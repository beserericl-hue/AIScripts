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1253D" w14:textId="1335AA24" w:rsidR="005F7204" w:rsidRDefault="007D7132">
      <w:pPr>
        <w:pStyle w:val="Title"/>
      </w:pPr>
      <w:r>
        <w:rPr>
          <w:noProof/>
        </w:rPr>
        <w:drawing>
          <wp:anchor distT="0" distB="0" distL="0" distR="0" simplePos="0" relativeHeight="251658245" behindDoc="0" locked="0" layoutInCell="1" allowOverlap="1" wp14:anchorId="26E810F6" wp14:editId="02099A9C">
            <wp:simplePos x="0" y="0"/>
            <wp:positionH relativeFrom="page">
              <wp:posOffset>229235</wp:posOffset>
            </wp:positionH>
            <wp:positionV relativeFrom="page">
              <wp:posOffset>66675</wp:posOffset>
            </wp:positionV>
            <wp:extent cx="7467600" cy="4907915"/>
            <wp:effectExtent l="0" t="0" r="0" b="6985"/>
            <wp:wrapNone/>
            <wp:docPr id="1560470992" name="Image 1" descr="A building with trees in front of i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0470992" name="Image 1" descr="A building with trees in front of it&#10;&#10;AI-generated content may be incorrect."/>
                    <pic:cNvPicPr/>
                  </pic:nvPicPr>
                  <pic:blipFill>
                    <a:blip r:embed="rId11" cstate="print"/>
                    <a:stretch>
                      <a:fillRect/>
                    </a:stretch>
                  </pic:blipFill>
                  <pic:spPr>
                    <a:xfrm>
                      <a:off x="0" y="0"/>
                      <a:ext cx="7467600" cy="4907915"/>
                    </a:xfrm>
                    <a:prstGeom prst="rect">
                      <a:avLst/>
                    </a:prstGeom>
                  </pic:spPr>
                </pic:pic>
              </a:graphicData>
            </a:graphic>
            <wp14:sizeRelH relativeFrom="margin">
              <wp14:pctWidth>0</wp14:pctWidth>
            </wp14:sizeRelH>
            <wp14:sizeRelV relativeFrom="margin">
              <wp14:pctHeight>0</wp14:pctHeight>
            </wp14:sizeRelV>
          </wp:anchor>
        </w:drawing>
      </w:r>
    </w:p>
    <w:p w14:paraId="053AEFFB" w14:textId="1B610961" w:rsidR="002F7614" w:rsidRDefault="002F7614">
      <w:pPr>
        <w:pStyle w:val="Title"/>
      </w:pPr>
    </w:p>
    <w:p w14:paraId="4CECD0AC" w14:textId="63356A23" w:rsidR="00532BBB" w:rsidRDefault="00532BBB">
      <w:pPr>
        <w:pStyle w:val="Title"/>
      </w:pPr>
    </w:p>
    <w:p w14:paraId="1F131551" w14:textId="78EF6808" w:rsidR="00532BBB" w:rsidRDefault="00532BBB">
      <w:pPr>
        <w:pStyle w:val="Title"/>
      </w:pPr>
    </w:p>
    <w:p w14:paraId="65D19BDD" w14:textId="1F379207" w:rsidR="002F7614" w:rsidRDefault="002F7614">
      <w:pPr>
        <w:pStyle w:val="Title"/>
      </w:pPr>
    </w:p>
    <w:p w14:paraId="24F7F864" w14:textId="77777777" w:rsidR="002F7614" w:rsidRDefault="002F7614">
      <w:pPr>
        <w:pStyle w:val="Title"/>
      </w:pPr>
    </w:p>
    <w:p w14:paraId="3573282B" w14:textId="77777777" w:rsidR="002F7614" w:rsidRDefault="002F7614">
      <w:pPr>
        <w:pStyle w:val="Title"/>
      </w:pPr>
    </w:p>
    <w:p w14:paraId="1E6C7320" w14:textId="77777777" w:rsidR="002F7614" w:rsidRDefault="002F7614">
      <w:pPr>
        <w:pStyle w:val="Title"/>
      </w:pPr>
    </w:p>
    <w:p w14:paraId="4B69F892" w14:textId="77777777" w:rsidR="002F7614" w:rsidRDefault="002F7614">
      <w:pPr>
        <w:pStyle w:val="Title"/>
      </w:pPr>
    </w:p>
    <w:p w14:paraId="1BF84DC7" w14:textId="77777777" w:rsidR="002F7614" w:rsidRDefault="002F7614">
      <w:pPr>
        <w:pStyle w:val="Title"/>
      </w:pPr>
    </w:p>
    <w:p w14:paraId="07584D01" w14:textId="77777777" w:rsidR="002F7614" w:rsidRDefault="002F7614">
      <w:pPr>
        <w:pStyle w:val="Title"/>
      </w:pPr>
    </w:p>
    <w:p w14:paraId="3EC57914" w14:textId="77777777" w:rsidR="002F7614" w:rsidRDefault="002F7614">
      <w:pPr>
        <w:pStyle w:val="Title"/>
      </w:pPr>
    </w:p>
    <w:p w14:paraId="26AB797D" w14:textId="77777777" w:rsidR="002F7614" w:rsidRDefault="002F7614">
      <w:pPr>
        <w:pStyle w:val="Title"/>
      </w:pPr>
    </w:p>
    <w:p w14:paraId="5E2C52E2" w14:textId="77777777" w:rsidR="002F7614" w:rsidRDefault="002F7614">
      <w:pPr>
        <w:pStyle w:val="Title"/>
      </w:pPr>
    </w:p>
    <w:p w14:paraId="42B52032" w14:textId="77777777" w:rsidR="002F7614" w:rsidRDefault="002F7614">
      <w:pPr>
        <w:pStyle w:val="Title"/>
      </w:pPr>
    </w:p>
    <w:p w14:paraId="29998B6B" w14:textId="02B0E098" w:rsidR="002F7614" w:rsidRDefault="002F7614" w:rsidP="00FE30E4">
      <w:pPr>
        <w:pStyle w:val="Title"/>
        <w:jc w:val="center"/>
      </w:pPr>
    </w:p>
    <w:p w14:paraId="76CA0705" w14:textId="77777777" w:rsidR="002F7614" w:rsidRDefault="002F7614">
      <w:pPr>
        <w:pStyle w:val="Title"/>
      </w:pPr>
    </w:p>
    <w:p w14:paraId="1F1D3EA5" w14:textId="77777777" w:rsidR="002F7614" w:rsidRDefault="002F7614">
      <w:pPr>
        <w:pStyle w:val="Title"/>
      </w:pPr>
    </w:p>
    <w:p w14:paraId="702A1237" w14:textId="576D4EBD" w:rsidR="29BD48D8" w:rsidRDefault="29BD48D8" w:rsidP="29BD48D8">
      <w:pPr>
        <w:spacing w:before="2"/>
        <w:ind w:left="853" w:right="514"/>
        <w:jc w:val="center"/>
        <w:rPr>
          <w:rFonts w:ascii="Calibri Light"/>
          <w:sz w:val="28"/>
          <w:szCs w:val="28"/>
        </w:rPr>
      </w:pPr>
    </w:p>
    <w:p w14:paraId="596F26E5" w14:textId="77777777" w:rsidR="008047D1" w:rsidRPr="00C9536D" w:rsidRDefault="008047D1" w:rsidP="008047D1">
      <w:pPr>
        <w:spacing w:before="2"/>
        <w:ind w:left="853" w:right="514"/>
        <w:jc w:val="center"/>
        <w:rPr>
          <w:rFonts w:ascii="Calibri Light"/>
          <w:sz w:val="28"/>
          <w:szCs w:val="28"/>
        </w:rPr>
      </w:pPr>
      <w:r w:rsidRPr="00C9536D">
        <w:rPr>
          <w:rFonts w:ascii="Calibri Light"/>
          <w:spacing w:val="-2"/>
          <w:sz w:val="28"/>
          <w:szCs w:val="28"/>
        </w:rPr>
        <w:t>Self-Study</w:t>
      </w:r>
      <w:r w:rsidRPr="00C9536D">
        <w:rPr>
          <w:rFonts w:ascii="Calibri Light"/>
          <w:spacing w:val="-8"/>
          <w:sz w:val="28"/>
          <w:szCs w:val="28"/>
        </w:rPr>
        <w:t xml:space="preserve"> </w:t>
      </w:r>
      <w:r w:rsidRPr="00C9536D">
        <w:rPr>
          <w:rFonts w:ascii="Calibri Light"/>
          <w:spacing w:val="-2"/>
          <w:sz w:val="28"/>
          <w:szCs w:val="28"/>
        </w:rPr>
        <w:t>for</w:t>
      </w:r>
      <w:r w:rsidRPr="00C9536D">
        <w:rPr>
          <w:rFonts w:ascii="Calibri Light"/>
          <w:spacing w:val="-10"/>
          <w:sz w:val="28"/>
          <w:szCs w:val="28"/>
        </w:rPr>
        <w:t xml:space="preserve"> </w:t>
      </w:r>
      <w:r w:rsidRPr="00C9536D">
        <w:rPr>
          <w:rFonts w:ascii="Calibri Light"/>
          <w:spacing w:val="-2"/>
          <w:sz w:val="28"/>
          <w:szCs w:val="28"/>
        </w:rPr>
        <w:t>Anne</w:t>
      </w:r>
      <w:r w:rsidRPr="00C9536D">
        <w:rPr>
          <w:rFonts w:ascii="Calibri Light"/>
          <w:spacing w:val="-7"/>
          <w:sz w:val="28"/>
          <w:szCs w:val="28"/>
        </w:rPr>
        <w:t xml:space="preserve"> </w:t>
      </w:r>
      <w:r w:rsidRPr="00C9536D">
        <w:rPr>
          <w:rFonts w:ascii="Calibri Light"/>
          <w:spacing w:val="-2"/>
          <w:sz w:val="28"/>
          <w:szCs w:val="28"/>
        </w:rPr>
        <w:t>Arundel</w:t>
      </w:r>
      <w:r w:rsidRPr="00C9536D">
        <w:rPr>
          <w:rFonts w:ascii="Calibri Light"/>
          <w:spacing w:val="-4"/>
          <w:sz w:val="28"/>
          <w:szCs w:val="28"/>
        </w:rPr>
        <w:t xml:space="preserve"> </w:t>
      </w:r>
      <w:r w:rsidRPr="00C9536D">
        <w:rPr>
          <w:rFonts w:ascii="Calibri Light"/>
          <w:spacing w:val="-2"/>
          <w:sz w:val="28"/>
          <w:szCs w:val="28"/>
        </w:rPr>
        <w:t>Community</w:t>
      </w:r>
      <w:r w:rsidRPr="00C9536D">
        <w:rPr>
          <w:rFonts w:ascii="Calibri Light"/>
          <w:spacing w:val="-9"/>
          <w:sz w:val="28"/>
          <w:szCs w:val="28"/>
        </w:rPr>
        <w:t xml:space="preserve"> </w:t>
      </w:r>
      <w:r w:rsidRPr="00C9536D">
        <w:rPr>
          <w:rFonts w:ascii="Calibri Light"/>
          <w:spacing w:val="-2"/>
          <w:sz w:val="28"/>
          <w:szCs w:val="28"/>
        </w:rPr>
        <w:t>College</w:t>
      </w:r>
    </w:p>
    <w:p w14:paraId="1D839278" w14:textId="3E4F1934" w:rsidR="008047D1" w:rsidRPr="00C9536D" w:rsidRDefault="008047D1" w:rsidP="001513F2">
      <w:pPr>
        <w:pStyle w:val="BodyText"/>
        <w:spacing w:before="3"/>
        <w:jc w:val="center"/>
        <w:rPr>
          <w:rFonts w:ascii="Calibri Light"/>
          <w:sz w:val="28"/>
          <w:szCs w:val="28"/>
        </w:rPr>
      </w:pPr>
      <w:r w:rsidRPr="00C9536D">
        <w:rPr>
          <w:rFonts w:ascii="Calibri Light"/>
          <w:spacing w:val="-2"/>
          <w:sz w:val="28"/>
          <w:szCs w:val="28"/>
        </w:rPr>
        <w:t>Associate</w:t>
      </w:r>
      <w:r w:rsidRPr="00C9536D">
        <w:rPr>
          <w:rFonts w:ascii="Calibri Light"/>
          <w:spacing w:val="-12"/>
          <w:sz w:val="28"/>
          <w:szCs w:val="28"/>
        </w:rPr>
        <w:t xml:space="preserve"> </w:t>
      </w:r>
      <w:r w:rsidRPr="00C9536D">
        <w:rPr>
          <w:rFonts w:ascii="Calibri Light"/>
          <w:spacing w:val="-2"/>
          <w:sz w:val="28"/>
          <w:szCs w:val="28"/>
        </w:rPr>
        <w:t>Degree</w:t>
      </w:r>
      <w:r w:rsidRPr="00C9536D">
        <w:rPr>
          <w:rFonts w:ascii="Calibri Light"/>
          <w:spacing w:val="-6"/>
          <w:sz w:val="28"/>
          <w:szCs w:val="28"/>
        </w:rPr>
        <w:t xml:space="preserve"> </w:t>
      </w:r>
      <w:r w:rsidRPr="00C9536D">
        <w:rPr>
          <w:rFonts w:ascii="Calibri Light"/>
          <w:spacing w:val="-2"/>
          <w:sz w:val="28"/>
          <w:szCs w:val="28"/>
        </w:rPr>
        <w:t>in</w:t>
      </w:r>
      <w:r w:rsidRPr="00C9536D">
        <w:rPr>
          <w:rFonts w:ascii="Calibri Light"/>
          <w:spacing w:val="-16"/>
          <w:sz w:val="28"/>
          <w:szCs w:val="28"/>
        </w:rPr>
        <w:t xml:space="preserve"> </w:t>
      </w:r>
      <w:r w:rsidRPr="00C9536D">
        <w:rPr>
          <w:rFonts w:ascii="Calibri Light"/>
          <w:spacing w:val="-2"/>
          <w:sz w:val="28"/>
          <w:szCs w:val="28"/>
        </w:rPr>
        <w:t>Human</w:t>
      </w:r>
      <w:r w:rsidRPr="00C9536D">
        <w:rPr>
          <w:rFonts w:ascii="Calibri Light"/>
          <w:spacing w:val="-6"/>
          <w:sz w:val="28"/>
          <w:szCs w:val="28"/>
        </w:rPr>
        <w:t xml:space="preserve"> </w:t>
      </w:r>
      <w:r w:rsidRPr="00C9536D">
        <w:rPr>
          <w:rFonts w:ascii="Calibri Light"/>
          <w:spacing w:val="-2"/>
          <w:sz w:val="28"/>
          <w:szCs w:val="28"/>
        </w:rPr>
        <w:t>Services</w:t>
      </w:r>
    </w:p>
    <w:p w14:paraId="40BC93E9" w14:textId="52195B00" w:rsidR="008047D1" w:rsidRPr="00C9536D" w:rsidRDefault="008047D1" w:rsidP="591677E9">
      <w:pPr>
        <w:pStyle w:val="BodyText"/>
        <w:spacing w:before="66"/>
        <w:jc w:val="center"/>
        <w:rPr>
          <w:rFonts w:ascii="Calibri Light"/>
          <w:i/>
          <w:sz w:val="28"/>
          <w:szCs w:val="28"/>
        </w:rPr>
      </w:pPr>
      <w:r w:rsidRPr="00C9536D">
        <w:rPr>
          <w:noProof/>
          <w:sz w:val="28"/>
          <w:szCs w:val="28"/>
        </w:rPr>
        <mc:AlternateContent>
          <mc:Choice Requires="wps">
            <w:drawing>
              <wp:anchor distT="0" distB="0" distL="0" distR="0" simplePos="0" relativeHeight="251658246" behindDoc="1" locked="0" layoutInCell="1" allowOverlap="1" wp14:anchorId="4C6B39D5" wp14:editId="48968169">
                <wp:simplePos x="0" y="0"/>
                <wp:positionH relativeFrom="page">
                  <wp:posOffset>1127760</wp:posOffset>
                </wp:positionH>
                <wp:positionV relativeFrom="paragraph">
                  <wp:posOffset>212218</wp:posOffset>
                </wp:positionV>
                <wp:extent cx="5732145"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145" cy="1270"/>
                        </a:xfrm>
                        <a:custGeom>
                          <a:avLst/>
                          <a:gdLst/>
                          <a:ahLst/>
                          <a:cxnLst/>
                          <a:rect l="l" t="t" r="r" b="b"/>
                          <a:pathLst>
                            <a:path w="5732145">
                              <a:moveTo>
                                <a:pt x="0" y="0"/>
                              </a:moveTo>
                              <a:lnTo>
                                <a:pt x="5732145" y="0"/>
                              </a:lnTo>
                            </a:path>
                          </a:pathLst>
                        </a:custGeom>
                        <a:ln w="9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BA0F0E" id="Graphic 41" o:spid="_x0000_s1026" style="position:absolute;margin-left:88.8pt;margin-top:16.7pt;width:451.35pt;height:.1pt;z-index:-251658234;visibility:visible;mso-wrap-style:square;mso-wrap-distance-left:0;mso-wrap-distance-top:0;mso-wrap-distance-right:0;mso-wrap-distance-bottom:0;mso-position-horizontal:absolute;mso-position-horizontal-relative:page;mso-position-vertical:absolute;mso-position-vertical-relative:text;v-text-anchor:top" coordsize="57321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" path="m,l5732145,e" filled="f" strokeweight=".2515mm">
                <v:path arrowok="t"/>
                <w10:wrap type="topAndBottom" anchorx="page"/>
              </v:shape>
            </w:pict>
          </mc:Fallback>
        </mc:AlternateContent>
      </w:r>
      <w:r w:rsidRPr="59EB7EB9">
        <w:rPr>
          <w:rFonts w:ascii="Calibri Light"/>
          <w:i/>
          <w:iCs/>
          <w:sz w:val="28"/>
          <w:szCs w:val="28"/>
        </w:rPr>
        <w:t>Reflecting</w:t>
      </w:r>
      <w:r w:rsidRPr="59EB7EB9">
        <w:rPr>
          <w:rFonts w:ascii="Calibri Light"/>
          <w:i/>
          <w:iCs/>
          <w:spacing w:val="-13"/>
          <w:sz w:val="28"/>
          <w:szCs w:val="28"/>
        </w:rPr>
        <w:t xml:space="preserve"> </w:t>
      </w:r>
      <w:r w:rsidRPr="59EB7EB9">
        <w:rPr>
          <w:rFonts w:ascii="Calibri Light"/>
          <w:i/>
          <w:iCs/>
          <w:sz w:val="28"/>
          <w:szCs w:val="28"/>
        </w:rPr>
        <w:t>National</w:t>
      </w:r>
      <w:r w:rsidRPr="00C9536D">
        <w:rPr>
          <w:rFonts w:ascii="Calibri Light"/>
          <w:i/>
          <w:spacing w:val="-11"/>
          <w:sz w:val="28"/>
          <w:szCs w:val="28"/>
        </w:rPr>
        <w:t xml:space="preserve"> </w:t>
      </w:r>
      <w:r w:rsidRPr="00C9536D">
        <w:rPr>
          <w:rFonts w:ascii="Calibri Light"/>
          <w:i/>
          <w:sz w:val="28"/>
          <w:szCs w:val="28"/>
        </w:rPr>
        <w:t>Standards</w:t>
      </w:r>
      <w:r w:rsidRPr="00C9536D">
        <w:rPr>
          <w:rFonts w:ascii="Calibri Light"/>
          <w:i/>
          <w:spacing w:val="-11"/>
          <w:sz w:val="28"/>
          <w:szCs w:val="28"/>
        </w:rPr>
        <w:t xml:space="preserve"> </w:t>
      </w:r>
      <w:r w:rsidRPr="00C9536D">
        <w:rPr>
          <w:rFonts w:ascii="Calibri Light"/>
          <w:i/>
          <w:sz w:val="28"/>
          <w:szCs w:val="28"/>
        </w:rPr>
        <w:t>for</w:t>
      </w:r>
      <w:r w:rsidRPr="00C9536D">
        <w:rPr>
          <w:rFonts w:ascii="Calibri Light"/>
          <w:i/>
          <w:spacing w:val="-11"/>
          <w:sz w:val="28"/>
          <w:szCs w:val="28"/>
        </w:rPr>
        <w:t xml:space="preserve"> </w:t>
      </w:r>
      <w:r w:rsidRPr="00C9536D">
        <w:rPr>
          <w:rFonts w:ascii="Calibri Light"/>
          <w:i/>
          <w:sz w:val="28"/>
          <w:szCs w:val="28"/>
        </w:rPr>
        <w:t>Associate</w:t>
      </w:r>
      <w:r w:rsidRPr="00C9536D">
        <w:rPr>
          <w:rFonts w:ascii="Calibri Light"/>
          <w:i/>
          <w:spacing w:val="-9"/>
          <w:sz w:val="28"/>
          <w:szCs w:val="28"/>
        </w:rPr>
        <w:t xml:space="preserve"> </w:t>
      </w:r>
      <w:r w:rsidRPr="00C9536D">
        <w:rPr>
          <w:rFonts w:ascii="Calibri Light"/>
          <w:i/>
          <w:sz w:val="28"/>
          <w:szCs w:val="28"/>
        </w:rPr>
        <w:t>Degree</w:t>
      </w:r>
      <w:r w:rsidRPr="00C9536D">
        <w:rPr>
          <w:rFonts w:ascii="Calibri Light"/>
          <w:i/>
          <w:spacing w:val="-9"/>
          <w:sz w:val="28"/>
          <w:szCs w:val="28"/>
        </w:rPr>
        <w:t xml:space="preserve"> </w:t>
      </w:r>
      <w:r w:rsidRPr="00C9536D">
        <w:rPr>
          <w:rFonts w:ascii="Calibri Light"/>
          <w:i/>
          <w:sz w:val="28"/>
          <w:szCs w:val="28"/>
        </w:rPr>
        <w:t>in</w:t>
      </w:r>
      <w:r w:rsidRPr="00C9536D">
        <w:rPr>
          <w:rFonts w:ascii="Calibri Light"/>
          <w:i/>
          <w:spacing w:val="-12"/>
          <w:sz w:val="28"/>
          <w:szCs w:val="28"/>
        </w:rPr>
        <w:t xml:space="preserve"> </w:t>
      </w:r>
      <w:r w:rsidRPr="00C9536D">
        <w:rPr>
          <w:rFonts w:ascii="Calibri Light"/>
          <w:i/>
          <w:sz w:val="28"/>
          <w:szCs w:val="28"/>
        </w:rPr>
        <w:t>Human</w:t>
      </w:r>
      <w:r w:rsidRPr="00C9536D">
        <w:rPr>
          <w:rFonts w:ascii="Calibri Light"/>
          <w:i/>
          <w:spacing w:val="-10"/>
          <w:sz w:val="28"/>
          <w:szCs w:val="28"/>
        </w:rPr>
        <w:t xml:space="preserve"> </w:t>
      </w:r>
      <w:r w:rsidRPr="00C9536D">
        <w:rPr>
          <w:rFonts w:ascii="Calibri Light"/>
          <w:i/>
          <w:sz w:val="28"/>
          <w:szCs w:val="28"/>
        </w:rPr>
        <w:t>Services</w:t>
      </w:r>
      <w:r w:rsidR="00C9536D" w:rsidRPr="00C9536D">
        <w:rPr>
          <w:rFonts w:ascii="Calibri Light"/>
          <w:i/>
          <w:sz w:val="28"/>
          <w:szCs w:val="28"/>
        </w:rPr>
        <w:t xml:space="preserve"> 2025</w:t>
      </w:r>
    </w:p>
    <w:p w14:paraId="1D831B87" w14:textId="77777777" w:rsidR="008047D1" w:rsidRPr="00C9536D" w:rsidRDefault="008047D1" w:rsidP="008047D1">
      <w:pPr>
        <w:pStyle w:val="BodyText"/>
        <w:rPr>
          <w:rFonts w:ascii="Calibri Light"/>
          <w:i/>
          <w:sz w:val="28"/>
          <w:szCs w:val="28"/>
        </w:rPr>
      </w:pPr>
    </w:p>
    <w:p w14:paraId="13372E5A" w14:textId="77777777" w:rsidR="00B75BA5" w:rsidRDefault="00B75BA5" w:rsidP="001513F2">
      <w:pPr>
        <w:pStyle w:val="Heading1"/>
        <w:spacing w:before="66"/>
        <w:ind w:left="858"/>
        <w:jc w:val="center"/>
      </w:pPr>
    </w:p>
    <w:p w14:paraId="7D3389D1" w14:textId="77777777" w:rsidR="00B75BA5" w:rsidRDefault="00B75BA5" w:rsidP="001513F2">
      <w:pPr>
        <w:pStyle w:val="Heading1"/>
        <w:spacing w:before="66"/>
        <w:ind w:left="858"/>
        <w:jc w:val="center"/>
      </w:pPr>
    </w:p>
    <w:p w14:paraId="1C0AA028" w14:textId="77777777" w:rsidR="00B75BA5" w:rsidRDefault="00B75BA5" w:rsidP="001513F2">
      <w:pPr>
        <w:pStyle w:val="Heading1"/>
        <w:spacing w:before="66"/>
        <w:ind w:left="858"/>
        <w:jc w:val="center"/>
      </w:pPr>
    </w:p>
    <w:p w14:paraId="786452BA" w14:textId="77777777" w:rsidR="00B75BA5" w:rsidRDefault="00B75BA5" w:rsidP="001513F2">
      <w:pPr>
        <w:pStyle w:val="Heading1"/>
        <w:spacing w:before="66"/>
        <w:ind w:left="858"/>
        <w:jc w:val="center"/>
      </w:pPr>
    </w:p>
    <w:p w14:paraId="4C04E9C9" w14:textId="77777777" w:rsidR="00B75BA5" w:rsidRDefault="00B75BA5" w:rsidP="001513F2">
      <w:pPr>
        <w:pStyle w:val="Heading1"/>
        <w:spacing w:before="66"/>
        <w:ind w:left="858"/>
        <w:jc w:val="center"/>
      </w:pPr>
    </w:p>
    <w:p w14:paraId="04904F08" w14:textId="77777777" w:rsidR="00B75BA5" w:rsidRDefault="00B75BA5" w:rsidP="001513F2">
      <w:pPr>
        <w:pStyle w:val="Heading1"/>
        <w:spacing w:before="66"/>
        <w:ind w:left="858"/>
        <w:jc w:val="center"/>
      </w:pPr>
    </w:p>
    <w:p w14:paraId="12823888" w14:textId="77777777" w:rsidR="00B75BA5" w:rsidRDefault="00B75BA5" w:rsidP="001513F2">
      <w:pPr>
        <w:pStyle w:val="Heading1"/>
        <w:spacing w:before="66"/>
        <w:ind w:left="858"/>
        <w:jc w:val="center"/>
      </w:pPr>
    </w:p>
    <w:p w14:paraId="545ED926" w14:textId="77777777" w:rsidR="00B75BA5" w:rsidRDefault="00B75BA5" w:rsidP="001513F2">
      <w:pPr>
        <w:pStyle w:val="Heading1"/>
        <w:spacing w:before="66"/>
        <w:ind w:left="858"/>
        <w:jc w:val="center"/>
      </w:pPr>
    </w:p>
    <w:p w14:paraId="602E0936" w14:textId="77777777" w:rsidR="00B75BA5" w:rsidRDefault="00B75BA5" w:rsidP="001513F2">
      <w:pPr>
        <w:pStyle w:val="Heading1"/>
        <w:spacing w:before="66"/>
        <w:ind w:left="858"/>
        <w:jc w:val="center"/>
      </w:pPr>
    </w:p>
    <w:p w14:paraId="47AB5CC2" w14:textId="77777777" w:rsidR="00B75BA5" w:rsidRDefault="00B75BA5" w:rsidP="001513F2">
      <w:pPr>
        <w:pStyle w:val="Heading1"/>
        <w:spacing w:before="66"/>
        <w:ind w:left="858"/>
        <w:jc w:val="center"/>
      </w:pPr>
    </w:p>
    <w:p w14:paraId="200F1EE0" w14:textId="77777777" w:rsidR="00B75BA5" w:rsidRDefault="00B75BA5" w:rsidP="001513F2">
      <w:pPr>
        <w:pStyle w:val="Heading1"/>
        <w:spacing w:before="66"/>
        <w:ind w:left="858"/>
        <w:jc w:val="center"/>
      </w:pPr>
    </w:p>
    <w:p w14:paraId="1115B37D" w14:textId="77777777" w:rsidR="00B75BA5" w:rsidRDefault="00B75BA5" w:rsidP="001513F2">
      <w:pPr>
        <w:pStyle w:val="Heading1"/>
        <w:spacing w:before="66"/>
        <w:ind w:left="858"/>
        <w:jc w:val="center"/>
      </w:pPr>
    </w:p>
    <w:p w14:paraId="1F37B372" w14:textId="77777777" w:rsidR="00B75BA5" w:rsidRDefault="00B75BA5" w:rsidP="001513F2">
      <w:pPr>
        <w:pStyle w:val="Heading1"/>
        <w:spacing w:before="66"/>
        <w:ind w:left="858"/>
        <w:jc w:val="center"/>
      </w:pPr>
    </w:p>
    <w:p w14:paraId="11875900" w14:textId="77777777" w:rsidR="00B75BA5" w:rsidRDefault="00B75BA5" w:rsidP="001513F2">
      <w:pPr>
        <w:pStyle w:val="Heading1"/>
        <w:spacing w:before="66"/>
        <w:ind w:left="858"/>
        <w:jc w:val="center"/>
      </w:pPr>
    </w:p>
    <w:p w14:paraId="7C049611" w14:textId="7DB46493" w:rsidR="00202F6B" w:rsidRDefault="001513F2" w:rsidP="001513F2">
      <w:pPr>
        <w:pStyle w:val="Heading1"/>
        <w:spacing w:before="66"/>
        <w:ind w:left="858"/>
        <w:jc w:val="center"/>
      </w:pPr>
      <w:r>
        <w:t>C</w:t>
      </w:r>
      <w:r w:rsidR="00202F6B">
        <w:t>ertification</w:t>
      </w:r>
      <w:r w:rsidR="00202F6B">
        <w:rPr>
          <w:spacing w:val="-18"/>
        </w:rPr>
        <w:t xml:space="preserve"> </w:t>
      </w:r>
      <w:r w:rsidR="00202F6B">
        <w:t>of</w:t>
      </w:r>
      <w:r w:rsidR="00202F6B">
        <w:rPr>
          <w:spacing w:val="-11"/>
        </w:rPr>
        <w:t xml:space="preserve"> </w:t>
      </w:r>
      <w:r w:rsidR="00202F6B">
        <w:t>Self-</w:t>
      </w:r>
      <w:r w:rsidR="00202F6B">
        <w:rPr>
          <w:spacing w:val="-2"/>
        </w:rPr>
        <w:t>Study</w:t>
      </w:r>
    </w:p>
    <w:p w14:paraId="56FE0761" w14:textId="77777777" w:rsidR="00202F6B" w:rsidRDefault="00202F6B" w:rsidP="00202F6B">
      <w:pPr>
        <w:spacing w:before="186" w:line="252" w:lineRule="auto"/>
        <w:ind w:left="4492" w:right="4149"/>
        <w:jc w:val="center"/>
        <w:rPr>
          <w:rFonts w:ascii="Calibri"/>
        </w:rPr>
      </w:pPr>
      <w:r>
        <w:rPr>
          <w:rFonts w:ascii="Calibri"/>
        </w:rPr>
        <w:t>Anne</w:t>
      </w:r>
      <w:r>
        <w:rPr>
          <w:rFonts w:ascii="Calibri"/>
          <w:spacing w:val="-11"/>
        </w:rPr>
        <w:t xml:space="preserve"> </w:t>
      </w:r>
      <w:r>
        <w:rPr>
          <w:rFonts w:ascii="Calibri"/>
        </w:rPr>
        <w:t>Arundel</w:t>
      </w:r>
      <w:r>
        <w:rPr>
          <w:rFonts w:ascii="Calibri"/>
          <w:spacing w:val="-11"/>
        </w:rPr>
        <w:t xml:space="preserve"> </w:t>
      </w:r>
      <w:r>
        <w:rPr>
          <w:rFonts w:ascii="Calibri"/>
        </w:rPr>
        <w:t>Community</w:t>
      </w:r>
      <w:r>
        <w:rPr>
          <w:rFonts w:ascii="Calibri"/>
          <w:spacing w:val="-13"/>
        </w:rPr>
        <w:t xml:space="preserve"> </w:t>
      </w:r>
      <w:r>
        <w:rPr>
          <w:rFonts w:ascii="Calibri"/>
        </w:rPr>
        <w:t>College Human Services Program</w:t>
      </w:r>
    </w:p>
    <w:p w14:paraId="6A6E0228" w14:textId="77777777" w:rsidR="00202F6B" w:rsidRDefault="00202F6B" w:rsidP="00202F6B">
      <w:pPr>
        <w:pStyle w:val="BodyText"/>
        <w:spacing w:before="34"/>
        <w:rPr>
          <w:rFonts w:ascii="Calibri"/>
          <w:sz w:val="22"/>
        </w:rPr>
      </w:pPr>
    </w:p>
    <w:p w14:paraId="1955A448" w14:textId="77777777" w:rsidR="00202F6B" w:rsidRDefault="00202F6B" w:rsidP="00202F6B">
      <w:pPr>
        <w:spacing w:line="259" w:lineRule="auto"/>
        <w:ind w:left="3493" w:right="3154"/>
        <w:jc w:val="center"/>
        <w:rPr>
          <w:rFonts w:ascii="Calibri"/>
        </w:rPr>
      </w:pPr>
      <w:r>
        <w:rPr>
          <w:rFonts w:ascii="Calibri"/>
        </w:rPr>
        <w:t>Self-Study</w:t>
      </w:r>
      <w:r>
        <w:rPr>
          <w:rFonts w:ascii="Calibri"/>
          <w:spacing w:val="-6"/>
        </w:rPr>
        <w:t xml:space="preserve"> </w:t>
      </w:r>
      <w:r>
        <w:rPr>
          <w:rFonts w:ascii="Calibri"/>
        </w:rPr>
        <w:t>submitted</w:t>
      </w:r>
      <w:r>
        <w:rPr>
          <w:rFonts w:ascii="Calibri"/>
          <w:spacing w:val="-6"/>
        </w:rPr>
        <w:t xml:space="preserve"> </w:t>
      </w:r>
      <w:r>
        <w:rPr>
          <w:rFonts w:ascii="Calibri"/>
        </w:rPr>
        <w:t>for</w:t>
      </w:r>
      <w:r>
        <w:rPr>
          <w:rFonts w:ascii="Calibri"/>
          <w:spacing w:val="-6"/>
        </w:rPr>
        <w:t xml:space="preserve"> </w:t>
      </w:r>
      <w:r>
        <w:rPr>
          <w:rFonts w:ascii="Calibri"/>
        </w:rPr>
        <w:t>reaccreditation</w:t>
      </w:r>
      <w:r>
        <w:rPr>
          <w:rFonts w:ascii="Calibri"/>
          <w:spacing w:val="-7"/>
        </w:rPr>
        <w:t xml:space="preserve"> </w:t>
      </w:r>
      <w:r>
        <w:rPr>
          <w:rFonts w:ascii="Calibri"/>
        </w:rPr>
        <w:t>approval</w:t>
      </w:r>
      <w:r>
        <w:rPr>
          <w:rFonts w:ascii="Calibri"/>
          <w:spacing w:val="-9"/>
        </w:rPr>
        <w:t xml:space="preserve"> </w:t>
      </w:r>
      <w:r>
        <w:rPr>
          <w:rFonts w:ascii="Calibri"/>
        </w:rPr>
        <w:t>to</w:t>
      </w:r>
      <w:r>
        <w:rPr>
          <w:rFonts w:ascii="Calibri"/>
          <w:spacing w:val="-6"/>
        </w:rPr>
        <w:t xml:space="preserve"> </w:t>
      </w:r>
      <w:r>
        <w:rPr>
          <w:rFonts w:ascii="Calibri"/>
        </w:rPr>
        <w:t>the Council for Standards in Human Service Education</w:t>
      </w:r>
    </w:p>
    <w:p w14:paraId="681E6DC8" w14:textId="7B61AADB" w:rsidR="00202F6B" w:rsidRDefault="00202F6B" w:rsidP="00202F6B">
      <w:pPr>
        <w:spacing w:line="259" w:lineRule="auto"/>
        <w:ind w:left="3493" w:right="3154"/>
        <w:jc w:val="center"/>
        <w:rPr>
          <w:rFonts w:ascii="Calibri"/>
        </w:rPr>
      </w:pPr>
      <w:r>
        <w:rPr>
          <w:rFonts w:ascii="Calibri"/>
        </w:rPr>
        <w:t>On</w:t>
      </w:r>
    </w:p>
    <w:p w14:paraId="4C534E01" w14:textId="53EE6BF6" w:rsidR="00202F6B" w:rsidRDefault="00CF1B9B" w:rsidP="00202F6B">
      <w:pPr>
        <w:spacing w:line="259" w:lineRule="auto"/>
        <w:ind w:left="3493" w:right="3154"/>
        <w:jc w:val="center"/>
        <w:rPr>
          <w:rFonts w:ascii="Calibri"/>
        </w:rPr>
      </w:pPr>
      <w:r>
        <w:rPr>
          <w:rFonts w:ascii="Calibri"/>
        </w:rPr>
        <w:t>___________</w:t>
      </w:r>
    </w:p>
    <w:p w14:paraId="6AB27854" w14:textId="77777777" w:rsidR="00202F6B" w:rsidRDefault="00202F6B" w:rsidP="00202F6B">
      <w:pPr>
        <w:pStyle w:val="BodyText"/>
        <w:spacing w:before="192"/>
        <w:rPr>
          <w:rFonts w:ascii="Calibri"/>
          <w:sz w:val="22"/>
        </w:rPr>
      </w:pPr>
    </w:p>
    <w:p w14:paraId="6E63EC1A" w14:textId="416F6DC1" w:rsidR="70A90033" w:rsidRDefault="70A90033" w:rsidP="70A90033">
      <w:pPr>
        <w:spacing w:before="1"/>
        <w:ind w:left="340"/>
        <w:jc w:val="center"/>
        <w:rPr>
          <w:rFonts w:ascii="Calibri"/>
        </w:rPr>
      </w:pPr>
    </w:p>
    <w:p w14:paraId="5BBF2FEA" w14:textId="77777777" w:rsidR="00202F6B" w:rsidRDefault="00202F6B" w:rsidP="001A5A98">
      <w:pPr>
        <w:spacing w:before="1"/>
        <w:ind w:left="340"/>
        <w:jc w:val="center"/>
        <w:rPr>
          <w:rFonts w:ascii="Calibri"/>
        </w:rPr>
      </w:pPr>
      <w:r>
        <w:rPr>
          <w:rFonts w:ascii="Calibri"/>
        </w:rPr>
        <w:t>Anne</w:t>
      </w:r>
      <w:r>
        <w:rPr>
          <w:rFonts w:ascii="Calibri"/>
          <w:spacing w:val="-11"/>
        </w:rPr>
        <w:t xml:space="preserve"> </w:t>
      </w:r>
      <w:r>
        <w:rPr>
          <w:rFonts w:ascii="Calibri"/>
        </w:rPr>
        <w:t>Arundel</w:t>
      </w:r>
      <w:r>
        <w:rPr>
          <w:rFonts w:ascii="Calibri"/>
          <w:spacing w:val="-8"/>
        </w:rPr>
        <w:t xml:space="preserve"> </w:t>
      </w:r>
      <w:r>
        <w:rPr>
          <w:rFonts w:ascii="Calibri"/>
        </w:rPr>
        <w:t>Community</w:t>
      </w:r>
      <w:r>
        <w:rPr>
          <w:rFonts w:ascii="Calibri"/>
          <w:spacing w:val="-10"/>
        </w:rPr>
        <w:t xml:space="preserve"> </w:t>
      </w:r>
      <w:r>
        <w:rPr>
          <w:rFonts w:ascii="Calibri"/>
        </w:rPr>
        <w:t>College</w:t>
      </w:r>
      <w:r>
        <w:rPr>
          <w:rFonts w:ascii="Calibri"/>
          <w:spacing w:val="-11"/>
        </w:rPr>
        <w:t xml:space="preserve"> </w:t>
      </w:r>
      <w:r>
        <w:rPr>
          <w:rFonts w:ascii="Calibri"/>
        </w:rPr>
        <w:t>hereby</w:t>
      </w:r>
      <w:r>
        <w:rPr>
          <w:rFonts w:ascii="Calibri"/>
          <w:spacing w:val="-5"/>
        </w:rPr>
        <w:t xml:space="preserve"> </w:t>
      </w:r>
      <w:r>
        <w:rPr>
          <w:rFonts w:ascii="Calibri"/>
        </w:rPr>
        <w:t>requests</w:t>
      </w:r>
      <w:r>
        <w:rPr>
          <w:rFonts w:ascii="Calibri"/>
          <w:spacing w:val="-8"/>
        </w:rPr>
        <w:t xml:space="preserve"> </w:t>
      </w:r>
      <w:r>
        <w:rPr>
          <w:rFonts w:ascii="Calibri"/>
        </w:rPr>
        <w:t>reaccreditation</w:t>
      </w:r>
      <w:r>
        <w:rPr>
          <w:rFonts w:ascii="Calibri"/>
          <w:spacing w:val="-10"/>
        </w:rPr>
        <w:t xml:space="preserve"> </w:t>
      </w:r>
      <w:r>
        <w:rPr>
          <w:rFonts w:ascii="Calibri"/>
        </w:rPr>
        <w:t>for</w:t>
      </w:r>
      <w:r>
        <w:rPr>
          <w:rFonts w:ascii="Calibri"/>
          <w:spacing w:val="-11"/>
        </w:rPr>
        <w:t xml:space="preserve"> </w:t>
      </w:r>
      <w:r>
        <w:rPr>
          <w:rFonts w:ascii="Calibri"/>
        </w:rPr>
        <w:t>the</w:t>
      </w:r>
      <w:r>
        <w:rPr>
          <w:rFonts w:ascii="Calibri"/>
          <w:spacing w:val="-7"/>
        </w:rPr>
        <w:t xml:space="preserve"> </w:t>
      </w:r>
      <w:r>
        <w:rPr>
          <w:rFonts w:ascii="Calibri"/>
        </w:rPr>
        <w:t>Human</w:t>
      </w:r>
      <w:r>
        <w:rPr>
          <w:rFonts w:ascii="Calibri"/>
          <w:spacing w:val="-12"/>
        </w:rPr>
        <w:t xml:space="preserve"> </w:t>
      </w:r>
      <w:r>
        <w:rPr>
          <w:rFonts w:ascii="Calibri"/>
        </w:rPr>
        <w:t>Services</w:t>
      </w:r>
      <w:r>
        <w:rPr>
          <w:rFonts w:ascii="Calibri"/>
          <w:spacing w:val="-12"/>
        </w:rPr>
        <w:t xml:space="preserve"> </w:t>
      </w:r>
      <w:r>
        <w:rPr>
          <w:rFonts w:ascii="Calibri"/>
          <w:spacing w:val="-2"/>
        </w:rPr>
        <w:t>Program.</w:t>
      </w:r>
    </w:p>
    <w:p w14:paraId="0E186040" w14:textId="583125EE" w:rsidR="001A5A98" w:rsidRDefault="00202F6B" w:rsidP="001A5A98">
      <w:pPr>
        <w:spacing w:before="21"/>
        <w:ind w:left="340"/>
        <w:jc w:val="center"/>
        <w:rPr>
          <w:rFonts w:ascii="Calibri"/>
          <w:spacing w:val="-11"/>
        </w:rPr>
      </w:pPr>
      <w:r>
        <w:rPr>
          <w:rFonts w:ascii="Calibri"/>
        </w:rPr>
        <w:t>This</w:t>
      </w:r>
      <w:r>
        <w:rPr>
          <w:rFonts w:ascii="Calibri"/>
          <w:spacing w:val="-15"/>
        </w:rPr>
        <w:t xml:space="preserve"> </w:t>
      </w:r>
      <w:r>
        <w:rPr>
          <w:rFonts w:ascii="Calibri"/>
        </w:rPr>
        <w:t>self-study</w:t>
      </w:r>
      <w:r>
        <w:rPr>
          <w:rFonts w:ascii="Calibri"/>
          <w:spacing w:val="-9"/>
        </w:rPr>
        <w:t xml:space="preserve"> </w:t>
      </w:r>
      <w:r>
        <w:rPr>
          <w:rFonts w:ascii="Calibri"/>
        </w:rPr>
        <w:t>is</w:t>
      </w:r>
      <w:r>
        <w:rPr>
          <w:rFonts w:ascii="Calibri"/>
          <w:spacing w:val="-8"/>
        </w:rPr>
        <w:t xml:space="preserve"> </w:t>
      </w:r>
      <w:r>
        <w:rPr>
          <w:rFonts w:ascii="Calibri"/>
        </w:rPr>
        <w:t>submitted</w:t>
      </w:r>
      <w:r>
        <w:rPr>
          <w:rFonts w:ascii="Calibri"/>
          <w:spacing w:val="-12"/>
        </w:rPr>
        <w:t xml:space="preserve"> </w:t>
      </w:r>
      <w:r>
        <w:rPr>
          <w:rFonts w:ascii="Calibri"/>
        </w:rPr>
        <w:t>in</w:t>
      </w:r>
      <w:r>
        <w:rPr>
          <w:rFonts w:ascii="Calibri"/>
          <w:spacing w:val="-9"/>
        </w:rPr>
        <w:t xml:space="preserve"> </w:t>
      </w:r>
      <w:r>
        <w:rPr>
          <w:rFonts w:ascii="Calibri"/>
        </w:rPr>
        <w:t>request</w:t>
      </w:r>
      <w:r>
        <w:rPr>
          <w:rFonts w:ascii="Calibri"/>
          <w:spacing w:val="-12"/>
        </w:rPr>
        <w:t xml:space="preserve"> </w:t>
      </w:r>
      <w:r>
        <w:rPr>
          <w:rFonts w:ascii="Calibri"/>
        </w:rPr>
        <w:t>of</w:t>
      </w:r>
      <w:r>
        <w:rPr>
          <w:rFonts w:ascii="Calibri"/>
          <w:spacing w:val="-11"/>
        </w:rPr>
        <w:t xml:space="preserve"> </w:t>
      </w:r>
      <w:r>
        <w:rPr>
          <w:rFonts w:ascii="Calibri"/>
        </w:rPr>
        <w:t>reaccreditation</w:t>
      </w:r>
      <w:r>
        <w:rPr>
          <w:rFonts w:ascii="Calibri"/>
          <w:spacing w:val="-9"/>
        </w:rPr>
        <w:t xml:space="preserve"> </w:t>
      </w:r>
      <w:r>
        <w:rPr>
          <w:rFonts w:ascii="Calibri"/>
        </w:rPr>
        <w:t>beginning</w:t>
      </w:r>
      <w:r>
        <w:rPr>
          <w:rFonts w:ascii="Calibri"/>
          <w:spacing w:val="-9"/>
        </w:rPr>
        <w:t xml:space="preserve"> </w:t>
      </w:r>
      <w:r w:rsidR="00CF1B9B">
        <w:rPr>
          <w:rFonts w:ascii="Calibri"/>
        </w:rPr>
        <w:t>___________ 2026</w:t>
      </w:r>
      <w:r>
        <w:rPr>
          <w:rFonts w:ascii="Calibri"/>
        </w:rPr>
        <w:t>.</w:t>
      </w:r>
    </w:p>
    <w:p w14:paraId="509E1872" w14:textId="14D6C38B" w:rsidR="00202F6B" w:rsidRDefault="00202F6B" w:rsidP="001A5A98">
      <w:pPr>
        <w:spacing w:before="21"/>
        <w:ind w:left="340"/>
        <w:jc w:val="center"/>
        <w:rPr>
          <w:rFonts w:ascii="Calibri"/>
        </w:rPr>
      </w:pPr>
      <w:r>
        <w:rPr>
          <w:rFonts w:ascii="Calibri"/>
        </w:rPr>
        <w:t>Initial</w:t>
      </w:r>
      <w:r>
        <w:rPr>
          <w:rFonts w:ascii="Calibri"/>
          <w:spacing w:val="-7"/>
        </w:rPr>
        <w:t xml:space="preserve"> </w:t>
      </w:r>
      <w:r>
        <w:rPr>
          <w:rFonts w:ascii="Calibri"/>
        </w:rPr>
        <w:t>accreditation</w:t>
      </w:r>
      <w:r>
        <w:rPr>
          <w:rFonts w:ascii="Calibri"/>
          <w:spacing w:val="-11"/>
        </w:rPr>
        <w:t xml:space="preserve"> </w:t>
      </w:r>
      <w:r>
        <w:rPr>
          <w:rFonts w:ascii="Calibri"/>
        </w:rPr>
        <w:t>was</w:t>
      </w:r>
      <w:r>
        <w:rPr>
          <w:rFonts w:ascii="Calibri"/>
          <w:spacing w:val="-11"/>
        </w:rPr>
        <w:t xml:space="preserve"> </w:t>
      </w:r>
      <w:proofErr w:type="gramStart"/>
      <w:r>
        <w:rPr>
          <w:rFonts w:ascii="Calibri"/>
        </w:rPr>
        <w:t>granted</w:t>
      </w:r>
      <w:proofErr w:type="gramEnd"/>
      <w:r>
        <w:rPr>
          <w:rFonts w:ascii="Calibri"/>
          <w:spacing w:val="-9"/>
        </w:rPr>
        <w:t xml:space="preserve"> </w:t>
      </w:r>
      <w:r>
        <w:rPr>
          <w:rFonts w:ascii="Calibri"/>
        </w:rPr>
        <w:t>October</w:t>
      </w:r>
      <w:r>
        <w:rPr>
          <w:rFonts w:ascii="Calibri"/>
          <w:spacing w:val="-12"/>
        </w:rPr>
        <w:t xml:space="preserve"> </w:t>
      </w:r>
      <w:r>
        <w:rPr>
          <w:rFonts w:ascii="Calibri"/>
          <w:spacing w:val="-2"/>
        </w:rPr>
        <w:t>2006.</w:t>
      </w:r>
    </w:p>
    <w:p w14:paraId="5C1CB198" w14:textId="77777777" w:rsidR="00202F6B" w:rsidRDefault="00202F6B" w:rsidP="00202F6B">
      <w:pPr>
        <w:pStyle w:val="BodyText"/>
        <w:spacing w:before="202"/>
        <w:rPr>
          <w:rFonts w:ascii="Calibri"/>
          <w:sz w:val="22"/>
        </w:rPr>
      </w:pPr>
    </w:p>
    <w:p w14:paraId="53D5E870" w14:textId="77777777" w:rsidR="00202F6B" w:rsidRDefault="00202F6B" w:rsidP="00202F6B">
      <w:pPr>
        <w:spacing w:before="1" w:line="252" w:lineRule="auto"/>
        <w:ind w:left="340" w:right="62"/>
        <w:rPr>
          <w:rFonts w:ascii="Calibri"/>
        </w:rPr>
      </w:pPr>
      <w:r>
        <w:rPr>
          <w:rFonts w:ascii="Calibri"/>
        </w:rPr>
        <w:t>I</w:t>
      </w:r>
      <w:r>
        <w:rPr>
          <w:rFonts w:ascii="Calibri"/>
          <w:spacing w:val="-1"/>
        </w:rPr>
        <w:t xml:space="preserve"> </w:t>
      </w:r>
      <w:r>
        <w:rPr>
          <w:rFonts w:ascii="Calibri"/>
        </w:rPr>
        <w:t>hereby</w:t>
      </w:r>
      <w:r>
        <w:rPr>
          <w:rFonts w:ascii="Calibri"/>
          <w:spacing w:val="-3"/>
        </w:rPr>
        <w:t xml:space="preserve"> </w:t>
      </w:r>
      <w:r>
        <w:rPr>
          <w:rFonts w:ascii="Calibri"/>
        </w:rPr>
        <w:t>certify</w:t>
      </w:r>
      <w:r>
        <w:rPr>
          <w:rFonts w:ascii="Calibri"/>
          <w:spacing w:val="-1"/>
        </w:rPr>
        <w:t xml:space="preserve"> </w:t>
      </w:r>
      <w:r>
        <w:rPr>
          <w:rFonts w:ascii="Calibri"/>
        </w:rPr>
        <w:t>that</w:t>
      </w:r>
      <w:r>
        <w:rPr>
          <w:rFonts w:ascii="Calibri"/>
          <w:spacing w:val="-1"/>
        </w:rPr>
        <w:t xml:space="preserve"> </w:t>
      </w:r>
      <w:r>
        <w:rPr>
          <w:rFonts w:ascii="Calibri"/>
        </w:rPr>
        <w:t>I</w:t>
      </w:r>
      <w:r>
        <w:rPr>
          <w:rFonts w:ascii="Calibri"/>
          <w:spacing w:val="-1"/>
        </w:rPr>
        <w:t xml:space="preserve"> </w:t>
      </w:r>
      <w:r>
        <w:rPr>
          <w:rFonts w:ascii="Calibri"/>
        </w:rPr>
        <w:t>have</w:t>
      </w:r>
      <w:r>
        <w:rPr>
          <w:rFonts w:ascii="Calibri"/>
          <w:spacing w:val="-1"/>
        </w:rPr>
        <w:t xml:space="preserve"> </w:t>
      </w:r>
      <w:r>
        <w:rPr>
          <w:rFonts w:ascii="Calibri"/>
        </w:rPr>
        <w:t>reviewed</w:t>
      </w:r>
      <w:r>
        <w:rPr>
          <w:rFonts w:ascii="Calibri"/>
          <w:spacing w:val="-4"/>
        </w:rPr>
        <w:t xml:space="preserve"> </w:t>
      </w:r>
      <w:r>
        <w:rPr>
          <w:rFonts w:ascii="Calibri"/>
        </w:rPr>
        <w:t>the</w:t>
      </w:r>
      <w:r>
        <w:rPr>
          <w:rFonts w:ascii="Calibri"/>
          <w:spacing w:val="-1"/>
        </w:rPr>
        <w:t xml:space="preserve"> </w:t>
      </w:r>
      <w:r>
        <w:rPr>
          <w:rFonts w:ascii="Calibri"/>
        </w:rPr>
        <w:t>attached</w:t>
      </w:r>
      <w:r>
        <w:rPr>
          <w:rFonts w:ascii="Calibri"/>
          <w:spacing w:val="-4"/>
        </w:rPr>
        <w:t xml:space="preserve"> </w:t>
      </w:r>
      <w:r>
        <w:rPr>
          <w:rFonts w:ascii="Calibri"/>
        </w:rPr>
        <w:t>self-study</w:t>
      </w:r>
      <w:r>
        <w:rPr>
          <w:rFonts w:ascii="Calibri"/>
          <w:spacing w:val="-1"/>
        </w:rPr>
        <w:t xml:space="preserve"> </w:t>
      </w:r>
      <w:r>
        <w:rPr>
          <w:rFonts w:ascii="Calibri"/>
        </w:rPr>
        <w:t>and</w:t>
      </w:r>
      <w:r>
        <w:rPr>
          <w:rFonts w:ascii="Calibri"/>
          <w:spacing w:val="-3"/>
        </w:rPr>
        <w:t xml:space="preserve"> </w:t>
      </w:r>
      <w:r>
        <w:rPr>
          <w:rFonts w:ascii="Calibri"/>
        </w:rPr>
        <w:t>that</w:t>
      </w:r>
      <w:r>
        <w:rPr>
          <w:rFonts w:ascii="Calibri"/>
          <w:spacing w:val="-4"/>
        </w:rPr>
        <w:t xml:space="preserve"> </w:t>
      </w:r>
      <w:r>
        <w:rPr>
          <w:rFonts w:ascii="Calibri"/>
        </w:rPr>
        <w:t>it fairly</w:t>
      </w:r>
      <w:r>
        <w:rPr>
          <w:rFonts w:ascii="Calibri"/>
          <w:spacing w:val="-1"/>
        </w:rPr>
        <w:t xml:space="preserve"> </w:t>
      </w:r>
      <w:r>
        <w:rPr>
          <w:rFonts w:ascii="Calibri"/>
        </w:rPr>
        <w:t>and</w:t>
      </w:r>
      <w:r>
        <w:rPr>
          <w:rFonts w:ascii="Calibri"/>
          <w:spacing w:val="-5"/>
        </w:rPr>
        <w:t xml:space="preserve"> </w:t>
      </w:r>
      <w:r>
        <w:rPr>
          <w:rFonts w:ascii="Calibri"/>
        </w:rPr>
        <w:t>accurately</w:t>
      </w:r>
      <w:r>
        <w:rPr>
          <w:rFonts w:ascii="Calibri"/>
          <w:spacing w:val="-1"/>
        </w:rPr>
        <w:t xml:space="preserve"> </w:t>
      </w:r>
      <w:r>
        <w:rPr>
          <w:rFonts w:ascii="Calibri"/>
        </w:rPr>
        <w:t>represents</w:t>
      </w:r>
      <w:r>
        <w:rPr>
          <w:rFonts w:ascii="Calibri"/>
          <w:spacing w:val="-3"/>
        </w:rPr>
        <w:t xml:space="preserve"> </w:t>
      </w:r>
      <w:r>
        <w:rPr>
          <w:rFonts w:ascii="Calibri"/>
        </w:rPr>
        <w:t>the</w:t>
      </w:r>
      <w:r>
        <w:rPr>
          <w:rFonts w:ascii="Calibri"/>
          <w:spacing w:val="-3"/>
        </w:rPr>
        <w:t xml:space="preserve"> </w:t>
      </w:r>
      <w:r>
        <w:rPr>
          <w:rFonts w:ascii="Calibri"/>
        </w:rPr>
        <w:t>above</w:t>
      </w:r>
      <w:r>
        <w:rPr>
          <w:rFonts w:ascii="Calibri"/>
          <w:spacing w:val="-3"/>
        </w:rPr>
        <w:t xml:space="preserve"> </w:t>
      </w:r>
      <w:r>
        <w:rPr>
          <w:rFonts w:ascii="Calibri"/>
        </w:rPr>
        <w:t>stated</w:t>
      </w:r>
      <w:r>
        <w:rPr>
          <w:rFonts w:ascii="Calibri"/>
          <w:spacing w:val="-2"/>
        </w:rPr>
        <w:t xml:space="preserve"> </w:t>
      </w:r>
      <w:r>
        <w:rPr>
          <w:rFonts w:ascii="Calibri"/>
        </w:rPr>
        <w:t>program and</w:t>
      </w:r>
      <w:r>
        <w:rPr>
          <w:rFonts w:ascii="Calibri"/>
          <w:spacing w:val="-1"/>
        </w:rPr>
        <w:t xml:space="preserve"> </w:t>
      </w:r>
      <w:r>
        <w:rPr>
          <w:rFonts w:ascii="Calibri"/>
        </w:rPr>
        <w:t>curriculum.</w:t>
      </w:r>
    </w:p>
    <w:p w14:paraId="5042F0D2" w14:textId="77777777" w:rsidR="00202F6B" w:rsidRDefault="00202F6B" w:rsidP="00202F6B">
      <w:pPr>
        <w:pStyle w:val="BodyText"/>
        <w:rPr>
          <w:rFonts w:ascii="Calibri"/>
          <w:sz w:val="22"/>
        </w:rPr>
      </w:pPr>
    </w:p>
    <w:p w14:paraId="0E581AB0" w14:textId="77777777" w:rsidR="00202F6B" w:rsidRPr="00C451FB" w:rsidRDefault="00202F6B" w:rsidP="00202F6B">
      <w:pPr>
        <w:tabs>
          <w:tab w:val="left" w:pos="9046"/>
        </w:tabs>
        <w:spacing w:before="1"/>
        <w:ind w:left="6822"/>
        <w:rPr>
          <w:rFonts w:ascii="Calibri"/>
          <w:sz w:val="20"/>
          <w:szCs w:val="20"/>
        </w:rPr>
      </w:pPr>
      <w:r w:rsidRPr="00C451FB">
        <w:rPr>
          <w:noProof/>
          <w:sz w:val="20"/>
          <w:szCs w:val="20"/>
        </w:rPr>
        <mc:AlternateContent>
          <mc:Choice Requires="wps">
            <w:drawing>
              <wp:anchor distT="0" distB="0" distL="0" distR="0" simplePos="0" relativeHeight="251658247" behindDoc="0" locked="0" layoutInCell="1" allowOverlap="1" wp14:anchorId="1F6E9492" wp14:editId="70465990">
                <wp:simplePos x="0" y="0"/>
                <wp:positionH relativeFrom="page">
                  <wp:posOffset>216534</wp:posOffset>
                </wp:positionH>
                <wp:positionV relativeFrom="paragraph">
                  <wp:posOffset>154354</wp:posOffset>
                </wp:positionV>
                <wp:extent cx="2852420"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2420" cy="1270"/>
                        </a:xfrm>
                        <a:custGeom>
                          <a:avLst/>
                          <a:gdLst/>
                          <a:ahLst/>
                          <a:cxnLst/>
                          <a:rect l="l" t="t" r="r" b="b"/>
                          <a:pathLst>
                            <a:path w="2852420">
                              <a:moveTo>
                                <a:pt x="0" y="0"/>
                              </a:moveTo>
                              <a:lnTo>
                                <a:pt x="2852420" y="0"/>
                              </a:lnTo>
                            </a:path>
                          </a:pathLst>
                        </a:custGeom>
                        <a:ln w="910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C8D1A5" id="Graphic 42" o:spid="_x0000_s1026" style="position:absolute;margin-left:17.05pt;margin-top:12.15pt;width:224.6pt;height:.1pt;z-index:251658247;visibility:visible;mso-wrap-style:square;mso-wrap-distance-left:0;mso-wrap-distance-top:0;mso-wrap-distance-right:0;mso-wrap-distance-bottom:0;mso-position-horizontal:absolute;mso-position-horizontal-relative:page;mso-position-vertical:absolute;mso-position-vertical-relative:text;v-text-anchor:top" coordsize="2852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" path="m,l2852420,e" filled="f" strokeweight=".25294mm">
                <v:path arrowok="t"/>
                <w10:wrap anchorx="page"/>
              </v:shape>
            </w:pict>
          </mc:Fallback>
        </mc:AlternateContent>
      </w:r>
      <w:r w:rsidRPr="00C451FB">
        <w:rPr>
          <w:rFonts w:ascii="Calibri"/>
          <w:sz w:val="20"/>
          <w:szCs w:val="20"/>
        </w:rPr>
        <w:t xml:space="preserve">Date: </w:t>
      </w:r>
      <w:r w:rsidRPr="00C451FB">
        <w:rPr>
          <w:rFonts w:ascii="Calibri"/>
          <w:sz w:val="20"/>
          <w:szCs w:val="20"/>
          <w:u w:val="single"/>
        </w:rPr>
        <w:tab/>
      </w:r>
    </w:p>
    <w:p w14:paraId="7C78C2E8" w14:textId="77777777" w:rsidR="00202F6B" w:rsidRPr="00C451FB" w:rsidRDefault="00202F6B" w:rsidP="00D02528">
      <w:pPr>
        <w:ind w:firstLine="720"/>
        <w:rPr>
          <w:rFonts w:ascii="Calibri"/>
          <w:sz w:val="20"/>
          <w:szCs w:val="20"/>
        </w:rPr>
      </w:pPr>
      <w:r w:rsidRPr="00C451FB">
        <w:rPr>
          <w:rFonts w:ascii="Calibri"/>
          <w:sz w:val="20"/>
          <w:szCs w:val="20"/>
        </w:rPr>
        <w:t>Nicole</w:t>
      </w:r>
      <w:r w:rsidRPr="00C451FB">
        <w:rPr>
          <w:rFonts w:ascii="Calibri"/>
          <w:spacing w:val="-12"/>
          <w:sz w:val="20"/>
          <w:szCs w:val="20"/>
        </w:rPr>
        <w:t xml:space="preserve"> </w:t>
      </w:r>
      <w:r w:rsidRPr="00C451FB">
        <w:rPr>
          <w:rFonts w:ascii="Calibri"/>
          <w:sz w:val="20"/>
          <w:szCs w:val="20"/>
        </w:rPr>
        <w:t>Williams,</w:t>
      </w:r>
      <w:r w:rsidRPr="00C451FB">
        <w:rPr>
          <w:rFonts w:ascii="Calibri"/>
          <w:spacing w:val="-7"/>
          <w:sz w:val="20"/>
          <w:szCs w:val="20"/>
        </w:rPr>
        <w:t xml:space="preserve"> </w:t>
      </w:r>
      <w:r w:rsidRPr="00C451FB">
        <w:rPr>
          <w:rFonts w:ascii="Calibri"/>
          <w:spacing w:val="-4"/>
          <w:sz w:val="20"/>
          <w:szCs w:val="20"/>
        </w:rPr>
        <w:t>Ph.D.</w:t>
      </w:r>
    </w:p>
    <w:p w14:paraId="3FDA2C20" w14:textId="77777777" w:rsidR="00202F6B" w:rsidRPr="00C451FB" w:rsidRDefault="00202F6B" w:rsidP="00D02528">
      <w:pPr>
        <w:spacing w:before="1"/>
        <w:ind w:firstLine="720"/>
        <w:rPr>
          <w:rFonts w:ascii="Calibri"/>
          <w:sz w:val="20"/>
          <w:szCs w:val="20"/>
        </w:rPr>
      </w:pPr>
      <w:r w:rsidRPr="00C451FB">
        <w:rPr>
          <w:rFonts w:ascii="Calibri"/>
          <w:sz w:val="20"/>
          <w:szCs w:val="20"/>
        </w:rPr>
        <w:t>Academic</w:t>
      </w:r>
      <w:r w:rsidRPr="00C451FB">
        <w:rPr>
          <w:rFonts w:ascii="Calibri"/>
          <w:spacing w:val="-10"/>
          <w:sz w:val="20"/>
          <w:szCs w:val="20"/>
        </w:rPr>
        <w:t xml:space="preserve"> </w:t>
      </w:r>
      <w:r w:rsidRPr="00C451FB">
        <w:rPr>
          <w:rFonts w:ascii="Calibri"/>
          <w:sz w:val="20"/>
          <w:szCs w:val="20"/>
        </w:rPr>
        <w:t>Chair</w:t>
      </w:r>
      <w:r w:rsidRPr="00C451FB">
        <w:rPr>
          <w:rFonts w:ascii="Calibri"/>
          <w:spacing w:val="-6"/>
          <w:sz w:val="20"/>
          <w:szCs w:val="20"/>
        </w:rPr>
        <w:t xml:space="preserve"> </w:t>
      </w:r>
      <w:r w:rsidRPr="00C451FB">
        <w:rPr>
          <w:rFonts w:ascii="Calibri"/>
          <w:sz w:val="20"/>
          <w:szCs w:val="20"/>
        </w:rPr>
        <w:t>for</w:t>
      </w:r>
      <w:r w:rsidRPr="00C451FB">
        <w:rPr>
          <w:rFonts w:ascii="Calibri"/>
          <w:spacing w:val="-5"/>
          <w:sz w:val="20"/>
          <w:szCs w:val="20"/>
        </w:rPr>
        <w:t xml:space="preserve"> </w:t>
      </w:r>
      <w:r w:rsidRPr="00C451FB">
        <w:rPr>
          <w:rFonts w:ascii="Calibri"/>
          <w:sz w:val="20"/>
          <w:szCs w:val="20"/>
        </w:rPr>
        <w:t>Human</w:t>
      </w:r>
      <w:r w:rsidRPr="00C451FB">
        <w:rPr>
          <w:rFonts w:ascii="Calibri"/>
          <w:spacing w:val="-11"/>
          <w:sz w:val="20"/>
          <w:szCs w:val="20"/>
        </w:rPr>
        <w:t xml:space="preserve"> </w:t>
      </w:r>
      <w:r w:rsidRPr="00C451FB">
        <w:rPr>
          <w:rFonts w:ascii="Calibri"/>
          <w:spacing w:val="-2"/>
          <w:sz w:val="20"/>
          <w:szCs w:val="20"/>
        </w:rPr>
        <w:t>Services</w:t>
      </w:r>
    </w:p>
    <w:p w14:paraId="2FDBAC8E" w14:textId="77777777" w:rsidR="00202F6B" w:rsidRPr="00C451FB" w:rsidRDefault="00202F6B" w:rsidP="00C451FB">
      <w:pPr>
        <w:pStyle w:val="BodyText"/>
        <w:spacing w:before="178"/>
        <w:rPr>
          <w:rFonts w:ascii="Calibri"/>
          <w:sz w:val="20"/>
          <w:szCs w:val="20"/>
        </w:rPr>
      </w:pPr>
    </w:p>
    <w:p w14:paraId="197790C4" w14:textId="77777777" w:rsidR="00202F6B" w:rsidRPr="00C451FB" w:rsidRDefault="00202F6B" w:rsidP="00202F6B">
      <w:pPr>
        <w:tabs>
          <w:tab w:val="left" w:pos="9046"/>
        </w:tabs>
        <w:ind w:left="6822"/>
        <w:rPr>
          <w:rFonts w:ascii="Calibri"/>
          <w:sz w:val="20"/>
          <w:szCs w:val="20"/>
        </w:rPr>
      </w:pPr>
      <w:r w:rsidRPr="00C451FB">
        <w:rPr>
          <w:noProof/>
          <w:sz w:val="20"/>
          <w:szCs w:val="20"/>
        </w:rPr>
        <mc:AlternateContent>
          <mc:Choice Requires="wps">
            <w:drawing>
              <wp:anchor distT="0" distB="0" distL="0" distR="0" simplePos="0" relativeHeight="251658248" behindDoc="0" locked="0" layoutInCell="1" allowOverlap="1" wp14:anchorId="55E6CFD0" wp14:editId="12BF4AFD">
                <wp:simplePos x="0" y="0"/>
                <wp:positionH relativeFrom="page">
                  <wp:posOffset>216534</wp:posOffset>
                </wp:positionH>
                <wp:positionV relativeFrom="paragraph">
                  <wp:posOffset>154624</wp:posOffset>
                </wp:positionV>
                <wp:extent cx="2852420"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2420" cy="1270"/>
                        </a:xfrm>
                        <a:custGeom>
                          <a:avLst/>
                          <a:gdLst/>
                          <a:ahLst/>
                          <a:cxnLst/>
                          <a:rect l="l" t="t" r="r" b="b"/>
                          <a:pathLst>
                            <a:path w="2852420">
                              <a:moveTo>
                                <a:pt x="0" y="0"/>
                              </a:moveTo>
                              <a:lnTo>
                                <a:pt x="2852420" y="0"/>
                              </a:lnTo>
                            </a:path>
                          </a:pathLst>
                        </a:custGeom>
                        <a:ln w="910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4E8238" id="Graphic 43" o:spid="_x0000_s1026" style="position:absolute;margin-left:17.05pt;margin-top:12.2pt;width:224.6pt;height:.1pt;z-index:251658248;visibility:visible;mso-wrap-style:square;mso-wrap-distance-left:0;mso-wrap-distance-top:0;mso-wrap-distance-right:0;mso-wrap-distance-bottom:0;mso-position-horizontal:absolute;mso-position-horizontal-relative:page;mso-position-vertical:absolute;mso-position-vertical-relative:text;v-text-anchor:top" coordsize="2852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" path="m,l2852420,e" filled="f" strokeweight=".25294mm">
                <v:path arrowok="t"/>
                <w10:wrap anchorx="page"/>
              </v:shape>
            </w:pict>
          </mc:Fallback>
        </mc:AlternateContent>
      </w:r>
      <w:r w:rsidRPr="00C451FB">
        <w:rPr>
          <w:rFonts w:ascii="Calibri"/>
          <w:sz w:val="20"/>
          <w:szCs w:val="20"/>
        </w:rPr>
        <w:t xml:space="preserve">Date: </w:t>
      </w:r>
      <w:r w:rsidRPr="00C451FB">
        <w:rPr>
          <w:rFonts w:ascii="Calibri"/>
          <w:sz w:val="20"/>
          <w:szCs w:val="20"/>
          <w:u w:val="single"/>
        </w:rPr>
        <w:tab/>
      </w:r>
    </w:p>
    <w:p w14:paraId="1AF96621" w14:textId="77777777" w:rsidR="00202F6B" w:rsidRPr="00C451FB" w:rsidRDefault="00202F6B" w:rsidP="00D02528">
      <w:pPr>
        <w:spacing w:before="195" w:line="265" w:lineRule="exact"/>
        <w:ind w:firstLine="720"/>
        <w:rPr>
          <w:rFonts w:ascii="Calibri"/>
          <w:sz w:val="20"/>
          <w:szCs w:val="20"/>
        </w:rPr>
      </w:pPr>
      <w:r w:rsidRPr="00C451FB">
        <w:rPr>
          <w:rFonts w:ascii="Calibri"/>
          <w:spacing w:val="-2"/>
          <w:sz w:val="20"/>
          <w:szCs w:val="20"/>
        </w:rPr>
        <w:t>Tiffin</w:t>
      </w:r>
      <w:r w:rsidRPr="00C451FB">
        <w:rPr>
          <w:rFonts w:ascii="Calibri"/>
          <w:spacing w:val="-1"/>
          <w:sz w:val="20"/>
          <w:szCs w:val="20"/>
        </w:rPr>
        <w:t xml:space="preserve"> </w:t>
      </w:r>
      <w:r w:rsidRPr="00C451FB">
        <w:rPr>
          <w:rFonts w:ascii="Calibri"/>
          <w:spacing w:val="-2"/>
          <w:sz w:val="20"/>
          <w:szCs w:val="20"/>
        </w:rPr>
        <w:t>Bumpass,</w:t>
      </w:r>
      <w:r w:rsidRPr="00C451FB">
        <w:rPr>
          <w:rFonts w:ascii="Calibri"/>
          <w:sz w:val="20"/>
          <w:szCs w:val="20"/>
        </w:rPr>
        <w:t xml:space="preserve"> </w:t>
      </w:r>
      <w:r w:rsidRPr="00C451FB">
        <w:rPr>
          <w:rFonts w:ascii="Calibri"/>
          <w:spacing w:val="-4"/>
          <w:sz w:val="20"/>
          <w:szCs w:val="20"/>
        </w:rPr>
        <w:t>Ph.D.</w:t>
      </w:r>
    </w:p>
    <w:p w14:paraId="6CCFB8EE" w14:textId="77777777" w:rsidR="00202F6B" w:rsidRPr="00C451FB" w:rsidRDefault="00202F6B" w:rsidP="00D02528">
      <w:pPr>
        <w:spacing w:line="265" w:lineRule="exact"/>
        <w:ind w:firstLine="720"/>
        <w:rPr>
          <w:rFonts w:ascii="Calibri"/>
          <w:sz w:val="20"/>
          <w:szCs w:val="20"/>
        </w:rPr>
      </w:pPr>
      <w:r w:rsidRPr="00C451FB">
        <w:rPr>
          <w:rFonts w:ascii="Calibri"/>
          <w:sz w:val="20"/>
          <w:szCs w:val="20"/>
        </w:rPr>
        <w:t>Assistant</w:t>
      </w:r>
      <w:r w:rsidRPr="00C451FB">
        <w:rPr>
          <w:rFonts w:ascii="Calibri"/>
          <w:spacing w:val="-5"/>
          <w:sz w:val="20"/>
          <w:szCs w:val="20"/>
        </w:rPr>
        <w:t xml:space="preserve"> </w:t>
      </w:r>
      <w:r w:rsidRPr="00C451FB">
        <w:rPr>
          <w:rFonts w:ascii="Calibri"/>
          <w:sz w:val="20"/>
          <w:szCs w:val="20"/>
        </w:rPr>
        <w:t>Dean</w:t>
      </w:r>
      <w:r w:rsidRPr="00C451FB">
        <w:rPr>
          <w:rFonts w:ascii="Calibri"/>
          <w:spacing w:val="-3"/>
          <w:sz w:val="20"/>
          <w:szCs w:val="20"/>
        </w:rPr>
        <w:t xml:space="preserve"> </w:t>
      </w:r>
      <w:r w:rsidRPr="00C451FB">
        <w:rPr>
          <w:rFonts w:ascii="Calibri"/>
          <w:sz w:val="20"/>
          <w:szCs w:val="20"/>
        </w:rPr>
        <w:t>for</w:t>
      </w:r>
      <w:r w:rsidRPr="00C451FB">
        <w:rPr>
          <w:rFonts w:ascii="Calibri"/>
          <w:spacing w:val="-1"/>
          <w:sz w:val="20"/>
          <w:szCs w:val="20"/>
        </w:rPr>
        <w:t xml:space="preserve"> </w:t>
      </w:r>
      <w:r w:rsidRPr="00C451FB">
        <w:rPr>
          <w:rFonts w:ascii="Calibri"/>
          <w:sz w:val="20"/>
          <w:szCs w:val="20"/>
        </w:rPr>
        <w:t>Health</w:t>
      </w:r>
      <w:r w:rsidRPr="00C451FB">
        <w:rPr>
          <w:rFonts w:ascii="Calibri"/>
          <w:spacing w:val="-7"/>
          <w:sz w:val="20"/>
          <w:szCs w:val="20"/>
        </w:rPr>
        <w:t xml:space="preserve"> </w:t>
      </w:r>
      <w:r w:rsidRPr="00C451FB">
        <w:rPr>
          <w:rFonts w:ascii="Calibri"/>
          <w:sz w:val="20"/>
          <w:szCs w:val="20"/>
        </w:rPr>
        <w:t>and</w:t>
      </w:r>
      <w:r w:rsidRPr="00C451FB">
        <w:rPr>
          <w:rFonts w:ascii="Calibri"/>
          <w:spacing w:val="-4"/>
          <w:sz w:val="20"/>
          <w:szCs w:val="20"/>
        </w:rPr>
        <w:t xml:space="preserve"> </w:t>
      </w:r>
      <w:r w:rsidRPr="00C451FB">
        <w:rPr>
          <w:rFonts w:ascii="Calibri"/>
          <w:spacing w:val="-2"/>
          <w:sz w:val="20"/>
          <w:szCs w:val="20"/>
        </w:rPr>
        <w:t>Wellness</w:t>
      </w:r>
    </w:p>
    <w:p w14:paraId="77F68475" w14:textId="77777777" w:rsidR="00202F6B" w:rsidRPr="00C451FB" w:rsidRDefault="00202F6B" w:rsidP="00202F6B">
      <w:pPr>
        <w:pStyle w:val="BodyText"/>
        <w:spacing w:before="175"/>
        <w:rPr>
          <w:rFonts w:ascii="Calibri"/>
          <w:sz w:val="20"/>
          <w:szCs w:val="20"/>
        </w:rPr>
      </w:pPr>
    </w:p>
    <w:p w14:paraId="47448267" w14:textId="77777777" w:rsidR="00202F6B" w:rsidRPr="00C451FB" w:rsidRDefault="00202F6B" w:rsidP="00202F6B">
      <w:pPr>
        <w:tabs>
          <w:tab w:val="left" w:pos="9265"/>
        </w:tabs>
        <w:ind w:left="6822"/>
        <w:rPr>
          <w:rFonts w:ascii="Calibri"/>
          <w:sz w:val="20"/>
          <w:szCs w:val="20"/>
        </w:rPr>
      </w:pPr>
      <w:r w:rsidRPr="00C451FB">
        <w:rPr>
          <w:noProof/>
          <w:sz w:val="20"/>
          <w:szCs w:val="20"/>
        </w:rPr>
        <mc:AlternateContent>
          <mc:Choice Requires="wps">
            <w:drawing>
              <wp:anchor distT="0" distB="0" distL="0" distR="0" simplePos="0" relativeHeight="251658249" behindDoc="0" locked="0" layoutInCell="1" allowOverlap="1" wp14:anchorId="4FAC7904" wp14:editId="26AB75A2">
                <wp:simplePos x="0" y="0"/>
                <wp:positionH relativeFrom="page">
                  <wp:posOffset>216534</wp:posOffset>
                </wp:positionH>
                <wp:positionV relativeFrom="paragraph">
                  <wp:posOffset>154965</wp:posOffset>
                </wp:positionV>
                <wp:extent cx="2922905"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2905" cy="1270"/>
                        </a:xfrm>
                        <a:custGeom>
                          <a:avLst/>
                          <a:gdLst/>
                          <a:ahLst/>
                          <a:cxnLst/>
                          <a:rect l="l" t="t" r="r" b="b"/>
                          <a:pathLst>
                            <a:path w="2922905">
                              <a:moveTo>
                                <a:pt x="0" y="0"/>
                              </a:moveTo>
                              <a:lnTo>
                                <a:pt x="2922904" y="0"/>
                              </a:lnTo>
                            </a:path>
                          </a:pathLst>
                        </a:custGeom>
                        <a:ln w="910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77F977" id="Graphic 44" o:spid="_x0000_s1026" style="position:absolute;margin-left:17.05pt;margin-top:12.2pt;width:230.15pt;height:.1pt;z-index:251658249;visibility:visible;mso-wrap-style:square;mso-wrap-distance-left:0;mso-wrap-distance-top:0;mso-wrap-distance-right:0;mso-wrap-distance-bottom:0;mso-position-horizontal:absolute;mso-position-horizontal-relative:page;mso-position-vertical:absolute;mso-position-vertical-relative:text;v-text-anchor:top" coordsize="2922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" path="m,l2922904,e" filled="f" strokeweight=".25294mm">
                <v:path arrowok="t"/>
                <w10:wrap anchorx="page"/>
              </v:shape>
            </w:pict>
          </mc:Fallback>
        </mc:AlternateContent>
      </w:r>
      <w:r w:rsidRPr="00C451FB">
        <w:rPr>
          <w:rFonts w:ascii="Calibri"/>
          <w:sz w:val="20"/>
          <w:szCs w:val="20"/>
        </w:rPr>
        <w:t xml:space="preserve">Date: </w:t>
      </w:r>
      <w:r w:rsidRPr="00C451FB">
        <w:rPr>
          <w:rFonts w:ascii="Calibri"/>
          <w:sz w:val="20"/>
          <w:szCs w:val="20"/>
          <w:u w:val="single"/>
        </w:rPr>
        <w:tab/>
      </w:r>
    </w:p>
    <w:p w14:paraId="2A4B73AC" w14:textId="69EE4938" w:rsidR="00202F6B" w:rsidRPr="00C451FB" w:rsidRDefault="00202F6B" w:rsidP="00D02528">
      <w:pPr>
        <w:spacing w:before="188" w:line="252" w:lineRule="auto"/>
        <w:ind w:left="720" w:right="8519"/>
        <w:rPr>
          <w:rFonts w:ascii="Calibri"/>
          <w:sz w:val="20"/>
          <w:szCs w:val="20"/>
        </w:rPr>
      </w:pPr>
      <w:r w:rsidRPr="00C451FB">
        <w:rPr>
          <w:rFonts w:ascii="Calibri"/>
          <w:sz w:val="20"/>
          <w:szCs w:val="20"/>
        </w:rPr>
        <w:t>Elizabeth Appel, M.S.W., LCSW-C Dean</w:t>
      </w:r>
      <w:r w:rsidRPr="00C451FB">
        <w:rPr>
          <w:rFonts w:ascii="Calibri"/>
          <w:spacing w:val="-13"/>
          <w:sz w:val="20"/>
          <w:szCs w:val="20"/>
        </w:rPr>
        <w:t xml:space="preserve"> </w:t>
      </w:r>
      <w:r w:rsidRPr="00C451FB">
        <w:rPr>
          <w:rFonts w:ascii="Calibri"/>
          <w:sz w:val="20"/>
          <w:szCs w:val="20"/>
        </w:rPr>
        <w:t>of</w:t>
      </w:r>
      <w:r w:rsidRPr="00C451FB">
        <w:rPr>
          <w:rFonts w:ascii="Calibri"/>
          <w:spacing w:val="-11"/>
          <w:sz w:val="20"/>
          <w:szCs w:val="20"/>
        </w:rPr>
        <w:t xml:space="preserve"> </w:t>
      </w:r>
      <w:r w:rsidRPr="00C451FB">
        <w:rPr>
          <w:rFonts w:ascii="Calibri"/>
          <w:sz w:val="20"/>
          <w:szCs w:val="20"/>
        </w:rPr>
        <w:t>the</w:t>
      </w:r>
      <w:r w:rsidRPr="00C451FB">
        <w:rPr>
          <w:rFonts w:ascii="Calibri"/>
          <w:spacing w:val="-4"/>
          <w:sz w:val="20"/>
          <w:szCs w:val="20"/>
        </w:rPr>
        <w:t xml:space="preserve"> </w:t>
      </w:r>
      <w:r w:rsidRPr="00C451FB">
        <w:rPr>
          <w:rFonts w:ascii="Calibri"/>
          <w:sz w:val="20"/>
          <w:szCs w:val="20"/>
        </w:rPr>
        <w:t>School</w:t>
      </w:r>
      <w:r w:rsidRPr="00C451FB">
        <w:rPr>
          <w:rFonts w:ascii="Calibri"/>
          <w:spacing w:val="-13"/>
          <w:sz w:val="20"/>
          <w:szCs w:val="20"/>
        </w:rPr>
        <w:t xml:space="preserve"> </w:t>
      </w:r>
      <w:r w:rsidRPr="00C451FB">
        <w:rPr>
          <w:rFonts w:ascii="Calibri"/>
          <w:sz w:val="20"/>
          <w:szCs w:val="20"/>
        </w:rPr>
        <w:t>of</w:t>
      </w:r>
      <w:r w:rsidRPr="00C451FB">
        <w:rPr>
          <w:rFonts w:ascii="Calibri"/>
          <w:spacing w:val="-6"/>
          <w:sz w:val="20"/>
          <w:szCs w:val="20"/>
        </w:rPr>
        <w:t xml:space="preserve"> </w:t>
      </w:r>
      <w:r w:rsidRPr="00C451FB">
        <w:rPr>
          <w:rFonts w:ascii="Calibri"/>
          <w:sz w:val="20"/>
          <w:szCs w:val="20"/>
        </w:rPr>
        <w:t>Health</w:t>
      </w:r>
      <w:r w:rsidRPr="00C451FB">
        <w:rPr>
          <w:rFonts w:ascii="Calibri"/>
          <w:spacing w:val="-8"/>
          <w:sz w:val="20"/>
          <w:szCs w:val="20"/>
        </w:rPr>
        <w:t xml:space="preserve"> </w:t>
      </w:r>
      <w:r w:rsidRPr="00C451FB">
        <w:rPr>
          <w:rFonts w:ascii="Calibri"/>
          <w:sz w:val="20"/>
          <w:szCs w:val="20"/>
        </w:rPr>
        <w:t>Sciences</w:t>
      </w:r>
    </w:p>
    <w:p w14:paraId="2BA1678D" w14:textId="77777777" w:rsidR="00202F6B" w:rsidRPr="00C451FB" w:rsidRDefault="00202F6B" w:rsidP="00202F6B">
      <w:pPr>
        <w:pStyle w:val="BodyText"/>
        <w:spacing w:before="188"/>
        <w:rPr>
          <w:rFonts w:ascii="Calibri"/>
          <w:sz w:val="20"/>
          <w:szCs w:val="20"/>
        </w:rPr>
      </w:pPr>
    </w:p>
    <w:p w14:paraId="6A0E4C6F" w14:textId="77777777" w:rsidR="00202F6B" w:rsidRPr="00C451FB" w:rsidRDefault="00202F6B" w:rsidP="00202F6B">
      <w:pPr>
        <w:tabs>
          <w:tab w:val="left" w:pos="9265"/>
        </w:tabs>
        <w:ind w:left="6822"/>
        <w:rPr>
          <w:rFonts w:ascii="Calibri"/>
          <w:sz w:val="20"/>
          <w:szCs w:val="20"/>
        </w:rPr>
      </w:pPr>
      <w:r w:rsidRPr="00C451FB">
        <w:rPr>
          <w:noProof/>
          <w:sz w:val="20"/>
          <w:szCs w:val="20"/>
        </w:rPr>
        <mc:AlternateContent>
          <mc:Choice Requires="wps">
            <w:drawing>
              <wp:anchor distT="0" distB="0" distL="0" distR="0" simplePos="0" relativeHeight="251658250" behindDoc="0" locked="0" layoutInCell="1" allowOverlap="1" wp14:anchorId="1ACC7FE7" wp14:editId="32536F4D">
                <wp:simplePos x="0" y="0"/>
                <wp:positionH relativeFrom="page">
                  <wp:posOffset>216534</wp:posOffset>
                </wp:positionH>
                <wp:positionV relativeFrom="paragraph">
                  <wp:posOffset>154282</wp:posOffset>
                </wp:positionV>
                <wp:extent cx="2922905"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2905" cy="1270"/>
                        </a:xfrm>
                        <a:custGeom>
                          <a:avLst/>
                          <a:gdLst/>
                          <a:ahLst/>
                          <a:cxnLst/>
                          <a:rect l="l" t="t" r="r" b="b"/>
                          <a:pathLst>
                            <a:path w="2922905">
                              <a:moveTo>
                                <a:pt x="0" y="0"/>
                              </a:moveTo>
                              <a:lnTo>
                                <a:pt x="2922904" y="0"/>
                              </a:lnTo>
                            </a:path>
                          </a:pathLst>
                        </a:custGeom>
                        <a:ln w="910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9BF9F7" id="Graphic 45" o:spid="_x0000_s1026" style="position:absolute;margin-left:17.05pt;margin-top:12.15pt;width:230.15pt;height:.1pt;z-index:251658250;visibility:visible;mso-wrap-style:square;mso-wrap-distance-left:0;mso-wrap-distance-top:0;mso-wrap-distance-right:0;mso-wrap-distance-bottom:0;mso-position-horizontal:absolute;mso-position-horizontal-relative:page;mso-position-vertical:absolute;mso-position-vertical-relative:text;v-text-anchor:top" coordsize="2922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" path="m,l2922904,e" filled="f" strokeweight=".25294mm">
                <v:path arrowok="t"/>
                <w10:wrap anchorx="page"/>
              </v:shape>
            </w:pict>
          </mc:Fallback>
        </mc:AlternateContent>
      </w:r>
      <w:r w:rsidRPr="00C451FB">
        <w:rPr>
          <w:rFonts w:ascii="Calibri"/>
          <w:sz w:val="20"/>
          <w:szCs w:val="20"/>
        </w:rPr>
        <w:t xml:space="preserve">Date: </w:t>
      </w:r>
      <w:r w:rsidRPr="00C451FB">
        <w:rPr>
          <w:rFonts w:ascii="Calibri"/>
          <w:sz w:val="20"/>
          <w:szCs w:val="20"/>
          <w:u w:val="single"/>
        </w:rPr>
        <w:tab/>
      </w:r>
    </w:p>
    <w:p w14:paraId="7A72F1BF" w14:textId="41E08FA9" w:rsidR="00C53EBA" w:rsidRDefault="006A701B" w:rsidP="000534DF">
      <w:pPr>
        <w:ind w:firstLine="720"/>
        <w:rPr>
          <w:rFonts w:ascii="Calibri"/>
          <w:sz w:val="20"/>
          <w:szCs w:val="20"/>
        </w:rPr>
      </w:pPr>
      <w:r>
        <w:rPr>
          <w:rFonts w:ascii="Calibri"/>
          <w:sz w:val="20"/>
          <w:szCs w:val="20"/>
        </w:rPr>
        <w:t xml:space="preserve">Tanya </w:t>
      </w:r>
      <w:r w:rsidR="00C53EBA">
        <w:rPr>
          <w:rFonts w:ascii="Calibri"/>
          <w:sz w:val="20"/>
          <w:szCs w:val="20"/>
        </w:rPr>
        <w:t>Millner, Ed.D</w:t>
      </w:r>
      <w:r w:rsidR="002C33DE">
        <w:rPr>
          <w:rFonts w:ascii="Calibri"/>
          <w:sz w:val="20"/>
          <w:szCs w:val="20"/>
        </w:rPr>
        <w:t>.</w:t>
      </w:r>
    </w:p>
    <w:p w14:paraId="6F7E8D8C" w14:textId="49BC1C39" w:rsidR="002F7614" w:rsidRPr="0072799C" w:rsidRDefault="00C53EBA" w:rsidP="00C53EBA">
      <w:pPr>
        <w:ind w:firstLine="720"/>
        <w:rPr>
          <w:rFonts w:ascii="Calibri"/>
          <w:sz w:val="20"/>
          <w:szCs w:val="20"/>
        </w:rPr>
      </w:pPr>
      <w:r>
        <w:rPr>
          <w:rFonts w:ascii="Calibri"/>
          <w:sz w:val="20"/>
          <w:szCs w:val="20"/>
        </w:rPr>
        <w:t>Provost and Vice President for Learning</w:t>
      </w:r>
      <w:r w:rsidR="006A701B">
        <w:rPr>
          <w:rFonts w:ascii="Calibri"/>
          <w:sz w:val="20"/>
          <w:szCs w:val="20"/>
        </w:rPr>
        <w:t xml:space="preserve"> </w:t>
      </w:r>
    </w:p>
    <w:p w14:paraId="5298F75E" w14:textId="760D7DD8" w:rsidR="0EF2E948" w:rsidRDefault="0EF2E948" w:rsidP="00C53EBA">
      <w:pPr>
        <w:ind w:firstLine="720"/>
        <w:rPr>
          <w:rFonts w:ascii="Calibri"/>
          <w:sz w:val="20"/>
          <w:szCs w:val="20"/>
        </w:rPr>
      </w:pPr>
    </w:p>
    <w:p w14:paraId="43C607DF" w14:textId="01AA5DC3" w:rsidR="0EF2E948" w:rsidRDefault="0EF2E948" w:rsidP="00C53EBA">
      <w:pPr>
        <w:ind w:firstLine="720"/>
        <w:rPr>
          <w:rFonts w:ascii="Calibri"/>
          <w:sz w:val="20"/>
          <w:szCs w:val="20"/>
        </w:rPr>
      </w:pPr>
    </w:p>
    <w:p w14:paraId="25C41BF8" w14:textId="0DF41D9E" w:rsidR="0EF2E948" w:rsidRDefault="0EF2E948" w:rsidP="0EF2E948">
      <w:pPr>
        <w:ind w:firstLine="720"/>
        <w:rPr>
          <w:rFonts w:ascii="Calibri"/>
          <w:sz w:val="20"/>
          <w:szCs w:val="20"/>
        </w:rPr>
      </w:pPr>
    </w:p>
    <w:p w14:paraId="082BCDFD" w14:textId="30C02E5E" w:rsidR="0EF2E948" w:rsidRDefault="0EF2E948" w:rsidP="0EF2E948">
      <w:pPr>
        <w:ind w:firstLine="720"/>
        <w:rPr>
          <w:rFonts w:ascii="Calibri"/>
          <w:sz w:val="20"/>
          <w:szCs w:val="20"/>
        </w:rPr>
      </w:pPr>
    </w:p>
    <w:p w14:paraId="04FD4A7B" w14:textId="23C1EFA9" w:rsidR="0EF2E948" w:rsidRDefault="0EF2E948" w:rsidP="0EF2E948">
      <w:pPr>
        <w:ind w:firstLine="720"/>
        <w:rPr>
          <w:rFonts w:ascii="Calibri"/>
          <w:sz w:val="20"/>
          <w:szCs w:val="20"/>
        </w:rPr>
      </w:pPr>
    </w:p>
    <w:p w14:paraId="5CE95C6E" w14:textId="7558B164" w:rsidR="0EF2E948" w:rsidRDefault="0EF2E948" w:rsidP="0EF2E948">
      <w:pPr>
        <w:ind w:firstLine="720"/>
        <w:rPr>
          <w:rFonts w:ascii="Calibri"/>
          <w:sz w:val="20"/>
          <w:szCs w:val="20"/>
        </w:rPr>
      </w:pPr>
    </w:p>
    <w:tbl>
      <w:tblPr>
        <w:tblpPr w:leftFromText="180" w:rightFromText="180" w:vertAnchor="page" w:horzAnchor="margin" w:tblpXSpec="center" w:tblpY="313"/>
        <w:tblW w:w="1142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684"/>
        <w:gridCol w:w="8741"/>
      </w:tblGrid>
      <w:tr w:rsidR="00E82005" w:rsidRPr="00E82005" w14:paraId="151476D2" w14:textId="77777777" w:rsidTr="432D0519">
        <w:trPr>
          <w:trHeight w:val="327"/>
        </w:trPr>
        <w:tc>
          <w:tcPr>
            <w:tcW w:w="11425" w:type="dxa"/>
            <w:gridSpan w:val="2"/>
            <w:shd w:val="clear" w:color="auto" w:fill="48ACC5"/>
          </w:tcPr>
          <w:p w14:paraId="1DBA7483" w14:textId="77777777" w:rsidR="00E82005" w:rsidRPr="00E82005" w:rsidRDefault="00E82005" w:rsidP="00E82005">
            <w:pPr>
              <w:spacing w:line="308" w:lineRule="exact"/>
              <w:ind w:left="145"/>
              <w:jc w:val="center"/>
              <w:rPr>
                <w:b/>
                <w:sz w:val="28"/>
              </w:rPr>
            </w:pPr>
            <w:r w:rsidRPr="00E82005">
              <w:rPr>
                <w:b/>
                <w:sz w:val="28"/>
              </w:rPr>
              <w:lastRenderedPageBreak/>
              <w:t>Glossary</w:t>
            </w:r>
            <w:r w:rsidRPr="00E82005">
              <w:rPr>
                <w:b/>
                <w:spacing w:val="-4"/>
                <w:sz w:val="28"/>
              </w:rPr>
              <w:t xml:space="preserve"> </w:t>
            </w:r>
            <w:r w:rsidRPr="00E82005">
              <w:rPr>
                <w:b/>
                <w:sz w:val="28"/>
              </w:rPr>
              <w:t>of</w:t>
            </w:r>
            <w:r w:rsidRPr="00E82005">
              <w:rPr>
                <w:b/>
                <w:spacing w:val="-4"/>
                <w:sz w:val="28"/>
              </w:rPr>
              <w:t xml:space="preserve"> Terms</w:t>
            </w:r>
          </w:p>
        </w:tc>
      </w:tr>
      <w:tr w:rsidR="00E82005" w:rsidRPr="00E82005" w14:paraId="703A7AD9" w14:textId="77777777" w:rsidTr="432D0519">
        <w:trPr>
          <w:trHeight w:val="205"/>
        </w:trPr>
        <w:tc>
          <w:tcPr>
            <w:tcW w:w="2684" w:type="dxa"/>
            <w:shd w:val="clear" w:color="auto" w:fill="48ACC5"/>
          </w:tcPr>
          <w:p w14:paraId="4D1F16BA" w14:textId="77777777" w:rsidR="00E82005" w:rsidRPr="00E82005" w:rsidRDefault="00E82005" w:rsidP="002C1B67">
            <w:pPr>
              <w:spacing w:line="177" w:lineRule="exact"/>
              <w:ind w:left="410" w:right="348"/>
              <w:jc w:val="center"/>
              <w:rPr>
                <w:b/>
                <w:sz w:val="20"/>
              </w:rPr>
            </w:pPr>
            <w:r w:rsidRPr="00E82005">
              <w:rPr>
                <w:b/>
                <w:color w:val="FFFFFF"/>
                <w:spacing w:val="-4"/>
                <w:sz w:val="20"/>
              </w:rPr>
              <w:t>AACC</w:t>
            </w:r>
          </w:p>
        </w:tc>
        <w:tc>
          <w:tcPr>
            <w:tcW w:w="8741" w:type="dxa"/>
          </w:tcPr>
          <w:p w14:paraId="3CB7BF81" w14:textId="77777777" w:rsidR="00E82005" w:rsidRPr="00E82005" w:rsidRDefault="00E82005" w:rsidP="00E82005">
            <w:pPr>
              <w:spacing w:line="177" w:lineRule="exact"/>
              <w:ind w:left="132"/>
              <w:jc w:val="center"/>
              <w:rPr>
                <w:sz w:val="20"/>
              </w:rPr>
            </w:pPr>
            <w:r w:rsidRPr="00E82005">
              <w:rPr>
                <w:spacing w:val="-6"/>
                <w:sz w:val="20"/>
              </w:rPr>
              <w:t>Anne</w:t>
            </w:r>
            <w:r w:rsidRPr="00E82005">
              <w:rPr>
                <w:spacing w:val="5"/>
                <w:sz w:val="20"/>
              </w:rPr>
              <w:t xml:space="preserve"> </w:t>
            </w:r>
            <w:r w:rsidRPr="00E82005">
              <w:rPr>
                <w:spacing w:val="-6"/>
                <w:sz w:val="20"/>
              </w:rPr>
              <w:t>Arundel</w:t>
            </w:r>
            <w:r w:rsidRPr="00E82005">
              <w:rPr>
                <w:spacing w:val="1"/>
                <w:sz w:val="20"/>
              </w:rPr>
              <w:t xml:space="preserve"> </w:t>
            </w:r>
            <w:r w:rsidRPr="00E82005">
              <w:rPr>
                <w:spacing w:val="-6"/>
                <w:sz w:val="20"/>
              </w:rPr>
              <w:t>Community College</w:t>
            </w:r>
          </w:p>
        </w:tc>
      </w:tr>
      <w:tr w:rsidR="00E82005" w:rsidRPr="00E82005" w14:paraId="629A0624" w14:textId="77777777" w:rsidTr="432D0519">
        <w:trPr>
          <w:trHeight w:val="248"/>
        </w:trPr>
        <w:tc>
          <w:tcPr>
            <w:tcW w:w="2684" w:type="dxa"/>
            <w:shd w:val="clear" w:color="auto" w:fill="48ACC5"/>
          </w:tcPr>
          <w:p w14:paraId="0E87BF83" w14:textId="77777777" w:rsidR="00E82005" w:rsidRPr="00E82005" w:rsidRDefault="00E82005" w:rsidP="002C1B67">
            <w:pPr>
              <w:spacing w:line="208" w:lineRule="exact"/>
              <w:ind w:left="411" w:right="348"/>
              <w:jc w:val="center"/>
              <w:rPr>
                <w:b/>
                <w:sz w:val="20"/>
              </w:rPr>
            </w:pPr>
            <w:r w:rsidRPr="00E82005">
              <w:rPr>
                <w:b/>
                <w:color w:val="FFFFFF"/>
                <w:spacing w:val="-5"/>
                <w:sz w:val="20"/>
              </w:rPr>
              <w:t>AAS</w:t>
            </w:r>
          </w:p>
        </w:tc>
        <w:tc>
          <w:tcPr>
            <w:tcW w:w="8741" w:type="dxa"/>
            <w:shd w:val="clear" w:color="auto" w:fill="D9D9D9" w:themeFill="background1" w:themeFillShade="D9"/>
          </w:tcPr>
          <w:p w14:paraId="08CAAEA1" w14:textId="77777777" w:rsidR="00E82005" w:rsidRPr="00E82005" w:rsidRDefault="00E82005" w:rsidP="00E82005">
            <w:pPr>
              <w:spacing w:line="208" w:lineRule="exact"/>
              <w:ind w:left="127"/>
              <w:jc w:val="center"/>
              <w:rPr>
                <w:sz w:val="20"/>
              </w:rPr>
            </w:pPr>
            <w:r w:rsidRPr="00E82005">
              <w:rPr>
                <w:spacing w:val="-4"/>
                <w:sz w:val="20"/>
              </w:rPr>
              <w:t>Associate of Applied</w:t>
            </w:r>
            <w:r w:rsidRPr="00E82005">
              <w:rPr>
                <w:spacing w:val="5"/>
                <w:sz w:val="20"/>
              </w:rPr>
              <w:t xml:space="preserve"> </w:t>
            </w:r>
            <w:r w:rsidRPr="00E82005">
              <w:rPr>
                <w:spacing w:val="-4"/>
                <w:sz w:val="20"/>
              </w:rPr>
              <w:t>Science</w:t>
            </w:r>
          </w:p>
        </w:tc>
      </w:tr>
      <w:tr w:rsidR="006D764C" w:rsidRPr="00E82005" w14:paraId="3C2F379F" w14:textId="77777777" w:rsidTr="432D0519">
        <w:trPr>
          <w:trHeight w:val="248"/>
        </w:trPr>
        <w:tc>
          <w:tcPr>
            <w:tcW w:w="2684" w:type="dxa"/>
            <w:shd w:val="clear" w:color="auto" w:fill="48ACC5"/>
          </w:tcPr>
          <w:p w14:paraId="5EB72057" w14:textId="58B1F91F" w:rsidR="006D764C" w:rsidRPr="00E82005" w:rsidRDefault="006D764C" w:rsidP="002C1B67">
            <w:pPr>
              <w:spacing w:line="208" w:lineRule="exact"/>
              <w:ind w:left="411" w:right="348"/>
              <w:jc w:val="center"/>
              <w:rPr>
                <w:b/>
                <w:color w:val="FFFFFF"/>
                <w:spacing w:val="-5"/>
                <w:sz w:val="20"/>
              </w:rPr>
            </w:pPr>
            <w:r>
              <w:rPr>
                <w:b/>
                <w:color w:val="FFFFFF"/>
                <w:spacing w:val="-5"/>
                <w:sz w:val="20"/>
              </w:rPr>
              <w:t>Academic Chair</w:t>
            </w:r>
          </w:p>
        </w:tc>
        <w:tc>
          <w:tcPr>
            <w:tcW w:w="8741" w:type="dxa"/>
            <w:shd w:val="clear" w:color="auto" w:fill="D9D9D9" w:themeFill="background1" w:themeFillShade="D9"/>
          </w:tcPr>
          <w:p w14:paraId="32608731" w14:textId="598DED08" w:rsidR="006D764C" w:rsidRPr="00E82005" w:rsidRDefault="006D764C" w:rsidP="00E82005">
            <w:pPr>
              <w:spacing w:line="208" w:lineRule="exact"/>
              <w:ind w:left="127"/>
              <w:jc w:val="center"/>
              <w:rPr>
                <w:spacing w:val="-4"/>
                <w:sz w:val="20"/>
              </w:rPr>
            </w:pPr>
            <w:r w:rsidRPr="00E82005">
              <w:rPr>
                <w:spacing w:val="-2"/>
                <w:sz w:val="20"/>
              </w:rPr>
              <w:t>Responsible</w:t>
            </w:r>
            <w:r w:rsidRPr="00E82005">
              <w:rPr>
                <w:spacing w:val="-9"/>
                <w:sz w:val="20"/>
              </w:rPr>
              <w:t xml:space="preserve"> </w:t>
            </w:r>
            <w:r w:rsidRPr="00E82005">
              <w:rPr>
                <w:spacing w:val="-2"/>
                <w:sz w:val="20"/>
              </w:rPr>
              <w:t>for</w:t>
            </w:r>
            <w:r w:rsidRPr="00E82005">
              <w:rPr>
                <w:spacing w:val="-3"/>
                <w:sz w:val="20"/>
              </w:rPr>
              <w:t xml:space="preserve"> </w:t>
            </w:r>
            <w:r w:rsidRPr="00E82005">
              <w:rPr>
                <w:spacing w:val="-2"/>
                <w:sz w:val="20"/>
              </w:rPr>
              <w:t>managing</w:t>
            </w:r>
            <w:r w:rsidRPr="00E82005">
              <w:rPr>
                <w:spacing w:val="-11"/>
                <w:sz w:val="20"/>
              </w:rPr>
              <w:t xml:space="preserve"> </w:t>
            </w:r>
            <w:r w:rsidRPr="00E82005">
              <w:rPr>
                <w:spacing w:val="-2"/>
                <w:sz w:val="20"/>
              </w:rPr>
              <w:t>all</w:t>
            </w:r>
            <w:r w:rsidRPr="00E82005">
              <w:rPr>
                <w:spacing w:val="-4"/>
                <w:sz w:val="20"/>
              </w:rPr>
              <w:t xml:space="preserve"> </w:t>
            </w:r>
            <w:r w:rsidRPr="00E82005">
              <w:rPr>
                <w:spacing w:val="-2"/>
                <w:sz w:val="20"/>
              </w:rPr>
              <w:t>aspects</w:t>
            </w:r>
            <w:r w:rsidRPr="00E82005">
              <w:rPr>
                <w:spacing w:val="-13"/>
                <w:sz w:val="20"/>
              </w:rPr>
              <w:t xml:space="preserve"> </w:t>
            </w:r>
            <w:r w:rsidRPr="00E82005">
              <w:rPr>
                <w:spacing w:val="-2"/>
                <w:sz w:val="20"/>
              </w:rPr>
              <w:t>of</w:t>
            </w:r>
            <w:r w:rsidRPr="00E82005">
              <w:rPr>
                <w:spacing w:val="-14"/>
                <w:sz w:val="20"/>
              </w:rPr>
              <w:t xml:space="preserve"> </w:t>
            </w:r>
            <w:r w:rsidRPr="00E82005">
              <w:rPr>
                <w:spacing w:val="-2"/>
                <w:sz w:val="20"/>
              </w:rPr>
              <w:t>the</w:t>
            </w:r>
            <w:r w:rsidRPr="00E82005">
              <w:rPr>
                <w:spacing w:val="-6"/>
                <w:sz w:val="20"/>
              </w:rPr>
              <w:t xml:space="preserve"> </w:t>
            </w:r>
            <w:r w:rsidRPr="00E82005">
              <w:rPr>
                <w:spacing w:val="-2"/>
                <w:sz w:val="20"/>
              </w:rPr>
              <w:t>department</w:t>
            </w:r>
            <w:r w:rsidRPr="00E82005">
              <w:rPr>
                <w:spacing w:val="-4"/>
                <w:sz w:val="20"/>
              </w:rPr>
              <w:t xml:space="preserve"> </w:t>
            </w:r>
            <w:r w:rsidRPr="00E82005">
              <w:rPr>
                <w:spacing w:val="-2"/>
                <w:sz w:val="20"/>
              </w:rPr>
              <w:t>as</w:t>
            </w:r>
            <w:r w:rsidRPr="00E82005">
              <w:rPr>
                <w:sz w:val="20"/>
              </w:rPr>
              <w:t xml:space="preserve"> </w:t>
            </w:r>
            <w:r w:rsidRPr="00E82005">
              <w:rPr>
                <w:spacing w:val="-2"/>
                <w:sz w:val="20"/>
              </w:rPr>
              <w:t>well</w:t>
            </w:r>
            <w:r w:rsidRPr="00E82005">
              <w:rPr>
                <w:spacing w:val="-5"/>
                <w:sz w:val="20"/>
              </w:rPr>
              <w:t xml:space="preserve"> </w:t>
            </w:r>
            <w:r w:rsidRPr="00E82005">
              <w:rPr>
                <w:spacing w:val="-2"/>
                <w:sz w:val="20"/>
              </w:rPr>
              <w:t>as</w:t>
            </w:r>
            <w:r w:rsidRPr="00E82005">
              <w:rPr>
                <w:spacing w:val="-12"/>
                <w:sz w:val="20"/>
              </w:rPr>
              <w:t xml:space="preserve"> </w:t>
            </w:r>
            <w:r w:rsidRPr="00E82005">
              <w:rPr>
                <w:spacing w:val="-2"/>
                <w:sz w:val="20"/>
              </w:rPr>
              <w:t>teaching</w:t>
            </w:r>
            <w:r w:rsidRPr="00E82005">
              <w:rPr>
                <w:spacing w:val="-8"/>
                <w:sz w:val="20"/>
              </w:rPr>
              <w:t xml:space="preserve"> </w:t>
            </w:r>
            <w:r w:rsidRPr="00E82005">
              <w:rPr>
                <w:spacing w:val="-2"/>
                <w:sz w:val="20"/>
              </w:rPr>
              <w:t>courses</w:t>
            </w:r>
            <w:r>
              <w:rPr>
                <w:spacing w:val="-2"/>
                <w:sz w:val="20"/>
              </w:rPr>
              <w:t xml:space="preserve">. </w:t>
            </w:r>
            <w:r w:rsidRPr="00E82005">
              <w:rPr>
                <w:color w:val="1F1F1F"/>
                <w:spacing w:val="-2"/>
                <w:sz w:val="20"/>
              </w:rPr>
              <w:t xml:space="preserve"> </w:t>
            </w:r>
          </w:p>
        </w:tc>
      </w:tr>
      <w:tr w:rsidR="00E82005" w:rsidRPr="00E82005" w14:paraId="3D596B15" w14:textId="77777777" w:rsidTr="432D0519">
        <w:trPr>
          <w:trHeight w:val="248"/>
        </w:trPr>
        <w:tc>
          <w:tcPr>
            <w:tcW w:w="2684" w:type="dxa"/>
            <w:shd w:val="clear" w:color="auto" w:fill="48ACC5"/>
          </w:tcPr>
          <w:p w14:paraId="49EA80FF" w14:textId="77777777" w:rsidR="00E82005" w:rsidRPr="00E82005" w:rsidRDefault="00E82005" w:rsidP="002C1B67">
            <w:pPr>
              <w:spacing w:line="208" w:lineRule="exact"/>
              <w:ind w:left="410" w:right="348"/>
              <w:jc w:val="center"/>
              <w:rPr>
                <w:b/>
                <w:sz w:val="20"/>
              </w:rPr>
            </w:pPr>
            <w:r w:rsidRPr="00E82005">
              <w:rPr>
                <w:b/>
                <w:color w:val="FFFFFF"/>
                <w:spacing w:val="-2"/>
                <w:sz w:val="20"/>
              </w:rPr>
              <w:t>ARTSYS</w:t>
            </w:r>
          </w:p>
        </w:tc>
        <w:tc>
          <w:tcPr>
            <w:tcW w:w="8741" w:type="dxa"/>
            <w:shd w:val="clear" w:color="auto" w:fill="D9D9D9" w:themeFill="background1" w:themeFillShade="D9"/>
          </w:tcPr>
          <w:p w14:paraId="4463A262" w14:textId="77777777" w:rsidR="00E82005" w:rsidRPr="00E82005" w:rsidRDefault="00E82005" w:rsidP="00E82005">
            <w:pPr>
              <w:spacing w:line="208" w:lineRule="exact"/>
              <w:ind w:left="133"/>
              <w:jc w:val="center"/>
              <w:rPr>
                <w:sz w:val="20"/>
              </w:rPr>
            </w:pPr>
            <w:r w:rsidRPr="00E82005">
              <w:rPr>
                <w:spacing w:val="-2"/>
                <w:sz w:val="20"/>
              </w:rPr>
              <w:t>The</w:t>
            </w:r>
            <w:r w:rsidRPr="00E82005">
              <w:rPr>
                <w:spacing w:val="-11"/>
                <w:sz w:val="20"/>
              </w:rPr>
              <w:t xml:space="preserve"> </w:t>
            </w:r>
            <w:r w:rsidRPr="00E82005">
              <w:rPr>
                <w:spacing w:val="-2"/>
                <w:sz w:val="20"/>
              </w:rPr>
              <w:t>Articulation</w:t>
            </w:r>
            <w:r w:rsidRPr="00E82005">
              <w:rPr>
                <w:spacing w:val="-13"/>
                <w:sz w:val="20"/>
              </w:rPr>
              <w:t xml:space="preserve"> </w:t>
            </w:r>
            <w:r w:rsidRPr="00E82005">
              <w:rPr>
                <w:spacing w:val="-2"/>
                <w:sz w:val="20"/>
              </w:rPr>
              <w:t>System</w:t>
            </w:r>
            <w:r w:rsidRPr="00E82005">
              <w:rPr>
                <w:spacing w:val="-18"/>
                <w:sz w:val="20"/>
              </w:rPr>
              <w:t xml:space="preserve"> </w:t>
            </w:r>
            <w:r w:rsidRPr="00E82005">
              <w:rPr>
                <w:spacing w:val="-2"/>
                <w:sz w:val="20"/>
              </w:rPr>
              <w:t>for</w:t>
            </w:r>
            <w:r w:rsidRPr="00E82005">
              <w:rPr>
                <w:spacing w:val="-8"/>
                <w:sz w:val="20"/>
              </w:rPr>
              <w:t xml:space="preserve"> </w:t>
            </w:r>
            <w:r w:rsidRPr="00E82005">
              <w:rPr>
                <w:spacing w:val="-2"/>
                <w:sz w:val="20"/>
              </w:rPr>
              <w:t>Maryland</w:t>
            </w:r>
            <w:r w:rsidRPr="00E82005">
              <w:rPr>
                <w:spacing w:val="-6"/>
                <w:sz w:val="20"/>
              </w:rPr>
              <w:t xml:space="preserve"> </w:t>
            </w:r>
            <w:r w:rsidRPr="00E82005">
              <w:rPr>
                <w:spacing w:val="-2"/>
                <w:sz w:val="20"/>
              </w:rPr>
              <w:t>Colleges</w:t>
            </w:r>
            <w:r w:rsidRPr="00E82005">
              <w:rPr>
                <w:spacing w:val="-15"/>
                <w:sz w:val="20"/>
              </w:rPr>
              <w:t xml:space="preserve"> </w:t>
            </w:r>
            <w:r w:rsidRPr="00E82005">
              <w:rPr>
                <w:spacing w:val="-2"/>
                <w:sz w:val="20"/>
              </w:rPr>
              <w:t>and</w:t>
            </w:r>
            <w:r w:rsidRPr="00E82005">
              <w:rPr>
                <w:spacing w:val="-9"/>
                <w:sz w:val="20"/>
              </w:rPr>
              <w:t xml:space="preserve"> </w:t>
            </w:r>
            <w:r w:rsidRPr="00E82005">
              <w:rPr>
                <w:spacing w:val="-2"/>
                <w:sz w:val="20"/>
              </w:rPr>
              <w:t>Universities</w:t>
            </w:r>
          </w:p>
        </w:tc>
      </w:tr>
      <w:tr w:rsidR="00E82005" w:rsidRPr="00E82005" w14:paraId="7127697D" w14:textId="77777777" w:rsidTr="432D0519">
        <w:trPr>
          <w:trHeight w:val="245"/>
        </w:trPr>
        <w:tc>
          <w:tcPr>
            <w:tcW w:w="2684" w:type="dxa"/>
            <w:shd w:val="clear" w:color="auto" w:fill="48ACC5"/>
          </w:tcPr>
          <w:p w14:paraId="2A6DEA88" w14:textId="77777777" w:rsidR="00E82005" w:rsidRPr="00E82005" w:rsidRDefault="00E82005" w:rsidP="002C1B67">
            <w:pPr>
              <w:spacing w:line="208" w:lineRule="exact"/>
              <w:ind w:left="413" w:right="348"/>
              <w:jc w:val="center"/>
              <w:rPr>
                <w:b/>
                <w:sz w:val="20"/>
              </w:rPr>
            </w:pPr>
            <w:r w:rsidRPr="00E82005">
              <w:rPr>
                <w:b/>
                <w:color w:val="FFFFFF"/>
                <w:spacing w:val="-4"/>
                <w:sz w:val="20"/>
              </w:rPr>
              <w:t>AMIL</w:t>
            </w:r>
          </w:p>
        </w:tc>
        <w:tc>
          <w:tcPr>
            <w:tcW w:w="8741" w:type="dxa"/>
          </w:tcPr>
          <w:p w14:paraId="55CB3E71" w14:textId="77777777" w:rsidR="00E82005" w:rsidRPr="00E82005" w:rsidRDefault="00E82005" w:rsidP="00E82005">
            <w:pPr>
              <w:spacing w:line="208" w:lineRule="exact"/>
              <w:ind w:left="128"/>
              <w:jc w:val="center"/>
              <w:rPr>
                <w:sz w:val="20"/>
              </w:rPr>
            </w:pPr>
            <w:r w:rsidRPr="00E82005">
              <w:rPr>
                <w:spacing w:val="-6"/>
                <w:sz w:val="20"/>
              </w:rPr>
              <w:t>AACC</w:t>
            </w:r>
            <w:r w:rsidRPr="00E82005">
              <w:rPr>
                <w:spacing w:val="-5"/>
                <w:sz w:val="20"/>
              </w:rPr>
              <w:t xml:space="preserve"> </w:t>
            </w:r>
            <w:r w:rsidRPr="00E82005">
              <w:rPr>
                <w:spacing w:val="-6"/>
                <w:sz w:val="20"/>
              </w:rPr>
              <w:t>at</w:t>
            </w:r>
            <w:r w:rsidRPr="00E82005">
              <w:rPr>
                <w:spacing w:val="5"/>
                <w:sz w:val="20"/>
              </w:rPr>
              <w:t xml:space="preserve"> </w:t>
            </w:r>
            <w:r w:rsidRPr="00E82005">
              <w:rPr>
                <w:spacing w:val="-6"/>
                <w:sz w:val="20"/>
              </w:rPr>
              <w:t>Arundel</w:t>
            </w:r>
            <w:r w:rsidRPr="00E82005">
              <w:rPr>
                <w:spacing w:val="-3"/>
                <w:sz w:val="20"/>
              </w:rPr>
              <w:t xml:space="preserve"> </w:t>
            </w:r>
            <w:r w:rsidRPr="00E82005">
              <w:rPr>
                <w:spacing w:val="-6"/>
                <w:sz w:val="20"/>
              </w:rPr>
              <w:t>Mills</w:t>
            </w:r>
          </w:p>
        </w:tc>
      </w:tr>
      <w:tr w:rsidR="00E82005" w:rsidRPr="00E82005" w14:paraId="0A55FDE9" w14:textId="77777777" w:rsidTr="432D0519">
        <w:trPr>
          <w:trHeight w:val="248"/>
        </w:trPr>
        <w:tc>
          <w:tcPr>
            <w:tcW w:w="2684" w:type="dxa"/>
            <w:shd w:val="clear" w:color="auto" w:fill="48ACC5"/>
          </w:tcPr>
          <w:p w14:paraId="1006C498" w14:textId="77777777" w:rsidR="00E82005" w:rsidRPr="00E82005" w:rsidRDefault="00E82005" w:rsidP="002C1B67">
            <w:pPr>
              <w:spacing w:line="209" w:lineRule="exact"/>
              <w:ind w:left="412" w:right="348"/>
              <w:jc w:val="center"/>
              <w:rPr>
                <w:b/>
                <w:sz w:val="20"/>
              </w:rPr>
            </w:pPr>
            <w:r w:rsidRPr="00E82005">
              <w:rPr>
                <w:b/>
                <w:color w:val="FFFFFF"/>
                <w:spacing w:val="-5"/>
                <w:sz w:val="20"/>
              </w:rPr>
              <w:t>ASO</w:t>
            </w:r>
          </w:p>
        </w:tc>
        <w:tc>
          <w:tcPr>
            <w:tcW w:w="8741" w:type="dxa"/>
            <w:shd w:val="clear" w:color="auto" w:fill="D9D9D9" w:themeFill="background1" w:themeFillShade="D9"/>
          </w:tcPr>
          <w:p w14:paraId="6EB0A926" w14:textId="5CFF0FB0" w:rsidR="00E82005" w:rsidRPr="00E82005" w:rsidRDefault="006D764C" w:rsidP="006D764C">
            <w:pPr>
              <w:tabs>
                <w:tab w:val="left" w:pos="526"/>
                <w:tab w:val="center" w:pos="4423"/>
              </w:tabs>
              <w:spacing w:line="209" w:lineRule="exact"/>
              <w:ind w:left="135"/>
              <w:rPr>
                <w:sz w:val="20"/>
              </w:rPr>
            </w:pPr>
            <w:r>
              <w:rPr>
                <w:spacing w:val="-4"/>
                <w:sz w:val="20"/>
              </w:rPr>
              <w:tab/>
            </w:r>
            <w:r>
              <w:rPr>
                <w:spacing w:val="-4"/>
                <w:sz w:val="20"/>
              </w:rPr>
              <w:tab/>
            </w:r>
            <w:r w:rsidR="00E82005" w:rsidRPr="00E82005">
              <w:rPr>
                <w:spacing w:val="-4"/>
                <w:sz w:val="20"/>
              </w:rPr>
              <w:t>Administrative Staff</w:t>
            </w:r>
            <w:r w:rsidR="00E82005" w:rsidRPr="00E82005">
              <w:rPr>
                <w:spacing w:val="-6"/>
                <w:sz w:val="20"/>
              </w:rPr>
              <w:t xml:space="preserve"> </w:t>
            </w:r>
            <w:r w:rsidR="00E82005" w:rsidRPr="00E82005">
              <w:rPr>
                <w:spacing w:val="-4"/>
                <w:sz w:val="20"/>
              </w:rPr>
              <w:t>Organization</w:t>
            </w:r>
          </w:p>
        </w:tc>
      </w:tr>
      <w:tr w:rsidR="006D764C" w:rsidRPr="00E82005" w14:paraId="76E1369C" w14:textId="77777777" w:rsidTr="432D0519">
        <w:trPr>
          <w:trHeight w:val="248"/>
        </w:trPr>
        <w:tc>
          <w:tcPr>
            <w:tcW w:w="2684" w:type="dxa"/>
            <w:shd w:val="clear" w:color="auto" w:fill="48ACC5"/>
          </w:tcPr>
          <w:p w14:paraId="001A251D" w14:textId="727919F3" w:rsidR="006D764C" w:rsidRPr="00E82005" w:rsidRDefault="006D764C" w:rsidP="002C1B67">
            <w:pPr>
              <w:spacing w:line="209" w:lineRule="exact"/>
              <w:ind w:left="412" w:right="348"/>
              <w:jc w:val="center"/>
              <w:rPr>
                <w:b/>
                <w:color w:val="FFFFFF"/>
                <w:spacing w:val="-5"/>
                <w:sz w:val="20"/>
              </w:rPr>
            </w:pPr>
            <w:r>
              <w:rPr>
                <w:b/>
                <w:color w:val="FFFFFF"/>
                <w:spacing w:val="-5"/>
                <w:sz w:val="20"/>
              </w:rPr>
              <w:t>AVPL</w:t>
            </w:r>
          </w:p>
        </w:tc>
        <w:tc>
          <w:tcPr>
            <w:tcW w:w="8741" w:type="dxa"/>
            <w:shd w:val="clear" w:color="auto" w:fill="D9D9D9" w:themeFill="background1" w:themeFillShade="D9"/>
          </w:tcPr>
          <w:p w14:paraId="060E8A6D" w14:textId="4FC2F616" w:rsidR="006D764C" w:rsidRDefault="006D764C" w:rsidP="005806EB">
            <w:pPr>
              <w:tabs>
                <w:tab w:val="left" w:pos="526"/>
                <w:tab w:val="center" w:pos="4423"/>
              </w:tabs>
              <w:spacing w:line="209" w:lineRule="exact"/>
              <w:ind w:left="135"/>
              <w:jc w:val="center"/>
              <w:rPr>
                <w:spacing w:val="-4"/>
                <w:sz w:val="20"/>
              </w:rPr>
            </w:pPr>
            <w:r>
              <w:rPr>
                <w:spacing w:val="-4"/>
                <w:sz w:val="20"/>
              </w:rPr>
              <w:t>Associate Vice President for Learning</w:t>
            </w:r>
          </w:p>
        </w:tc>
      </w:tr>
      <w:tr w:rsidR="006D764C" w:rsidRPr="00E82005" w14:paraId="11D0E16A" w14:textId="77777777" w:rsidTr="432D0519">
        <w:trPr>
          <w:trHeight w:val="248"/>
        </w:trPr>
        <w:tc>
          <w:tcPr>
            <w:tcW w:w="2684" w:type="dxa"/>
            <w:shd w:val="clear" w:color="auto" w:fill="48ACC5"/>
          </w:tcPr>
          <w:p w14:paraId="7F9BB692" w14:textId="451C9949" w:rsidR="006D764C" w:rsidRPr="00E82005" w:rsidRDefault="006D764C" w:rsidP="002C1B67">
            <w:pPr>
              <w:spacing w:line="209" w:lineRule="exact"/>
              <w:ind w:left="412" w:right="348"/>
              <w:jc w:val="center"/>
              <w:rPr>
                <w:b/>
                <w:color w:val="FFFFFF"/>
                <w:spacing w:val="-5"/>
                <w:sz w:val="20"/>
              </w:rPr>
            </w:pPr>
            <w:r>
              <w:rPr>
                <w:b/>
                <w:color w:val="FFFFFF"/>
                <w:spacing w:val="-5"/>
                <w:sz w:val="20"/>
              </w:rPr>
              <w:t>BOT</w:t>
            </w:r>
          </w:p>
        </w:tc>
        <w:tc>
          <w:tcPr>
            <w:tcW w:w="8741" w:type="dxa"/>
            <w:shd w:val="clear" w:color="auto" w:fill="D9D9D9" w:themeFill="background1" w:themeFillShade="D9"/>
          </w:tcPr>
          <w:p w14:paraId="13B7EB77" w14:textId="171963BF" w:rsidR="006D764C" w:rsidRPr="00E82005" w:rsidRDefault="006D764C" w:rsidP="00E82005">
            <w:pPr>
              <w:spacing w:line="209" w:lineRule="exact"/>
              <w:ind w:left="135"/>
              <w:jc w:val="center"/>
              <w:rPr>
                <w:spacing w:val="-4"/>
                <w:sz w:val="20"/>
              </w:rPr>
            </w:pPr>
            <w:r>
              <w:rPr>
                <w:spacing w:val="-4"/>
                <w:sz w:val="20"/>
              </w:rPr>
              <w:t>Board of Trustees</w:t>
            </w:r>
          </w:p>
        </w:tc>
      </w:tr>
      <w:tr w:rsidR="00E82005" w:rsidRPr="00E82005" w14:paraId="1CCF73B3" w14:textId="77777777" w:rsidTr="432D0519">
        <w:trPr>
          <w:trHeight w:val="248"/>
        </w:trPr>
        <w:tc>
          <w:tcPr>
            <w:tcW w:w="2684" w:type="dxa"/>
            <w:shd w:val="clear" w:color="auto" w:fill="48ACC5"/>
          </w:tcPr>
          <w:p w14:paraId="18A510B8" w14:textId="584090DB" w:rsidR="00E82005" w:rsidRPr="00E82005" w:rsidRDefault="005F3A90" w:rsidP="005806EB">
            <w:pPr>
              <w:spacing w:line="208" w:lineRule="exact"/>
              <w:ind w:left="647"/>
              <w:rPr>
                <w:b/>
                <w:sz w:val="20"/>
              </w:rPr>
            </w:pPr>
            <w:r>
              <w:rPr>
                <w:b/>
                <w:color w:val="FFFFFF"/>
                <w:sz w:val="20"/>
              </w:rPr>
              <w:t xml:space="preserve">        Canvas</w:t>
            </w:r>
          </w:p>
        </w:tc>
        <w:tc>
          <w:tcPr>
            <w:tcW w:w="8741" w:type="dxa"/>
          </w:tcPr>
          <w:p w14:paraId="0F7F2C34" w14:textId="4807181D" w:rsidR="00E82005" w:rsidRPr="00E82005" w:rsidRDefault="005F3A90" w:rsidP="005806EB">
            <w:pPr>
              <w:spacing w:line="208" w:lineRule="exact"/>
              <w:ind w:left="582"/>
              <w:jc w:val="center"/>
              <w:rPr>
                <w:sz w:val="20"/>
              </w:rPr>
            </w:pPr>
            <w:r w:rsidRPr="00E82005">
              <w:rPr>
                <w:color w:val="1F1F1F"/>
                <w:spacing w:val="-2"/>
                <w:sz w:val="20"/>
              </w:rPr>
              <w:t>A</w:t>
            </w:r>
            <w:r w:rsidRPr="00E82005">
              <w:rPr>
                <w:color w:val="1F1F1F"/>
                <w:spacing w:val="-17"/>
                <w:sz w:val="20"/>
              </w:rPr>
              <w:t xml:space="preserve"> </w:t>
            </w:r>
            <w:r w:rsidRPr="00E82005">
              <w:rPr>
                <w:color w:val="1F1F1F"/>
                <w:spacing w:val="-2"/>
                <w:sz w:val="20"/>
              </w:rPr>
              <w:t>learning</w:t>
            </w:r>
            <w:r w:rsidRPr="00E82005">
              <w:rPr>
                <w:color w:val="1F1F1F"/>
                <w:spacing w:val="-11"/>
                <w:sz w:val="20"/>
              </w:rPr>
              <w:t xml:space="preserve"> </w:t>
            </w:r>
            <w:r w:rsidRPr="00E82005">
              <w:rPr>
                <w:color w:val="1F1F1F"/>
                <w:spacing w:val="-2"/>
                <w:sz w:val="20"/>
              </w:rPr>
              <w:t>management</w:t>
            </w:r>
            <w:r w:rsidRPr="00E82005">
              <w:rPr>
                <w:color w:val="1F1F1F"/>
                <w:spacing w:val="-10"/>
                <w:sz w:val="20"/>
              </w:rPr>
              <w:t xml:space="preserve"> </w:t>
            </w:r>
            <w:r w:rsidRPr="00E82005">
              <w:rPr>
                <w:color w:val="1F1F1F"/>
                <w:spacing w:val="-2"/>
                <w:sz w:val="20"/>
              </w:rPr>
              <w:t>system</w:t>
            </w:r>
            <w:r w:rsidRPr="00E82005">
              <w:rPr>
                <w:color w:val="1F1F1F"/>
                <w:spacing w:val="-13"/>
                <w:sz w:val="20"/>
              </w:rPr>
              <w:t xml:space="preserve"> </w:t>
            </w:r>
            <w:r w:rsidRPr="00E82005">
              <w:rPr>
                <w:color w:val="1F1F1F"/>
                <w:spacing w:val="-2"/>
                <w:sz w:val="20"/>
              </w:rPr>
              <w:t>utilized</w:t>
            </w:r>
            <w:r w:rsidRPr="00E82005">
              <w:rPr>
                <w:color w:val="1F1F1F"/>
                <w:spacing w:val="-9"/>
                <w:sz w:val="20"/>
              </w:rPr>
              <w:t xml:space="preserve"> </w:t>
            </w:r>
            <w:r w:rsidRPr="00E82005">
              <w:rPr>
                <w:color w:val="1F1F1F"/>
                <w:spacing w:val="-2"/>
                <w:sz w:val="20"/>
              </w:rPr>
              <w:t>to</w:t>
            </w:r>
            <w:r w:rsidRPr="00E82005">
              <w:rPr>
                <w:color w:val="1F1F1F"/>
                <w:spacing w:val="-9"/>
                <w:sz w:val="20"/>
              </w:rPr>
              <w:t xml:space="preserve"> </w:t>
            </w:r>
            <w:r w:rsidRPr="00E82005">
              <w:rPr>
                <w:color w:val="1F1F1F"/>
                <w:spacing w:val="-2"/>
                <w:sz w:val="20"/>
              </w:rPr>
              <w:t>conduct</w:t>
            </w:r>
            <w:r w:rsidRPr="00E82005">
              <w:rPr>
                <w:color w:val="1F1F1F"/>
                <w:spacing w:val="-14"/>
                <w:sz w:val="20"/>
              </w:rPr>
              <w:t xml:space="preserve"> </w:t>
            </w:r>
            <w:r w:rsidRPr="00E82005">
              <w:rPr>
                <w:color w:val="1F1F1F"/>
                <w:spacing w:val="-2"/>
                <w:sz w:val="20"/>
              </w:rPr>
              <w:t>online</w:t>
            </w:r>
            <w:r w:rsidRPr="00E82005">
              <w:rPr>
                <w:color w:val="1F1F1F"/>
                <w:spacing w:val="-7"/>
                <w:sz w:val="20"/>
              </w:rPr>
              <w:t xml:space="preserve"> </w:t>
            </w:r>
            <w:r w:rsidRPr="00E82005">
              <w:rPr>
                <w:color w:val="1F1F1F"/>
                <w:spacing w:val="-2"/>
                <w:sz w:val="20"/>
              </w:rPr>
              <w:t>learning.</w:t>
            </w:r>
          </w:p>
        </w:tc>
      </w:tr>
      <w:tr w:rsidR="000047D6" w:rsidRPr="00E82005" w14:paraId="20A45A56" w14:textId="77777777" w:rsidTr="432D0519">
        <w:trPr>
          <w:trHeight w:val="248"/>
        </w:trPr>
        <w:tc>
          <w:tcPr>
            <w:tcW w:w="2684" w:type="dxa"/>
            <w:shd w:val="clear" w:color="auto" w:fill="48ACC5"/>
          </w:tcPr>
          <w:p w14:paraId="2E56829E" w14:textId="4F18C3DF" w:rsidR="000047D6" w:rsidRPr="000047D6" w:rsidRDefault="000047D6" w:rsidP="000047D6">
            <w:pPr>
              <w:spacing w:line="208" w:lineRule="exact"/>
              <w:ind w:left="647"/>
              <w:rPr>
                <w:b/>
                <w:color w:val="FFFFFF"/>
                <w:sz w:val="20"/>
                <w:szCs w:val="20"/>
              </w:rPr>
            </w:pPr>
            <w:r>
              <w:rPr>
                <w:b/>
                <w:color w:val="FFFFFF"/>
                <w:sz w:val="20"/>
              </w:rPr>
              <w:t xml:space="preserve">        </w:t>
            </w:r>
            <w:r w:rsidR="00F050ED">
              <w:rPr>
                <w:b/>
                <w:color w:val="FFFFFF"/>
                <w:sz w:val="20"/>
              </w:rPr>
              <w:t>DEIAA</w:t>
            </w:r>
          </w:p>
        </w:tc>
        <w:tc>
          <w:tcPr>
            <w:tcW w:w="8741" w:type="dxa"/>
          </w:tcPr>
          <w:p w14:paraId="47DDBCE4" w14:textId="0D4A4C01" w:rsidR="000047D6" w:rsidRPr="00E82005" w:rsidRDefault="000047D6" w:rsidP="005806EB">
            <w:pPr>
              <w:spacing w:line="208" w:lineRule="exact"/>
              <w:ind w:left="582"/>
              <w:jc w:val="center"/>
              <w:rPr>
                <w:color w:val="1F1F1F"/>
                <w:spacing w:val="-2"/>
                <w:sz w:val="20"/>
              </w:rPr>
            </w:pPr>
            <w:r>
              <w:rPr>
                <w:color w:val="1F1F1F"/>
                <w:spacing w:val="-2"/>
                <w:sz w:val="20"/>
              </w:rPr>
              <w:t xml:space="preserve">Diversity, Equity, Inclusion, Anti-Racism, and Accessibility </w:t>
            </w:r>
          </w:p>
        </w:tc>
      </w:tr>
      <w:tr w:rsidR="00E82005" w:rsidRPr="00E82005" w14:paraId="1BC62D64" w14:textId="77777777" w:rsidTr="432D0519">
        <w:trPr>
          <w:trHeight w:val="248"/>
        </w:trPr>
        <w:tc>
          <w:tcPr>
            <w:tcW w:w="2684" w:type="dxa"/>
            <w:shd w:val="clear" w:color="auto" w:fill="48ACC5"/>
          </w:tcPr>
          <w:p w14:paraId="5D966554" w14:textId="6E6F7F37" w:rsidR="00E82005" w:rsidRPr="00E82005" w:rsidRDefault="005F3A90" w:rsidP="005806EB">
            <w:pPr>
              <w:spacing w:line="208" w:lineRule="exact"/>
              <w:rPr>
                <w:b/>
                <w:sz w:val="20"/>
              </w:rPr>
            </w:pPr>
            <w:r>
              <w:rPr>
                <w:b/>
                <w:color w:val="FFFFFF"/>
                <w:w w:val="90"/>
                <w:sz w:val="20"/>
              </w:rPr>
              <w:t xml:space="preserve">             </w:t>
            </w:r>
            <w:r w:rsidR="00E82005" w:rsidRPr="00E82005">
              <w:rPr>
                <w:b/>
                <w:color w:val="FFFFFF"/>
                <w:w w:val="90"/>
                <w:sz w:val="20"/>
              </w:rPr>
              <w:t>Evaluation</w:t>
            </w:r>
            <w:r w:rsidR="00E82005" w:rsidRPr="00E82005">
              <w:rPr>
                <w:b/>
                <w:color w:val="FFFFFF"/>
                <w:spacing w:val="23"/>
                <w:sz w:val="20"/>
              </w:rPr>
              <w:t xml:space="preserve"> </w:t>
            </w:r>
            <w:r w:rsidR="00E82005" w:rsidRPr="00E82005">
              <w:rPr>
                <w:b/>
                <w:color w:val="FFFFFF"/>
                <w:spacing w:val="-4"/>
                <w:sz w:val="20"/>
              </w:rPr>
              <w:t>Tool</w:t>
            </w:r>
          </w:p>
        </w:tc>
        <w:tc>
          <w:tcPr>
            <w:tcW w:w="8741" w:type="dxa"/>
            <w:shd w:val="clear" w:color="auto" w:fill="D9D9D9" w:themeFill="background1" w:themeFillShade="D9"/>
          </w:tcPr>
          <w:p w14:paraId="6DBA3668" w14:textId="77777777" w:rsidR="00E82005" w:rsidRPr="00E82005" w:rsidRDefault="00E82005" w:rsidP="00E82005">
            <w:pPr>
              <w:spacing w:line="208" w:lineRule="exact"/>
              <w:ind w:left="121"/>
              <w:jc w:val="center"/>
              <w:rPr>
                <w:sz w:val="20"/>
              </w:rPr>
            </w:pPr>
            <w:r w:rsidRPr="00E82005">
              <w:rPr>
                <w:spacing w:val="-2"/>
                <w:sz w:val="20"/>
              </w:rPr>
              <w:t>Forms</w:t>
            </w:r>
            <w:r w:rsidRPr="00E82005">
              <w:rPr>
                <w:spacing w:val="-13"/>
                <w:sz w:val="20"/>
              </w:rPr>
              <w:t xml:space="preserve"> </w:t>
            </w:r>
            <w:r w:rsidRPr="00E82005">
              <w:rPr>
                <w:spacing w:val="-2"/>
                <w:sz w:val="20"/>
              </w:rPr>
              <w:t>for</w:t>
            </w:r>
            <w:r w:rsidRPr="00E82005">
              <w:rPr>
                <w:spacing w:val="-10"/>
                <w:sz w:val="20"/>
              </w:rPr>
              <w:t xml:space="preserve"> </w:t>
            </w:r>
            <w:r w:rsidRPr="00E82005">
              <w:rPr>
                <w:spacing w:val="-2"/>
                <w:sz w:val="20"/>
              </w:rPr>
              <w:t>assessing</w:t>
            </w:r>
            <w:r w:rsidRPr="00E82005">
              <w:rPr>
                <w:spacing w:val="-13"/>
                <w:sz w:val="20"/>
              </w:rPr>
              <w:t xml:space="preserve"> </w:t>
            </w:r>
            <w:r w:rsidRPr="00E82005">
              <w:rPr>
                <w:spacing w:val="-2"/>
                <w:sz w:val="20"/>
              </w:rPr>
              <w:t>performance</w:t>
            </w:r>
            <w:r w:rsidRPr="00E82005">
              <w:rPr>
                <w:spacing w:val="-10"/>
                <w:sz w:val="20"/>
              </w:rPr>
              <w:t xml:space="preserve"> </w:t>
            </w:r>
            <w:r w:rsidRPr="00E82005">
              <w:rPr>
                <w:spacing w:val="-2"/>
                <w:sz w:val="20"/>
              </w:rPr>
              <w:t>of</w:t>
            </w:r>
            <w:r w:rsidRPr="00E82005">
              <w:rPr>
                <w:spacing w:val="-16"/>
                <w:sz w:val="20"/>
              </w:rPr>
              <w:t xml:space="preserve"> </w:t>
            </w:r>
            <w:r w:rsidRPr="00E82005">
              <w:rPr>
                <w:spacing w:val="-2"/>
                <w:sz w:val="20"/>
              </w:rPr>
              <w:t>faculty,</w:t>
            </w:r>
            <w:r w:rsidRPr="00E82005">
              <w:rPr>
                <w:spacing w:val="-7"/>
                <w:sz w:val="20"/>
              </w:rPr>
              <w:t xml:space="preserve"> </w:t>
            </w:r>
            <w:r w:rsidRPr="00E82005">
              <w:rPr>
                <w:spacing w:val="-2"/>
                <w:sz w:val="20"/>
              </w:rPr>
              <w:t>program,</w:t>
            </w:r>
            <w:r w:rsidRPr="00E82005">
              <w:rPr>
                <w:spacing w:val="-6"/>
                <w:sz w:val="20"/>
              </w:rPr>
              <w:t xml:space="preserve"> </w:t>
            </w:r>
            <w:r w:rsidRPr="00E82005">
              <w:rPr>
                <w:spacing w:val="-2"/>
                <w:sz w:val="20"/>
              </w:rPr>
              <w:t>and</w:t>
            </w:r>
            <w:r w:rsidRPr="00E82005">
              <w:rPr>
                <w:spacing w:val="-4"/>
                <w:sz w:val="20"/>
              </w:rPr>
              <w:t xml:space="preserve"> </w:t>
            </w:r>
            <w:r w:rsidRPr="00E82005">
              <w:rPr>
                <w:spacing w:val="-2"/>
                <w:sz w:val="20"/>
              </w:rPr>
              <w:t>students</w:t>
            </w:r>
          </w:p>
        </w:tc>
      </w:tr>
      <w:tr w:rsidR="00E82005" w:rsidRPr="00E82005" w14:paraId="2E67F792" w14:textId="77777777" w:rsidTr="432D0519">
        <w:trPr>
          <w:trHeight w:val="500"/>
        </w:trPr>
        <w:tc>
          <w:tcPr>
            <w:tcW w:w="2684" w:type="dxa"/>
            <w:shd w:val="clear" w:color="auto" w:fill="48ACC5"/>
          </w:tcPr>
          <w:p w14:paraId="1CC827AD" w14:textId="77777777" w:rsidR="00E82005" w:rsidRPr="00E82005" w:rsidRDefault="00E82005" w:rsidP="002C1B67">
            <w:pPr>
              <w:spacing w:line="225" w:lineRule="exact"/>
              <w:ind w:left="361"/>
              <w:jc w:val="center"/>
              <w:rPr>
                <w:b/>
                <w:sz w:val="20"/>
              </w:rPr>
            </w:pPr>
            <w:r w:rsidRPr="00E82005">
              <w:rPr>
                <w:b/>
                <w:color w:val="FFFFFF"/>
                <w:sz w:val="20"/>
              </w:rPr>
              <w:t>Fieldwork</w:t>
            </w:r>
            <w:r w:rsidRPr="00E82005">
              <w:rPr>
                <w:b/>
                <w:color w:val="FFFFFF"/>
                <w:spacing w:val="-7"/>
                <w:sz w:val="20"/>
              </w:rPr>
              <w:t xml:space="preserve"> </w:t>
            </w:r>
            <w:r w:rsidRPr="00E82005">
              <w:rPr>
                <w:b/>
                <w:color w:val="FFFFFF"/>
                <w:spacing w:val="-2"/>
                <w:sz w:val="20"/>
              </w:rPr>
              <w:t>Coordinator</w:t>
            </w:r>
          </w:p>
        </w:tc>
        <w:tc>
          <w:tcPr>
            <w:tcW w:w="8741" w:type="dxa"/>
          </w:tcPr>
          <w:p w14:paraId="45A6E33A" w14:textId="02866C2D" w:rsidR="00E82005" w:rsidRPr="00E82005" w:rsidRDefault="00E82005" w:rsidP="005806EB">
            <w:pPr>
              <w:spacing w:line="225" w:lineRule="auto"/>
              <w:ind w:left="1730" w:right="97" w:hanging="1537"/>
              <w:jc w:val="center"/>
              <w:rPr>
                <w:sz w:val="20"/>
              </w:rPr>
            </w:pPr>
            <w:r w:rsidRPr="00E82005">
              <w:rPr>
                <w:spacing w:val="-2"/>
                <w:sz w:val="20"/>
              </w:rPr>
              <w:t>Faculty</w:t>
            </w:r>
            <w:r w:rsidRPr="00E82005">
              <w:rPr>
                <w:spacing w:val="-12"/>
                <w:sz w:val="20"/>
              </w:rPr>
              <w:t xml:space="preserve"> </w:t>
            </w:r>
            <w:r w:rsidRPr="00E82005">
              <w:rPr>
                <w:spacing w:val="-2"/>
                <w:sz w:val="20"/>
              </w:rPr>
              <w:t>member who has</w:t>
            </w:r>
            <w:r w:rsidRPr="00E82005">
              <w:rPr>
                <w:spacing w:val="-12"/>
                <w:sz w:val="20"/>
              </w:rPr>
              <w:t xml:space="preserve"> </w:t>
            </w:r>
            <w:r w:rsidRPr="00E82005">
              <w:rPr>
                <w:spacing w:val="-2"/>
                <w:sz w:val="20"/>
              </w:rPr>
              <w:t>responsibility</w:t>
            </w:r>
            <w:r w:rsidRPr="00E82005">
              <w:rPr>
                <w:spacing w:val="-17"/>
                <w:sz w:val="20"/>
              </w:rPr>
              <w:t xml:space="preserve"> </w:t>
            </w:r>
            <w:r w:rsidRPr="00E82005">
              <w:rPr>
                <w:spacing w:val="-2"/>
                <w:sz w:val="20"/>
              </w:rPr>
              <w:t>for</w:t>
            </w:r>
            <w:r w:rsidRPr="00E82005">
              <w:rPr>
                <w:spacing w:val="-4"/>
                <w:sz w:val="20"/>
              </w:rPr>
              <w:t xml:space="preserve"> </w:t>
            </w:r>
            <w:r w:rsidRPr="00E82005">
              <w:rPr>
                <w:spacing w:val="-2"/>
                <w:sz w:val="20"/>
              </w:rPr>
              <w:t>placing</w:t>
            </w:r>
            <w:r w:rsidRPr="00E82005">
              <w:rPr>
                <w:spacing w:val="-6"/>
                <w:sz w:val="20"/>
              </w:rPr>
              <w:t xml:space="preserve"> </w:t>
            </w:r>
            <w:r w:rsidRPr="00E82005">
              <w:rPr>
                <w:spacing w:val="-2"/>
                <w:sz w:val="20"/>
              </w:rPr>
              <w:t>students</w:t>
            </w:r>
            <w:r w:rsidRPr="00E82005">
              <w:rPr>
                <w:spacing w:val="-6"/>
                <w:sz w:val="20"/>
              </w:rPr>
              <w:t xml:space="preserve"> </w:t>
            </w:r>
            <w:r w:rsidRPr="00E82005">
              <w:rPr>
                <w:spacing w:val="-2"/>
                <w:sz w:val="20"/>
              </w:rPr>
              <w:t>in</w:t>
            </w:r>
            <w:r w:rsidRPr="00E82005">
              <w:rPr>
                <w:spacing w:val="-12"/>
                <w:sz w:val="20"/>
              </w:rPr>
              <w:t xml:space="preserve"> </w:t>
            </w:r>
            <w:r w:rsidRPr="00E82005">
              <w:rPr>
                <w:spacing w:val="-2"/>
                <w:sz w:val="20"/>
              </w:rPr>
              <w:t>field</w:t>
            </w:r>
            <w:r w:rsidRPr="00E82005">
              <w:rPr>
                <w:spacing w:val="-10"/>
                <w:sz w:val="20"/>
              </w:rPr>
              <w:t xml:space="preserve"> </w:t>
            </w:r>
            <w:r w:rsidRPr="00E82005">
              <w:rPr>
                <w:spacing w:val="-2"/>
                <w:sz w:val="20"/>
              </w:rPr>
              <w:t>placements</w:t>
            </w:r>
            <w:r w:rsidRPr="00E82005">
              <w:rPr>
                <w:spacing w:val="-11"/>
                <w:sz w:val="20"/>
              </w:rPr>
              <w:t xml:space="preserve"> </w:t>
            </w:r>
            <w:r w:rsidRPr="00E82005">
              <w:rPr>
                <w:spacing w:val="-2"/>
                <w:sz w:val="20"/>
              </w:rPr>
              <w:t>and</w:t>
            </w:r>
            <w:r>
              <w:rPr>
                <w:spacing w:val="-2"/>
                <w:sz w:val="20"/>
              </w:rPr>
              <w:t xml:space="preserve"> </w:t>
            </w:r>
            <w:r w:rsidRPr="00E82005">
              <w:rPr>
                <w:spacing w:val="-2"/>
                <w:sz w:val="20"/>
              </w:rPr>
              <w:t>coordinating</w:t>
            </w:r>
            <w:r w:rsidRPr="00E82005">
              <w:rPr>
                <w:spacing w:val="-19"/>
                <w:sz w:val="20"/>
              </w:rPr>
              <w:t xml:space="preserve"> </w:t>
            </w:r>
            <w:r w:rsidRPr="00E82005">
              <w:rPr>
                <w:spacing w:val="-2"/>
                <w:sz w:val="20"/>
              </w:rPr>
              <w:t>all</w:t>
            </w:r>
            <w:r w:rsidRPr="00E82005">
              <w:rPr>
                <w:spacing w:val="-8"/>
                <w:sz w:val="20"/>
              </w:rPr>
              <w:t xml:space="preserve"> </w:t>
            </w:r>
            <w:r w:rsidRPr="00E82005">
              <w:rPr>
                <w:spacing w:val="-2"/>
                <w:sz w:val="20"/>
              </w:rPr>
              <w:t xml:space="preserve">aspects </w:t>
            </w:r>
            <w:r w:rsidRPr="00E82005">
              <w:rPr>
                <w:sz w:val="20"/>
              </w:rPr>
              <w:t>of field experiences</w:t>
            </w:r>
          </w:p>
        </w:tc>
      </w:tr>
      <w:tr w:rsidR="00E82005" w:rsidRPr="00E82005" w14:paraId="379B112C" w14:textId="77777777" w:rsidTr="432D0519">
        <w:trPr>
          <w:trHeight w:val="325"/>
        </w:trPr>
        <w:tc>
          <w:tcPr>
            <w:tcW w:w="2684" w:type="dxa"/>
            <w:shd w:val="clear" w:color="auto" w:fill="48ACC5"/>
          </w:tcPr>
          <w:p w14:paraId="65916B29" w14:textId="03C6795E" w:rsidR="00E82005" w:rsidRPr="00E82005" w:rsidRDefault="00E108A3" w:rsidP="002C1B67">
            <w:pPr>
              <w:spacing w:before="10" w:line="220" w:lineRule="auto"/>
              <w:ind w:left="625" w:hanging="368"/>
              <w:jc w:val="center"/>
              <w:rPr>
                <w:b/>
                <w:sz w:val="20"/>
              </w:rPr>
            </w:pPr>
            <w:r w:rsidRPr="00E82005">
              <w:rPr>
                <w:b/>
                <w:color w:val="FFFFFF"/>
                <w:w w:val="90"/>
                <w:sz w:val="20"/>
              </w:rPr>
              <w:t>Fieldwork</w:t>
            </w:r>
            <w:r w:rsidRPr="00E82005">
              <w:rPr>
                <w:b/>
                <w:color w:val="FFFFFF"/>
                <w:spacing w:val="7"/>
                <w:sz w:val="20"/>
              </w:rPr>
              <w:t xml:space="preserve"> </w:t>
            </w:r>
            <w:r w:rsidRPr="00E82005">
              <w:rPr>
                <w:b/>
                <w:color w:val="FFFFFF"/>
                <w:spacing w:val="-2"/>
                <w:sz w:val="20"/>
              </w:rPr>
              <w:t>Liaison</w:t>
            </w:r>
          </w:p>
        </w:tc>
        <w:tc>
          <w:tcPr>
            <w:tcW w:w="8741" w:type="dxa"/>
            <w:shd w:val="clear" w:color="auto" w:fill="D9D9D9" w:themeFill="background1" w:themeFillShade="D9"/>
          </w:tcPr>
          <w:p w14:paraId="16C8FCE8" w14:textId="2667E5AD" w:rsidR="00E82005" w:rsidRPr="00E82005" w:rsidRDefault="00E108A3" w:rsidP="005806EB">
            <w:pPr>
              <w:spacing w:line="228" w:lineRule="auto"/>
              <w:ind w:left="195" w:firstLine="72"/>
              <w:jc w:val="center"/>
              <w:rPr>
                <w:sz w:val="20"/>
                <w:szCs w:val="20"/>
              </w:rPr>
            </w:pPr>
            <w:r>
              <w:rPr>
                <w:sz w:val="20"/>
                <w:szCs w:val="20"/>
              </w:rPr>
              <w:t xml:space="preserve">Part-time faculty who </w:t>
            </w:r>
            <w:proofErr w:type="gramStart"/>
            <w:r>
              <w:rPr>
                <w:sz w:val="20"/>
                <w:szCs w:val="20"/>
              </w:rPr>
              <w:t>monitor</w:t>
            </w:r>
            <w:proofErr w:type="gramEnd"/>
            <w:r>
              <w:rPr>
                <w:sz w:val="20"/>
                <w:szCs w:val="20"/>
              </w:rPr>
              <w:t xml:space="preserve"> progress of students in the fieldwork agencies</w:t>
            </w:r>
          </w:p>
        </w:tc>
      </w:tr>
      <w:tr w:rsidR="00E108A3" w:rsidRPr="00E82005" w14:paraId="7A52A7F0" w14:textId="77777777" w:rsidTr="432D0519">
        <w:trPr>
          <w:trHeight w:val="325"/>
        </w:trPr>
        <w:tc>
          <w:tcPr>
            <w:tcW w:w="2684" w:type="dxa"/>
            <w:shd w:val="clear" w:color="auto" w:fill="48ACC5"/>
          </w:tcPr>
          <w:p w14:paraId="091DF7B6" w14:textId="345DDF5A" w:rsidR="00E108A3" w:rsidRPr="00E82005" w:rsidRDefault="00E108A3" w:rsidP="00E108A3">
            <w:pPr>
              <w:spacing w:before="10" w:line="220" w:lineRule="auto"/>
              <w:ind w:left="625" w:hanging="368"/>
              <w:jc w:val="center"/>
              <w:rPr>
                <w:b/>
                <w:color w:val="FFFFFF"/>
                <w:w w:val="90"/>
                <w:sz w:val="20"/>
              </w:rPr>
            </w:pPr>
            <w:r w:rsidRPr="00E82005">
              <w:rPr>
                <w:b/>
                <w:color w:val="FFFFFF"/>
                <w:spacing w:val="-5"/>
                <w:sz w:val="20"/>
              </w:rPr>
              <w:t>FLH</w:t>
            </w:r>
          </w:p>
        </w:tc>
        <w:tc>
          <w:tcPr>
            <w:tcW w:w="8741" w:type="dxa"/>
            <w:shd w:val="clear" w:color="auto" w:fill="D9D9D9" w:themeFill="background1" w:themeFillShade="D9"/>
          </w:tcPr>
          <w:p w14:paraId="5DB4C0BB" w14:textId="174A55A6" w:rsidR="00E108A3" w:rsidRDefault="000047D6" w:rsidP="005806EB">
            <w:pPr>
              <w:spacing w:line="228" w:lineRule="auto"/>
              <w:ind w:left="195" w:firstLine="72"/>
              <w:jc w:val="center"/>
              <w:rPr>
                <w:sz w:val="20"/>
                <w:szCs w:val="20"/>
              </w:rPr>
            </w:pPr>
            <w:r>
              <w:rPr>
                <w:spacing w:val="-6"/>
                <w:sz w:val="20"/>
                <w:szCs w:val="20"/>
              </w:rPr>
              <w:t xml:space="preserve">Teaching </w:t>
            </w:r>
            <w:r w:rsidR="00E108A3" w:rsidRPr="432D0519">
              <w:rPr>
                <w:spacing w:val="-6"/>
                <w:sz w:val="20"/>
                <w:szCs w:val="20"/>
              </w:rPr>
              <w:t>Faculty Load</w:t>
            </w:r>
            <w:r w:rsidR="00E108A3" w:rsidRPr="432D0519">
              <w:rPr>
                <w:spacing w:val="3"/>
                <w:sz w:val="20"/>
                <w:szCs w:val="20"/>
              </w:rPr>
              <w:t xml:space="preserve"> </w:t>
            </w:r>
            <w:r w:rsidR="00E108A3" w:rsidRPr="432D0519">
              <w:rPr>
                <w:spacing w:val="-6"/>
                <w:sz w:val="20"/>
                <w:szCs w:val="20"/>
              </w:rPr>
              <w:t>Hour (1</w:t>
            </w:r>
            <w:ins w:id="0" w:author="Bumpass, Tiffin, L" w:date="2026-02-24T16:11:00Z" w16du:dateUtc="2026-02-24T21:11:00Z">
              <w:r w:rsidR="001368B6">
                <w:rPr>
                  <w:spacing w:val="-6"/>
                  <w:sz w:val="20"/>
                  <w:szCs w:val="20"/>
                </w:rPr>
                <w:t xml:space="preserve"> </w:t>
              </w:r>
            </w:ins>
            <w:r w:rsidR="00E108A3" w:rsidRPr="432D0519">
              <w:rPr>
                <w:spacing w:val="-6"/>
                <w:sz w:val="20"/>
                <w:szCs w:val="20"/>
              </w:rPr>
              <w:t xml:space="preserve">FLH = </w:t>
            </w:r>
            <w:r w:rsidR="00405CA8">
              <w:rPr>
                <w:spacing w:val="-6"/>
                <w:sz w:val="20"/>
                <w:szCs w:val="20"/>
              </w:rPr>
              <w:t>15</w:t>
            </w:r>
            <w:r w:rsidR="006D764C" w:rsidRPr="432D0519">
              <w:rPr>
                <w:spacing w:val="-6"/>
                <w:sz w:val="20"/>
                <w:szCs w:val="20"/>
              </w:rPr>
              <w:t xml:space="preserve"> hours</w:t>
            </w:r>
            <w:r w:rsidR="00E108A3" w:rsidRPr="432D0519">
              <w:rPr>
                <w:spacing w:val="-6"/>
                <w:sz w:val="20"/>
                <w:szCs w:val="20"/>
              </w:rPr>
              <w:t xml:space="preserve"> pe</w:t>
            </w:r>
            <w:r w:rsidR="00A901A1">
              <w:rPr>
                <w:spacing w:val="-6"/>
                <w:sz w:val="20"/>
                <w:szCs w:val="20"/>
              </w:rPr>
              <w:t xml:space="preserve">r term) </w:t>
            </w:r>
          </w:p>
        </w:tc>
      </w:tr>
      <w:tr w:rsidR="000047D6" w:rsidRPr="00E82005" w14:paraId="4AA73518" w14:textId="77777777" w:rsidTr="432D0519">
        <w:trPr>
          <w:trHeight w:val="325"/>
        </w:trPr>
        <w:tc>
          <w:tcPr>
            <w:tcW w:w="2684" w:type="dxa"/>
            <w:shd w:val="clear" w:color="auto" w:fill="48ACC5"/>
          </w:tcPr>
          <w:p w14:paraId="5966C8A3" w14:textId="3771A09C" w:rsidR="000047D6" w:rsidRPr="00E82005" w:rsidRDefault="000047D6" w:rsidP="00E108A3">
            <w:pPr>
              <w:spacing w:before="10" w:line="220" w:lineRule="auto"/>
              <w:ind w:left="625" w:hanging="368"/>
              <w:jc w:val="center"/>
              <w:rPr>
                <w:b/>
                <w:color w:val="FFFFFF"/>
                <w:spacing w:val="-5"/>
                <w:sz w:val="20"/>
              </w:rPr>
            </w:pPr>
            <w:r>
              <w:rPr>
                <w:b/>
                <w:color w:val="FFFFFF"/>
                <w:spacing w:val="-5"/>
                <w:sz w:val="20"/>
              </w:rPr>
              <w:t>FLH</w:t>
            </w:r>
          </w:p>
        </w:tc>
        <w:tc>
          <w:tcPr>
            <w:tcW w:w="8741" w:type="dxa"/>
            <w:shd w:val="clear" w:color="auto" w:fill="D9D9D9" w:themeFill="background1" w:themeFillShade="D9"/>
          </w:tcPr>
          <w:p w14:paraId="572BE96F" w14:textId="713E1925" w:rsidR="000047D6" w:rsidRPr="432D0519" w:rsidRDefault="000047D6" w:rsidP="005806EB">
            <w:pPr>
              <w:spacing w:line="228" w:lineRule="auto"/>
              <w:ind w:left="195" w:firstLine="72"/>
              <w:jc w:val="center"/>
              <w:rPr>
                <w:spacing w:val="-6"/>
                <w:sz w:val="20"/>
                <w:szCs w:val="20"/>
              </w:rPr>
            </w:pPr>
            <w:r>
              <w:rPr>
                <w:spacing w:val="-6"/>
                <w:sz w:val="20"/>
                <w:szCs w:val="20"/>
              </w:rPr>
              <w:t>Release Time Faculty Load Hour (1</w:t>
            </w:r>
            <w:ins w:id="1" w:author="Bumpass, Tiffin, L" w:date="2026-02-24T16:11:00Z" w16du:dateUtc="2026-02-24T21:11:00Z">
              <w:r w:rsidR="001368B6">
                <w:rPr>
                  <w:spacing w:val="-6"/>
                  <w:sz w:val="20"/>
                  <w:szCs w:val="20"/>
                </w:rPr>
                <w:t xml:space="preserve"> </w:t>
              </w:r>
            </w:ins>
            <w:r>
              <w:rPr>
                <w:spacing w:val="-6"/>
                <w:sz w:val="20"/>
                <w:szCs w:val="20"/>
              </w:rPr>
              <w:t>FLH = 35 hours per</w:t>
            </w:r>
            <w:r w:rsidR="00A901A1">
              <w:rPr>
                <w:spacing w:val="-6"/>
                <w:sz w:val="20"/>
                <w:szCs w:val="20"/>
              </w:rPr>
              <w:t xml:space="preserve"> term</w:t>
            </w:r>
            <w:r>
              <w:rPr>
                <w:spacing w:val="-6"/>
                <w:sz w:val="20"/>
                <w:szCs w:val="20"/>
              </w:rPr>
              <w:t>)</w:t>
            </w:r>
          </w:p>
        </w:tc>
      </w:tr>
      <w:tr w:rsidR="00E108A3" w:rsidRPr="00E82005" w14:paraId="0665F2B0" w14:textId="77777777" w:rsidTr="432D0519">
        <w:trPr>
          <w:trHeight w:val="500"/>
        </w:trPr>
        <w:tc>
          <w:tcPr>
            <w:tcW w:w="2684" w:type="dxa"/>
            <w:shd w:val="clear" w:color="auto" w:fill="48ACC5"/>
          </w:tcPr>
          <w:p w14:paraId="52EE8400" w14:textId="77777777" w:rsidR="00E108A3" w:rsidRPr="00E82005" w:rsidRDefault="00E108A3" w:rsidP="00E108A3">
            <w:pPr>
              <w:spacing w:before="105"/>
              <w:ind w:left="697"/>
              <w:jc w:val="center"/>
              <w:rPr>
                <w:b/>
                <w:sz w:val="20"/>
              </w:rPr>
            </w:pPr>
            <w:r w:rsidRPr="00E82005">
              <w:rPr>
                <w:b/>
                <w:color w:val="FFFFFF"/>
                <w:spacing w:val="-4"/>
                <w:sz w:val="20"/>
              </w:rPr>
              <w:t>Field</w:t>
            </w:r>
            <w:r w:rsidRPr="00E82005">
              <w:rPr>
                <w:b/>
                <w:color w:val="FFFFFF"/>
                <w:spacing w:val="-14"/>
                <w:sz w:val="20"/>
              </w:rPr>
              <w:t xml:space="preserve"> </w:t>
            </w:r>
            <w:r w:rsidRPr="00E82005">
              <w:rPr>
                <w:b/>
                <w:color w:val="FFFFFF"/>
                <w:spacing w:val="-2"/>
                <w:sz w:val="20"/>
              </w:rPr>
              <w:t>Placement</w:t>
            </w:r>
          </w:p>
        </w:tc>
        <w:tc>
          <w:tcPr>
            <w:tcW w:w="8741" w:type="dxa"/>
          </w:tcPr>
          <w:p w14:paraId="234AC4A0" w14:textId="77777777" w:rsidR="00E108A3" w:rsidRPr="00E82005" w:rsidRDefault="00E108A3" w:rsidP="00E108A3">
            <w:pPr>
              <w:spacing w:line="225" w:lineRule="auto"/>
              <w:ind w:left="195" w:firstLine="103"/>
              <w:rPr>
                <w:sz w:val="20"/>
              </w:rPr>
            </w:pPr>
            <w:r w:rsidRPr="00E82005">
              <w:rPr>
                <w:sz w:val="20"/>
              </w:rPr>
              <w:t>Direct</w:t>
            </w:r>
            <w:r w:rsidRPr="00E82005">
              <w:rPr>
                <w:spacing w:val="-12"/>
                <w:sz w:val="20"/>
              </w:rPr>
              <w:t xml:space="preserve"> </w:t>
            </w:r>
            <w:r w:rsidRPr="00E82005">
              <w:rPr>
                <w:sz w:val="20"/>
              </w:rPr>
              <w:t>experience</w:t>
            </w:r>
            <w:r w:rsidRPr="00E82005">
              <w:rPr>
                <w:spacing w:val="-9"/>
                <w:sz w:val="20"/>
              </w:rPr>
              <w:t xml:space="preserve"> </w:t>
            </w:r>
            <w:r w:rsidRPr="00E82005">
              <w:rPr>
                <w:sz w:val="20"/>
              </w:rPr>
              <w:t>in</w:t>
            </w:r>
            <w:r w:rsidRPr="00E82005">
              <w:rPr>
                <w:spacing w:val="-11"/>
                <w:sz w:val="20"/>
              </w:rPr>
              <w:t xml:space="preserve"> </w:t>
            </w:r>
            <w:r w:rsidRPr="00E82005">
              <w:rPr>
                <w:sz w:val="20"/>
              </w:rPr>
              <w:t>a</w:t>
            </w:r>
            <w:r w:rsidRPr="00E82005">
              <w:rPr>
                <w:spacing w:val="-8"/>
                <w:sz w:val="20"/>
              </w:rPr>
              <w:t xml:space="preserve"> </w:t>
            </w:r>
            <w:r w:rsidRPr="00E82005">
              <w:rPr>
                <w:sz w:val="20"/>
              </w:rPr>
              <w:t>human</w:t>
            </w:r>
            <w:r w:rsidRPr="00E82005">
              <w:rPr>
                <w:spacing w:val="-8"/>
                <w:sz w:val="20"/>
              </w:rPr>
              <w:t xml:space="preserve"> </w:t>
            </w:r>
            <w:r w:rsidRPr="00E82005">
              <w:rPr>
                <w:sz w:val="20"/>
              </w:rPr>
              <w:t>services</w:t>
            </w:r>
            <w:r w:rsidRPr="00E82005">
              <w:rPr>
                <w:spacing w:val="-10"/>
                <w:sz w:val="20"/>
              </w:rPr>
              <w:t xml:space="preserve"> </w:t>
            </w:r>
            <w:r w:rsidRPr="00E82005">
              <w:rPr>
                <w:sz w:val="20"/>
              </w:rPr>
              <w:t>setting.</w:t>
            </w:r>
            <w:r w:rsidRPr="00E82005">
              <w:rPr>
                <w:spacing w:val="-9"/>
                <w:sz w:val="20"/>
              </w:rPr>
              <w:t xml:space="preserve"> </w:t>
            </w:r>
            <w:r w:rsidRPr="00E82005">
              <w:rPr>
                <w:sz w:val="20"/>
              </w:rPr>
              <w:t>There</w:t>
            </w:r>
            <w:r w:rsidRPr="00E82005">
              <w:rPr>
                <w:spacing w:val="-6"/>
                <w:sz w:val="20"/>
              </w:rPr>
              <w:t xml:space="preserve"> </w:t>
            </w:r>
            <w:r w:rsidRPr="00E82005">
              <w:rPr>
                <w:sz w:val="20"/>
              </w:rPr>
              <w:t>are</w:t>
            </w:r>
            <w:r w:rsidRPr="00E82005">
              <w:rPr>
                <w:spacing w:val="-8"/>
                <w:sz w:val="20"/>
              </w:rPr>
              <w:t xml:space="preserve"> </w:t>
            </w:r>
            <w:r w:rsidRPr="00E82005">
              <w:rPr>
                <w:sz w:val="20"/>
              </w:rPr>
              <w:t>two</w:t>
            </w:r>
            <w:r w:rsidRPr="00E82005">
              <w:rPr>
                <w:spacing w:val="-7"/>
                <w:sz w:val="20"/>
              </w:rPr>
              <w:t xml:space="preserve"> </w:t>
            </w:r>
            <w:r w:rsidRPr="00E82005">
              <w:rPr>
                <w:sz w:val="20"/>
              </w:rPr>
              <w:t>types</w:t>
            </w:r>
            <w:r w:rsidRPr="00E82005">
              <w:rPr>
                <w:spacing w:val="-8"/>
                <w:sz w:val="20"/>
              </w:rPr>
              <w:t xml:space="preserve"> </w:t>
            </w:r>
            <w:r w:rsidRPr="00E82005">
              <w:rPr>
                <w:sz w:val="20"/>
              </w:rPr>
              <w:t>of</w:t>
            </w:r>
            <w:r w:rsidRPr="00E82005">
              <w:rPr>
                <w:spacing w:val="-7"/>
                <w:sz w:val="20"/>
              </w:rPr>
              <w:t xml:space="preserve"> </w:t>
            </w:r>
            <w:r w:rsidRPr="00E82005">
              <w:rPr>
                <w:sz w:val="20"/>
              </w:rPr>
              <w:t>field</w:t>
            </w:r>
            <w:r w:rsidRPr="00E82005">
              <w:rPr>
                <w:spacing w:val="-7"/>
                <w:sz w:val="20"/>
              </w:rPr>
              <w:t xml:space="preserve"> </w:t>
            </w:r>
            <w:r w:rsidRPr="00E82005">
              <w:rPr>
                <w:sz w:val="20"/>
              </w:rPr>
              <w:t>placement:</w:t>
            </w:r>
            <w:r w:rsidRPr="00E82005">
              <w:rPr>
                <w:spacing w:val="-2"/>
                <w:sz w:val="20"/>
              </w:rPr>
              <w:t xml:space="preserve"> </w:t>
            </w:r>
            <w:r w:rsidRPr="00E82005">
              <w:rPr>
                <w:sz w:val="20"/>
              </w:rPr>
              <w:t>internship</w:t>
            </w:r>
            <w:r w:rsidRPr="00E82005">
              <w:rPr>
                <w:spacing w:val="-13"/>
                <w:sz w:val="20"/>
              </w:rPr>
              <w:t xml:space="preserve"> </w:t>
            </w:r>
            <w:r w:rsidRPr="00E82005">
              <w:rPr>
                <w:sz w:val="20"/>
              </w:rPr>
              <w:t>and practicum.</w:t>
            </w:r>
            <w:r w:rsidRPr="00E82005">
              <w:rPr>
                <w:spacing w:val="40"/>
                <w:sz w:val="20"/>
              </w:rPr>
              <w:t xml:space="preserve"> </w:t>
            </w:r>
            <w:r w:rsidRPr="00E82005">
              <w:rPr>
                <w:sz w:val="20"/>
              </w:rPr>
              <w:t>Placements vary</w:t>
            </w:r>
            <w:r w:rsidRPr="00E82005">
              <w:rPr>
                <w:spacing w:val="-13"/>
                <w:sz w:val="20"/>
              </w:rPr>
              <w:t xml:space="preserve"> </w:t>
            </w:r>
            <w:r w:rsidRPr="00E82005">
              <w:rPr>
                <w:sz w:val="20"/>
              </w:rPr>
              <w:t>depending</w:t>
            </w:r>
            <w:r w:rsidRPr="00E82005">
              <w:rPr>
                <w:spacing w:val="-1"/>
                <w:sz w:val="20"/>
              </w:rPr>
              <w:t xml:space="preserve"> </w:t>
            </w:r>
            <w:r w:rsidRPr="00E82005">
              <w:rPr>
                <w:sz w:val="20"/>
              </w:rPr>
              <w:t>on</w:t>
            </w:r>
            <w:r w:rsidRPr="00E82005">
              <w:rPr>
                <w:spacing w:val="-1"/>
                <w:sz w:val="20"/>
              </w:rPr>
              <w:t xml:space="preserve"> </w:t>
            </w:r>
            <w:r w:rsidRPr="00E82005">
              <w:rPr>
                <w:sz w:val="20"/>
              </w:rPr>
              <w:t>student</w:t>
            </w:r>
            <w:r w:rsidRPr="00E82005">
              <w:rPr>
                <w:spacing w:val="-1"/>
                <w:sz w:val="20"/>
              </w:rPr>
              <w:t xml:space="preserve"> </w:t>
            </w:r>
            <w:r w:rsidRPr="00E82005">
              <w:rPr>
                <w:sz w:val="20"/>
              </w:rPr>
              <w:t>interest</w:t>
            </w:r>
            <w:r w:rsidRPr="00E82005">
              <w:rPr>
                <w:spacing w:val="-1"/>
                <w:sz w:val="20"/>
              </w:rPr>
              <w:t xml:space="preserve"> </w:t>
            </w:r>
            <w:r w:rsidRPr="00E82005">
              <w:rPr>
                <w:sz w:val="20"/>
              </w:rPr>
              <w:t>and experience.</w:t>
            </w:r>
          </w:p>
        </w:tc>
      </w:tr>
      <w:tr w:rsidR="00E108A3" w:rsidRPr="00E82005" w14:paraId="32B9BF46" w14:textId="77777777" w:rsidTr="432D0519">
        <w:trPr>
          <w:trHeight w:val="248"/>
        </w:trPr>
        <w:tc>
          <w:tcPr>
            <w:tcW w:w="2684" w:type="dxa"/>
            <w:shd w:val="clear" w:color="auto" w:fill="48ACC5"/>
          </w:tcPr>
          <w:p w14:paraId="04C28D24" w14:textId="37906EDB" w:rsidR="00E108A3" w:rsidRPr="00E82005" w:rsidRDefault="00E108A3" w:rsidP="00E108A3">
            <w:pPr>
              <w:spacing w:line="208" w:lineRule="exact"/>
              <w:ind w:left="489" w:right="348"/>
              <w:jc w:val="center"/>
              <w:rPr>
                <w:b/>
                <w:color w:val="FFFFFF"/>
                <w:spacing w:val="-5"/>
                <w:sz w:val="20"/>
              </w:rPr>
            </w:pPr>
            <w:r w:rsidRPr="00E82005">
              <w:rPr>
                <w:b/>
                <w:color w:val="FFFFFF"/>
                <w:sz w:val="20"/>
              </w:rPr>
              <w:t>Human</w:t>
            </w:r>
            <w:r w:rsidRPr="00E82005">
              <w:rPr>
                <w:b/>
                <w:color w:val="FFFFFF"/>
                <w:spacing w:val="-13"/>
                <w:sz w:val="20"/>
              </w:rPr>
              <w:t xml:space="preserve"> </w:t>
            </w:r>
            <w:r w:rsidRPr="00E82005">
              <w:rPr>
                <w:b/>
                <w:color w:val="FFFFFF"/>
                <w:sz w:val="20"/>
              </w:rPr>
              <w:t>Services</w:t>
            </w:r>
            <w:r w:rsidRPr="00E82005">
              <w:rPr>
                <w:b/>
                <w:color w:val="FFFFFF"/>
                <w:spacing w:val="-12"/>
                <w:sz w:val="20"/>
              </w:rPr>
              <w:t xml:space="preserve"> </w:t>
            </w:r>
            <w:r w:rsidRPr="00E82005">
              <w:rPr>
                <w:b/>
                <w:color w:val="FFFFFF"/>
                <w:sz w:val="20"/>
              </w:rPr>
              <w:t>Program Fieldwork</w:t>
            </w:r>
            <w:r w:rsidRPr="00E82005">
              <w:rPr>
                <w:b/>
                <w:color w:val="FFFFFF"/>
                <w:spacing w:val="-27"/>
                <w:sz w:val="20"/>
              </w:rPr>
              <w:t xml:space="preserve"> </w:t>
            </w:r>
            <w:r w:rsidRPr="00E82005">
              <w:rPr>
                <w:b/>
                <w:color w:val="FFFFFF"/>
                <w:sz w:val="20"/>
              </w:rPr>
              <w:t>Manual</w:t>
            </w:r>
          </w:p>
        </w:tc>
        <w:tc>
          <w:tcPr>
            <w:tcW w:w="8741" w:type="dxa"/>
          </w:tcPr>
          <w:p w14:paraId="36AD559A" w14:textId="3AF98B4B" w:rsidR="00E108A3" w:rsidRPr="00E82005" w:rsidRDefault="00E108A3" w:rsidP="00E108A3">
            <w:pPr>
              <w:spacing w:line="208" w:lineRule="exact"/>
              <w:ind w:left="135"/>
              <w:jc w:val="center"/>
              <w:rPr>
                <w:w w:val="90"/>
                <w:sz w:val="20"/>
              </w:rPr>
            </w:pPr>
            <w:r w:rsidRPr="237B1808">
              <w:rPr>
                <w:spacing w:val="-4"/>
                <w:sz w:val="20"/>
                <w:szCs w:val="20"/>
              </w:rPr>
              <w:t>Document</w:t>
            </w:r>
            <w:r w:rsidRPr="237B1808">
              <w:rPr>
                <w:spacing w:val="-9"/>
                <w:sz w:val="20"/>
                <w:szCs w:val="20"/>
              </w:rPr>
              <w:t xml:space="preserve"> </w:t>
            </w:r>
            <w:r w:rsidRPr="237B1808">
              <w:rPr>
                <w:spacing w:val="-4"/>
                <w:sz w:val="20"/>
                <w:szCs w:val="20"/>
              </w:rPr>
              <w:t>that</w:t>
            </w:r>
            <w:r w:rsidRPr="237B1808">
              <w:rPr>
                <w:spacing w:val="-8"/>
                <w:sz w:val="20"/>
                <w:szCs w:val="20"/>
              </w:rPr>
              <w:t xml:space="preserve"> </w:t>
            </w:r>
            <w:r w:rsidRPr="237B1808">
              <w:rPr>
                <w:spacing w:val="-4"/>
                <w:sz w:val="20"/>
                <w:szCs w:val="20"/>
              </w:rPr>
              <w:t>presents</w:t>
            </w:r>
            <w:r w:rsidRPr="237B1808">
              <w:rPr>
                <w:spacing w:val="-9"/>
                <w:sz w:val="20"/>
                <w:szCs w:val="20"/>
              </w:rPr>
              <w:t xml:space="preserve"> </w:t>
            </w:r>
            <w:r w:rsidRPr="237B1808">
              <w:rPr>
                <w:spacing w:val="-4"/>
                <w:sz w:val="20"/>
                <w:szCs w:val="20"/>
              </w:rPr>
              <w:t>specific</w:t>
            </w:r>
            <w:r w:rsidRPr="237B1808">
              <w:rPr>
                <w:spacing w:val="-7"/>
                <w:sz w:val="20"/>
                <w:szCs w:val="20"/>
              </w:rPr>
              <w:t xml:space="preserve"> </w:t>
            </w:r>
            <w:r w:rsidRPr="237B1808">
              <w:rPr>
                <w:spacing w:val="-4"/>
                <w:sz w:val="20"/>
                <w:szCs w:val="20"/>
              </w:rPr>
              <w:t>information</w:t>
            </w:r>
            <w:r w:rsidRPr="237B1808">
              <w:rPr>
                <w:spacing w:val="-5"/>
                <w:sz w:val="20"/>
                <w:szCs w:val="20"/>
              </w:rPr>
              <w:t xml:space="preserve"> </w:t>
            </w:r>
            <w:r w:rsidRPr="237B1808">
              <w:rPr>
                <w:spacing w:val="-4"/>
                <w:sz w:val="20"/>
                <w:szCs w:val="20"/>
              </w:rPr>
              <w:t>about</w:t>
            </w:r>
            <w:r w:rsidRPr="237B1808">
              <w:rPr>
                <w:spacing w:val="-9"/>
                <w:sz w:val="20"/>
                <w:szCs w:val="20"/>
              </w:rPr>
              <w:t xml:space="preserve"> </w:t>
            </w:r>
            <w:r w:rsidRPr="237B1808">
              <w:rPr>
                <w:spacing w:val="-4"/>
                <w:sz w:val="20"/>
                <w:szCs w:val="20"/>
              </w:rPr>
              <w:t>the</w:t>
            </w:r>
            <w:r w:rsidRPr="237B1808">
              <w:rPr>
                <w:spacing w:val="-6"/>
                <w:sz w:val="20"/>
                <w:szCs w:val="20"/>
              </w:rPr>
              <w:t xml:space="preserve"> </w:t>
            </w:r>
            <w:r w:rsidRPr="237B1808">
              <w:rPr>
                <w:spacing w:val="-4"/>
                <w:sz w:val="20"/>
                <w:szCs w:val="20"/>
              </w:rPr>
              <w:t>Human</w:t>
            </w:r>
            <w:r w:rsidRPr="237B1808">
              <w:rPr>
                <w:spacing w:val="-5"/>
                <w:sz w:val="20"/>
                <w:szCs w:val="20"/>
              </w:rPr>
              <w:t xml:space="preserve"> </w:t>
            </w:r>
            <w:r w:rsidRPr="237B1808">
              <w:rPr>
                <w:spacing w:val="-4"/>
                <w:sz w:val="20"/>
                <w:szCs w:val="20"/>
              </w:rPr>
              <w:t>Services</w:t>
            </w:r>
            <w:r w:rsidRPr="237B1808">
              <w:rPr>
                <w:spacing w:val="-8"/>
                <w:sz w:val="20"/>
                <w:szCs w:val="20"/>
              </w:rPr>
              <w:t xml:space="preserve"> </w:t>
            </w:r>
            <w:r w:rsidRPr="237B1808">
              <w:rPr>
                <w:spacing w:val="-4"/>
                <w:sz w:val="20"/>
                <w:szCs w:val="20"/>
              </w:rPr>
              <w:t>program</w:t>
            </w:r>
            <w:r w:rsidRPr="237B1808">
              <w:rPr>
                <w:spacing w:val="-7"/>
                <w:sz w:val="20"/>
                <w:szCs w:val="20"/>
              </w:rPr>
              <w:t xml:space="preserve"> </w:t>
            </w:r>
            <w:r w:rsidRPr="237B1808">
              <w:rPr>
                <w:spacing w:val="-4"/>
                <w:sz w:val="20"/>
                <w:szCs w:val="20"/>
              </w:rPr>
              <w:t>and</w:t>
            </w:r>
            <w:r w:rsidRPr="237B1808">
              <w:rPr>
                <w:spacing w:val="-5"/>
                <w:sz w:val="20"/>
                <w:szCs w:val="20"/>
              </w:rPr>
              <w:t xml:space="preserve"> </w:t>
            </w:r>
            <w:r w:rsidRPr="237B1808">
              <w:rPr>
                <w:spacing w:val="-4"/>
                <w:sz w:val="20"/>
                <w:szCs w:val="20"/>
              </w:rPr>
              <w:t>field</w:t>
            </w:r>
            <w:r w:rsidRPr="237B1808">
              <w:rPr>
                <w:spacing w:val="7"/>
                <w:sz w:val="20"/>
                <w:szCs w:val="20"/>
              </w:rPr>
              <w:t xml:space="preserve"> </w:t>
            </w:r>
            <w:r w:rsidRPr="237B1808">
              <w:rPr>
                <w:spacing w:val="-4"/>
                <w:sz w:val="20"/>
                <w:szCs w:val="20"/>
              </w:rPr>
              <w:t>placement</w:t>
            </w:r>
            <w:r w:rsidRPr="237B1808">
              <w:rPr>
                <w:spacing w:val="-12"/>
                <w:sz w:val="20"/>
                <w:szCs w:val="20"/>
              </w:rPr>
              <w:t xml:space="preserve"> </w:t>
            </w:r>
            <w:r w:rsidRPr="237B1808">
              <w:rPr>
                <w:spacing w:val="-4"/>
                <w:sz w:val="20"/>
                <w:szCs w:val="20"/>
              </w:rPr>
              <w:t xml:space="preserve">policies, </w:t>
            </w:r>
            <w:r w:rsidRPr="237B1808">
              <w:rPr>
                <w:sz w:val="20"/>
                <w:szCs w:val="20"/>
              </w:rPr>
              <w:t>expectations, and all</w:t>
            </w:r>
            <w:r w:rsidRPr="237B1808">
              <w:rPr>
                <w:spacing w:val="-3"/>
                <w:sz w:val="20"/>
                <w:szCs w:val="20"/>
              </w:rPr>
              <w:t xml:space="preserve"> </w:t>
            </w:r>
            <w:r w:rsidRPr="237B1808">
              <w:rPr>
                <w:sz w:val="20"/>
                <w:szCs w:val="20"/>
              </w:rPr>
              <w:t>fieldwork</w:t>
            </w:r>
            <w:r w:rsidRPr="237B1808">
              <w:rPr>
                <w:spacing w:val="-6"/>
                <w:sz w:val="20"/>
                <w:szCs w:val="20"/>
              </w:rPr>
              <w:t xml:space="preserve"> </w:t>
            </w:r>
            <w:r w:rsidRPr="237B1808">
              <w:rPr>
                <w:sz w:val="20"/>
                <w:szCs w:val="20"/>
              </w:rPr>
              <w:t>documentation.</w:t>
            </w:r>
            <w:r w:rsidRPr="237B1808">
              <w:rPr>
                <w:spacing w:val="40"/>
                <w:sz w:val="20"/>
                <w:szCs w:val="20"/>
              </w:rPr>
              <w:t xml:space="preserve"> </w:t>
            </w:r>
            <w:proofErr w:type="gramStart"/>
            <w:r w:rsidRPr="237B1808">
              <w:rPr>
                <w:sz w:val="20"/>
                <w:szCs w:val="20"/>
              </w:rPr>
              <w:t>See</w:t>
            </w:r>
            <w:r w:rsidRPr="057D0B9B">
              <w:rPr>
                <w:spacing w:val="-12"/>
                <w:sz w:val="20"/>
                <w:szCs w:val="20"/>
              </w:rPr>
              <w:t xml:space="preserve">  </w:t>
            </w:r>
            <w:r w:rsidRPr="057D0B9B">
              <w:rPr>
                <w:color w:val="0000FF"/>
                <w:sz w:val="20"/>
                <w:szCs w:val="20"/>
                <w:u w:val="single" w:color="0000FF"/>
              </w:rPr>
              <w:t>Program</w:t>
            </w:r>
            <w:proofErr w:type="gramEnd"/>
            <w:r w:rsidRPr="237B1808">
              <w:rPr>
                <w:color w:val="0000FF"/>
                <w:sz w:val="20"/>
                <w:szCs w:val="20"/>
                <w:u w:val="single" w:color="0000FF"/>
              </w:rPr>
              <w:t xml:space="preserve"> Manual</w:t>
            </w:r>
            <w:r w:rsidRPr="237B1808">
              <w:rPr>
                <w:color w:val="0000FF"/>
                <w:spacing w:val="-1"/>
                <w:sz w:val="20"/>
                <w:szCs w:val="20"/>
                <w:u w:val="single" w:color="0000FF"/>
              </w:rPr>
              <w:t xml:space="preserve"> </w:t>
            </w:r>
            <w:r w:rsidRPr="237B1808">
              <w:rPr>
                <w:color w:val="0000FF"/>
                <w:sz w:val="20"/>
                <w:szCs w:val="20"/>
                <w:u w:val="single" w:color="0000FF"/>
              </w:rPr>
              <w:t>2025</w:t>
            </w:r>
          </w:p>
        </w:tc>
      </w:tr>
      <w:tr w:rsidR="00E108A3" w:rsidRPr="00E82005" w14:paraId="6AB10943" w14:textId="77777777" w:rsidTr="432D0519">
        <w:trPr>
          <w:trHeight w:val="248"/>
        </w:trPr>
        <w:tc>
          <w:tcPr>
            <w:tcW w:w="2684" w:type="dxa"/>
            <w:shd w:val="clear" w:color="auto" w:fill="48ACC5"/>
          </w:tcPr>
          <w:p w14:paraId="21E03782" w14:textId="77777777" w:rsidR="00E108A3" w:rsidRPr="00E82005" w:rsidRDefault="00E108A3" w:rsidP="432D0519">
            <w:pPr>
              <w:spacing w:line="208" w:lineRule="exact"/>
              <w:ind w:left="489" w:right="348"/>
              <w:jc w:val="center"/>
              <w:rPr>
                <w:b/>
                <w:bCs/>
                <w:sz w:val="20"/>
                <w:szCs w:val="20"/>
              </w:rPr>
            </w:pPr>
            <w:r w:rsidRPr="432D0519">
              <w:rPr>
                <w:b/>
                <w:bCs/>
                <w:color w:val="FFFFFF"/>
                <w:spacing w:val="-5"/>
                <w:sz w:val="20"/>
                <w:szCs w:val="20"/>
              </w:rPr>
              <w:t>HUS</w:t>
            </w:r>
          </w:p>
        </w:tc>
        <w:tc>
          <w:tcPr>
            <w:tcW w:w="8741" w:type="dxa"/>
          </w:tcPr>
          <w:p w14:paraId="31BE402F" w14:textId="77777777" w:rsidR="00E108A3" w:rsidRPr="00E82005" w:rsidRDefault="00E108A3" w:rsidP="00E108A3">
            <w:pPr>
              <w:spacing w:line="208" w:lineRule="exact"/>
              <w:ind w:left="135"/>
              <w:jc w:val="center"/>
              <w:rPr>
                <w:sz w:val="20"/>
              </w:rPr>
            </w:pPr>
            <w:r w:rsidRPr="00E82005">
              <w:rPr>
                <w:w w:val="90"/>
                <w:sz w:val="20"/>
              </w:rPr>
              <w:t>Human</w:t>
            </w:r>
            <w:r w:rsidRPr="00E82005">
              <w:rPr>
                <w:spacing w:val="14"/>
                <w:sz w:val="20"/>
              </w:rPr>
              <w:t xml:space="preserve"> </w:t>
            </w:r>
            <w:r w:rsidRPr="00E82005">
              <w:rPr>
                <w:spacing w:val="-2"/>
                <w:sz w:val="20"/>
              </w:rPr>
              <w:t>Services</w:t>
            </w:r>
          </w:p>
        </w:tc>
      </w:tr>
      <w:tr w:rsidR="00E108A3" w:rsidRPr="00E82005" w14:paraId="74582959" w14:textId="77777777" w:rsidTr="432D0519">
        <w:trPr>
          <w:trHeight w:val="248"/>
        </w:trPr>
        <w:tc>
          <w:tcPr>
            <w:tcW w:w="2684" w:type="dxa"/>
            <w:shd w:val="clear" w:color="auto" w:fill="48ACC5"/>
          </w:tcPr>
          <w:p w14:paraId="24BD4667" w14:textId="77777777" w:rsidR="00E108A3" w:rsidRPr="00E82005" w:rsidRDefault="00E108A3" w:rsidP="00E108A3">
            <w:pPr>
              <w:spacing w:line="208" w:lineRule="exact"/>
              <w:ind w:left="1019"/>
              <w:rPr>
                <w:b/>
                <w:sz w:val="20"/>
              </w:rPr>
            </w:pPr>
            <w:r w:rsidRPr="00E82005">
              <w:rPr>
                <w:b/>
                <w:color w:val="FFFFFF"/>
                <w:sz w:val="20"/>
              </w:rPr>
              <w:t>HUS</w:t>
            </w:r>
            <w:r w:rsidRPr="00E82005">
              <w:rPr>
                <w:b/>
                <w:color w:val="FFFFFF"/>
                <w:spacing w:val="-12"/>
                <w:sz w:val="20"/>
              </w:rPr>
              <w:t xml:space="preserve"> </w:t>
            </w:r>
            <w:r w:rsidRPr="00E82005">
              <w:rPr>
                <w:b/>
                <w:color w:val="FFFFFF"/>
                <w:spacing w:val="-5"/>
                <w:sz w:val="20"/>
              </w:rPr>
              <w:t>100</w:t>
            </w:r>
          </w:p>
        </w:tc>
        <w:tc>
          <w:tcPr>
            <w:tcW w:w="8741" w:type="dxa"/>
            <w:shd w:val="clear" w:color="auto" w:fill="D9D9D9" w:themeFill="background1" w:themeFillShade="D9"/>
          </w:tcPr>
          <w:p w14:paraId="0C42A8F3" w14:textId="77777777" w:rsidR="00E108A3" w:rsidRPr="00E82005" w:rsidRDefault="00E108A3" w:rsidP="00E108A3">
            <w:pPr>
              <w:spacing w:line="208" w:lineRule="exact"/>
              <w:ind w:left="119"/>
              <w:jc w:val="center"/>
              <w:rPr>
                <w:sz w:val="20"/>
              </w:rPr>
            </w:pPr>
            <w:r w:rsidRPr="00E82005">
              <w:rPr>
                <w:spacing w:val="-6"/>
                <w:sz w:val="20"/>
              </w:rPr>
              <w:t>Introduction</w:t>
            </w:r>
            <w:r w:rsidRPr="00E82005">
              <w:rPr>
                <w:spacing w:val="-1"/>
                <w:sz w:val="20"/>
              </w:rPr>
              <w:t xml:space="preserve"> </w:t>
            </w:r>
            <w:r w:rsidRPr="00E82005">
              <w:rPr>
                <w:spacing w:val="-6"/>
                <w:sz w:val="20"/>
              </w:rPr>
              <w:t>to</w:t>
            </w:r>
            <w:r w:rsidRPr="00E82005">
              <w:rPr>
                <w:spacing w:val="10"/>
                <w:sz w:val="20"/>
              </w:rPr>
              <w:t xml:space="preserve"> </w:t>
            </w:r>
            <w:r w:rsidRPr="00E82005">
              <w:rPr>
                <w:spacing w:val="-6"/>
                <w:sz w:val="20"/>
              </w:rPr>
              <w:t>Human</w:t>
            </w:r>
            <w:r w:rsidRPr="00E82005">
              <w:rPr>
                <w:sz w:val="20"/>
              </w:rPr>
              <w:t xml:space="preserve"> </w:t>
            </w:r>
            <w:r w:rsidRPr="00E82005">
              <w:rPr>
                <w:spacing w:val="-6"/>
                <w:sz w:val="20"/>
              </w:rPr>
              <w:t>Services</w:t>
            </w:r>
          </w:p>
        </w:tc>
      </w:tr>
      <w:tr w:rsidR="00E108A3" w:rsidRPr="00E82005" w14:paraId="41CC89EB" w14:textId="77777777" w:rsidTr="432D0519">
        <w:trPr>
          <w:trHeight w:val="245"/>
        </w:trPr>
        <w:tc>
          <w:tcPr>
            <w:tcW w:w="2684" w:type="dxa"/>
            <w:shd w:val="clear" w:color="auto" w:fill="48ACC5"/>
          </w:tcPr>
          <w:p w14:paraId="75372893" w14:textId="77777777" w:rsidR="00E108A3" w:rsidRPr="00E82005" w:rsidRDefault="00E108A3" w:rsidP="00E108A3">
            <w:pPr>
              <w:spacing w:line="208" w:lineRule="exact"/>
              <w:ind w:left="1019"/>
              <w:rPr>
                <w:b/>
                <w:sz w:val="20"/>
              </w:rPr>
            </w:pPr>
            <w:r w:rsidRPr="00E82005">
              <w:rPr>
                <w:b/>
                <w:color w:val="FFFFFF"/>
                <w:sz w:val="20"/>
              </w:rPr>
              <w:t>HUS</w:t>
            </w:r>
            <w:r w:rsidRPr="00E82005">
              <w:rPr>
                <w:b/>
                <w:color w:val="FFFFFF"/>
                <w:spacing w:val="-12"/>
                <w:sz w:val="20"/>
              </w:rPr>
              <w:t xml:space="preserve"> </w:t>
            </w:r>
            <w:r w:rsidRPr="00E82005">
              <w:rPr>
                <w:b/>
                <w:color w:val="FFFFFF"/>
                <w:spacing w:val="-5"/>
                <w:sz w:val="20"/>
              </w:rPr>
              <w:t>101</w:t>
            </w:r>
          </w:p>
        </w:tc>
        <w:tc>
          <w:tcPr>
            <w:tcW w:w="8741" w:type="dxa"/>
          </w:tcPr>
          <w:p w14:paraId="601C894F" w14:textId="77777777" w:rsidR="00E108A3" w:rsidRPr="00E82005" w:rsidRDefault="00E108A3" w:rsidP="00E108A3">
            <w:pPr>
              <w:spacing w:line="208" w:lineRule="exact"/>
              <w:ind w:left="130"/>
              <w:jc w:val="center"/>
              <w:rPr>
                <w:sz w:val="20"/>
              </w:rPr>
            </w:pPr>
            <w:r w:rsidRPr="00E82005">
              <w:rPr>
                <w:spacing w:val="-2"/>
                <w:sz w:val="20"/>
              </w:rPr>
              <w:t>Human</w:t>
            </w:r>
            <w:r w:rsidRPr="00E82005">
              <w:rPr>
                <w:spacing w:val="-10"/>
                <w:sz w:val="20"/>
              </w:rPr>
              <w:t xml:space="preserve"> </w:t>
            </w:r>
            <w:r w:rsidRPr="00E82005">
              <w:rPr>
                <w:spacing w:val="-2"/>
                <w:sz w:val="20"/>
              </w:rPr>
              <w:t>Service</w:t>
            </w:r>
            <w:r w:rsidRPr="00E82005">
              <w:rPr>
                <w:spacing w:val="-8"/>
                <w:sz w:val="20"/>
              </w:rPr>
              <w:t xml:space="preserve"> </w:t>
            </w:r>
            <w:r w:rsidRPr="00E82005">
              <w:rPr>
                <w:spacing w:val="-2"/>
                <w:sz w:val="20"/>
              </w:rPr>
              <w:t>and</w:t>
            </w:r>
            <w:r w:rsidRPr="00E82005">
              <w:rPr>
                <w:spacing w:val="-5"/>
                <w:sz w:val="20"/>
              </w:rPr>
              <w:t xml:space="preserve"> </w:t>
            </w:r>
            <w:r w:rsidRPr="00E82005">
              <w:rPr>
                <w:spacing w:val="-2"/>
                <w:sz w:val="20"/>
              </w:rPr>
              <w:t>Addiction</w:t>
            </w:r>
            <w:r w:rsidRPr="00E82005">
              <w:rPr>
                <w:spacing w:val="-14"/>
                <w:sz w:val="20"/>
              </w:rPr>
              <w:t xml:space="preserve"> </w:t>
            </w:r>
            <w:r w:rsidRPr="00E82005">
              <w:rPr>
                <w:spacing w:val="-2"/>
                <w:sz w:val="20"/>
              </w:rPr>
              <w:t>Counseling</w:t>
            </w:r>
            <w:r w:rsidRPr="00E82005">
              <w:rPr>
                <w:spacing w:val="-12"/>
                <w:sz w:val="20"/>
              </w:rPr>
              <w:t xml:space="preserve"> </w:t>
            </w:r>
            <w:r w:rsidRPr="00E82005">
              <w:rPr>
                <w:spacing w:val="-2"/>
                <w:sz w:val="20"/>
              </w:rPr>
              <w:t>Ethics</w:t>
            </w:r>
            <w:r w:rsidRPr="00E82005">
              <w:rPr>
                <w:spacing w:val="-9"/>
                <w:sz w:val="20"/>
              </w:rPr>
              <w:t xml:space="preserve"> </w:t>
            </w:r>
            <w:r w:rsidRPr="00E82005">
              <w:rPr>
                <w:spacing w:val="-2"/>
                <w:sz w:val="20"/>
              </w:rPr>
              <w:t>in</w:t>
            </w:r>
            <w:r w:rsidRPr="00E82005">
              <w:rPr>
                <w:spacing w:val="-9"/>
                <w:sz w:val="20"/>
              </w:rPr>
              <w:t xml:space="preserve"> </w:t>
            </w:r>
            <w:r w:rsidRPr="00E82005">
              <w:rPr>
                <w:spacing w:val="-2"/>
                <w:sz w:val="20"/>
              </w:rPr>
              <w:t>Practice</w:t>
            </w:r>
          </w:p>
        </w:tc>
      </w:tr>
      <w:tr w:rsidR="00E108A3" w:rsidRPr="00E82005" w14:paraId="34D28E73" w14:textId="77777777" w:rsidTr="432D0519">
        <w:trPr>
          <w:trHeight w:val="250"/>
        </w:trPr>
        <w:tc>
          <w:tcPr>
            <w:tcW w:w="2684" w:type="dxa"/>
            <w:shd w:val="clear" w:color="auto" w:fill="48ACC5"/>
          </w:tcPr>
          <w:p w14:paraId="5ED3DDA0" w14:textId="77777777" w:rsidR="00E108A3" w:rsidRPr="00E82005" w:rsidRDefault="00E108A3" w:rsidP="00E108A3">
            <w:pPr>
              <w:spacing w:line="208" w:lineRule="exact"/>
              <w:ind w:left="1019"/>
              <w:rPr>
                <w:b/>
                <w:sz w:val="20"/>
              </w:rPr>
            </w:pPr>
            <w:r w:rsidRPr="00E82005">
              <w:rPr>
                <w:b/>
                <w:color w:val="FFFFFF"/>
                <w:sz w:val="20"/>
              </w:rPr>
              <w:t>HUS</w:t>
            </w:r>
            <w:r w:rsidRPr="00E82005">
              <w:rPr>
                <w:b/>
                <w:color w:val="FFFFFF"/>
                <w:spacing w:val="-12"/>
                <w:sz w:val="20"/>
              </w:rPr>
              <w:t xml:space="preserve"> </w:t>
            </w:r>
            <w:r w:rsidRPr="00E82005">
              <w:rPr>
                <w:b/>
                <w:color w:val="FFFFFF"/>
                <w:spacing w:val="-5"/>
                <w:sz w:val="20"/>
              </w:rPr>
              <w:t>114</w:t>
            </w:r>
          </w:p>
        </w:tc>
        <w:tc>
          <w:tcPr>
            <w:tcW w:w="8741" w:type="dxa"/>
            <w:shd w:val="clear" w:color="auto" w:fill="D9D9D9" w:themeFill="background1" w:themeFillShade="D9"/>
          </w:tcPr>
          <w:p w14:paraId="00EA3A7D" w14:textId="77777777" w:rsidR="00E108A3" w:rsidRPr="00E82005" w:rsidRDefault="00E108A3" w:rsidP="00E108A3">
            <w:pPr>
              <w:spacing w:line="208" w:lineRule="exact"/>
              <w:ind w:left="1994"/>
              <w:rPr>
                <w:sz w:val="20"/>
              </w:rPr>
            </w:pPr>
            <w:r w:rsidRPr="00E82005">
              <w:rPr>
                <w:spacing w:val="-4"/>
                <w:sz w:val="20"/>
              </w:rPr>
              <w:t>Counseling,</w:t>
            </w:r>
            <w:r w:rsidRPr="00E82005">
              <w:rPr>
                <w:sz w:val="20"/>
              </w:rPr>
              <w:t xml:space="preserve"> </w:t>
            </w:r>
            <w:r w:rsidRPr="00E82005">
              <w:rPr>
                <w:spacing w:val="-4"/>
                <w:sz w:val="20"/>
              </w:rPr>
              <w:t>Assessment</w:t>
            </w:r>
            <w:r w:rsidRPr="00E82005">
              <w:rPr>
                <w:spacing w:val="-7"/>
                <w:sz w:val="20"/>
              </w:rPr>
              <w:t xml:space="preserve"> </w:t>
            </w:r>
            <w:r w:rsidRPr="00E82005">
              <w:rPr>
                <w:spacing w:val="-4"/>
                <w:sz w:val="20"/>
              </w:rPr>
              <w:t>and</w:t>
            </w:r>
            <w:r w:rsidRPr="00E82005">
              <w:rPr>
                <w:spacing w:val="4"/>
                <w:sz w:val="20"/>
              </w:rPr>
              <w:t xml:space="preserve"> </w:t>
            </w:r>
            <w:r w:rsidRPr="00E82005">
              <w:rPr>
                <w:spacing w:val="-4"/>
                <w:sz w:val="20"/>
              </w:rPr>
              <w:t>Case</w:t>
            </w:r>
            <w:r w:rsidRPr="00E82005">
              <w:rPr>
                <w:spacing w:val="-1"/>
                <w:sz w:val="20"/>
              </w:rPr>
              <w:t xml:space="preserve"> </w:t>
            </w:r>
            <w:r w:rsidRPr="00E82005">
              <w:rPr>
                <w:spacing w:val="-4"/>
                <w:sz w:val="20"/>
              </w:rPr>
              <w:t>Management</w:t>
            </w:r>
          </w:p>
        </w:tc>
      </w:tr>
      <w:tr w:rsidR="00E108A3" w:rsidRPr="00E82005" w14:paraId="08C208E3" w14:textId="77777777" w:rsidTr="432D0519">
        <w:trPr>
          <w:trHeight w:val="248"/>
        </w:trPr>
        <w:tc>
          <w:tcPr>
            <w:tcW w:w="2684" w:type="dxa"/>
            <w:shd w:val="clear" w:color="auto" w:fill="48ACC5"/>
          </w:tcPr>
          <w:p w14:paraId="0CAF9EBC" w14:textId="77777777" w:rsidR="00E108A3" w:rsidRPr="00E82005" w:rsidRDefault="00E108A3" w:rsidP="00E108A3">
            <w:pPr>
              <w:spacing w:line="208" w:lineRule="exact"/>
              <w:ind w:left="1019"/>
              <w:rPr>
                <w:b/>
                <w:sz w:val="20"/>
              </w:rPr>
            </w:pPr>
            <w:r w:rsidRPr="00E82005">
              <w:rPr>
                <w:b/>
                <w:color w:val="FFFFFF"/>
                <w:sz w:val="20"/>
              </w:rPr>
              <w:t>HUS</w:t>
            </w:r>
            <w:r w:rsidRPr="00E82005">
              <w:rPr>
                <w:b/>
                <w:color w:val="FFFFFF"/>
                <w:spacing w:val="-12"/>
                <w:sz w:val="20"/>
              </w:rPr>
              <w:t xml:space="preserve"> </w:t>
            </w:r>
            <w:r w:rsidRPr="00E82005">
              <w:rPr>
                <w:b/>
                <w:color w:val="FFFFFF"/>
                <w:spacing w:val="-5"/>
                <w:sz w:val="20"/>
              </w:rPr>
              <w:t>115</w:t>
            </w:r>
          </w:p>
        </w:tc>
        <w:tc>
          <w:tcPr>
            <w:tcW w:w="8741" w:type="dxa"/>
          </w:tcPr>
          <w:p w14:paraId="48693FD1" w14:textId="77777777" w:rsidR="00E108A3" w:rsidRPr="00E82005" w:rsidRDefault="00E108A3" w:rsidP="00E108A3">
            <w:pPr>
              <w:spacing w:line="208" w:lineRule="exact"/>
              <w:ind w:left="125"/>
              <w:jc w:val="center"/>
              <w:rPr>
                <w:sz w:val="20"/>
              </w:rPr>
            </w:pPr>
            <w:r w:rsidRPr="00E82005">
              <w:rPr>
                <w:spacing w:val="-2"/>
                <w:sz w:val="20"/>
              </w:rPr>
              <w:t>Fieldwork:</w:t>
            </w:r>
            <w:r w:rsidRPr="00E82005">
              <w:rPr>
                <w:spacing w:val="25"/>
                <w:sz w:val="20"/>
              </w:rPr>
              <w:t xml:space="preserve"> </w:t>
            </w:r>
            <w:r w:rsidRPr="00E82005">
              <w:rPr>
                <w:spacing w:val="-2"/>
                <w:sz w:val="20"/>
              </w:rPr>
              <w:t>Counseling,</w:t>
            </w:r>
            <w:r w:rsidRPr="00E82005">
              <w:rPr>
                <w:spacing w:val="-9"/>
                <w:sz w:val="20"/>
              </w:rPr>
              <w:t xml:space="preserve"> </w:t>
            </w:r>
            <w:r w:rsidRPr="00E82005">
              <w:rPr>
                <w:spacing w:val="-2"/>
                <w:sz w:val="20"/>
              </w:rPr>
              <w:t>Assessment</w:t>
            </w:r>
            <w:r w:rsidRPr="00E82005">
              <w:rPr>
                <w:spacing w:val="-13"/>
                <w:sz w:val="20"/>
              </w:rPr>
              <w:t xml:space="preserve"> </w:t>
            </w:r>
            <w:r w:rsidRPr="00E82005">
              <w:rPr>
                <w:spacing w:val="-2"/>
                <w:sz w:val="20"/>
              </w:rPr>
              <w:t>and</w:t>
            </w:r>
            <w:r w:rsidRPr="00E82005">
              <w:rPr>
                <w:spacing w:val="-11"/>
                <w:sz w:val="20"/>
              </w:rPr>
              <w:t xml:space="preserve"> </w:t>
            </w:r>
            <w:r w:rsidRPr="00E82005">
              <w:rPr>
                <w:spacing w:val="-2"/>
                <w:sz w:val="20"/>
              </w:rPr>
              <w:t>Case</w:t>
            </w:r>
            <w:r w:rsidRPr="00E82005">
              <w:rPr>
                <w:spacing w:val="-7"/>
                <w:sz w:val="20"/>
              </w:rPr>
              <w:t xml:space="preserve"> </w:t>
            </w:r>
            <w:r w:rsidRPr="00E82005">
              <w:rPr>
                <w:spacing w:val="-2"/>
                <w:sz w:val="20"/>
              </w:rPr>
              <w:t>Management</w:t>
            </w:r>
          </w:p>
        </w:tc>
      </w:tr>
      <w:tr w:rsidR="00E108A3" w:rsidRPr="00E82005" w14:paraId="6D494274" w14:textId="77777777" w:rsidTr="432D0519">
        <w:trPr>
          <w:trHeight w:val="248"/>
        </w:trPr>
        <w:tc>
          <w:tcPr>
            <w:tcW w:w="2684" w:type="dxa"/>
            <w:shd w:val="clear" w:color="auto" w:fill="48ACC5"/>
          </w:tcPr>
          <w:p w14:paraId="16DBA111" w14:textId="77777777" w:rsidR="00E108A3" w:rsidRPr="00E82005" w:rsidRDefault="00E108A3" w:rsidP="00E108A3">
            <w:pPr>
              <w:spacing w:line="208" w:lineRule="exact"/>
              <w:ind w:left="1019"/>
              <w:rPr>
                <w:b/>
                <w:sz w:val="20"/>
              </w:rPr>
            </w:pPr>
            <w:r w:rsidRPr="00E82005">
              <w:rPr>
                <w:b/>
                <w:color w:val="FFFFFF"/>
                <w:sz w:val="20"/>
              </w:rPr>
              <w:t>HUS</w:t>
            </w:r>
            <w:r w:rsidRPr="00E82005">
              <w:rPr>
                <w:b/>
                <w:color w:val="FFFFFF"/>
                <w:spacing w:val="-12"/>
                <w:sz w:val="20"/>
              </w:rPr>
              <w:t xml:space="preserve"> </w:t>
            </w:r>
            <w:r w:rsidRPr="00E82005">
              <w:rPr>
                <w:b/>
                <w:color w:val="FFFFFF"/>
                <w:spacing w:val="-5"/>
                <w:sz w:val="20"/>
              </w:rPr>
              <w:t>130</w:t>
            </w:r>
          </w:p>
        </w:tc>
        <w:tc>
          <w:tcPr>
            <w:tcW w:w="8741" w:type="dxa"/>
            <w:shd w:val="clear" w:color="auto" w:fill="D9D9D9" w:themeFill="background1" w:themeFillShade="D9"/>
          </w:tcPr>
          <w:p w14:paraId="02BED049" w14:textId="77777777" w:rsidR="00E108A3" w:rsidRPr="00E82005" w:rsidRDefault="00E108A3" w:rsidP="00E108A3">
            <w:pPr>
              <w:spacing w:line="208" w:lineRule="exact"/>
              <w:ind w:left="128"/>
              <w:jc w:val="center"/>
              <w:rPr>
                <w:sz w:val="20"/>
              </w:rPr>
            </w:pPr>
            <w:r w:rsidRPr="00E82005">
              <w:rPr>
                <w:spacing w:val="-4"/>
                <w:sz w:val="20"/>
              </w:rPr>
              <w:t>Introduction</w:t>
            </w:r>
            <w:r w:rsidRPr="00E82005">
              <w:rPr>
                <w:spacing w:val="-12"/>
                <w:sz w:val="20"/>
              </w:rPr>
              <w:t xml:space="preserve"> </w:t>
            </w:r>
            <w:r w:rsidRPr="00E82005">
              <w:rPr>
                <w:spacing w:val="-4"/>
                <w:sz w:val="20"/>
              </w:rPr>
              <w:t>to</w:t>
            </w:r>
            <w:r w:rsidRPr="00E82005">
              <w:rPr>
                <w:spacing w:val="7"/>
                <w:sz w:val="20"/>
              </w:rPr>
              <w:t xml:space="preserve"> </w:t>
            </w:r>
            <w:r w:rsidRPr="00E82005">
              <w:rPr>
                <w:spacing w:val="-4"/>
                <w:sz w:val="20"/>
              </w:rPr>
              <w:t>Family</w:t>
            </w:r>
            <w:r w:rsidRPr="00E82005">
              <w:rPr>
                <w:spacing w:val="-8"/>
                <w:sz w:val="20"/>
              </w:rPr>
              <w:t xml:space="preserve"> </w:t>
            </w:r>
            <w:r w:rsidRPr="00E82005">
              <w:rPr>
                <w:spacing w:val="-4"/>
                <w:sz w:val="20"/>
              </w:rPr>
              <w:t>Counseling</w:t>
            </w:r>
          </w:p>
        </w:tc>
      </w:tr>
      <w:tr w:rsidR="00E108A3" w:rsidRPr="00E82005" w14:paraId="78626702" w14:textId="77777777" w:rsidTr="432D0519">
        <w:trPr>
          <w:trHeight w:val="248"/>
        </w:trPr>
        <w:tc>
          <w:tcPr>
            <w:tcW w:w="2684" w:type="dxa"/>
            <w:shd w:val="clear" w:color="auto" w:fill="48ACC5"/>
          </w:tcPr>
          <w:p w14:paraId="2E87565A" w14:textId="73E7FF8A" w:rsidR="00E108A3" w:rsidRPr="00E82005" w:rsidRDefault="00E108A3" w:rsidP="432D0519">
            <w:pPr>
              <w:spacing w:line="208" w:lineRule="exact"/>
              <w:ind w:left="1019"/>
              <w:rPr>
                <w:b/>
                <w:bCs/>
                <w:sz w:val="20"/>
                <w:szCs w:val="20"/>
              </w:rPr>
            </w:pPr>
            <w:r w:rsidRPr="432D0519">
              <w:rPr>
                <w:b/>
                <w:bCs/>
                <w:color w:val="FFFFFF"/>
                <w:sz w:val="20"/>
                <w:szCs w:val="20"/>
              </w:rPr>
              <w:t>HU</w:t>
            </w:r>
            <w:r w:rsidR="006E1306">
              <w:rPr>
                <w:b/>
                <w:bCs/>
                <w:color w:val="FFFFFF"/>
                <w:sz w:val="20"/>
                <w:szCs w:val="20"/>
              </w:rPr>
              <w:t>S</w:t>
            </w:r>
            <w:r w:rsidRPr="432D0519">
              <w:rPr>
                <w:b/>
                <w:bCs/>
                <w:color w:val="FFFFFF"/>
                <w:spacing w:val="-12"/>
                <w:sz w:val="20"/>
                <w:szCs w:val="20"/>
              </w:rPr>
              <w:t xml:space="preserve"> </w:t>
            </w:r>
            <w:r w:rsidRPr="432D0519">
              <w:rPr>
                <w:b/>
                <w:bCs/>
                <w:color w:val="FFFFFF"/>
                <w:spacing w:val="-5"/>
                <w:sz w:val="20"/>
                <w:szCs w:val="20"/>
              </w:rPr>
              <w:t>141</w:t>
            </w:r>
          </w:p>
        </w:tc>
        <w:tc>
          <w:tcPr>
            <w:tcW w:w="8741" w:type="dxa"/>
          </w:tcPr>
          <w:p w14:paraId="19088EFE" w14:textId="77777777" w:rsidR="00E108A3" w:rsidRPr="00E82005" w:rsidRDefault="00E108A3" w:rsidP="00E108A3">
            <w:pPr>
              <w:spacing w:line="208" w:lineRule="exact"/>
              <w:ind w:left="128"/>
              <w:jc w:val="center"/>
              <w:rPr>
                <w:sz w:val="20"/>
              </w:rPr>
            </w:pPr>
            <w:r w:rsidRPr="00E82005">
              <w:rPr>
                <w:spacing w:val="-5"/>
                <w:sz w:val="20"/>
              </w:rPr>
              <w:t xml:space="preserve">Group </w:t>
            </w:r>
            <w:r w:rsidRPr="00E82005">
              <w:rPr>
                <w:spacing w:val="-2"/>
                <w:sz w:val="20"/>
              </w:rPr>
              <w:t>Dynamics</w:t>
            </w:r>
          </w:p>
        </w:tc>
      </w:tr>
      <w:tr w:rsidR="006E1306" w:rsidRPr="00E82005" w14:paraId="2A91CFD4" w14:textId="77777777" w:rsidTr="432D0519">
        <w:trPr>
          <w:trHeight w:val="248"/>
        </w:trPr>
        <w:tc>
          <w:tcPr>
            <w:tcW w:w="2684" w:type="dxa"/>
            <w:shd w:val="clear" w:color="auto" w:fill="48ACC5"/>
          </w:tcPr>
          <w:p w14:paraId="7BE7D957" w14:textId="35565EA2" w:rsidR="006E1306" w:rsidRPr="432D0519" w:rsidRDefault="006E1306" w:rsidP="432D0519">
            <w:pPr>
              <w:spacing w:line="208" w:lineRule="exact"/>
              <w:ind w:left="1019"/>
              <w:rPr>
                <w:b/>
                <w:bCs/>
                <w:color w:val="FFFFFF"/>
                <w:sz w:val="20"/>
                <w:szCs w:val="20"/>
              </w:rPr>
            </w:pPr>
            <w:r>
              <w:rPr>
                <w:b/>
                <w:bCs/>
                <w:color w:val="FFFFFF"/>
                <w:sz w:val="20"/>
                <w:szCs w:val="20"/>
              </w:rPr>
              <w:t>HUS 210</w:t>
            </w:r>
          </w:p>
        </w:tc>
        <w:tc>
          <w:tcPr>
            <w:tcW w:w="8741" w:type="dxa"/>
          </w:tcPr>
          <w:p w14:paraId="0889D3DF" w14:textId="4585C0BF" w:rsidR="006E1306" w:rsidRPr="00E82005" w:rsidRDefault="006E1306" w:rsidP="00E108A3">
            <w:pPr>
              <w:spacing w:line="208" w:lineRule="exact"/>
              <w:ind w:left="128"/>
              <w:jc w:val="center"/>
              <w:rPr>
                <w:spacing w:val="-5"/>
                <w:sz w:val="20"/>
              </w:rPr>
            </w:pPr>
            <w:r>
              <w:rPr>
                <w:spacing w:val="-5"/>
                <w:sz w:val="20"/>
              </w:rPr>
              <w:t>Crisis Intervention and Counseling:  Fieldwork</w:t>
            </w:r>
          </w:p>
        </w:tc>
      </w:tr>
      <w:tr w:rsidR="00E108A3" w:rsidRPr="00E82005" w14:paraId="08A638CD" w14:textId="77777777" w:rsidTr="432D0519">
        <w:trPr>
          <w:trHeight w:val="245"/>
        </w:trPr>
        <w:tc>
          <w:tcPr>
            <w:tcW w:w="2684" w:type="dxa"/>
            <w:shd w:val="clear" w:color="auto" w:fill="48ACC5"/>
          </w:tcPr>
          <w:p w14:paraId="163A0699" w14:textId="77777777" w:rsidR="00E108A3" w:rsidRPr="00E82005" w:rsidRDefault="00E108A3" w:rsidP="00E108A3">
            <w:pPr>
              <w:spacing w:line="206" w:lineRule="exact"/>
              <w:ind w:left="1019"/>
              <w:rPr>
                <w:b/>
                <w:sz w:val="20"/>
              </w:rPr>
            </w:pPr>
            <w:r w:rsidRPr="00E82005">
              <w:rPr>
                <w:b/>
                <w:color w:val="FFFFFF"/>
                <w:sz w:val="20"/>
              </w:rPr>
              <w:t>HUS</w:t>
            </w:r>
            <w:r w:rsidRPr="00E82005">
              <w:rPr>
                <w:b/>
                <w:color w:val="FFFFFF"/>
                <w:spacing w:val="-12"/>
                <w:sz w:val="20"/>
              </w:rPr>
              <w:t xml:space="preserve"> </w:t>
            </w:r>
            <w:r w:rsidRPr="00E82005">
              <w:rPr>
                <w:b/>
                <w:color w:val="FFFFFF"/>
                <w:spacing w:val="-5"/>
                <w:sz w:val="20"/>
              </w:rPr>
              <w:t>211</w:t>
            </w:r>
          </w:p>
        </w:tc>
        <w:tc>
          <w:tcPr>
            <w:tcW w:w="8741" w:type="dxa"/>
          </w:tcPr>
          <w:p w14:paraId="4B1BE829" w14:textId="77777777" w:rsidR="00E108A3" w:rsidRPr="00E82005" w:rsidRDefault="00E108A3" w:rsidP="00E108A3">
            <w:pPr>
              <w:spacing w:line="206" w:lineRule="exact"/>
              <w:ind w:left="119"/>
              <w:jc w:val="center"/>
              <w:rPr>
                <w:sz w:val="20"/>
              </w:rPr>
            </w:pPr>
            <w:r w:rsidRPr="00E82005">
              <w:rPr>
                <w:w w:val="90"/>
                <w:sz w:val="20"/>
              </w:rPr>
              <w:t>Crisis</w:t>
            </w:r>
            <w:r w:rsidRPr="00E82005">
              <w:rPr>
                <w:spacing w:val="9"/>
                <w:sz w:val="20"/>
              </w:rPr>
              <w:t xml:space="preserve"> </w:t>
            </w:r>
            <w:r w:rsidRPr="00E82005">
              <w:rPr>
                <w:w w:val="90"/>
                <w:sz w:val="20"/>
              </w:rPr>
              <w:t>Intervention</w:t>
            </w:r>
            <w:r w:rsidRPr="00E82005">
              <w:rPr>
                <w:spacing w:val="19"/>
                <w:sz w:val="20"/>
              </w:rPr>
              <w:t xml:space="preserve"> </w:t>
            </w:r>
            <w:r w:rsidRPr="00E82005">
              <w:rPr>
                <w:w w:val="90"/>
                <w:sz w:val="20"/>
              </w:rPr>
              <w:t>and</w:t>
            </w:r>
            <w:r w:rsidRPr="00E82005">
              <w:rPr>
                <w:spacing w:val="26"/>
                <w:sz w:val="20"/>
              </w:rPr>
              <w:t xml:space="preserve"> </w:t>
            </w:r>
            <w:r w:rsidRPr="00E82005">
              <w:rPr>
                <w:spacing w:val="-2"/>
                <w:w w:val="90"/>
                <w:sz w:val="20"/>
              </w:rPr>
              <w:t>Counseling</w:t>
            </w:r>
          </w:p>
        </w:tc>
      </w:tr>
      <w:tr w:rsidR="00E108A3" w:rsidRPr="00E82005" w14:paraId="203137A2" w14:textId="77777777" w:rsidTr="432D0519">
        <w:trPr>
          <w:trHeight w:val="248"/>
        </w:trPr>
        <w:tc>
          <w:tcPr>
            <w:tcW w:w="2684" w:type="dxa"/>
            <w:shd w:val="clear" w:color="auto" w:fill="48ACC5"/>
          </w:tcPr>
          <w:p w14:paraId="6BDDC405" w14:textId="77777777" w:rsidR="00E108A3" w:rsidRPr="00E82005" w:rsidRDefault="00E108A3" w:rsidP="00E108A3">
            <w:pPr>
              <w:spacing w:line="208" w:lineRule="exact"/>
              <w:ind w:left="1019"/>
              <w:rPr>
                <w:b/>
                <w:sz w:val="20"/>
              </w:rPr>
            </w:pPr>
            <w:r w:rsidRPr="00E82005">
              <w:rPr>
                <w:b/>
                <w:color w:val="FFFFFF"/>
                <w:sz w:val="20"/>
              </w:rPr>
              <w:t>HUS</w:t>
            </w:r>
            <w:r w:rsidRPr="00E82005">
              <w:rPr>
                <w:b/>
                <w:color w:val="FFFFFF"/>
                <w:spacing w:val="-12"/>
                <w:sz w:val="20"/>
              </w:rPr>
              <w:t xml:space="preserve"> </w:t>
            </w:r>
            <w:r w:rsidRPr="00E82005">
              <w:rPr>
                <w:b/>
                <w:color w:val="FFFFFF"/>
                <w:spacing w:val="-5"/>
                <w:sz w:val="20"/>
              </w:rPr>
              <w:t>216</w:t>
            </w:r>
          </w:p>
        </w:tc>
        <w:tc>
          <w:tcPr>
            <w:tcW w:w="8741" w:type="dxa"/>
            <w:shd w:val="clear" w:color="auto" w:fill="D9D9D9" w:themeFill="background1" w:themeFillShade="D9"/>
          </w:tcPr>
          <w:p w14:paraId="35B5F2D2" w14:textId="77777777" w:rsidR="00E108A3" w:rsidRPr="00E82005" w:rsidRDefault="00E108A3" w:rsidP="00E108A3">
            <w:pPr>
              <w:spacing w:line="208" w:lineRule="exact"/>
              <w:ind w:left="134"/>
              <w:jc w:val="center"/>
              <w:rPr>
                <w:sz w:val="20"/>
              </w:rPr>
            </w:pPr>
            <w:r w:rsidRPr="00E82005">
              <w:rPr>
                <w:spacing w:val="-4"/>
                <w:sz w:val="20"/>
              </w:rPr>
              <w:t>Theories</w:t>
            </w:r>
            <w:r w:rsidRPr="00E82005">
              <w:rPr>
                <w:spacing w:val="-6"/>
                <w:sz w:val="20"/>
              </w:rPr>
              <w:t xml:space="preserve"> </w:t>
            </w:r>
            <w:r w:rsidRPr="00E82005">
              <w:rPr>
                <w:spacing w:val="-4"/>
                <w:sz w:val="20"/>
              </w:rPr>
              <w:t>of</w:t>
            </w:r>
            <w:r w:rsidRPr="00E82005">
              <w:rPr>
                <w:spacing w:val="-10"/>
                <w:sz w:val="20"/>
              </w:rPr>
              <w:t xml:space="preserve"> </w:t>
            </w:r>
            <w:r w:rsidRPr="00E82005">
              <w:rPr>
                <w:spacing w:val="-4"/>
                <w:sz w:val="20"/>
              </w:rPr>
              <w:t>Counseling</w:t>
            </w:r>
          </w:p>
        </w:tc>
      </w:tr>
      <w:tr w:rsidR="00E108A3" w:rsidRPr="00E82005" w14:paraId="436D6414" w14:textId="77777777" w:rsidTr="432D0519">
        <w:trPr>
          <w:trHeight w:val="248"/>
        </w:trPr>
        <w:tc>
          <w:tcPr>
            <w:tcW w:w="2684" w:type="dxa"/>
            <w:shd w:val="clear" w:color="auto" w:fill="48ACC5"/>
          </w:tcPr>
          <w:p w14:paraId="1B30176C" w14:textId="77777777" w:rsidR="00E108A3" w:rsidRPr="00E82005" w:rsidRDefault="00E108A3" w:rsidP="00E108A3">
            <w:pPr>
              <w:spacing w:line="208" w:lineRule="exact"/>
              <w:ind w:left="1019"/>
              <w:rPr>
                <w:b/>
                <w:sz w:val="20"/>
              </w:rPr>
            </w:pPr>
            <w:r w:rsidRPr="00E82005">
              <w:rPr>
                <w:b/>
                <w:color w:val="FFFFFF"/>
                <w:sz w:val="20"/>
              </w:rPr>
              <w:t>HUS</w:t>
            </w:r>
            <w:r w:rsidRPr="00E82005">
              <w:rPr>
                <w:b/>
                <w:color w:val="FFFFFF"/>
                <w:spacing w:val="-12"/>
                <w:sz w:val="20"/>
              </w:rPr>
              <w:t xml:space="preserve"> </w:t>
            </w:r>
            <w:r w:rsidRPr="00E82005">
              <w:rPr>
                <w:b/>
                <w:color w:val="FFFFFF"/>
                <w:spacing w:val="-5"/>
                <w:sz w:val="20"/>
              </w:rPr>
              <w:t>217</w:t>
            </w:r>
          </w:p>
        </w:tc>
        <w:tc>
          <w:tcPr>
            <w:tcW w:w="8741" w:type="dxa"/>
          </w:tcPr>
          <w:p w14:paraId="1EFF4E59" w14:textId="77777777" w:rsidR="00E108A3" w:rsidRPr="00E82005" w:rsidRDefault="00E108A3" w:rsidP="00E108A3">
            <w:pPr>
              <w:spacing w:line="208" w:lineRule="exact"/>
              <w:ind w:left="124"/>
              <w:jc w:val="center"/>
              <w:rPr>
                <w:sz w:val="20"/>
              </w:rPr>
            </w:pPr>
            <w:r w:rsidRPr="00E82005">
              <w:rPr>
                <w:spacing w:val="-4"/>
                <w:sz w:val="20"/>
              </w:rPr>
              <w:t>Fieldwork:</w:t>
            </w:r>
            <w:r w:rsidRPr="00E82005">
              <w:rPr>
                <w:spacing w:val="-3"/>
                <w:sz w:val="20"/>
              </w:rPr>
              <w:t xml:space="preserve"> </w:t>
            </w:r>
            <w:r w:rsidRPr="00E82005">
              <w:rPr>
                <w:spacing w:val="-4"/>
                <w:sz w:val="20"/>
              </w:rPr>
              <w:t>Theories of</w:t>
            </w:r>
            <w:r w:rsidRPr="00E82005">
              <w:rPr>
                <w:spacing w:val="-6"/>
                <w:sz w:val="20"/>
              </w:rPr>
              <w:t xml:space="preserve"> </w:t>
            </w:r>
            <w:r w:rsidRPr="00E82005">
              <w:rPr>
                <w:spacing w:val="-4"/>
                <w:sz w:val="20"/>
              </w:rPr>
              <w:t>Counseling</w:t>
            </w:r>
          </w:p>
        </w:tc>
      </w:tr>
      <w:tr w:rsidR="00E108A3" w:rsidRPr="00E82005" w14:paraId="01C4AE34" w14:textId="77777777" w:rsidTr="432D0519">
        <w:trPr>
          <w:trHeight w:val="248"/>
        </w:trPr>
        <w:tc>
          <w:tcPr>
            <w:tcW w:w="2684" w:type="dxa"/>
            <w:shd w:val="clear" w:color="auto" w:fill="48ACC5"/>
          </w:tcPr>
          <w:p w14:paraId="56A53280" w14:textId="77777777" w:rsidR="00E108A3" w:rsidRPr="00E82005" w:rsidRDefault="00E108A3" w:rsidP="00E108A3">
            <w:pPr>
              <w:spacing w:line="209" w:lineRule="exact"/>
              <w:jc w:val="center"/>
              <w:rPr>
                <w:b/>
                <w:sz w:val="20"/>
              </w:rPr>
            </w:pPr>
            <w:r w:rsidRPr="00E82005">
              <w:rPr>
                <w:b/>
                <w:color w:val="FFFFFF"/>
                <w:sz w:val="20"/>
              </w:rPr>
              <w:t>HUS</w:t>
            </w:r>
            <w:r w:rsidRPr="00E82005">
              <w:rPr>
                <w:b/>
                <w:color w:val="FFFFFF"/>
                <w:spacing w:val="-6"/>
                <w:sz w:val="20"/>
              </w:rPr>
              <w:t xml:space="preserve"> </w:t>
            </w:r>
            <w:r w:rsidRPr="00E82005">
              <w:rPr>
                <w:b/>
                <w:color w:val="FFFFFF"/>
                <w:spacing w:val="-5"/>
                <w:sz w:val="20"/>
              </w:rPr>
              <w:t>234</w:t>
            </w:r>
          </w:p>
        </w:tc>
        <w:tc>
          <w:tcPr>
            <w:tcW w:w="8741" w:type="dxa"/>
          </w:tcPr>
          <w:p w14:paraId="1A8F2D2C" w14:textId="77777777" w:rsidR="00E108A3" w:rsidRPr="00E82005" w:rsidRDefault="00E108A3" w:rsidP="00E108A3">
            <w:pPr>
              <w:spacing w:line="209" w:lineRule="exact"/>
              <w:ind w:left="120"/>
              <w:jc w:val="center"/>
              <w:rPr>
                <w:sz w:val="20"/>
              </w:rPr>
            </w:pPr>
            <w:r w:rsidRPr="00E82005">
              <w:rPr>
                <w:spacing w:val="-2"/>
                <w:sz w:val="20"/>
              </w:rPr>
              <w:t>Trauma</w:t>
            </w:r>
            <w:r w:rsidRPr="00E82005">
              <w:rPr>
                <w:spacing w:val="-1"/>
                <w:sz w:val="20"/>
              </w:rPr>
              <w:t xml:space="preserve"> </w:t>
            </w:r>
            <w:r w:rsidRPr="00E82005">
              <w:rPr>
                <w:spacing w:val="-2"/>
                <w:sz w:val="20"/>
              </w:rPr>
              <w:t>Informed</w:t>
            </w:r>
            <w:r w:rsidRPr="00E82005">
              <w:rPr>
                <w:spacing w:val="1"/>
                <w:sz w:val="20"/>
              </w:rPr>
              <w:t xml:space="preserve"> </w:t>
            </w:r>
            <w:r w:rsidRPr="00E82005">
              <w:rPr>
                <w:spacing w:val="-4"/>
                <w:sz w:val="20"/>
              </w:rPr>
              <w:t>Care</w:t>
            </w:r>
          </w:p>
        </w:tc>
      </w:tr>
      <w:tr w:rsidR="00E108A3" w:rsidRPr="00E82005" w14:paraId="41837345" w14:textId="77777777" w:rsidTr="432D0519">
        <w:trPr>
          <w:trHeight w:val="136"/>
        </w:trPr>
        <w:tc>
          <w:tcPr>
            <w:tcW w:w="2684" w:type="dxa"/>
            <w:shd w:val="clear" w:color="auto" w:fill="48ACC5"/>
          </w:tcPr>
          <w:p w14:paraId="715BC3B9" w14:textId="5DF99442" w:rsidR="00E108A3" w:rsidRPr="00E82005" w:rsidRDefault="00E108A3" w:rsidP="00E108A3">
            <w:pPr>
              <w:spacing w:line="208" w:lineRule="exact"/>
              <w:ind w:left="1019"/>
              <w:rPr>
                <w:b/>
                <w:sz w:val="20"/>
              </w:rPr>
            </w:pPr>
            <w:r w:rsidRPr="00E82005">
              <w:rPr>
                <w:b/>
                <w:color w:val="FFFFFF"/>
                <w:sz w:val="20"/>
              </w:rPr>
              <w:t>HUS</w:t>
            </w:r>
            <w:r w:rsidRPr="00E82005">
              <w:rPr>
                <w:b/>
                <w:color w:val="FFFFFF"/>
                <w:spacing w:val="-12"/>
                <w:sz w:val="20"/>
              </w:rPr>
              <w:t xml:space="preserve"> </w:t>
            </w:r>
            <w:r w:rsidRPr="00E82005">
              <w:rPr>
                <w:b/>
                <w:color w:val="FFFFFF"/>
                <w:spacing w:val="-5"/>
                <w:sz w:val="20"/>
              </w:rPr>
              <w:t>275</w:t>
            </w:r>
          </w:p>
        </w:tc>
        <w:tc>
          <w:tcPr>
            <w:tcW w:w="8741" w:type="dxa"/>
            <w:shd w:val="clear" w:color="auto" w:fill="D9D9D9" w:themeFill="background1" w:themeFillShade="D9"/>
          </w:tcPr>
          <w:p w14:paraId="6870914F" w14:textId="69E48596" w:rsidR="00E108A3" w:rsidRPr="00E82005" w:rsidRDefault="00E108A3" w:rsidP="00E108A3">
            <w:pPr>
              <w:spacing w:line="208" w:lineRule="exact"/>
              <w:ind w:left="128"/>
              <w:jc w:val="center"/>
              <w:rPr>
                <w:sz w:val="20"/>
              </w:rPr>
            </w:pPr>
            <w:r w:rsidRPr="00E82005">
              <w:rPr>
                <w:spacing w:val="-2"/>
                <w:sz w:val="20"/>
              </w:rPr>
              <w:t>Human</w:t>
            </w:r>
            <w:r w:rsidRPr="00E82005">
              <w:rPr>
                <w:spacing w:val="-9"/>
                <w:sz w:val="20"/>
              </w:rPr>
              <w:t xml:space="preserve"> </w:t>
            </w:r>
            <w:r w:rsidRPr="00E82005">
              <w:rPr>
                <w:spacing w:val="-2"/>
                <w:sz w:val="20"/>
              </w:rPr>
              <w:t>Services</w:t>
            </w:r>
            <w:r w:rsidRPr="00E82005">
              <w:rPr>
                <w:spacing w:val="-18"/>
                <w:sz w:val="20"/>
              </w:rPr>
              <w:t xml:space="preserve"> </w:t>
            </w:r>
            <w:r w:rsidRPr="00E82005">
              <w:rPr>
                <w:spacing w:val="-2"/>
                <w:sz w:val="20"/>
              </w:rPr>
              <w:t>Practicum</w:t>
            </w:r>
            <w:r>
              <w:rPr>
                <w:spacing w:val="-2"/>
                <w:sz w:val="20"/>
              </w:rPr>
              <w:t xml:space="preserve"> – Independent study course that is used to replace a fieldwork course.</w:t>
            </w:r>
          </w:p>
        </w:tc>
      </w:tr>
      <w:tr w:rsidR="00E108A3" w:rsidRPr="00E82005" w14:paraId="0C951A86" w14:textId="77777777" w:rsidTr="432D0519">
        <w:trPr>
          <w:trHeight w:val="604"/>
        </w:trPr>
        <w:tc>
          <w:tcPr>
            <w:tcW w:w="2684" w:type="dxa"/>
            <w:shd w:val="clear" w:color="auto" w:fill="48ACC5"/>
          </w:tcPr>
          <w:p w14:paraId="29C1D485" w14:textId="77777777" w:rsidR="00E108A3" w:rsidRPr="00E82005" w:rsidRDefault="00E108A3" w:rsidP="00E108A3">
            <w:pPr>
              <w:jc w:val="center"/>
              <w:rPr>
                <w:b/>
                <w:sz w:val="20"/>
              </w:rPr>
            </w:pPr>
            <w:r w:rsidRPr="00E82005">
              <w:rPr>
                <w:b/>
                <w:color w:val="FFFFFF"/>
                <w:spacing w:val="-2"/>
                <w:sz w:val="20"/>
              </w:rPr>
              <w:t>Hybrid</w:t>
            </w:r>
          </w:p>
        </w:tc>
        <w:tc>
          <w:tcPr>
            <w:tcW w:w="8741" w:type="dxa"/>
          </w:tcPr>
          <w:p w14:paraId="5FAD0B3D" w14:textId="095AB0D4" w:rsidR="00E108A3" w:rsidRPr="00E82005" w:rsidRDefault="00E108A3" w:rsidP="00E108A3">
            <w:pPr>
              <w:spacing w:line="237" w:lineRule="auto"/>
              <w:ind w:left="280" w:right="375"/>
              <w:jc w:val="center"/>
              <w:rPr>
                <w:sz w:val="20"/>
              </w:rPr>
            </w:pPr>
            <w:r w:rsidRPr="00E82005">
              <w:rPr>
                <w:spacing w:val="-2"/>
                <w:sz w:val="20"/>
              </w:rPr>
              <w:t>Hybrid</w:t>
            </w:r>
            <w:r w:rsidRPr="00E82005">
              <w:rPr>
                <w:spacing w:val="-5"/>
                <w:sz w:val="20"/>
              </w:rPr>
              <w:t xml:space="preserve"> </w:t>
            </w:r>
            <w:r w:rsidRPr="00E82005">
              <w:rPr>
                <w:spacing w:val="-2"/>
                <w:sz w:val="20"/>
              </w:rPr>
              <w:t>courses</w:t>
            </w:r>
            <w:r w:rsidRPr="00E82005">
              <w:rPr>
                <w:spacing w:val="-5"/>
                <w:sz w:val="20"/>
              </w:rPr>
              <w:t xml:space="preserve"> </w:t>
            </w:r>
            <w:r w:rsidRPr="00E82005">
              <w:rPr>
                <w:spacing w:val="-2"/>
                <w:sz w:val="20"/>
              </w:rPr>
              <w:t>combine face-to-face classroom</w:t>
            </w:r>
            <w:r w:rsidRPr="00E82005">
              <w:rPr>
                <w:spacing w:val="-5"/>
                <w:sz w:val="20"/>
              </w:rPr>
              <w:t xml:space="preserve"> </w:t>
            </w:r>
            <w:r w:rsidRPr="00E82005">
              <w:rPr>
                <w:spacing w:val="-2"/>
                <w:sz w:val="20"/>
              </w:rPr>
              <w:t>instruction with</w:t>
            </w:r>
            <w:r w:rsidRPr="00E82005">
              <w:rPr>
                <w:spacing w:val="-7"/>
                <w:sz w:val="20"/>
              </w:rPr>
              <w:t xml:space="preserve"> </w:t>
            </w:r>
            <w:r w:rsidRPr="00E82005">
              <w:rPr>
                <w:spacing w:val="-2"/>
                <w:sz w:val="20"/>
              </w:rPr>
              <w:t>online learning</w:t>
            </w:r>
            <w:r>
              <w:rPr>
                <w:spacing w:val="-2"/>
                <w:sz w:val="20"/>
              </w:rPr>
              <w:t>.</w:t>
            </w:r>
            <w:r w:rsidRPr="00E82005">
              <w:rPr>
                <w:spacing w:val="-3"/>
                <w:sz w:val="20"/>
              </w:rPr>
              <w:t xml:space="preserve"> </w:t>
            </w:r>
            <w:r w:rsidRPr="00E82005">
              <w:rPr>
                <w:sz w:val="20"/>
              </w:rPr>
              <w:t>A</w:t>
            </w:r>
            <w:r w:rsidRPr="00E82005">
              <w:rPr>
                <w:spacing w:val="-9"/>
                <w:sz w:val="20"/>
              </w:rPr>
              <w:t xml:space="preserve"> </w:t>
            </w:r>
            <w:r w:rsidRPr="00E82005">
              <w:rPr>
                <w:sz w:val="20"/>
              </w:rPr>
              <w:t>significant</w:t>
            </w:r>
            <w:r w:rsidRPr="00E82005">
              <w:rPr>
                <w:spacing w:val="-2"/>
                <w:sz w:val="20"/>
              </w:rPr>
              <w:t xml:space="preserve"> </w:t>
            </w:r>
            <w:r w:rsidRPr="00E82005">
              <w:rPr>
                <w:sz w:val="20"/>
              </w:rPr>
              <w:t>amount of</w:t>
            </w:r>
            <w:r w:rsidRPr="00E82005">
              <w:rPr>
                <w:spacing w:val="-9"/>
                <w:sz w:val="20"/>
              </w:rPr>
              <w:t xml:space="preserve"> </w:t>
            </w:r>
            <w:r w:rsidRPr="00E82005">
              <w:rPr>
                <w:sz w:val="20"/>
              </w:rPr>
              <w:t>the learning</w:t>
            </w:r>
            <w:r w:rsidRPr="00E82005">
              <w:rPr>
                <w:spacing w:val="-4"/>
                <w:sz w:val="20"/>
              </w:rPr>
              <w:t xml:space="preserve"> </w:t>
            </w:r>
            <w:r w:rsidRPr="00E82005">
              <w:rPr>
                <w:sz w:val="20"/>
              </w:rPr>
              <w:t>activities</w:t>
            </w:r>
            <w:r w:rsidRPr="00E82005">
              <w:rPr>
                <w:spacing w:val="-4"/>
                <w:sz w:val="20"/>
              </w:rPr>
              <w:t xml:space="preserve"> </w:t>
            </w:r>
            <w:r w:rsidRPr="00E82005">
              <w:rPr>
                <w:sz w:val="20"/>
              </w:rPr>
              <w:t>occurs</w:t>
            </w:r>
            <w:r>
              <w:rPr>
                <w:sz w:val="20"/>
              </w:rPr>
              <w:t xml:space="preserve"> </w:t>
            </w:r>
            <w:r w:rsidRPr="00E82005">
              <w:rPr>
                <w:sz w:val="20"/>
              </w:rPr>
              <w:t>online</w:t>
            </w:r>
            <w:r w:rsidRPr="00E82005">
              <w:rPr>
                <w:spacing w:val="-13"/>
                <w:sz w:val="20"/>
              </w:rPr>
              <w:t xml:space="preserve"> </w:t>
            </w:r>
            <w:r w:rsidRPr="00E82005">
              <w:rPr>
                <w:sz w:val="20"/>
              </w:rPr>
              <w:t>making</w:t>
            </w:r>
            <w:r w:rsidRPr="00E82005">
              <w:rPr>
                <w:spacing w:val="-13"/>
                <w:sz w:val="20"/>
              </w:rPr>
              <w:t xml:space="preserve"> </w:t>
            </w:r>
            <w:r w:rsidRPr="00E82005">
              <w:rPr>
                <w:sz w:val="20"/>
              </w:rPr>
              <w:t>it</w:t>
            </w:r>
            <w:r w:rsidRPr="00E82005">
              <w:rPr>
                <w:spacing w:val="-12"/>
                <w:sz w:val="20"/>
              </w:rPr>
              <w:t xml:space="preserve"> </w:t>
            </w:r>
            <w:r w:rsidRPr="00E82005">
              <w:rPr>
                <w:sz w:val="20"/>
              </w:rPr>
              <w:t>possible</w:t>
            </w:r>
            <w:r w:rsidRPr="00E82005">
              <w:rPr>
                <w:spacing w:val="-13"/>
                <w:sz w:val="20"/>
              </w:rPr>
              <w:t xml:space="preserve"> </w:t>
            </w:r>
            <w:r w:rsidRPr="00E82005">
              <w:rPr>
                <w:sz w:val="20"/>
              </w:rPr>
              <w:t>to</w:t>
            </w:r>
            <w:r w:rsidRPr="00E82005">
              <w:rPr>
                <w:spacing w:val="-12"/>
                <w:sz w:val="20"/>
              </w:rPr>
              <w:t xml:space="preserve"> </w:t>
            </w:r>
            <w:r w:rsidRPr="00E82005">
              <w:rPr>
                <w:sz w:val="20"/>
              </w:rPr>
              <w:t>reduce</w:t>
            </w:r>
            <w:r w:rsidRPr="00E82005">
              <w:rPr>
                <w:spacing w:val="-13"/>
                <w:sz w:val="20"/>
              </w:rPr>
              <w:t xml:space="preserve"> </w:t>
            </w:r>
            <w:r w:rsidRPr="00E82005">
              <w:rPr>
                <w:sz w:val="20"/>
              </w:rPr>
              <w:t>the</w:t>
            </w:r>
            <w:r w:rsidRPr="00E82005">
              <w:rPr>
                <w:spacing w:val="-12"/>
                <w:sz w:val="20"/>
              </w:rPr>
              <w:t xml:space="preserve"> </w:t>
            </w:r>
            <w:r w:rsidRPr="00E82005">
              <w:rPr>
                <w:sz w:val="20"/>
              </w:rPr>
              <w:t>amount</w:t>
            </w:r>
            <w:r w:rsidRPr="00E82005">
              <w:rPr>
                <w:spacing w:val="-13"/>
                <w:sz w:val="20"/>
              </w:rPr>
              <w:t xml:space="preserve"> </w:t>
            </w:r>
            <w:r w:rsidRPr="00E82005">
              <w:rPr>
                <w:sz w:val="20"/>
              </w:rPr>
              <w:t>of</w:t>
            </w:r>
            <w:r w:rsidRPr="00E82005">
              <w:rPr>
                <w:spacing w:val="-14"/>
                <w:sz w:val="20"/>
              </w:rPr>
              <w:t xml:space="preserve"> </w:t>
            </w:r>
            <w:r w:rsidRPr="00E82005">
              <w:rPr>
                <w:sz w:val="20"/>
              </w:rPr>
              <w:t>time</w:t>
            </w:r>
            <w:r w:rsidRPr="00E82005">
              <w:rPr>
                <w:spacing w:val="-12"/>
                <w:sz w:val="20"/>
              </w:rPr>
              <w:t xml:space="preserve"> </w:t>
            </w:r>
            <w:r w:rsidRPr="00E82005">
              <w:rPr>
                <w:sz w:val="20"/>
              </w:rPr>
              <w:t>spent</w:t>
            </w:r>
            <w:r w:rsidRPr="00E82005">
              <w:rPr>
                <w:spacing w:val="-13"/>
                <w:sz w:val="20"/>
              </w:rPr>
              <w:t xml:space="preserve"> </w:t>
            </w:r>
            <w:r w:rsidRPr="00E82005">
              <w:rPr>
                <w:sz w:val="20"/>
              </w:rPr>
              <w:t>in</w:t>
            </w:r>
            <w:r w:rsidRPr="00E82005">
              <w:rPr>
                <w:spacing w:val="-13"/>
                <w:sz w:val="20"/>
              </w:rPr>
              <w:t xml:space="preserve"> </w:t>
            </w:r>
            <w:r w:rsidRPr="00E82005">
              <w:rPr>
                <w:sz w:val="20"/>
              </w:rPr>
              <w:t>the</w:t>
            </w:r>
            <w:r w:rsidRPr="00E82005">
              <w:rPr>
                <w:spacing w:val="-12"/>
                <w:sz w:val="20"/>
              </w:rPr>
              <w:t xml:space="preserve"> </w:t>
            </w:r>
            <w:r w:rsidRPr="00E82005">
              <w:rPr>
                <w:sz w:val="20"/>
              </w:rPr>
              <w:t>classroom.</w:t>
            </w:r>
            <w:r w:rsidRPr="00E82005">
              <w:rPr>
                <w:spacing w:val="3"/>
                <w:sz w:val="20"/>
              </w:rPr>
              <w:t xml:space="preserve"> </w:t>
            </w:r>
            <w:r w:rsidRPr="00E82005">
              <w:rPr>
                <w:sz w:val="20"/>
              </w:rPr>
              <w:t>Traditional face-to-face instruction is reduced but not eliminated.</w:t>
            </w:r>
          </w:p>
        </w:tc>
      </w:tr>
      <w:tr w:rsidR="00E108A3" w:rsidRPr="00E82005" w14:paraId="15319C7E" w14:textId="77777777" w:rsidTr="432D0519">
        <w:trPr>
          <w:trHeight w:val="946"/>
        </w:trPr>
        <w:tc>
          <w:tcPr>
            <w:tcW w:w="2684" w:type="dxa"/>
            <w:shd w:val="clear" w:color="auto" w:fill="48ACC5"/>
          </w:tcPr>
          <w:p w14:paraId="4F2747B8" w14:textId="0FDAA864" w:rsidR="00E108A3" w:rsidRPr="00E82005" w:rsidRDefault="00E108A3" w:rsidP="00DE636E">
            <w:pPr>
              <w:spacing w:before="7"/>
              <w:ind w:right="126"/>
              <w:jc w:val="center"/>
              <w:rPr>
                <w:b/>
                <w:bCs/>
                <w:sz w:val="20"/>
                <w:szCs w:val="20"/>
              </w:rPr>
            </w:pPr>
            <w:r w:rsidRPr="432D0519">
              <w:rPr>
                <w:b/>
                <w:bCs/>
                <w:color w:val="FFFFFF"/>
                <w:spacing w:val="-2"/>
                <w:sz w:val="20"/>
                <w:szCs w:val="20"/>
              </w:rPr>
              <w:t>Online</w:t>
            </w:r>
          </w:p>
        </w:tc>
        <w:tc>
          <w:tcPr>
            <w:tcW w:w="8741" w:type="dxa"/>
          </w:tcPr>
          <w:p w14:paraId="30F72ACC" w14:textId="55AE7110" w:rsidR="00E108A3" w:rsidRPr="00E82005" w:rsidRDefault="00E108A3" w:rsidP="00E108A3">
            <w:pPr>
              <w:ind w:left="280" w:right="370"/>
              <w:jc w:val="center"/>
              <w:rPr>
                <w:sz w:val="20"/>
              </w:rPr>
            </w:pPr>
            <w:r w:rsidRPr="00E82005">
              <w:rPr>
                <w:sz w:val="20"/>
              </w:rPr>
              <w:t>Classes</w:t>
            </w:r>
            <w:r w:rsidRPr="00E82005">
              <w:rPr>
                <w:spacing w:val="-4"/>
                <w:sz w:val="20"/>
              </w:rPr>
              <w:t xml:space="preserve"> </w:t>
            </w:r>
            <w:r w:rsidRPr="00E82005">
              <w:rPr>
                <w:sz w:val="20"/>
              </w:rPr>
              <w:t>are</w:t>
            </w:r>
            <w:r w:rsidRPr="00E82005">
              <w:rPr>
                <w:spacing w:val="-3"/>
                <w:sz w:val="20"/>
              </w:rPr>
              <w:t xml:space="preserve"> </w:t>
            </w:r>
            <w:r w:rsidRPr="00E82005">
              <w:rPr>
                <w:sz w:val="20"/>
              </w:rPr>
              <w:t>fully</w:t>
            </w:r>
            <w:r w:rsidRPr="00E82005">
              <w:rPr>
                <w:spacing w:val="-4"/>
                <w:sz w:val="20"/>
              </w:rPr>
              <w:t xml:space="preserve"> </w:t>
            </w:r>
            <w:r w:rsidRPr="00E82005">
              <w:rPr>
                <w:sz w:val="20"/>
              </w:rPr>
              <w:t>online</w:t>
            </w:r>
            <w:r w:rsidRPr="00E82005">
              <w:rPr>
                <w:spacing w:val="-3"/>
                <w:sz w:val="20"/>
              </w:rPr>
              <w:t xml:space="preserve"> </w:t>
            </w:r>
            <w:r w:rsidRPr="00E82005">
              <w:rPr>
                <w:sz w:val="20"/>
              </w:rPr>
              <w:t>in</w:t>
            </w:r>
            <w:r w:rsidRPr="00E82005">
              <w:rPr>
                <w:spacing w:val="-4"/>
                <w:sz w:val="20"/>
              </w:rPr>
              <w:t xml:space="preserve"> </w:t>
            </w:r>
            <w:r w:rsidRPr="00E82005">
              <w:rPr>
                <w:sz w:val="20"/>
              </w:rPr>
              <w:t>the</w:t>
            </w:r>
            <w:r w:rsidRPr="00E82005">
              <w:rPr>
                <w:spacing w:val="-2"/>
                <w:sz w:val="20"/>
              </w:rPr>
              <w:t xml:space="preserve"> </w:t>
            </w:r>
            <w:r w:rsidRPr="00E82005">
              <w:rPr>
                <w:sz w:val="20"/>
              </w:rPr>
              <w:t>online</w:t>
            </w:r>
            <w:r w:rsidRPr="00E82005">
              <w:rPr>
                <w:spacing w:val="-2"/>
                <w:sz w:val="20"/>
              </w:rPr>
              <w:t xml:space="preserve"> </w:t>
            </w:r>
            <w:r w:rsidRPr="00E82005">
              <w:rPr>
                <w:sz w:val="20"/>
              </w:rPr>
              <w:t>management system</w:t>
            </w:r>
            <w:r w:rsidRPr="00E82005">
              <w:rPr>
                <w:spacing w:val="-5"/>
                <w:sz w:val="20"/>
              </w:rPr>
              <w:t xml:space="preserve"> </w:t>
            </w:r>
            <w:r w:rsidRPr="00E82005">
              <w:rPr>
                <w:sz w:val="20"/>
              </w:rPr>
              <w:t>(Canvas).</w:t>
            </w:r>
            <w:r w:rsidRPr="00E82005">
              <w:rPr>
                <w:spacing w:val="-3"/>
                <w:sz w:val="20"/>
              </w:rPr>
              <w:t xml:space="preserve"> </w:t>
            </w:r>
            <w:r w:rsidRPr="00E82005">
              <w:rPr>
                <w:sz w:val="20"/>
              </w:rPr>
              <w:t>Students</w:t>
            </w:r>
            <w:r w:rsidRPr="00E82005">
              <w:rPr>
                <w:spacing w:val="-4"/>
                <w:sz w:val="20"/>
              </w:rPr>
              <w:t xml:space="preserve"> </w:t>
            </w:r>
            <w:r w:rsidRPr="00E82005">
              <w:rPr>
                <w:sz w:val="20"/>
              </w:rPr>
              <w:t>are</w:t>
            </w:r>
            <w:r w:rsidRPr="00E82005">
              <w:rPr>
                <w:spacing w:val="-3"/>
                <w:sz w:val="20"/>
              </w:rPr>
              <w:t xml:space="preserve"> </w:t>
            </w:r>
            <w:r w:rsidRPr="00E82005">
              <w:rPr>
                <w:sz w:val="20"/>
              </w:rPr>
              <w:t>not</w:t>
            </w:r>
            <w:r w:rsidRPr="00E82005">
              <w:rPr>
                <w:spacing w:val="-1"/>
                <w:sz w:val="20"/>
              </w:rPr>
              <w:t xml:space="preserve"> </w:t>
            </w:r>
            <w:r w:rsidRPr="00E82005">
              <w:rPr>
                <w:sz w:val="20"/>
              </w:rPr>
              <w:t>required</w:t>
            </w:r>
            <w:r w:rsidRPr="00E82005">
              <w:rPr>
                <w:spacing w:val="-2"/>
                <w:sz w:val="20"/>
              </w:rPr>
              <w:t xml:space="preserve"> </w:t>
            </w:r>
            <w:r w:rsidRPr="00E82005">
              <w:rPr>
                <w:sz w:val="20"/>
              </w:rPr>
              <w:t>to</w:t>
            </w:r>
            <w:r w:rsidRPr="00E82005">
              <w:rPr>
                <w:spacing w:val="-2"/>
                <w:sz w:val="20"/>
              </w:rPr>
              <w:t xml:space="preserve"> </w:t>
            </w:r>
            <w:r w:rsidRPr="00E82005">
              <w:rPr>
                <w:sz w:val="20"/>
              </w:rPr>
              <w:t>log in</w:t>
            </w:r>
            <w:r w:rsidRPr="00E82005">
              <w:rPr>
                <w:spacing w:val="-7"/>
                <w:sz w:val="20"/>
              </w:rPr>
              <w:t xml:space="preserve"> </w:t>
            </w:r>
            <w:r w:rsidRPr="00E82005">
              <w:rPr>
                <w:sz w:val="20"/>
              </w:rPr>
              <w:t>or</w:t>
            </w:r>
            <w:r w:rsidRPr="00E82005">
              <w:rPr>
                <w:spacing w:val="-2"/>
                <w:sz w:val="20"/>
              </w:rPr>
              <w:t xml:space="preserve"> </w:t>
            </w:r>
            <w:r w:rsidRPr="00E82005">
              <w:rPr>
                <w:sz w:val="20"/>
              </w:rPr>
              <w:t>meet</w:t>
            </w:r>
            <w:r w:rsidRPr="00E82005">
              <w:rPr>
                <w:spacing w:val="-6"/>
                <w:sz w:val="20"/>
              </w:rPr>
              <w:t xml:space="preserve"> </w:t>
            </w:r>
            <w:r w:rsidRPr="00E82005">
              <w:rPr>
                <w:sz w:val="20"/>
              </w:rPr>
              <w:t>at</w:t>
            </w:r>
            <w:r w:rsidRPr="00E82005">
              <w:rPr>
                <w:spacing w:val="-6"/>
                <w:sz w:val="20"/>
              </w:rPr>
              <w:t xml:space="preserve"> </w:t>
            </w:r>
            <w:r w:rsidRPr="00E82005">
              <w:rPr>
                <w:sz w:val="20"/>
              </w:rPr>
              <w:t>scheduled</w:t>
            </w:r>
            <w:r w:rsidRPr="00E82005">
              <w:rPr>
                <w:spacing w:val="-4"/>
                <w:sz w:val="20"/>
              </w:rPr>
              <w:t xml:space="preserve"> </w:t>
            </w:r>
            <w:r w:rsidRPr="00E82005">
              <w:rPr>
                <w:sz w:val="20"/>
              </w:rPr>
              <w:t>times.</w:t>
            </w:r>
            <w:r w:rsidRPr="00E82005">
              <w:rPr>
                <w:spacing w:val="-3"/>
                <w:sz w:val="20"/>
              </w:rPr>
              <w:t xml:space="preserve"> </w:t>
            </w:r>
            <w:r w:rsidRPr="00E82005">
              <w:rPr>
                <w:sz w:val="20"/>
              </w:rPr>
              <w:t>All</w:t>
            </w:r>
            <w:r w:rsidRPr="00E82005">
              <w:rPr>
                <w:spacing w:val="-6"/>
                <w:sz w:val="20"/>
              </w:rPr>
              <w:t xml:space="preserve"> </w:t>
            </w:r>
            <w:r w:rsidRPr="00E82005">
              <w:rPr>
                <w:sz w:val="20"/>
              </w:rPr>
              <w:t>essential</w:t>
            </w:r>
            <w:r w:rsidRPr="00E82005">
              <w:rPr>
                <w:spacing w:val="-6"/>
                <w:sz w:val="20"/>
              </w:rPr>
              <w:t xml:space="preserve"> </w:t>
            </w:r>
            <w:r w:rsidRPr="00E82005">
              <w:rPr>
                <w:sz w:val="20"/>
              </w:rPr>
              <w:t>instruction</w:t>
            </w:r>
            <w:r w:rsidRPr="00E82005">
              <w:rPr>
                <w:spacing w:val="-4"/>
                <w:sz w:val="20"/>
              </w:rPr>
              <w:t xml:space="preserve"> </w:t>
            </w:r>
            <w:r w:rsidRPr="00E82005">
              <w:rPr>
                <w:sz w:val="20"/>
              </w:rPr>
              <w:t>will</w:t>
            </w:r>
            <w:r w:rsidRPr="00E82005">
              <w:rPr>
                <w:spacing w:val="-6"/>
                <w:sz w:val="20"/>
              </w:rPr>
              <w:t xml:space="preserve"> </w:t>
            </w:r>
            <w:r w:rsidRPr="00E82005">
              <w:rPr>
                <w:sz w:val="20"/>
              </w:rPr>
              <w:t>be</w:t>
            </w:r>
            <w:r w:rsidRPr="00E82005">
              <w:rPr>
                <w:spacing w:val="-5"/>
                <w:sz w:val="20"/>
              </w:rPr>
              <w:t xml:space="preserve"> </w:t>
            </w:r>
            <w:r w:rsidRPr="00E82005">
              <w:rPr>
                <w:sz w:val="20"/>
              </w:rPr>
              <w:t>provided through</w:t>
            </w:r>
            <w:r w:rsidRPr="00E82005">
              <w:rPr>
                <w:spacing w:val="-5"/>
                <w:sz w:val="20"/>
              </w:rPr>
              <w:t xml:space="preserve"> </w:t>
            </w:r>
            <w:r w:rsidRPr="00E82005">
              <w:rPr>
                <w:sz w:val="20"/>
              </w:rPr>
              <w:t>the</w:t>
            </w:r>
            <w:r w:rsidRPr="00E82005">
              <w:rPr>
                <w:spacing w:val="-5"/>
                <w:sz w:val="20"/>
              </w:rPr>
              <w:t xml:space="preserve"> </w:t>
            </w:r>
            <w:r w:rsidRPr="00E82005">
              <w:rPr>
                <w:sz w:val="20"/>
              </w:rPr>
              <w:t>Canvas</w:t>
            </w:r>
            <w:r w:rsidRPr="00E82005">
              <w:rPr>
                <w:spacing w:val="-6"/>
                <w:sz w:val="20"/>
              </w:rPr>
              <w:t xml:space="preserve"> </w:t>
            </w:r>
            <w:r w:rsidRPr="00E82005">
              <w:rPr>
                <w:sz w:val="20"/>
              </w:rPr>
              <w:t>learning management</w:t>
            </w:r>
            <w:r w:rsidRPr="00E82005">
              <w:rPr>
                <w:spacing w:val="-7"/>
                <w:sz w:val="20"/>
              </w:rPr>
              <w:t xml:space="preserve"> </w:t>
            </w:r>
            <w:r w:rsidRPr="00E82005">
              <w:rPr>
                <w:sz w:val="20"/>
              </w:rPr>
              <w:t>system.</w:t>
            </w:r>
            <w:r w:rsidRPr="00E82005">
              <w:rPr>
                <w:spacing w:val="-8"/>
                <w:sz w:val="20"/>
              </w:rPr>
              <w:t xml:space="preserve"> </w:t>
            </w:r>
            <w:r w:rsidRPr="00E82005">
              <w:rPr>
                <w:sz w:val="20"/>
              </w:rPr>
              <w:t>Although</w:t>
            </w:r>
            <w:r w:rsidRPr="00E82005">
              <w:rPr>
                <w:spacing w:val="-10"/>
                <w:sz w:val="20"/>
              </w:rPr>
              <w:t xml:space="preserve"> </w:t>
            </w:r>
            <w:r w:rsidRPr="00E82005">
              <w:rPr>
                <w:sz w:val="20"/>
              </w:rPr>
              <w:t>this</w:t>
            </w:r>
            <w:r w:rsidRPr="00E82005">
              <w:rPr>
                <w:spacing w:val="-7"/>
                <w:sz w:val="20"/>
              </w:rPr>
              <w:t xml:space="preserve"> </w:t>
            </w:r>
            <w:r w:rsidRPr="00E82005">
              <w:rPr>
                <w:sz w:val="20"/>
              </w:rPr>
              <w:t>format</w:t>
            </w:r>
            <w:r w:rsidRPr="00E82005">
              <w:rPr>
                <w:spacing w:val="-9"/>
                <w:sz w:val="20"/>
              </w:rPr>
              <w:t xml:space="preserve"> </w:t>
            </w:r>
            <w:r w:rsidRPr="00E82005">
              <w:rPr>
                <w:sz w:val="20"/>
              </w:rPr>
              <w:t>is</w:t>
            </w:r>
            <w:r w:rsidRPr="00E82005">
              <w:rPr>
                <w:spacing w:val="-10"/>
                <w:sz w:val="20"/>
              </w:rPr>
              <w:t xml:space="preserve"> </w:t>
            </w:r>
            <w:r w:rsidRPr="00E82005">
              <w:rPr>
                <w:sz w:val="20"/>
              </w:rPr>
              <w:t>flexible,</w:t>
            </w:r>
            <w:r w:rsidRPr="00E82005">
              <w:rPr>
                <w:spacing w:val="-9"/>
                <w:sz w:val="20"/>
              </w:rPr>
              <w:t xml:space="preserve"> </w:t>
            </w:r>
            <w:r w:rsidRPr="00E82005">
              <w:rPr>
                <w:sz w:val="20"/>
              </w:rPr>
              <w:t>it</w:t>
            </w:r>
            <w:r w:rsidRPr="00E82005">
              <w:rPr>
                <w:spacing w:val="-11"/>
                <w:sz w:val="20"/>
              </w:rPr>
              <w:t xml:space="preserve"> </w:t>
            </w:r>
            <w:r w:rsidRPr="00E82005">
              <w:rPr>
                <w:sz w:val="20"/>
              </w:rPr>
              <w:t>is not</w:t>
            </w:r>
            <w:r w:rsidRPr="00E82005">
              <w:rPr>
                <w:spacing w:val="-12"/>
                <w:sz w:val="20"/>
              </w:rPr>
              <w:t xml:space="preserve"> </w:t>
            </w:r>
            <w:r w:rsidRPr="00E82005">
              <w:rPr>
                <w:sz w:val="20"/>
              </w:rPr>
              <w:t>self-paced.</w:t>
            </w:r>
            <w:r w:rsidRPr="00E82005">
              <w:rPr>
                <w:spacing w:val="31"/>
                <w:sz w:val="20"/>
              </w:rPr>
              <w:t xml:space="preserve"> </w:t>
            </w:r>
            <w:r w:rsidRPr="00E82005">
              <w:rPr>
                <w:sz w:val="20"/>
              </w:rPr>
              <w:t>Students</w:t>
            </w:r>
            <w:r w:rsidRPr="00E82005">
              <w:rPr>
                <w:spacing w:val="-8"/>
                <w:sz w:val="20"/>
              </w:rPr>
              <w:t xml:space="preserve"> </w:t>
            </w:r>
            <w:r w:rsidRPr="00E82005">
              <w:rPr>
                <w:sz w:val="20"/>
              </w:rPr>
              <w:t>must</w:t>
            </w:r>
            <w:r w:rsidRPr="00E82005">
              <w:rPr>
                <w:spacing w:val="-8"/>
                <w:sz w:val="20"/>
              </w:rPr>
              <w:t xml:space="preserve"> </w:t>
            </w:r>
            <w:r w:rsidRPr="00E82005">
              <w:rPr>
                <w:sz w:val="20"/>
              </w:rPr>
              <w:t>adhere</w:t>
            </w:r>
            <w:r w:rsidRPr="00E82005">
              <w:rPr>
                <w:spacing w:val="-13"/>
                <w:sz w:val="20"/>
              </w:rPr>
              <w:t xml:space="preserve"> </w:t>
            </w:r>
            <w:r w:rsidRPr="00E82005">
              <w:rPr>
                <w:sz w:val="20"/>
              </w:rPr>
              <w:t>to deadlines set by instructors.</w:t>
            </w:r>
          </w:p>
        </w:tc>
      </w:tr>
      <w:tr w:rsidR="00E108A3" w:rsidRPr="00E82005" w14:paraId="625C121B" w14:textId="77777777" w:rsidTr="432D0519">
        <w:trPr>
          <w:trHeight w:val="865"/>
        </w:trPr>
        <w:tc>
          <w:tcPr>
            <w:tcW w:w="2684" w:type="dxa"/>
            <w:shd w:val="clear" w:color="auto" w:fill="48ACC5"/>
          </w:tcPr>
          <w:p w14:paraId="2B4D5315" w14:textId="55810A16" w:rsidR="00E108A3" w:rsidRPr="00E82005" w:rsidRDefault="00E108A3" w:rsidP="000D3359">
            <w:pPr>
              <w:spacing w:before="2" w:line="247" w:lineRule="auto"/>
              <w:ind w:left="625" w:right="300" w:hanging="625"/>
              <w:jc w:val="center"/>
              <w:rPr>
                <w:b/>
                <w:sz w:val="20"/>
              </w:rPr>
            </w:pPr>
            <w:r w:rsidRPr="00E82005">
              <w:rPr>
                <w:b/>
                <w:color w:val="FFFFFF"/>
                <w:spacing w:val="-4"/>
                <w:sz w:val="20"/>
              </w:rPr>
              <w:t xml:space="preserve">Online </w:t>
            </w:r>
            <w:r>
              <w:rPr>
                <w:b/>
                <w:color w:val="FFFFFF"/>
                <w:spacing w:val="-2"/>
                <w:sz w:val="20"/>
              </w:rPr>
              <w:t>Blend</w:t>
            </w:r>
          </w:p>
        </w:tc>
        <w:tc>
          <w:tcPr>
            <w:tcW w:w="8741" w:type="dxa"/>
          </w:tcPr>
          <w:p w14:paraId="50792724" w14:textId="25AE408F" w:rsidR="00E108A3" w:rsidRPr="00E82005" w:rsidRDefault="00E108A3" w:rsidP="00E108A3">
            <w:pPr>
              <w:ind w:left="280" w:right="372"/>
              <w:jc w:val="center"/>
              <w:rPr>
                <w:sz w:val="20"/>
              </w:rPr>
            </w:pPr>
            <w:r w:rsidRPr="00E82005">
              <w:rPr>
                <w:sz w:val="20"/>
              </w:rPr>
              <w:t>These</w:t>
            </w:r>
            <w:r w:rsidRPr="00E82005">
              <w:rPr>
                <w:spacing w:val="-7"/>
                <w:sz w:val="20"/>
              </w:rPr>
              <w:t xml:space="preserve"> </w:t>
            </w:r>
            <w:r w:rsidRPr="00E82005">
              <w:rPr>
                <w:sz w:val="20"/>
              </w:rPr>
              <w:t>classes</w:t>
            </w:r>
            <w:r w:rsidRPr="00E82005">
              <w:rPr>
                <w:spacing w:val="-5"/>
                <w:sz w:val="20"/>
              </w:rPr>
              <w:t xml:space="preserve"> </w:t>
            </w:r>
            <w:r w:rsidRPr="00E82005">
              <w:rPr>
                <w:sz w:val="20"/>
              </w:rPr>
              <w:t>meet</w:t>
            </w:r>
            <w:r w:rsidRPr="00E82005">
              <w:rPr>
                <w:spacing w:val="-8"/>
                <w:sz w:val="20"/>
              </w:rPr>
              <w:t xml:space="preserve"> </w:t>
            </w:r>
            <w:r w:rsidRPr="00E82005">
              <w:rPr>
                <w:sz w:val="20"/>
              </w:rPr>
              <w:t>regularly</w:t>
            </w:r>
            <w:r w:rsidRPr="00E82005">
              <w:rPr>
                <w:spacing w:val="-8"/>
                <w:sz w:val="20"/>
              </w:rPr>
              <w:t xml:space="preserve"> </w:t>
            </w:r>
            <w:r w:rsidRPr="00E82005">
              <w:rPr>
                <w:sz w:val="20"/>
              </w:rPr>
              <w:t>online</w:t>
            </w:r>
            <w:r w:rsidRPr="00E82005">
              <w:rPr>
                <w:spacing w:val="-7"/>
                <w:sz w:val="20"/>
              </w:rPr>
              <w:t xml:space="preserve"> </w:t>
            </w:r>
            <w:r w:rsidRPr="00E82005">
              <w:rPr>
                <w:sz w:val="20"/>
              </w:rPr>
              <w:t>and</w:t>
            </w:r>
            <w:r w:rsidRPr="00E82005">
              <w:rPr>
                <w:spacing w:val="-6"/>
                <w:sz w:val="20"/>
              </w:rPr>
              <w:t xml:space="preserve"> </w:t>
            </w:r>
            <w:r w:rsidRPr="00E82005">
              <w:rPr>
                <w:sz w:val="20"/>
              </w:rPr>
              <w:t>include</w:t>
            </w:r>
            <w:r w:rsidRPr="00E82005">
              <w:rPr>
                <w:spacing w:val="-7"/>
                <w:sz w:val="20"/>
              </w:rPr>
              <w:t xml:space="preserve"> </w:t>
            </w:r>
            <w:r w:rsidRPr="00E82005">
              <w:rPr>
                <w:sz w:val="20"/>
              </w:rPr>
              <w:t>a</w:t>
            </w:r>
            <w:r w:rsidRPr="00E82005">
              <w:rPr>
                <w:spacing w:val="-7"/>
                <w:sz w:val="20"/>
              </w:rPr>
              <w:t xml:space="preserve"> </w:t>
            </w:r>
            <w:r w:rsidRPr="00E82005">
              <w:rPr>
                <w:sz w:val="20"/>
              </w:rPr>
              <w:t>section</w:t>
            </w:r>
            <w:r w:rsidRPr="00E82005">
              <w:rPr>
                <w:spacing w:val="-8"/>
                <w:sz w:val="20"/>
              </w:rPr>
              <w:t xml:space="preserve"> </w:t>
            </w:r>
            <w:r w:rsidRPr="00E82005">
              <w:rPr>
                <w:sz w:val="20"/>
              </w:rPr>
              <w:t>note</w:t>
            </w:r>
            <w:r w:rsidRPr="00E82005">
              <w:rPr>
                <w:spacing w:val="-5"/>
                <w:sz w:val="20"/>
              </w:rPr>
              <w:t xml:space="preserve"> </w:t>
            </w:r>
            <w:r w:rsidRPr="00E82005">
              <w:rPr>
                <w:sz w:val="20"/>
              </w:rPr>
              <w:t>with</w:t>
            </w:r>
            <w:r w:rsidRPr="00E82005">
              <w:rPr>
                <w:spacing w:val="-6"/>
                <w:sz w:val="20"/>
              </w:rPr>
              <w:t xml:space="preserve"> </w:t>
            </w:r>
            <w:r w:rsidRPr="00E82005">
              <w:rPr>
                <w:sz w:val="20"/>
              </w:rPr>
              <w:t>further</w:t>
            </w:r>
            <w:r w:rsidRPr="00E82005">
              <w:rPr>
                <w:spacing w:val="-6"/>
                <w:sz w:val="20"/>
              </w:rPr>
              <w:t xml:space="preserve"> </w:t>
            </w:r>
            <w:r w:rsidRPr="00E82005">
              <w:rPr>
                <w:sz w:val="20"/>
              </w:rPr>
              <w:t>instructions regarding required</w:t>
            </w:r>
            <w:r w:rsidRPr="00E82005">
              <w:rPr>
                <w:spacing w:val="-3"/>
                <w:sz w:val="20"/>
              </w:rPr>
              <w:t xml:space="preserve"> </w:t>
            </w:r>
            <w:r w:rsidRPr="00E82005">
              <w:rPr>
                <w:sz w:val="20"/>
              </w:rPr>
              <w:t>online</w:t>
            </w:r>
            <w:r w:rsidRPr="00E82005">
              <w:rPr>
                <w:spacing w:val="-6"/>
                <w:sz w:val="20"/>
              </w:rPr>
              <w:t xml:space="preserve"> </w:t>
            </w:r>
            <w:r w:rsidRPr="00E82005">
              <w:rPr>
                <w:sz w:val="20"/>
              </w:rPr>
              <w:t>attendance</w:t>
            </w:r>
            <w:r w:rsidRPr="00E82005">
              <w:rPr>
                <w:spacing w:val="-5"/>
                <w:sz w:val="20"/>
              </w:rPr>
              <w:t xml:space="preserve"> </w:t>
            </w:r>
            <w:r w:rsidRPr="00E82005">
              <w:rPr>
                <w:sz w:val="20"/>
              </w:rPr>
              <w:t>(students</w:t>
            </w:r>
            <w:r w:rsidRPr="00E82005">
              <w:rPr>
                <w:spacing w:val="-4"/>
                <w:sz w:val="20"/>
              </w:rPr>
              <w:t xml:space="preserve"> </w:t>
            </w:r>
            <w:r w:rsidRPr="00E82005">
              <w:rPr>
                <w:sz w:val="20"/>
              </w:rPr>
              <w:t>are</w:t>
            </w:r>
            <w:r w:rsidRPr="00E82005">
              <w:rPr>
                <w:spacing w:val="-10"/>
                <w:sz w:val="20"/>
              </w:rPr>
              <w:t xml:space="preserve"> </w:t>
            </w:r>
            <w:r w:rsidRPr="00E82005">
              <w:rPr>
                <w:sz w:val="20"/>
              </w:rPr>
              <w:t>required</w:t>
            </w:r>
            <w:r w:rsidRPr="00E82005">
              <w:rPr>
                <w:spacing w:val="-1"/>
                <w:sz w:val="20"/>
              </w:rPr>
              <w:t xml:space="preserve"> </w:t>
            </w:r>
            <w:r w:rsidRPr="00E82005">
              <w:rPr>
                <w:sz w:val="20"/>
              </w:rPr>
              <w:t>to</w:t>
            </w:r>
            <w:r w:rsidRPr="00E82005">
              <w:rPr>
                <w:spacing w:val="-1"/>
                <w:sz w:val="20"/>
              </w:rPr>
              <w:t xml:space="preserve"> </w:t>
            </w:r>
            <w:r w:rsidRPr="00E82005">
              <w:rPr>
                <w:sz w:val="20"/>
              </w:rPr>
              <w:t>attend</w:t>
            </w:r>
            <w:r w:rsidRPr="00E82005">
              <w:rPr>
                <w:spacing w:val="-3"/>
                <w:sz w:val="20"/>
              </w:rPr>
              <w:t xml:space="preserve"> </w:t>
            </w:r>
            <w:r w:rsidRPr="00E82005">
              <w:rPr>
                <w:sz w:val="20"/>
              </w:rPr>
              <w:t>a</w:t>
            </w:r>
            <w:r w:rsidRPr="00E82005">
              <w:rPr>
                <w:spacing w:val="-4"/>
                <w:sz w:val="20"/>
              </w:rPr>
              <w:t xml:space="preserve"> </w:t>
            </w:r>
            <w:r w:rsidRPr="00E82005">
              <w:rPr>
                <w:sz w:val="20"/>
              </w:rPr>
              <w:t>virtual</w:t>
            </w:r>
            <w:r w:rsidRPr="00E82005">
              <w:rPr>
                <w:spacing w:val="-6"/>
                <w:sz w:val="20"/>
              </w:rPr>
              <w:t xml:space="preserve"> </w:t>
            </w:r>
            <w:r w:rsidRPr="00E82005">
              <w:rPr>
                <w:sz w:val="20"/>
              </w:rPr>
              <w:t>class</w:t>
            </w:r>
            <w:r w:rsidRPr="00E82005">
              <w:rPr>
                <w:spacing w:val="-5"/>
                <w:sz w:val="20"/>
              </w:rPr>
              <w:t xml:space="preserve"> </w:t>
            </w:r>
            <w:r w:rsidRPr="00E82005">
              <w:rPr>
                <w:sz w:val="20"/>
              </w:rPr>
              <w:t>using</w:t>
            </w:r>
          </w:p>
          <w:p w14:paraId="52DF7A1A" w14:textId="6DC8F878" w:rsidR="00E108A3" w:rsidRPr="00E82005" w:rsidRDefault="00E108A3" w:rsidP="00E108A3">
            <w:pPr>
              <w:spacing w:line="230" w:lineRule="auto"/>
              <w:ind w:left="280" w:right="373"/>
              <w:jc w:val="center"/>
              <w:rPr>
                <w:sz w:val="20"/>
              </w:rPr>
            </w:pPr>
            <w:r w:rsidRPr="00E82005">
              <w:rPr>
                <w:sz w:val="20"/>
              </w:rPr>
              <w:t>Zoom</w:t>
            </w:r>
            <w:r w:rsidRPr="00E82005">
              <w:rPr>
                <w:spacing w:val="-9"/>
                <w:sz w:val="20"/>
              </w:rPr>
              <w:t xml:space="preserve"> </w:t>
            </w:r>
            <w:r w:rsidRPr="00E82005">
              <w:rPr>
                <w:sz w:val="20"/>
              </w:rPr>
              <w:t>or</w:t>
            </w:r>
            <w:r w:rsidRPr="00E82005">
              <w:rPr>
                <w:spacing w:val="-5"/>
                <w:sz w:val="20"/>
              </w:rPr>
              <w:t xml:space="preserve"> </w:t>
            </w:r>
            <w:r w:rsidRPr="00E82005">
              <w:rPr>
                <w:sz w:val="20"/>
              </w:rPr>
              <w:t>Microsoft</w:t>
            </w:r>
            <w:r w:rsidRPr="00E82005">
              <w:rPr>
                <w:spacing w:val="-10"/>
                <w:sz w:val="20"/>
              </w:rPr>
              <w:t xml:space="preserve"> </w:t>
            </w:r>
            <w:r w:rsidRPr="00E82005">
              <w:rPr>
                <w:sz w:val="20"/>
              </w:rPr>
              <w:t>Teams)</w:t>
            </w:r>
            <w:r w:rsidRPr="00E82005">
              <w:rPr>
                <w:spacing w:val="-5"/>
                <w:sz w:val="20"/>
              </w:rPr>
              <w:t xml:space="preserve"> </w:t>
            </w:r>
            <w:r w:rsidRPr="00E82005">
              <w:rPr>
                <w:sz w:val="20"/>
              </w:rPr>
              <w:t>at</w:t>
            </w:r>
            <w:r w:rsidRPr="00E82005">
              <w:rPr>
                <w:spacing w:val="-8"/>
                <w:sz w:val="20"/>
              </w:rPr>
              <w:t xml:space="preserve"> </w:t>
            </w:r>
            <w:r w:rsidRPr="00E82005">
              <w:rPr>
                <w:sz w:val="20"/>
              </w:rPr>
              <w:t>the</w:t>
            </w:r>
            <w:r w:rsidRPr="00E82005">
              <w:rPr>
                <w:spacing w:val="-7"/>
                <w:sz w:val="20"/>
              </w:rPr>
              <w:t xml:space="preserve"> </w:t>
            </w:r>
            <w:r w:rsidRPr="00E82005">
              <w:rPr>
                <w:sz w:val="20"/>
              </w:rPr>
              <w:t>dates</w:t>
            </w:r>
            <w:r w:rsidRPr="00E82005">
              <w:rPr>
                <w:spacing w:val="-8"/>
                <w:sz w:val="20"/>
              </w:rPr>
              <w:t xml:space="preserve"> </w:t>
            </w:r>
            <w:r w:rsidRPr="00E82005">
              <w:rPr>
                <w:sz w:val="20"/>
              </w:rPr>
              <w:t>and</w:t>
            </w:r>
            <w:r w:rsidRPr="00E82005">
              <w:rPr>
                <w:spacing w:val="-6"/>
                <w:sz w:val="20"/>
              </w:rPr>
              <w:t xml:space="preserve"> </w:t>
            </w:r>
            <w:r w:rsidRPr="00E82005">
              <w:rPr>
                <w:sz w:val="20"/>
              </w:rPr>
              <w:t>times</w:t>
            </w:r>
            <w:r w:rsidRPr="00E82005">
              <w:rPr>
                <w:spacing w:val="-2"/>
                <w:sz w:val="20"/>
              </w:rPr>
              <w:t xml:space="preserve"> </w:t>
            </w:r>
            <w:r w:rsidRPr="00E82005">
              <w:rPr>
                <w:sz w:val="20"/>
              </w:rPr>
              <w:t>listed.</w:t>
            </w:r>
            <w:r w:rsidRPr="00E82005">
              <w:rPr>
                <w:spacing w:val="-5"/>
                <w:sz w:val="20"/>
              </w:rPr>
              <w:t xml:space="preserve"> </w:t>
            </w:r>
            <w:r w:rsidRPr="00E82005">
              <w:rPr>
                <w:sz w:val="20"/>
              </w:rPr>
              <w:t>Learning</w:t>
            </w:r>
            <w:r w:rsidRPr="00E82005">
              <w:rPr>
                <w:spacing w:val="-6"/>
                <w:sz w:val="20"/>
              </w:rPr>
              <w:t xml:space="preserve"> </w:t>
            </w:r>
            <w:r w:rsidRPr="00E82005">
              <w:rPr>
                <w:sz w:val="20"/>
              </w:rPr>
              <w:t>activities</w:t>
            </w:r>
            <w:r w:rsidRPr="00E82005">
              <w:rPr>
                <w:spacing w:val="-6"/>
                <w:sz w:val="20"/>
              </w:rPr>
              <w:t xml:space="preserve"> </w:t>
            </w:r>
            <w:r w:rsidRPr="00E82005">
              <w:rPr>
                <w:sz w:val="20"/>
              </w:rPr>
              <w:t>are</w:t>
            </w:r>
            <w:r w:rsidRPr="00E82005">
              <w:rPr>
                <w:spacing w:val="-5"/>
                <w:sz w:val="20"/>
              </w:rPr>
              <w:t xml:space="preserve"> </w:t>
            </w:r>
            <w:r w:rsidRPr="00E82005">
              <w:rPr>
                <w:sz w:val="20"/>
              </w:rPr>
              <w:t>to</w:t>
            </w:r>
            <w:r w:rsidRPr="00E82005">
              <w:rPr>
                <w:spacing w:val="-5"/>
                <w:sz w:val="20"/>
              </w:rPr>
              <w:t xml:space="preserve"> </w:t>
            </w:r>
            <w:r w:rsidRPr="00E82005">
              <w:rPr>
                <w:sz w:val="20"/>
              </w:rPr>
              <w:t>be completed throughout the remainder of the week.</w:t>
            </w:r>
          </w:p>
        </w:tc>
      </w:tr>
      <w:tr w:rsidR="00E108A3" w:rsidRPr="00E82005" w14:paraId="7EED0C41" w14:textId="77777777" w:rsidTr="432D0519">
        <w:trPr>
          <w:trHeight w:val="298"/>
        </w:trPr>
        <w:tc>
          <w:tcPr>
            <w:tcW w:w="2684" w:type="dxa"/>
            <w:shd w:val="clear" w:color="auto" w:fill="48ACC5"/>
          </w:tcPr>
          <w:p w14:paraId="012F8DC6" w14:textId="59B27280" w:rsidR="00E108A3" w:rsidRPr="00E82005" w:rsidRDefault="00E108A3" w:rsidP="00E108A3">
            <w:pPr>
              <w:ind w:right="195"/>
              <w:jc w:val="center"/>
              <w:rPr>
                <w:b/>
                <w:sz w:val="20"/>
              </w:rPr>
            </w:pPr>
            <w:r w:rsidRPr="00E82005">
              <w:rPr>
                <w:b/>
                <w:color w:val="FFFFFF"/>
                <w:spacing w:val="-6"/>
                <w:sz w:val="20"/>
              </w:rPr>
              <w:t>League</w:t>
            </w:r>
            <w:r w:rsidRPr="00E82005">
              <w:rPr>
                <w:b/>
                <w:color w:val="FFFFFF"/>
                <w:spacing w:val="-3"/>
                <w:sz w:val="20"/>
              </w:rPr>
              <w:t xml:space="preserve"> </w:t>
            </w:r>
            <w:r w:rsidRPr="00E82005">
              <w:rPr>
                <w:b/>
                <w:color w:val="FFFFFF"/>
                <w:spacing w:val="-6"/>
                <w:sz w:val="20"/>
              </w:rPr>
              <w:t>for</w:t>
            </w:r>
            <w:r w:rsidRPr="00E82005">
              <w:rPr>
                <w:b/>
                <w:color w:val="FFFFFF"/>
                <w:spacing w:val="-2"/>
                <w:sz w:val="20"/>
              </w:rPr>
              <w:t xml:space="preserve"> </w:t>
            </w:r>
            <w:r w:rsidRPr="00E82005">
              <w:rPr>
                <w:b/>
                <w:color w:val="FFFFFF"/>
                <w:spacing w:val="-6"/>
                <w:sz w:val="20"/>
              </w:rPr>
              <w:t>Innovation</w:t>
            </w:r>
            <w:r w:rsidR="00961DFD">
              <w:rPr>
                <w:b/>
                <w:color w:val="FFFFFF"/>
                <w:spacing w:val="-6"/>
                <w:sz w:val="20"/>
              </w:rPr>
              <w:t xml:space="preserve"> in the Community College</w:t>
            </w:r>
          </w:p>
        </w:tc>
        <w:tc>
          <w:tcPr>
            <w:tcW w:w="8741" w:type="dxa"/>
            <w:shd w:val="clear" w:color="auto" w:fill="D9D9D9" w:themeFill="background1" w:themeFillShade="D9"/>
          </w:tcPr>
          <w:p w14:paraId="185E90FE" w14:textId="30B59768" w:rsidR="00E108A3" w:rsidRPr="00E82005" w:rsidRDefault="009D341D" w:rsidP="00001486">
            <w:pPr>
              <w:spacing w:before="5" w:line="223" w:lineRule="auto"/>
              <w:ind w:left="1394" w:right="539" w:hanging="1182"/>
              <w:jc w:val="center"/>
              <w:rPr>
                <w:sz w:val="20"/>
                <w:szCs w:val="20"/>
              </w:rPr>
            </w:pPr>
            <w:r>
              <w:rPr>
                <w:spacing w:val="-2"/>
                <w:sz w:val="20"/>
                <w:szCs w:val="20"/>
              </w:rPr>
              <w:t>A</w:t>
            </w:r>
            <w:r w:rsidRPr="009D341D">
              <w:rPr>
                <w:spacing w:val="-2"/>
                <w:sz w:val="20"/>
                <w:szCs w:val="20"/>
              </w:rPr>
              <w:t>n international nonprofit organization with a mission to cultivate innovation in the community college environment</w:t>
            </w:r>
          </w:p>
        </w:tc>
      </w:tr>
      <w:tr w:rsidR="00E108A3" w:rsidRPr="00E82005" w14:paraId="24E7383A" w14:textId="77777777" w:rsidTr="432D0519">
        <w:trPr>
          <w:trHeight w:val="250"/>
        </w:trPr>
        <w:tc>
          <w:tcPr>
            <w:tcW w:w="2684" w:type="dxa"/>
            <w:shd w:val="clear" w:color="auto" w:fill="48ACC5"/>
          </w:tcPr>
          <w:p w14:paraId="66FC16DB" w14:textId="77777777" w:rsidR="00E108A3" w:rsidRPr="00E82005" w:rsidRDefault="00E108A3" w:rsidP="00E108A3">
            <w:pPr>
              <w:spacing w:line="211" w:lineRule="exact"/>
              <w:ind w:left="141" w:right="489"/>
              <w:jc w:val="center"/>
              <w:rPr>
                <w:b/>
                <w:sz w:val="20"/>
              </w:rPr>
            </w:pPr>
            <w:r w:rsidRPr="00E82005">
              <w:rPr>
                <w:b/>
                <w:color w:val="FFFFFF"/>
                <w:spacing w:val="-5"/>
                <w:sz w:val="20"/>
              </w:rPr>
              <w:t>LOA</w:t>
            </w:r>
          </w:p>
        </w:tc>
        <w:tc>
          <w:tcPr>
            <w:tcW w:w="8741" w:type="dxa"/>
          </w:tcPr>
          <w:p w14:paraId="7005ADBE" w14:textId="77777777" w:rsidR="00E108A3" w:rsidRPr="00E82005" w:rsidRDefault="00E108A3" w:rsidP="00E108A3">
            <w:pPr>
              <w:spacing w:line="211" w:lineRule="exact"/>
              <w:ind w:left="127"/>
              <w:jc w:val="center"/>
              <w:rPr>
                <w:sz w:val="20"/>
              </w:rPr>
            </w:pPr>
            <w:r w:rsidRPr="00E82005">
              <w:rPr>
                <w:spacing w:val="-4"/>
                <w:sz w:val="20"/>
              </w:rPr>
              <w:t>Learning</w:t>
            </w:r>
            <w:r w:rsidRPr="00E82005">
              <w:rPr>
                <w:spacing w:val="-8"/>
                <w:sz w:val="20"/>
              </w:rPr>
              <w:t xml:space="preserve"> </w:t>
            </w:r>
            <w:r w:rsidRPr="00E82005">
              <w:rPr>
                <w:spacing w:val="-4"/>
                <w:sz w:val="20"/>
              </w:rPr>
              <w:t>Outcomes</w:t>
            </w:r>
            <w:r w:rsidRPr="00E82005">
              <w:rPr>
                <w:spacing w:val="2"/>
                <w:sz w:val="20"/>
              </w:rPr>
              <w:t xml:space="preserve"> </w:t>
            </w:r>
            <w:r w:rsidRPr="00E82005">
              <w:rPr>
                <w:spacing w:val="-4"/>
                <w:sz w:val="20"/>
              </w:rPr>
              <w:t>Assessment</w:t>
            </w:r>
          </w:p>
        </w:tc>
      </w:tr>
      <w:tr w:rsidR="00E108A3" w:rsidRPr="00E82005" w14:paraId="4C4C705F" w14:textId="77777777" w:rsidTr="432D0519">
        <w:trPr>
          <w:trHeight w:val="250"/>
        </w:trPr>
        <w:tc>
          <w:tcPr>
            <w:tcW w:w="2684" w:type="dxa"/>
            <w:shd w:val="clear" w:color="auto" w:fill="48ACC5"/>
          </w:tcPr>
          <w:p w14:paraId="5564D99E" w14:textId="77777777" w:rsidR="00E108A3" w:rsidRPr="00E82005" w:rsidRDefault="00E108A3" w:rsidP="00E108A3">
            <w:pPr>
              <w:spacing w:line="211" w:lineRule="exact"/>
              <w:ind w:left="141" w:right="400"/>
              <w:jc w:val="center"/>
              <w:rPr>
                <w:b/>
                <w:sz w:val="20"/>
              </w:rPr>
            </w:pPr>
            <w:r w:rsidRPr="00E82005">
              <w:rPr>
                <w:b/>
                <w:color w:val="FFFFFF"/>
                <w:spacing w:val="-4"/>
                <w:sz w:val="20"/>
              </w:rPr>
              <w:t>PRIA</w:t>
            </w:r>
          </w:p>
        </w:tc>
        <w:tc>
          <w:tcPr>
            <w:tcW w:w="8741" w:type="dxa"/>
          </w:tcPr>
          <w:p w14:paraId="18FD665B" w14:textId="77777777" w:rsidR="00E108A3" w:rsidRPr="00E82005" w:rsidRDefault="00E108A3" w:rsidP="00E108A3">
            <w:pPr>
              <w:spacing w:line="211" w:lineRule="exact"/>
              <w:ind w:left="1962"/>
              <w:rPr>
                <w:sz w:val="20"/>
              </w:rPr>
            </w:pPr>
            <w:r w:rsidRPr="00E82005">
              <w:rPr>
                <w:spacing w:val="-4"/>
                <w:sz w:val="20"/>
              </w:rPr>
              <w:t>Planning,</w:t>
            </w:r>
            <w:r w:rsidRPr="00E82005">
              <w:rPr>
                <w:sz w:val="20"/>
              </w:rPr>
              <w:t xml:space="preserve"> </w:t>
            </w:r>
            <w:r w:rsidRPr="00E82005">
              <w:rPr>
                <w:spacing w:val="-4"/>
                <w:sz w:val="20"/>
              </w:rPr>
              <w:t>Research and</w:t>
            </w:r>
            <w:r w:rsidRPr="00E82005">
              <w:rPr>
                <w:spacing w:val="3"/>
                <w:sz w:val="20"/>
              </w:rPr>
              <w:t xml:space="preserve"> </w:t>
            </w:r>
            <w:r w:rsidRPr="00E82005">
              <w:rPr>
                <w:spacing w:val="-4"/>
                <w:sz w:val="20"/>
              </w:rPr>
              <w:t>Institutional</w:t>
            </w:r>
            <w:r w:rsidRPr="00E82005">
              <w:rPr>
                <w:spacing w:val="2"/>
                <w:sz w:val="20"/>
              </w:rPr>
              <w:t xml:space="preserve"> </w:t>
            </w:r>
            <w:r w:rsidRPr="00E82005">
              <w:rPr>
                <w:spacing w:val="-4"/>
                <w:sz w:val="20"/>
              </w:rPr>
              <w:t>Assessment</w:t>
            </w:r>
          </w:p>
        </w:tc>
      </w:tr>
      <w:tr w:rsidR="00E108A3" w:rsidRPr="00E82005" w14:paraId="543ABA50" w14:textId="77777777" w:rsidTr="432D0519">
        <w:trPr>
          <w:trHeight w:val="245"/>
        </w:trPr>
        <w:tc>
          <w:tcPr>
            <w:tcW w:w="2684" w:type="dxa"/>
            <w:shd w:val="clear" w:color="auto" w:fill="48ACC5"/>
          </w:tcPr>
          <w:p w14:paraId="2B7FD902" w14:textId="77777777" w:rsidR="00E108A3" w:rsidRPr="00E82005" w:rsidRDefault="00E108A3" w:rsidP="00E108A3">
            <w:pPr>
              <w:spacing w:line="206" w:lineRule="exact"/>
              <w:ind w:left="141" w:right="389"/>
              <w:jc w:val="center"/>
              <w:rPr>
                <w:b/>
                <w:sz w:val="20"/>
              </w:rPr>
            </w:pPr>
            <w:r w:rsidRPr="00E82005">
              <w:rPr>
                <w:b/>
                <w:color w:val="FFFFFF"/>
                <w:spacing w:val="-4"/>
                <w:sz w:val="20"/>
              </w:rPr>
              <w:t>PSSO</w:t>
            </w:r>
          </w:p>
        </w:tc>
        <w:tc>
          <w:tcPr>
            <w:tcW w:w="8741" w:type="dxa"/>
            <w:shd w:val="clear" w:color="auto" w:fill="D9D9D9" w:themeFill="background1" w:themeFillShade="D9"/>
          </w:tcPr>
          <w:p w14:paraId="62B4FC2A" w14:textId="77777777" w:rsidR="00E108A3" w:rsidRPr="00E82005" w:rsidRDefault="00E108A3" w:rsidP="00E108A3">
            <w:pPr>
              <w:spacing w:line="206" w:lineRule="exact"/>
              <w:ind w:left="113"/>
              <w:jc w:val="center"/>
              <w:rPr>
                <w:sz w:val="20"/>
              </w:rPr>
            </w:pPr>
            <w:r w:rsidRPr="00E82005">
              <w:rPr>
                <w:spacing w:val="-4"/>
                <w:sz w:val="20"/>
              </w:rPr>
              <w:t>Professional</w:t>
            </w:r>
            <w:r w:rsidRPr="00E82005">
              <w:rPr>
                <w:spacing w:val="-9"/>
                <w:sz w:val="20"/>
              </w:rPr>
              <w:t xml:space="preserve"> </w:t>
            </w:r>
            <w:r w:rsidRPr="00E82005">
              <w:rPr>
                <w:spacing w:val="-4"/>
                <w:sz w:val="20"/>
              </w:rPr>
              <w:t>and</w:t>
            </w:r>
            <w:r w:rsidRPr="00E82005">
              <w:rPr>
                <w:spacing w:val="-3"/>
                <w:sz w:val="20"/>
              </w:rPr>
              <w:t xml:space="preserve"> </w:t>
            </w:r>
            <w:r w:rsidRPr="00E82005">
              <w:rPr>
                <w:spacing w:val="-4"/>
                <w:sz w:val="20"/>
              </w:rPr>
              <w:t>Support</w:t>
            </w:r>
            <w:r w:rsidRPr="00E82005">
              <w:rPr>
                <w:spacing w:val="-3"/>
                <w:sz w:val="20"/>
              </w:rPr>
              <w:t xml:space="preserve"> </w:t>
            </w:r>
            <w:r w:rsidRPr="00E82005">
              <w:rPr>
                <w:spacing w:val="-4"/>
                <w:sz w:val="20"/>
              </w:rPr>
              <w:t>Staff</w:t>
            </w:r>
            <w:r w:rsidRPr="00E82005">
              <w:rPr>
                <w:spacing w:val="-8"/>
                <w:sz w:val="20"/>
              </w:rPr>
              <w:t xml:space="preserve"> </w:t>
            </w:r>
            <w:r w:rsidRPr="00E82005">
              <w:rPr>
                <w:spacing w:val="-4"/>
                <w:sz w:val="20"/>
              </w:rPr>
              <w:t>Organization</w:t>
            </w:r>
          </w:p>
        </w:tc>
      </w:tr>
      <w:tr w:rsidR="00E108A3" w:rsidRPr="00E82005" w14:paraId="0EF3C208" w14:textId="77777777" w:rsidTr="432D0519">
        <w:trPr>
          <w:trHeight w:val="248"/>
        </w:trPr>
        <w:tc>
          <w:tcPr>
            <w:tcW w:w="2684" w:type="dxa"/>
            <w:shd w:val="clear" w:color="auto" w:fill="48ACC5"/>
          </w:tcPr>
          <w:p w14:paraId="6C0A6DD8" w14:textId="77777777" w:rsidR="00E108A3" w:rsidRPr="00E82005" w:rsidRDefault="00E108A3" w:rsidP="00E108A3">
            <w:pPr>
              <w:spacing w:line="208" w:lineRule="exact"/>
              <w:ind w:left="141" w:right="400"/>
              <w:jc w:val="center"/>
              <w:rPr>
                <w:b/>
                <w:sz w:val="20"/>
              </w:rPr>
            </w:pPr>
            <w:r w:rsidRPr="00E82005">
              <w:rPr>
                <w:b/>
                <w:color w:val="FFFFFF"/>
                <w:spacing w:val="-4"/>
                <w:sz w:val="20"/>
              </w:rPr>
              <w:t>SASP</w:t>
            </w:r>
          </w:p>
        </w:tc>
        <w:tc>
          <w:tcPr>
            <w:tcW w:w="8741" w:type="dxa"/>
          </w:tcPr>
          <w:p w14:paraId="6724EF0D" w14:textId="77777777" w:rsidR="00E108A3" w:rsidRPr="00E82005" w:rsidRDefault="00E108A3" w:rsidP="00E108A3">
            <w:pPr>
              <w:spacing w:line="208" w:lineRule="exact"/>
              <w:ind w:left="123"/>
              <w:jc w:val="center"/>
              <w:rPr>
                <w:sz w:val="20"/>
              </w:rPr>
            </w:pPr>
            <w:r w:rsidRPr="00E82005">
              <w:rPr>
                <w:spacing w:val="-4"/>
                <w:sz w:val="20"/>
              </w:rPr>
              <w:t>Student</w:t>
            </w:r>
            <w:r w:rsidRPr="00E82005">
              <w:rPr>
                <w:spacing w:val="1"/>
                <w:sz w:val="20"/>
              </w:rPr>
              <w:t xml:space="preserve"> </w:t>
            </w:r>
            <w:r w:rsidRPr="00E82005">
              <w:rPr>
                <w:spacing w:val="-4"/>
                <w:sz w:val="20"/>
              </w:rPr>
              <w:t>Achievement</w:t>
            </w:r>
            <w:r w:rsidRPr="00E82005">
              <w:rPr>
                <w:spacing w:val="2"/>
                <w:sz w:val="20"/>
              </w:rPr>
              <w:t xml:space="preserve"> </w:t>
            </w:r>
            <w:r w:rsidRPr="00E82005">
              <w:rPr>
                <w:spacing w:val="-4"/>
                <w:sz w:val="20"/>
              </w:rPr>
              <w:t>and</w:t>
            </w:r>
            <w:r w:rsidRPr="00E82005">
              <w:rPr>
                <w:spacing w:val="10"/>
                <w:sz w:val="20"/>
              </w:rPr>
              <w:t xml:space="preserve"> </w:t>
            </w:r>
            <w:r w:rsidRPr="00E82005">
              <w:rPr>
                <w:spacing w:val="-4"/>
                <w:sz w:val="20"/>
              </w:rPr>
              <w:t>Success</w:t>
            </w:r>
            <w:r w:rsidRPr="00E82005">
              <w:rPr>
                <w:spacing w:val="-8"/>
                <w:sz w:val="20"/>
              </w:rPr>
              <w:t xml:space="preserve"> </w:t>
            </w:r>
            <w:r w:rsidRPr="00E82005">
              <w:rPr>
                <w:spacing w:val="-4"/>
                <w:sz w:val="20"/>
              </w:rPr>
              <w:t>Program</w:t>
            </w:r>
          </w:p>
        </w:tc>
      </w:tr>
      <w:tr w:rsidR="00E108A3" w:rsidRPr="00E82005" w14:paraId="2667F6B0" w14:textId="77777777" w:rsidTr="432D0519">
        <w:trPr>
          <w:trHeight w:val="248"/>
        </w:trPr>
        <w:tc>
          <w:tcPr>
            <w:tcW w:w="2684" w:type="dxa"/>
            <w:shd w:val="clear" w:color="auto" w:fill="48ACC5"/>
          </w:tcPr>
          <w:p w14:paraId="38676D7F" w14:textId="77777777" w:rsidR="00E108A3" w:rsidRPr="00E82005" w:rsidRDefault="00E108A3" w:rsidP="00E108A3">
            <w:pPr>
              <w:spacing w:line="208" w:lineRule="exact"/>
              <w:ind w:left="141" w:right="468"/>
              <w:jc w:val="center"/>
              <w:rPr>
                <w:b/>
                <w:sz w:val="20"/>
              </w:rPr>
            </w:pPr>
            <w:r w:rsidRPr="00E82005">
              <w:rPr>
                <w:b/>
                <w:color w:val="FFFFFF"/>
                <w:spacing w:val="-5"/>
                <w:sz w:val="20"/>
              </w:rPr>
              <w:t>TFO</w:t>
            </w:r>
          </w:p>
        </w:tc>
        <w:tc>
          <w:tcPr>
            <w:tcW w:w="8741" w:type="dxa"/>
            <w:shd w:val="clear" w:color="auto" w:fill="D9D9D9" w:themeFill="background1" w:themeFillShade="D9"/>
          </w:tcPr>
          <w:p w14:paraId="72E06AA3" w14:textId="77777777" w:rsidR="00E108A3" w:rsidRPr="00E82005" w:rsidRDefault="00E108A3" w:rsidP="00E108A3">
            <w:pPr>
              <w:spacing w:line="208" w:lineRule="exact"/>
              <w:ind w:left="116"/>
              <w:jc w:val="center"/>
              <w:rPr>
                <w:sz w:val="20"/>
              </w:rPr>
            </w:pPr>
            <w:r w:rsidRPr="00E82005">
              <w:rPr>
                <w:w w:val="90"/>
                <w:sz w:val="20"/>
              </w:rPr>
              <w:t>The</w:t>
            </w:r>
            <w:r w:rsidRPr="00E82005">
              <w:rPr>
                <w:spacing w:val="13"/>
                <w:sz w:val="20"/>
              </w:rPr>
              <w:t xml:space="preserve"> </w:t>
            </w:r>
            <w:r w:rsidRPr="00E82005">
              <w:rPr>
                <w:w w:val="90"/>
                <w:sz w:val="20"/>
              </w:rPr>
              <w:t>Faculty</w:t>
            </w:r>
            <w:r w:rsidRPr="00E82005">
              <w:rPr>
                <w:spacing w:val="10"/>
                <w:sz w:val="20"/>
              </w:rPr>
              <w:t xml:space="preserve"> </w:t>
            </w:r>
            <w:r w:rsidRPr="00E82005">
              <w:rPr>
                <w:spacing w:val="-2"/>
                <w:w w:val="90"/>
                <w:sz w:val="20"/>
              </w:rPr>
              <w:t>Organization</w:t>
            </w:r>
          </w:p>
        </w:tc>
      </w:tr>
    </w:tbl>
    <w:p w14:paraId="29D4E187" w14:textId="77777777" w:rsidR="002F7614" w:rsidRDefault="002F7614">
      <w:pPr>
        <w:pStyle w:val="Title"/>
      </w:pPr>
    </w:p>
    <w:p w14:paraId="2BE5BA6A" w14:textId="77777777" w:rsidR="00CD78BC" w:rsidRDefault="00CD78BC">
      <w:pPr>
        <w:pStyle w:val="Title"/>
      </w:pPr>
    </w:p>
    <w:p w14:paraId="2D5354EA" w14:textId="77777777" w:rsidR="00D02528" w:rsidRDefault="00D02528">
      <w:pPr>
        <w:pStyle w:val="Title"/>
      </w:pPr>
    </w:p>
    <w:p w14:paraId="606EC4BE" w14:textId="77777777" w:rsidR="00D02528" w:rsidRDefault="00D02528">
      <w:pPr>
        <w:pStyle w:val="Title"/>
      </w:pPr>
    </w:p>
    <w:p w14:paraId="582D79BF" w14:textId="77777777" w:rsidR="00D02528" w:rsidRDefault="00D02528">
      <w:pPr>
        <w:pStyle w:val="Title"/>
      </w:pPr>
    </w:p>
    <w:p w14:paraId="4037DF46" w14:textId="77777777" w:rsidR="00D02528" w:rsidRDefault="00D02528" w:rsidP="00D02528">
      <w:pPr>
        <w:pStyle w:val="Title"/>
      </w:pPr>
      <w:r>
        <w:t>Council</w:t>
      </w:r>
      <w:r>
        <w:rPr>
          <w:spacing w:val="15"/>
        </w:rPr>
        <w:t xml:space="preserve"> </w:t>
      </w:r>
      <w:r>
        <w:t>for</w:t>
      </w:r>
      <w:r>
        <w:rPr>
          <w:spacing w:val="9"/>
        </w:rPr>
        <w:t xml:space="preserve"> </w:t>
      </w:r>
      <w:r>
        <w:t>Standards</w:t>
      </w:r>
      <w:r>
        <w:rPr>
          <w:spacing w:val="16"/>
        </w:rPr>
        <w:t xml:space="preserve"> </w:t>
      </w:r>
      <w:r>
        <w:t>in</w:t>
      </w:r>
      <w:r>
        <w:rPr>
          <w:spacing w:val="8"/>
        </w:rPr>
        <w:t xml:space="preserve"> </w:t>
      </w:r>
      <w:r>
        <w:t>Human</w:t>
      </w:r>
      <w:r>
        <w:rPr>
          <w:spacing w:val="8"/>
        </w:rPr>
        <w:t xml:space="preserve"> </w:t>
      </w:r>
      <w:r>
        <w:t>Service</w:t>
      </w:r>
      <w:r>
        <w:rPr>
          <w:spacing w:val="9"/>
        </w:rPr>
        <w:t xml:space="preserve"> </w:t>
      </w:r>
      <w:r>
        <w:rPr>
          <w:spacing w:val="-2"/>
        </w:rPr>
        <w:t>Education</w:t>
      </w:r>
    </w:p>
    <w:p w14:paraId="3A7D692E" w14:textId="77777777" w:rsidR="00D02528" w:rsidRDefault="00D02528" w:rsidP="00D02528">
      <w:pPr>
        <w:pStyle w:val="Heading1"/>
        <w:spacing w:before="199" w:line="376" w:lineRule="auto"/>
        <w:ind w:left="720" w:right="1994" w:firstLine="1116"/>
      </w:pPr>
      <w:r>
        <w:t xml:space="preserve">NATIONAL STANDARDS </w:t>
      </w:r>
      <w:r>
        <w:rPr>
          <w:spacing w:val="-2"/>
        </w:rPr>
        <w:t>ASSOCIATE DEGREE</w:t>
      </w:r>
      <w:r>
        <w:rPr>
          <w:spacing w:val="-12"/>
        </w:rPr>
        <w:t xml:space="preserve"> </w:t>
      </w:r>
      <w:r>
        <w:rPr>
          <w:spacing w:val="-2"/>
        </w:rPr>
        <w:t>IN</w:t>
      </w:r>
      <w:r>
        <w:rPr>
          <w:spacing w:val="-13"/>
        </w:rPr>
        <w:t xml:space="preserve"> </w:t>
      </w:r>
      <w:r>
        <w:rPr>
          <w:spacing w:val="-2"/>
        </w:rPr>
        <w:t>HUMAN</w:t>
      </w:r>
      <w:r>
        <w:rPr>
          <w:spacing w:val="-13"/>
        </w:rPr>
        <w:t xml:space="preserve"> </w:t>
      </w:r>
      <w:r>
        <w:rPr>
          <w:spacing w:val="-2"/>
        </w:rPr>
        <w:t>SERVICES</w:t>
      </w:r>
    </w:p>
    <w:p w14:paraId="53E8237A" w14:textId="77777777" w:rsidR="002343CB" w:rsidRDefault="00D02528" w:rsidP="00D02528">
      <w:pPr>
        <w:spacing w:line="376" w:lineRule="auto"/>
        <w:ind w:left="4844" w:right="3168" w:firstLine="168"/>
        <w:rPr>
          <w:b/>
          <w:color w:val="0461C1"/>
          <w:spacing w:val="-2"/>
          <w:sz w:val="24"/>
        </w:rPr>
      </w:pPr>
      <w:hyperlink r:id="rId12" w:history="1">
        <w:r w:rsidRPr="009661D0">
          <w:rPr>
            <w:rStyle w:val="Hyperlink"/>
            <w:b/>
            <w:spacing w:val="-2"/>
            <w:sz w:val="24"/>
          </w:rPr>
          <w:t>https://cshse.org</w:t>
        </w:r>
      </w:hyperlink>
      <w:r>
        <w:rPr>
          <w:b/>
          <w:color w:val="0461C1"/>
          <w:spacing w:val="-2"/>
          <w:sz w:val="24"/>
        </w:rPr>
        <w:t xml:space="preserve"> </w:t>
      </w:r>
    </w:p>
    <w:p w14:paraId="5D5817CB" w14:textId="77777777" w:rsidR="00D02528" w:rsidRDefault="00D02528" w:rsidP="00D02528"/>
    <w:p w14:paraId="1795A190" w14:textId="77777777" w:rsidR="00D02528" w:rsidRDefault="00D02528" w:rsidP="00D02528">
      <w:pPr>
        <w:pStyle w:val="Heading1"/>
        <w:spacing w:before="78"/>
        <w:ind w:left="960"/>
      </w:pPr>
      <w:r>
        <w:t>A.</w:t>
      </w:r>
      <w:r>
        <w:rPr>
          <w:spacing w:val="10"/>
        </w:rPr>
        <w:t xml:space="preserve"> </w:t>
      </w:r>
      <w:r>
        <w:t>Required</w:t>
      </w:r>
      <w:r>
        <w:rPr>
          <w:spacing w:val="-6"/>
        </w:rPr>
        <w:t xml:space="preserve"> </w:t>
      </w:r>
      <w:r>
        <w:t>Introductory</w:t>
      </w:r>
      <w:r>
        <w:rPr>
          <w:spacing w:val="-4"/>
        </w:rPr>
        <w:t xml:space="preserve"> </w:t>
      </w:r>
      <w:r>
        <w:t>Material:</w:t>
      </w:r>
      <w:r>
        <w:rPr>
          <w:spacing w:val="-6"/>
        </w:rPr>
        <w:t xml:space="preserve"> </w:t>
      </w:r>
      <w:r>
        <w:t>General</w:t>
      </w:r>
      <w:r>
        <w:rPr>
          <w:spacing w:val="-7"/>
        </w:rPr>
        <w:t xml:space="preserve"> </w:t>
      </w:r>
      <w:r>
        <w:t>Introduction</w:t>
      </w:r>
      <w:r>
        <w:rPr>
          <w:spacing w:val="-4"/>
        </w:rPr>
        <w:t xml:space="preserve"> </w:t>
      </w:r>
      <w:r>
        <w:t>to</w:t>
      </w:r>
      <w:r>
        <w:rPr>
          <w:spacing w:val="-4"/>
        </w:rPr>
        <w:t xml:space="preserve"> </w:t>
      </w:r>
      <w:r>
        <w:t>the</w:t>
      </w:r>
      <w:r>
        <w:rPr>
          <w:spacing w:val="-4"/>
        </w:rPr>
        <w:t xml:space="preserve"> </w:t>
      </w:r>
      <w:r>
        <w:rPr>
          <w:spacing w:val="-2"/>
        </w:rPr>
        <w:t>Program</w:t>
      </w:r>
    </w:p>
    <w:p w14:paraId="6263CA7B" w14:textId="77777777" w:rsidR="00D02528" w:rsidRDefault="00D02528" w:rsidP="00D02528">
      <w:pPr>
        <w:pStyle w:val="BodyText"/>
        <w:rPr>
          <w:b/>
          <w:sz w:val="20"/>
        </w:rPr>
      </w:pPr>
    </w:p>
    <w:p w14:paraId="295BC13A" w14:textId="77777777" w:rsidR="00D02528" w:rsidRDefault="00D02528" w:rsidP="00D02528">
      <w:pPr>
        <w:pStyle w:val="BodyText"/>
        <w:spacing w:before="94" w:after="1"/>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10975"/>
      </w:tblGrid>
      <w:tr w:rsidR="00D02528" w14:paraId="7DF52DA7" w14:textId="77777777" w:rsidTr="000F238A">
        <w:trPr>
          <w:trHeight w:val="275"/>
        </w:trPr>
        <w:tc>
          <w:tcPr>
            <w:tcW w:w="631" w:type="dxa"/>
          </w:tcPr>
          <w:p w14:paraId="4010A12B" w14:textId="77777777" w:rsidR="00D02528" w:rsidRDefault="00D02528" w:rsidP="000F238A">
            <w:pPr>
              <w:pStyle w:val="TableParagraph"/>
              <w:spacing w:line="256" w:lineRule="exact"/>
              <w:ind w:left="107"/>
              <w:rPr>
                <w:b/>
                <w:sz w:val="24"/>
              </w:rPr>
            </w:pPr>
            <w:r>
              <w:rPr>
                <w:b/>
                <w:spacing w:val="-5"/>
                <w:sz w:val="24"/>
              </w:rPr>
              <w:t>1.</w:t>
            </w:r>
          </w:p>
        </w:tc>
        <w:tc>
          <w:tcPr>
            <w:tcW w:w="10975" w:type="dxa"/>
          </w:tcPr>
          <w:p w14:paraId="5903B2F4" w14:textId="77777777" w:rsidR="00D02528" w:rsidRDefault="00D02528" w:rsidP="00D02528">
            <w:pPr>
              <w:pStyle w:val="TableParagraph"/>
              <w:spacing w:line="256" w:lineRule="exact"/>
              <w:ind w:left="0"/>
              <w:rPr>
                <w:b/>
                <w:sz w:val="24"/>
              </w:rPr>
            </w:pPr>
            <w:bookmarkStart w:id="2" w:name="_bookmark3"/>
            <w:bookmarkEnd w:id="2"/>
            <w:r>
              <w:rPr>
                <w:b/>
                <w:sz w:val="24"/>
              </w:rPr>
              <w:t>Specify</w:t>
            </w:r>
            <w:r>
              <w:rPr>
                <w:b/>
                <w:spacing w:val="-5"/>
                <w:sz w:val="24"/>
              </w:rPr>
              <w:t xml:space="preserve"> </w:t>
            </w:r>
            <w:r>
              <w:rPr>
                <w:b/>
                <w:sz w:val="24"/>
              </w:rPr>
              <w:t>the</w:t>
            </w:r>
            <w:r>
              <w:rPr>
                <w:b/>
                <w:spacing w:val="-9"/>
                <w:sz w:val="24"/>
              </w:rPr>
              <w:t xml:space="preserve"> </w:t>
            </w:r>
            <w:r>
              <w:rPr>
                <w:b/>
                <w:sz w:val="24"/>
              </w:rPr>
              <w:t>degree(s)</w:t>
            </w:r>
            <w:r>
              <w:rPr>
                <w:b/>
                <w:spacing w:val="-8"/>
                <w:sz w:val="24"/>
              </w:rPr>
              <w:t xml:space="preserve"> </w:t>
            </w:r>
            <w:r>
              <w:rPr>
                <w:b/>
                <w:sz w:val="24"/>
              </w:rPr>
              <w:t>offered</w:t>
            </w:r>
            <w:r>
              <w:rPr>
                <w:b/>
                <w:spacing w:val="-4"/>
                <w:sz w:val="24"/>
              </w:rPr>
              <w:t xml:space="preserve"> </w:t>
            </w:r>
            <w:r>
              <w:rPr>
                <w:b/>
                <w:sz w:val="24"/>
              </w:rPr>
              <w:t>for</w:t>
            </w:r>
            <w:r>
              <w:rPr>
                <w:b/>
                <w:spacing w:val="-9"/>
                <w:sz w:val="24"/>
              </w:rPr>
              <w:t xml:space="preserve"> </w:t>
            </w:r>
            <w:r>
              <w:rPr>
                <w:b/>
                <w:sz w:val="24"/>
              </w:rPr>
              <w:t>which</w:t>
            </w:r>
            <w:r>
              <w:rPr>
                <w:b/>
                <w:spacing w:val="-2"/>
                <w:sz w:val="24"/>
              </w:rPr>
              <w:t xml:space="preserve"> </w:t>
            </w:r>
            <w:r>
              <w:rPr>
                <w:b/>
                <w:sz w:val="24"/>
              </w:rPr>
              <w:t>accreditation</w:t>
            </w:r>
            <w:r>
              <w:rPr>
                <w:b/>
                <w:spacing w:val="-1"/>
                <w:sz w:val="24"/>
              </w:rPr>
              <w:t xml:space="preserve"> </w:t>
            </w:r>
            <w:r>
              <w:rPr>
                <w:b/>
                <w:sz w:val="24"/>
              </w:rPr>
              <w:t>is</w:t>
            </w:r>
            <w:r>
              <w:rPr>
                <w:b/>
                <w:spacing w:val="-6"/>
                <w:sz w:val="24"/>
              </w:rPr>
              <w:t xml:space="preserve"> </w:t>
            </w:r>
            <w:r>
              <w:rPr>
                <w:b/>
                <w:sz w:val="24"/>
              </w:rPr>
              <w:t>being</w:t>
            </w:r>
            <w:r>
              <w:rPr>
                <w:b/>
                <w:spacing w:val="-5"/>
                <w:sz w:val="24"/>
              </w:rPr>
              <w:t xml:space="preserve"> </w:t>
            </w:r>
            <w:r>
              <w:rPr>
                <w:b/>
                <w:spacing w:val="-2"/>
                <w:sz w:val="24"/>
              </w:rPr>
              <w:t>sought.</w:t>
            </w:r>
          </w:p>
        </w:tc>
      </w:tr>
      <w:tr w:rsidR="00D02528" w14:paraId="752F03E0" w14:textId="77777777" w:rsidTr="000F238A">
        <w:trPr>
          <w:trHeight w:val="1422"/>
        </w:trPr>
        <w:tc>
          <w:tcPr>
            <w:tcW w:w="631" w:type="dxa"/>
          </w:tcPr>
          <w:p w14:paraId="41E558E7" w14:textId="77777777" w:rsidR="00D02528" w:rsidRDefault="00D02528" w:rsidP="000F238A">
            <w:pPr>
              <w:pStyle w:val="TableParagraph"/>
              <w:rPr>
                <w:sz w:val="24"/>
              </w:rPr>
            </w:pPr>
          </w:p>
        </w:tc>
        <w:tc>
          <w:tcPr>
            <w:tcW w:w="10975" w:type="dxa"/>
          </w:tcPr>
          <w:p w14:paraId="16906BDD" w14:textId="77777777" w:rsidR="00D02528" w:rsidRDefault="00D02528" w:rsidP="00D02528">
            <w:pPr>
              <w:pStyle w:val="TableParagraph"/>
              <w:spacing w:line="273" w:lineRule="exact"/>
              <w:ind w:left="0"/>
              <w:rPr>
                <w:b/>
                <w:sz w:val="24"/>
              </w:rPr>
            </w:pPr>
            <w:r>
              <w:rPr>
                <w:b/>
                <w:spacing w:val="-2"/>
                <w:sz w:val="24"/>
                <w:u w:val="thick"/>
              </w:rPr>
              <w:t>Response:</w:t>
            </w:r>
          </w:p>
          <w:p w14:paraId="3D86BDE0" w14:textId="77777777" w:rsidR="00D02528" w:rsidRDefault="00D02528" w:rsidP="00D02528">
            <w:pPr>
              <w:pStyle w:val="TableParagraph"/>
              <w:spacing w:line="274" w:lineRule="exact"/>
              <w:ind w:left="0"/>
              <w:rPr>
                <w:sz w:val="24"/>
              </w:rPr>
            </w:pPr>
            <w:r>
              <w:rPr>
                <w:sz w:val="24"/>
              </w:rPr>
              <w:t>Associate</w:t>
            </w:r>
            <w:r>
              <w:rPr>
                <w:spacing w:val="-9"/>
                <w:sz w:val="24"/>
              </w:rPr>
              <w:t xml:space="preserve"> </w:t>
            </w:r>
            <w:r>
              <w:rPr>
                <w:sz w:val="24"/>
              </w:rPr>
              <w:t>of</w:t>
            </w:r>
            <w:r>
              <w:rPr>
                <w:spacing w:val="-6"/>
                <w:sz w:val="24"/>
              </w:rPr>
              <w:t xml:space="preserve"> </w:t>
            </w:r>
            <w:r>
              <w:rPr>
                <w:sz w:val="24"/>
              </w:rPr>
              <w:t>Applied</w:t>
            </w:r>
            <w:r>
              <w:rPr>
                <w:spacing w:val="-3"/>
                <w:sz w:val="24"/>
              </w:rPr>
              <w:t xml:space="preserve"> </w:t>
            </w:r>
            <w:r>
              <w:rPr>
                <w:sz w:val="24"/>
              </w:rPr>
              <w:t>Sciences in Human</w:t>
            </w:r>
            <w:r>
              <w:rPr>
                <w:spacing w:val="-5"/>
                <w:sz w:val="24"/>
              </w:rPr>
              <w:t xml:space="preserve"> </w:t>
            </w:r>
            <w:r>
              <w:rPr>
                <w:spacing w:val="-2"/>
                <w:sz w:val="24"/>
              </w:rPr>
              <w:t>Services</w:t>
            </w:r>
          </w:p>
        </w:tc>
      </w:tr>
      <w:tr w:rsidR="00D02528" w14:paraId="563C4C78" w14:textId="77777777" w:rsidTr="000F238A">
        <w:trPr>
          <w:trHeight w:val="275"/>
        </w:trPr>
        <w:tc>
          <w:tcPr>
            <w:tcW w:w="631" w:type="dxa"/>
          </w:tcPr>
          <w:p w14:paraId="27B4AFD9" w14:textId="77777777" w:rsidR="00D02528" w:rsidRDefault="00D02528" w:rsidP="000F238A">
            <w:pPr>
              <w:pStyle w:val="TableParagraph"/>
              <w:spacing w:line="256" w:lineRule="exact"/>
              <w:ind w:left="107"/>
              <w:rPr>
                <w:b/>
                <w:sz w:val="24"/>
              </w:rPr>
            </w:pPr>
            <w:r>
              <w:rPr>
                <w:b/>
                <w:spacing w:val="-5"/>
                <w:sz w:val="24"/>
              </w:rPr>
              <w:t>2.</w:t>
            </w:r>
          </w:p>
        </w:tc>
        <w:tc>
          <w:tcPr>
            <w:tcW w:w="10975" w:type="dxa"/>
          </w:tcPr>
          <w:p w14:paraId="59CADAE4" w14:textId="0F46A287" w:rsidR="00D02528" w:rsidRDefault="00D02528" w:rsidP="00D02528">
            <w:pPr>
              <w:pStyle w:val="TableParagraph"/>
              <w:spacing w:line="256" w:lineRule="exact"/>
              <w:ind w:left="0"/>
              <w:rPr>
                <w:b/>
                <w:sz w:val="24"/>
              </w:rPr>
            </w:pPr>
            <w:bookmarkStart w:id="3" w:name="_bookmark4"/>
            <w:bookmarkEnd w:id="3"/>
            <w:r>
              <w:rPr>
                <w:b/>
                <w:sz w:val="24"/>
              </w:rPr>
              <w:t>Describe</w:t>
            </w:r>
            <w:r>
              <w:rPr>
                <w:b/>
                <w:spacing w:val="-8"/>
                <w:sz w:val="24"/>
              </w:rPr>
              <w:t xml:space="preserve"> </w:t>
            </w:r>
            <w:r>
              <w:rPr>
                <w:b/>
                <w:sz w:val="24"/>
              </w:rPr>
              <w:t>the</w:t>
            </w:r>
            <w:r>
              <w:rPr>
                <w:b/>
                <w:spacing w:val="-7"/>
                <w:sz w:val="24"/>
              </w:rPr>
              <w:t xml:space="preserve"> </w:t>
            </w:r>
            <w:r>
              <w:rPr>
                <w:b/>
                <w:spacing w:val="-2"/>
                <w:sz w:val="24"/>
              </w:rPr>
              <w:t>institution.</w:t>
            </w:r>
          </w:p>
        </w:tc>
      </w:tr>
      <w:tr w:rsidR="00D02528" w14:paraId="0CDE80EB" w14:textId="77777777" w:rsidTr="000F238A">
        <w:trPr>
          <w:trHeight w:val="2670"/>
        </w:trPr>
        <w:tc>
          <w:tcPr>
            <w:tcW w:w="631" w:type="dxa"/>
          </w:tcPr>
          <w:p w14:paraId="624E8A28" w14:textId="77777777" w:rsidR="00D02528" w:rsidRDefault="00D02528" w:rsidP="000F238A">
            <w:pPr>
              <w:pStyle w:val="TableParagraph"/>
              <w:rPr>
                <w:sz w:val="24"/>
              </w:rPr>
            </w:pPr>
          </w:p>
        </w:tc>
        <w:tc>
          <w:tcPr>
            <w:tcW w:w="10975" w:type="dxa"/>
          </w:tcPr>
          <w:p w14:paraId="7A171651" w14:textId="77777777" w:rsidR="00D02528" w:rsidRDefault="00D02528" w:rsidP="00D02528">
            <w:pPr>
              <w:pStyle w:val="TableParagraph"/>
              <w:spacing w:line="273" w:lineRule="exact"/>
              <w:ind w:left="0"/>
              <w:rPr>
                <w:b/>
                <w:sz w:val="24"/>
              </w:rPr>
            </w:pPr>
            <w:r>
              <w:rPr>
                <w:b/>
                <w:spacing w:val="-2"/>
                <w:sz w:val="24"/>
                <w:u w:val="single"/>
              </w:rPr>
              <w:t>Response:</w:t>
            </w:r>
          </w:p>
          <w:p w14:paraId="62C00FF1" w14:textId="77777777" w:rsidR="00D02528" w:rsidRDefault="00D02528" w:rsidP="00D02528">
            <w:pPr>
              <w:pStyle w:val="TableParagraph"/>
              <w:ind w:left="0"/>
              <w:rPr>
                <w:sz w:val="24"/>
              </w:rPr>
            </w:pPr>
            <w:r>
              <w:rPr>
                <w:sz w:val="24"/>
              </w:rPr>
              <w:t>Anne</w:t>
            </w:r>
            <w:r>
              <w:rPr>
                <w:spacing w:val="-13"/>
                <w:sz w:val="24"/>
              </w:rPr>
              <w:t xml:space="preserve"> </w:t>
            </w:r>
            <w:r>
              <w:rPr>
                <w:sz w:val="24"/>
              </w:rPr>
              <w:t>Arundel</w:t>
            </w:r>
            <w:r>
              <w:rPr>
                <w:spacing w:val="-5"/>
                <w:sz w:val="24"/>
              </w:rPr>
              <w:t xml:space="preserve"> </w:t>
            </w:r>
            <w:r>
              <w:rPr>
                <w:sz w:val="24"/>
              </w:rPr>
              <w:t>Community</w:t>
            </w:r>
            <w:r>
              <w:rPr>
                <w:spacing w:val="-14"/>
                <w:sz w:val="24"/>
              </w:rPr>
              <w:t xml:space="preserve"> </w:t>
            </w:r>
            <w:r>
              <w:rPr>
                <w:sz w:val="24"/>
              </w:rPr>
              <w:t>College</w:t>
            </w:r>
            <w:r>
              <w:rPr>
                <w:spacing w:val="-5"/>
                <w:sz w:val="24"/>
              </w:rPr>
              <w:t xml:space="preserve"> </w:t>
            </w:r>
            <w:r>
              <w:rPr>
                <w:sz w:val="24"/>
              </w:rPr>
              <w:t>(AACC)</w:t>
            </w:r>
            <w:r>
              <w:rPr>
                <w:spacing w:val="-7"/>
                <w:sz w:val="24"/>
              </w:rPr>
              <w:t xml:space="preserve"> </w:t>
            </w:r>
            <w:r>
              <w:rPr>
                <w:sz w:val="24"/>
              </w:rPr>
              <w:t>is</w:t>
            </w:r>
            <w:r>
              <w:rPr>
                <w:spacing w:val="-6"/>
                <w:sz w:val="24"/>
              </w:rPr>
              <w:t xml:space="preserve"> </w:t>
            </w:r>
            <w:r>
              <w:rPr>
                <w:sz w:val="24"/>
              </w:rPr>
              <w:t>a</w:t>
            </w:r>
            <w:r>
              <w:rPr>
                <w:spacing w:val="-8"/>
                <w:sz w:val="24"/>
              </w:rPr>
              <w:t xml:space="preserve"> </w:t>
            </w:r>
            <w:r>
              <w:rPr>
                <w:sz w:val="24"/>
              </w:rPr>
              <w:t>nationally</w:t>
            </w:r>
            <w:r>
              <w:rPr>
                <w:spacing w:val="-16"/>
                <w:sz w:val="24"/>
              </w:rPr>
              <w:t xml:space="preserve"> </w:t>
            </w:r>
            <w:r>
              <w:rPr>
                <w:sz w:val="24"/>
              </w:rPr>
              <w:t>recognized</w:t>
            </w:r>
            <w:r>
              <w:rPr>
                <w:spacing w:val="-7"/>
                <w:sz w:val="24"/>
              </w:rPr>
              <w:t xml:space="preserve"> </w:t>
            </w:r>
            <w:r>
              <w:rPr>
                <w:sz w:val="24"/>
              </w:rPr>
              <w:t>institution</w:t>
            </w:r>
            <w:r>
              <w:rPr>
                <w:spacing w:val="-5"/>
                <w:sz w:val="24"/>
              </w:rPr>
              <w:t xml:space="preserve"> </w:t>
            </w:r>
            <w:r>
              <w:rPr>
                <w:sz w:val="24"/>
              </w:rPr>
              <w:t>and</w:t>
            </w:r>
            <w:r>
              <w:rPr>
                <w:spacing w:val="-5"/>
                <w:sz w:val="24"/>
              </w:rPr>
              <w:t xml:space="preserve"> </w:t>
            </w:r>
            <w:r>
              <w:rPr>
                <w:sz w:val="24"/>
              </w:rPr>
              <w:t>the</w:t>
            </w:r>
            <w:r>
              <w:rPr>
                <w:spacing w:val="-10"/>
                <w:sz w:val="24"/>
              </w:rPr>
              <w:t xml:space="preserve"> </w:t>
            </w:r>
            <w:r>
              <w:rPr>
                <w:sz w:val="24"/>
              </w:rPr>
              <w:t>largest</w:t>
            </w:r>
            <w:r>
              <w:rPr>
                <w:spacing w:val="-5"/>
                <w:sz w:val="24"/>
              </w:rPr>
              <w:t xml:space="preserve"> </w:t>
            </w:r>
            <w:r>
              <w:rPr>
                <w:sz w:val="24"/>
              </w:rPr>
              <w:t>single-campus community</w:t>
            </w:r>
            <w:r>
              <w:rPr>
                <w:spacing w:val="-11"/>
                <w:sz w:val="24"/>
              </w:rPr>
              <w:t xml:space="preserve"> </w:t>
            </w:r>
            <w:r>
              <w:rPr>
                <w:sz w:val="24"/>
              </w:rPr>
              <w:t>college in Maryland. Over half a million people call Anne Arundel County</w:t>
            </w:r>
            <w:r>
              <w:rPr>
                <w:spacing w:val="-11"/>
                <w:sz w:val="24"/>
              </w:rPr>
              <w:t xml:space="preserve"> </w:t>
            </w:r>
            <w:r>
              <w:rPr>
                <w:sz w:val="24"/>
              </w:rPr>
              <w:t xml:space="preserve">home.  The community college has received several rankings: </w:t>
            </w:r>
          </w:p>
          <w:p w14:paraId="7D308DC1" w14:textId="77777777" w:rsidR="00D02528" w:rsidRDefault="00D02528" w:rsidP="00D02528">
            <w:pPr>
              <w:pStyle w:val="TableParagraph"/>
              <w:numPr>
                <w:ilvl w:val="0"/>
                <w:numId w:val="36"/>
              </w:numPr>
              <w:spacing w:before="0"/>
              <w:rPr>
                <w:sz w:val="24"/>
              </w:rPr>
            </w:pPr>
            <w:r>
              <w:rPr>
                <w:sz w:val="24"/>
              </w:rPr>
              <w:t xml:space="preserve">Ranked No. 3 </w:t>
            </w:r>
            <w:hyperlink r:id="rId13" w:anchor="anne_arundel_community_college" w:history="1">
              <w:r w:rsidRPr="0000190E">
                <w:rPr>
                  <w:rStyle w:val="Hyperlink"/>
                  <w:sz w:val="24"/>
                </w:rPr>
                <w:t>Community College by Intelligent</w:t>
              </w:r>
            </w:hyperlink>
          </w:p>
          <w:p w14:paraId="4ABB12F5" w14:textId="41947B2D" w:rsidR="00D02528" w:rsidRDefault="00D02528" w:rsidP="00D02528">
            <w:pPr>
              <w:pStyle w:val="TableParagraph"/>
              <w:numPr>
                <w:ilvl w:val="0"/>
                <w:numId w:val="36"/>
              </w:numPr>
              <w:spacing w:before="0"/>
              <w:rPr>
                <w:sz w:val="24"/>
              </w:rPr>
            </w:pPr>
            <w:r>
              <w:rPr>
                <w:sz w:val="24"/>
              </w:rPr>
              <w:t>Ranked No</w:t>
            </w:r>
            <w:r w:rsidR="008D5782">
              <w:rPr>
                <w:sz w:val="24"/>
              </w:rPr>
              <w:t xml:space="preserve">. </w:t>
            </w:r>
            <w:r w:rsidR="003B62AC">
              <w:rPr>
                <w:sz w:val="24"/>
              </w:rPr>
              <w:t>3</w:t>
            </w:r>
            <w:r>
              <w:rPr>
                <w:sz w:val="24"/>
              </w:rPr>
              <w:t xml:space="preserve"> </w:t>
            </w:r>
            <w:hyperlink r:id="rId14" w:history="1">
              <w:r w:rsidRPr="00CD49F1">
                <w:rPr>
                  <w:rStyle w:val="Hyperlink"/>
                  <w:sz w:val="24"/>
                </w:rPr>
                <w:t>Community College by Academic Influence</w:t>
              </w:r>
            </w:hyperlink>
            <w:r>
              <w:rPr>
                <w:sz w:val="24"/>
              </w:rPr>
              <w:t xml:space="preserve"> </w:t>
            </w:r>
          </w:p>
          <w:p w14:paraId="05D325F0" w14:textId="6AC001F8" w:rsidR="00D02528" w:rsidRDefault="00D02528" w:rsidP="00D02528">
            <w:pPr>
              <w:pStyle w:val="TableParagraph"/>
              <w:numPr>
                <w:ilvl w:val="0"/>
                <w:numId w:val="36"/>
              </w:numPr>
              <w:spacing w:before="0"/>
              <w:rPr>
                <w:sz w:val="24"/>
              </w:rPr>
            </w:pPr>
            <w:hyperlink r:id="rId15" w:history="1">
              <w:proofErr w:type="gramStart"/>
              <w:r w:rsidRPr="00CD49F1">
                <w:rPr>
                  <w:rStyle w:val="Hyperlink"/>
                  <w:sz w:val="24"/>
                </w:rPr>
                <w:t>Named</w:t>
              </w:r>
              <w:proofErr w:type="gramEnd"/>
              <w:r w:rsidRPr="00CD49F1">
                <w:rPr>
                  <w:rStyle w:val="Hyperlink"/>
                  <w:sz w:val="24"/>
                </w:rPr>
                <w:t xml:space="preserve"> a 202</w:t>
              </w:r>
              <w:r w:rsidR="00A015B1">
                <w:rPr>
                  <w:rStyle w:val="Hyperlink"/>
                  <w:sz w:val="24"/>
                </w:rPr>
                <w:t>5</w:t>
              </w:r>
              <w:r w:rsidRPr="00CD49F1">
                <w:rPr>
                  <w:rStyle w:val="Hyperlink"/>
                  <w:sz w:val="24"/>
                </w:rPr>
                <w:t>-202</w:t>
              </w:r>
              <w:r w:rsidR="00A015B1">
                <w:rPr>
                  <w:rStyle w:val="Hyperlink"/>
                  <w:sz w:val="24"/>
                </w:rPr>
                <w:t>6 Silver</w:t>
              </w:r>
              <w:r w:rsidRPr="00CD49F1">
                <w:rPr>
                  <w:rStyle w:val="Hyperlink"/>
                  <w:sz w:val="24"/>
                </w:rPr>
                <w:t xml:space="preserve"> Military Friendly School</w:t>
              </w:r>
            </w:hyperlink>
            <w:r>
              <w:rPr>
                <w:sz w:val="24"/>
              </w:rPr>
              <w:t xml:space="preserve"> for the services and resources the college provides military and veteran students and their families. </w:t>
            </w:r>
          </w:p>
          <w:p w14:paraId="10630F01" w14:textId="1D091E49" w:rsidR="00D02528" w:rsidRDefault="00D02528" w:rsidP="00D02528">
            <w:pPr>
              <w:pStyle w:val="TableParagraph"/>
              <w:numPr>
                <w:ilvl w:val="0"/>
                <w:numId w:val="36"/>
              </w:numPr>
              <w:spacing w:before="0"/>
              <w:rPr>
                <w:sz w:val="24"/>
              </w:rPr>
            </w:pPr>
            <w:hyperlink r:id="rId16" w:history="1">
              <w:r w:rsidRPr="00CD49F1">
                <w:rPr>
                  <w:rStyle w:val="Hyperlink"/>
                  <w:sz w:val="24"/>
                </w:rPr>
                <w:t xml:space="preserve">Ranked No. </w:t>
              </w:r>
              <w:r w:rsidR="004F6FD2">
                <w:rPr>
                  <w:rStyle w:val="Hyperlink"/>
                  <w:sz w:val="24"/>
                </w:rPr>
                <w:t xml:space="preserve">11 </w:t>
              </w:r>
              <w:r w:rsidRPr="00CD49F1">
                <w:rPr>
                  <w:rStyle w:val="Hyperlink"/>
                  <w:sz w:val="24"/>
                </w:rPr>
                <w:t>Best Community College of 202</w:t>
              </w:r>
              <w:r w:rsidR="004F6FD2">
                <w:rPr>
                  <w:rStyle w:val="Hyperlink"/>
                  <w:sz w:val="24"/>
                </w:rPr>
                <w:t>5</w:t>
              </w:r>
            </w:hyperlink>
            <w:r>
              <w:rPr>
                <w:sz w:val="24"/>
              </w:rPr>
              <w:t>, nationally by College Consensus</w:t>
            </w:r>
          </w:p>
          <w:p w14:paraId="43435049" w14:textId="5C562312" w:rsidR="00D02528" w:rsidRDefault="00D02528" w:rsidP="00D02528">
            <w:pPr>
              <w:pStyle w:val="TableParagraph"/>
              <w:numPr>
                <w:ilvl w:val="0"/>
                <w:numId w:val="36"/>
              </w:numPr>
              <w:spacing w:before="0"/>
              <w:rPr>
                <w:sz w:val="24"/>
              </w:rPr>
            </w:pPr>
            <w:hyperlink r:id="rId17" w:history="1">
              <w:r w:rsidRPr="00CD49F1">
                <w:rPr>
                  <w:rStyle w:val="Hyperlink"/>
                  <w:sz w:val="24"/>
                </w:rPr>
                <w:t>Ranked No. 1</w:t>
              </w:r>
              <w:r w:rsidR="00F934F4">
                <w:rPr>
                  <w:rStyle w:val="Hyperlink"/>
                  <w:sz w:val="24"/>
                </w:rPr>
                <w:t>3</w:t>
              </w:r>
              <w:r w:rsidRPr="00CD49F1">
                <w:rPr>
                  <w:rStyle w:val="Hyperlink"/>
                  <w:sz w:val="24"/>
                </w:rPr>
                <w:t xml:space="preserve"> Best Online Community College of 2022</w:t>
              </w:r>
            </w:hyperlink>
            <w:r>
              <w:rPr>
                <w:sz w:val="24"/>
              </w:rPr>
              <w:t>, nationally by College Consensus</w:t>
            </w:r>
          </w:p>
          <w:p w14:paraId="086BDFD5" w14:textId="325C685B" w:rsidR="00D02528" w:rsidRDefault="00D02528" w:rsidP="00D02528">
            <w:pPr>
              <w:pStyle w:val="TableParagraph"/>
              <w:spacing w:before="272"/>
              <w:ind w:left="0" w:right="292"/>
              <w:rPr>
                <w:sz w:val="24"/>
              </w:rPr>
            </w:pPr>
            <w:r>
              <w:rPr>
                <w:sz w:val="24"/>
              </w:rPr>
              <w:t xml:space="preserve">For fiscal year (FY) </w:t>
            </w:r>
            <w:r w:rsidR="00F934F4">
              <w:rPr>
                <w:sz w:val="24"/>
              </w:rPr>
              <w:t>2025</w:t>
            </w:r>
            <w:r>
              <w:rPr>
                <w:sz w:val="24"/>
              </w:rPr>
              <w:t xml:space="preserve">, AACC served approximately </w:t>
            </w:r>
            <w:r w:rsidR="00F934F4">
              <w:rPr>
                <w:sz w:val="24"/>
              </w:rPr>
              <w:t>29,378</w:t>
            </w:r>
            <w:r>
              <w:rPr>
                <w:sz w:val="24"/>
              </w:rPr>
              <w:t xml:space="preserve">  unduplicated students enrolled in credit and non-credit courses in more</w:t>
            </w:r>
            <w:r>
              <w:rPr>
                <w:spacing w:val="-2"/>
                <w:sz w:val="24"/>
              </w:rPr>
              <w:t xml:space="preserve"> </w:t>
            </w:r>
            <w:r>
              <w:rPr>
                <w:sz w:val="24"/>
              </w:rPr>
              <w:t>than 200 areas of study</w:t>
            </w:r>
            <w:r>
              <w:rPr>
                <w:spacing w:val="-3"/>
                <w:sz w:val="24"/>
              </w:rPr>
              <w:t xml:space="preserve"> </w:t>
            </w:r>
            <w:r>
              <w:rPr>
                <w:sz w:val="24"/>
              </w:rPr>
              <w:t>(</w:t>
            </w:r>
            <w:hyperlink r:id="rId18" w:history="1">
              <w:r w:rsidRPr="00CD49F1">
                <w:rPr>
                  <w:rStyle w:val="Hyperlink"/>
                  <w:sz w:val="24"/>
                </w:rPr>
                <w:t>https://www.aacc.edu/about/fast-facts/ ).</w:t>
              </w:r>
            </w:hyperlink>
            <w:r>
              <w:rPr>
                <w:sz w:val="24"/>
              </w:rPr>
              <w:t xml:space="preserve"> The</w:t>
            </w:r>
            <w:r>
              <w:rPr>
                <w:spacing w:val="-1"/>
                <w:sz w:val="24"/>
              </w:rPr>
              <w:t xml:space="preserve"> </w:t>
            </w:r>
            <w:r>
              <w:rPr>
                <w:sz w:val="24"/>
              </w:rPr>
              <w:t>college also offers extensive lifelong learning opportunities and noncredit continuing professional education courses to a diverse</w:t>
            </w:r>
            <w:r>
              <w:rPr>
                <w:spacing w:val="-3"/>
                <w:sz w:val="24"/>
              </w:rPr>
              <w:t xml:space="preserve"> </w:t>
            </w:r>
            <w:r>
              <w:rPr>
                <w:sz w:val="24"/>
              </w:rPr>
              <w:t>population</w:t>
            </w:r>
            <w:r>
              <w:rPr>
                <w:spacing w:val="-2"/>
                <w:sz w:val="24"/>
              </w:rPr>
              <w:t xml:space="preserve"> </w:t>
            </w:r>
            <w:r w:rsidR="00D541CA">
              <w:rPr>
                <w:sz w:val="24"/>
              </w:rPr>
              <w:t>see</w:t>
            </w:r>
            <w:r>
              <w:rPr>
                <w:sz w:val="24"/>
              </w:rPr>
              <w:t>king</w:t>
            </w:r>
            <w:r>
              <w:rPr>
                <w:spacing w:val="-5"/>
                <w:sz w:val="24"/>
              </w:rPr>
              <w:t xml:space="preserve"> </w:t>
            </w:r>
            <w:r>
              <w:rPr>
                <w:sz w:val="24"/>
              </w:rPr>
              <w:t>career</w:t>
            </w:r>
            <w:r>
              <w:rPr>
                <w:spacing w:val="-2"/>
                <w:sz w:val="24"/>
              </w:rPr>
              <w:t xml:space="preserve"> </w:t>
            </w:r>
            <w:r>
              <w:rPr>
                <w:sz w:val="24"/>
              </w:rPr>
              <w:t>training</w:t>
            </w:r>
            <w:r>
              <w:rPr>
                <w:spacing w:val="-5"/>
                <w:sz w:val="24"/>
              </w:rPr>
              <w:t xml:space="preserve"> </w:t>
            </w:r>
            <w:r>
              <w:rPr>
                <w:sz w:val="24"/>
              </w:rPr>
              <w:t>or retraining,</w:t>
            </w:r>
            <w:r>
              <w:rPr>
                <w:spacing w:val="-4"/>
                <w:sz w:val="24"/>
              </w:rPr>
              <w:t xml:space="preserve"> </w:t>
            </w:r>
            <w:r>
              <w:rPr>
                <w:sz w:val="24"/>
              </w:rPr>
              <w:t>working</w:t>
            </w:r>
            <w:r>
              <w:rPr>
                <w:spacing w:val="-9"/>
                <w:sz w:val="24"/>
              </w:rPr>
              <w:t xml:space="preserve"> </w:t>
            </w:r>
            <w:r>
              <w:rPr>
                <w:sz w:val="24"/>
              </w:rPr>
              <w:t>to</w:t>
            </w:r>
            <w:r>
              <w:rPr>
                <w:spacing w:val="-2"/>
                <w:sz w:val="24"/>
              </w:rPr>
              <w:t xml:space="preserve"> </w:t>
            </w:r>
            <w:r>
              <w:rPr>
                <w:sz w:val="24"/>
              </w:rPr>
              <w:t>boost</w:t>
            </w:r>
            <w:r>
              <w:rPr>
                <w:spacing w:val="-2"/>
                <w:sz w:val="24"/>
              </w:rPr>
              <w:t xml:space="preserve"> </w:t>
            </w:r>
            <w:r>
              <w:rPr>
                <w:sz w:val="24"/>
              </w:rPr>
              <w:t>basic</w:t>
            </w:r>
            <w:r>
              <w:rPr>
                <w:spacing w:val="-2"/>
                <w:sz w:val="24"/>
              </w:rPr>
              <w:t xml:space="preserve"> </w:t>
            </w:r>
            <w:r>
              <w:rPr>
                <w:sz w:val="24"/>
              </w:rPr>
              <w:t>skills,</w:t>
            </w:r>
            <w:r>
              <w:rPr>
                <w:spacing w:val="-2"/>
                <w:sz w:val="24"/>
              </w:rPr>
              <w:t xml:space="preserve"> </w:t>
            </w:r>
            <w:r>
              <w:rPr>
                <w:sz w:val="24"/>
              </w:rPr>
              <w:t>or</w:t>
            </w:r>
            <w:r>
              <w:rPr>
                <w:spacing w:val="-6"/>
                <w:sz w:val="24"/>
              </w:rPr>
              <w:t xml:space="preserve"> </w:t>
            </w:r>
            <w:r>
              <w:rPr>
                <w:sz w:val="24"/>
              </w:rPr>
              <w:t>pursuing</w:t>
            </w:r>
            <w:r>
              <w:rPr>
                <w:spacing w:val="-10"/>
                <w:sz w:val="24"/>
              </w:rPr>
              <w:t xml:space="preserve"> </w:t>
            </w:r>
            <w:r>
              <w:rPr>
                <w:sz w:val="24"/>
              </w:rPr>
              <w:t>new</w:t>
            </w:r>
            <w:r>
              <w:rPr>
                <w:spacing w:val="-3"/>
                <w:sz w:val="24"/>
              </w:rPr>
              <w:t xml:space="preserve"> </w:t>
            </w:r>
            <w:r>
              <w:rPr>
                <w:sz w:val="24"/>
              </w:rPr>
              <w:t>areas</w:t>
            </w:r>
            <w:r>
              <w:rPr>
                <w:spacing w:val="-2"/>
                <w:sz w:val="24"/>
              </w:rPr>
              <w:t xml:space="preserve"> </w:t>
            </w:r>
            <w:r>
              <w:rPr>
                <w:sz w:val="24"/>
              </w:rPr>
              <w:t xml:space="preserve">of </w:t>
            </w:r>
            <w:r>
              <w:rPr>
                <w:spacing w:val="-2"/>
                <w:sz w:val="24"/>
              </w:rPr>
              <w:t>interest.</w:t>
            </w:r>
          </w:p>
          <w:p w14:paraId="2D76A3A8" w14:textId="77777777" w:rsidR="00D02528" w:rsidRDefault="00D02528" w:rsidP="000F238A">
            <w:pPr>
              <w:pStyle w:val="TableParagraph"/>
              <w:rPr>
                <w:b/>
                <w:sz w:val="24"/>
              </w:rPr>
            </w:pPr>
          </w:p>
          <w:p w14:paraId="3B711D21" w14:textId="2B445695" w:rsidR="00D02528" w:rsidRDefault="00D02528" w:rsidP="00D02528">
            <w:pPr>
              <w:pStyle w:val="TableParagraph"/>
              <w:ind w:left="0" w:right="292"/>
              <w:rPr>
                <w:sz w:val="24"/>
                <w:szCs w:val="24"/>
                <w:highlight w:val="yellow"/>
              </w:rPr>
            </w:pPr>
            <w:r w:rsidRPr="10D842FA">
              <w:rPr>
                <w:sz w:val="24"/>
                <w:szCs w:val="24"/>
              </w:rPr>
              <w:t>The college is increasingly diverse with Black/African students representing 2</w:t>
            </w:r>
            <w:r w:rsidR="00CE60AD">
              <w:rPr>
                <w:sz w:val="24"/>
                <w:szCs w:val="24"/>
              </w:rPr>
              <w:t>0</w:t>
            </w:r>
            <w:r w:rsidRPr="10D842FA">
              <w:rPr>
                <w:sz w:val="24"/>
                <w:szCs w:val="24"/>
              </w:rPr>
              <w:t>% of the student population, Hispanic/Latino representing 12% of the student population, Asian representing 5% of the student population and</w:t>
            </w:r>
            <w:r w:rsidRPr="10D842FA">
              <w:rPr>
                <w:spacing w:val="-3"/>
                <w:sz w:val="24"/>
                <w:szCs w:val="24"/>
              </w:rPr>
              <w:t xml:space="preserve"> </w:t>
            </w:r>
            <w:r w:rsidRPr="10D842FA">
              <w:rPr>
                <w:sz w:val="24"/>
                <w:szCs w:val="24"/>
              </w:rPr>
              <w:t>Other/Multiracial</w:t>
            </w:r>
            <w:r w:rsidRPr="10D842FA">
              <w:rPr>
                <w:spacing w:val="-1"/>
                <w:sz w:val="24"/>
                <w:szCs w:val="24"/>
              </w:rPr>
              <w:t xml:space="preserve"> </w:t>
            </w:r>
            <w:r w:rsidRPr="10D842FA">
              <w:rPr>
                <w:sz w:val="24"/>
                <w:szCs w:val="24"/>
              </w:rPr>
              <w:t>representing</w:t>
            </w:r>
            <w:r w:rsidRPr="10D842FA">
              <w:rPr>
                <w:spacing w:val="-6"/>
                <w:sz w:val="24"/>
                <w:szCs w:val="24"/>
              </w:rPr>
              <w:t xml:space="preserve"> </w:t>
            </w:r>
            <w:r w:rsidR="00CE60AD">
              <w:rPr>
                <w:sz w:val="24"/>
                <w:szCs w:val="24"/>
              </w:rPr>
              <w:t>18</w:t>
            </w:r>
            <w:r w:rsidRPr="10D842FA">
              <w:rPr>
                <w:sz w:val="24"/>
                <w:szCs w:val="24"/>
              </w:rPr>
              <w:t>%.</w:t>
            </w:r>
            <w:r w:rsidRPr="10D842FA">
              <w:rPr>
                <w:spacing w:val="-3"/>
                <w:sz w:val="24"/>
                <w:szCs w:val="24"/>
              </w:rPr>
              <w:t xml:space="preserve"> </w:t>
            </w:r>
            <w:proofErr w:type="gramStart"/>
            <w:r w:rsidRPr="10D842FA">
              <w:rPr>
                <w:sz w:val="24"/>
                <w:szCs w:val="24"/>
              </w:rPr>
              <w:t>The</w:t>
            </w:r>
            <w:r w:rsidRPr="10D842FA">
              <w:rPr>
                <w:spacing w:val="-5"/>
                <w:sz w:val="24"/>
                <w:szCs w:val="24"/>
              </w:rPr>
              <w:t xml:space="preserve"> </w:t>
            </w:r>
            <w:r w:rsidRPr="10D842FA">
              <w:rPr>
                <w:sz w:val="24"/>
                <w:szCs w:val="24"/>
              </w:rPr>
              <w:t>majority</w:t>
            </w:r>
            <w:r w:rsidRPr="10D842FA">
              <w:rPr>
                <w:spacing w:val="-7"/>
                <w:sz w:val="24"/>
                <w:szCs w:val="24"/>
              </w:rPr>
              <w:t xml:space="preserve"> </w:t>
            </w:r>
            <w:r w:rsidRPr="10D842FA">
              <w:rPr>
                <w:sz w:val="24"/>
                <w:szCs w:val="24"/>
              </w:rPr>
              <w:t>of</w:t>
            </w:r>
            <w:proofErr w:type="gramEnd"/>
            <w:r w:rsidRPr="10D842FA">
              <w:rPr>
                <w:spacing w:val="-3"/>
                <w:sz w:val="24"/>
                <w:szCs w:val="24"/>
              </w:rPr>
              <w:t xml:space="preserve"> </w:t>
            </w:r>
            <w:r w:rsidRPr="10D842FA">
              <w:rPr>
                <w:sz w:val="24"/>
                <w:szCs w:val="24"/>
              </w:rPr>
              <w:t>the</w:t>
            </w:r>
            <w:r w:rsidRPr="10D842FA">
              <w:rPr>
                <w:spacing w:val="-5"/>
                <w:sz w:val="24"/>
                <w:szCs w:val="24"/>
              </w:rPr>
              <w:t xml:space="preserve"> </w:t>
            </w:r>
            <w:r w:rsidRPr="10D842FA">
              <w:rPr>
                <w:sz w:val="24"/>
                <w:szCs w:val="24"/>
              </w:rPr>
              <w:t>student</w:t>
            </w:r>
            <w:r w:rsidRPr="10D842FA">
              <w:rPr>
                <w:spacing w:val="-3"/>
                <w:sz w:val="24"/>
                <w:szCs w:val="24"/>
              </w:rPr>
              <w:t xml:space="preserve"> </w:t>
            </w:r>
            <w:r w:rsidRPr="10D842FA">
              <w:rPr>
                <w:sz w:val="24"/>
                <w:szCs w:val="24"/>
              </w:rPr>
              <w:t>population</w:t>
            </w:r>
            <w:r w:rsidRPr="10D842FA">
              <w:rPr>
                <w:spacing w:val="-3"/>
                <w:sz w:val="24"/>
                <w:szCs w:val="24"/>
              </w:rPr>
              <w:t xml:space="preserve"> </w:t>
            </w:r>
            <w:r w:rsidRPr="10D842FA">
              <w:rPr>
                <w:sz w:val="24"/>
                <w:szCs w:val="24"/>
              </w:rPr>
              <w:t>identify</w:t>
            </w:r>
            <w:r w:rsidRPr="10D842FA">
              <w:rPr>
                <w:spacing w:val="-7"/>
                <w:sz w:val="24"/>
                <w:szCs w:val="24"/>
              </w:rPr>
              <w:t xml:space="preserve"> </w:t>
            </w:r>
            <w:r w:rsidRPr="10D842FA">
              <w:rPr>
                <w:sz w:val="24"/>
                <w:szCs w:val="24"/>
              </w:rPr>
              <w:t>as</w:t>
            </w:r>
            <w:r w:rsidRPr="10D842FA">
              <w:rPr>
                <w:spacing w:val="-3"/>
                <w:sz w:val="24"/>
                <w:szCs w:val="24"/>
              </w:rPr>
              <w:t xml:space="preserve"> </w:t>
            </w:r>
            <w:r w:rsidRPr="10D842FA">
              <w:rPr>
                <w:sz w:val="24"/>
                <w:szCs w:val="24"/>
              </w:rPr>
              <w:t>Caucasian</w:t>
            </w:r>
            <w:r w:rsidRPr="10D842FA">
              <w:rPr>
                <w:spacing w:val="-3"/>
                <w:sz w:val="24"/>
                <w:szCs w:val="24"/>
              </w:rPr>
              <w:t xml:space="preserve"> </w:t>
            </w:r>
            <w:r w:rsidRPr="10D842FA">
              <w:rPr>
                <w:sz w:val="24"/>
                <w:szCs w:val="24"/>
              </w:rPr>
              <w:t>(</w:t>
            </w:r>
            <w:r w:rsidR="00CE60AD">
              <w:rPr>
                <w:sz w:val="24"/>
                <w:szCs w:val="24"/>
              </w:rPr>
              <w:t>45</w:t>
            </w:r>
            <w:r w:rsidRPr="10D842FA">
              <w:rPr>
                <w:sz w:val="24"/>
                <w:szCs w:val="24"/>
              </w:rPr>
              <w:t>%). In FY 202</w:t>
            </w:r>
            <w:r w:rsidR="00C30F8F">
              <w:rPr>
                <w:sz w:val="24"/>
                <w:szCs w:val="24"/>
              </w:rPr>
              <w:t>5</w:t>
            </w:r>
            <w:r w:rsidRPr="10D842FA">
              <w:rPr>
                <w:sz w:val="24"/>
                <w:szCs w:val="24"/>
              </w:rPr>
              <w:t>, 2,</w:t>
            </w:r>
            <w:r w:rsidR="00C30F8F">
              <w:rPr>
                <w:sz w:val="24"/>
                <w:szCs w:val="24"/>
              </w:rPr>
              <w:t>56</w:t>
            </w:r>
            <w:r w:rsidRPr="10D842FA">
              <w:rPr>
                <w:sz w:val="24"/>
                <w:szCs w:val="24"/>
              </w:rPr>
              <w:t xml:space="preserve">5 dually enrolled high school students took college courses at AACC. </w:t>
            </w:r>
          </w:p>
          <w:p w14:paraId="7D773E32" w14:textId="77777777" w:rsidR="00D02528" w:rsidRDefault="00D02528" w:rsidP="000F238A">
            <w:pPr>
              <w:pStyle w:val="TableParagraph"/>
              <w:ind w:left="105" w:right="292"/>
              <w:rPr>
                <w:sz w:val="24"/>
                <w:szCs w:val="24"/>
              </w:rPr>
            </w:pPr>
          </w:p>
          <w:p w14:paraId="629A01BE" w14:textId="5C28C97D" w:rsidR="00D02528" w:rsidRDefault="00D02528" w:rsidP="00D02528">
            <w:pPr>
              <w:pStyle w:val="TableParagraph"/>
              <w:spacing w:before="1"/>
              <w:ind w:left="0"/>
              <w:rPr>
                <w:sz w:val="24"/>
              </w:rPr>
            </w:pPr>
            <w:r>
              <w:rPr>
                <w:sz w:val="24"/>
              </w:rPr>
              <w:t>AACC is one of the nation’s community colleges represented on the board of directors of the League for Innovation in</w:t>
            </w:r>
            <w:r>
              <w:rPr>
                <w:spacing w:val="-9"/>
                <w:sz w:val="24"/>
              </w:rPr>
              <w:t xml:space="preserve"> </w:t>
            </w:r>
            <w:r>
              <w:rPr>
                <w:sz w:val="24"/>
              </w:rPr>
              <w:t>the</w:t>
            </w:r>
            <w:r>
              <w:rPr>
                <w:spacing w:val="-6"/>
                <w:sz w:val="24"/>
              </w:rPr>
              <w:t xml:space="preserve"> </w:t>
            </w:r>
            <w:r>
              <w:rPr>
                <w:sz w:val="24"/>
              </w:rPr>
              <w:t>Community</w:t>
            </w:r>
            <w:r>
              <w:rPr>
                <w:spacing w:val="-21"/>
                <w:sz w:val="24"/>
              </w:rPr>
              <w:t xml:space="preserve"> </w:t>
            </w:r>
            <w:r>
              <w:rPr>
                <w:sz w:val="24"/>
              </w:rPr>
              <w:t>College.</w:t>
            </w:r>
            <w:r>
              <w:rPr>
                <w:spacing w:val="-4"/>
                <w:sz w:val="24"/>
              </w:rPr>
              <w:t xml:space="preserve"> </w:t>
            </w:r>
            <w:r>
              <w:rPr>
                <w:sz w:val="24"/>
              </w:rPr>
              <w:t>The</w:t>
            </w:r>
            <w:r>
              <w:rPr>
                <w:spacing w:val="-9"/>
                <w:sz w:val="24"/>
              </w:rPr>
              <w:t xml:space="preserve"> </w:t>
            </w:r>
            <w:r>
              <w:rPr>
                <w:sz w:val="24"/>
              </w:rPr>
              <w:t>college</w:t>
            </w:r>
            <w:r>
              <w:rPr>
                <w:spacing w:val="-2"/>
                <w:sz w:val="24"/>
              </w:rPr>
              <w:t xml:space="preserve"> </w:t>
            </w:r>
            <w:r>
              <w:rPr>
                <w:sz w:val="24"/>
              </w:rPr>
              <w:t>has</w:t>
            </w:r>
            <w:r>
              <w:rPr>
                <w:spacing w:val="-4"/>
                <w:sz w:val="24"/>
              </w:rPr>
              <w:t xml:space="preserve"> </w:t>
            </w:r>
            <w:r>
              <w:rPr>
                <w:sz w:val="24"/>
              </w:rPr>
              <w:t>been</w:t>
            </w:r>
            <w:r>
              <w:rPr>
                <w:spacing w:val="-2"/>
                <w:sz w:val="24"/>
              </w:rPr>
              <w:t xml:space="preserve"> </w:t>
            </w:r>
            <w:r>
              <w:rPr>
                <w:sz w:val="24"/>
              </w:rPr>
              <w:t>a</w:t>
            </w:r>
            <w:r>
              <w:rPr>
                <w:spacing w:val="-3"/>
                <w:sz w:val="24"/>
              </w:rPr>
              <w:t xml:space="preserve"> </w:t>
            </w:r>
            <w:r>
              <w:rPr>
                <w:sz w:val="24"/>
              </w:rPr>
              <w:t>member</w:t>
            </w:r>
            <w:r>
              <w:rPr>
                <w:spacing w:val="-4"/>
                <w:sz w:val="24"/>
              </w:rPr>
              <w:t xml:space="preserve"> </w:t>
            </w:r>
            <w:r>
              <w:rPr>
                <w:sz w:val="24"/>
              </w:rPr>
              <w:t>of</w:t>
            </w:r>
            <w:r>
              <w:rPr>
                <w:spacing w:val="-5"/>
                <w:sz w:val="24"/>
              </w:rPr>
              <w:t xml:space="preserve"> </w:t>
            </w:r>
            <w:r>
              <w:rPr>
                <w:sz w:val="24"/>
              </w:rPr>
              <w:t>the</w:t>
            </w:r>
            <w:r>
              <w:rPr>
                <w:spacing w:val="-2"/>
                <w:sz w:val="24"/>
              </w:rPr>
              <w:t xml:space="preserve"> </w:t>
            </w:r>
            <w:r>
              <w:rPr>
                <w:sz w:val="24"/>
              </w:rPr>
              <w:t>League</w:t>
            </w:r>
            <w:r>
              <w:rPr>
                <w:spacing w:val="-4"/>
                <w:sz w:val="24"/>
              </w:rPr>
              <w:t xml:space="preserve"> </w:t>
            </w:r>
            <w:r>
              <w:rPr>
                <w:sz w:val="24"/>
              </w:rPr>
              <w:t>for</w:t>
            </w:r>
            <w:r>
              <w:rPr>
                <w:spacing w:val="-1"/>
                <w:sz w:val="24"/>
              </w:rPr>
              <w:t xml:space="preserve"> </w:t>
            </w:r>
            <w:r>
              <w:rPr>
                <w:sz w:val="24"/>
              </w:rPr>
              <w:t>Innovation</w:t>
            </w:r>
            <w:r>
              <w:rPr>
                <w:spacing w:val="-2"/>
                <w:sz w:val="24"/>
              </w:rPr>
              <w:t xml:space="preserve"> </w:t>
            </w:r>
            <w:r>
              <w:rPr>
                <w:sz w:val="24"/>
              </w:rPr>
              <w:t>since</w:t>
            </w:r>
            <w:r>
              <w:rPr>
                <w:spacing w:val="-5"/>
                <w:sz w:val="24"/>
              </w:rPr>
              <w:t xml:space="preserve"> </w:t>
            </w:r>
            <w:r>
              <w:rPr>
                <w:sz w:val="24"/>
              </w:rPr>
              <w:t>2004.</w:t>
            </w:r>
          </w:p>
          <w:p w14:paraId="4941C059" w14:textId="77777777" w:rsidR="00D02528" w:rsidRDefault="00D02528" w:rsidP="000F238A">
            <w:pPr>
              <w:pStyle w:val="TableParagraph"/>
              <w:rPr>
                <w:b/>
                <w:sz w:val="24"/>
              </w:rPr>
            </w:pPr>
          </w:p>
          <w:p w14:paraId="7A7CE681" w14:textId="77777777" w:rsidR="00D02528" w:rsidRDefault="00D02528" w:rsidP="000F238A">
            <w:pPr>
              <w:pStyle w:val="TableParagraph"/>
              <w:spacing w:before="4"/>
              <w:rPr>
                <w:b/>
                <w:sz w:val="24"/>
              </w:rPr>
            </w:pPr>
          </w:p>
          <w:p w14:paraId="165EE8D5" w14:textId="0FDEE70D" w:rsidR="00D02528" w:rsidDel="00DE636E" w:rsidRDefault="00D02528" w:rsidP="000F238A">
            <w:pPr>
              <w:pStyle w:val="TableParagraph"/>
              <w:spacing w:before="1"/>
              <w:ind w:left="339"/>
              <w:jc w:val="center"/>
              <w:rPr>
                <w:del w:id="4" w:author="Williams, Nicole R" w:date="2026-02-19T12:28:00Z" w16du:dateUtc="2026-02-19T17:28:00Z"/>
                <w:b/>
                <w:sz w:val="24"/>
                <w:u w:val="thick"/>
              </w:rPr>
            </w:pPr>
            <w:bookmarkStart w:id="5" w:name="_bookmark5"/>
            <w:bookmarkEnd w:id="5"/>
          </w:p>
          <w:p w14:paraId="55AB79D2" w14:textId="3078E654" w:rsidR="00D02528" w:rsidDel="00DE636E" w:rsidRDefault="00D02528" w:rsidP="000F238A">
            <w:pPr>
              <w:pStyle w:val="TableParagraph"/>
              <w:spacing w:before="1"/>
              <w:ind w:left="339"/>
              <w:jc w:val="center"/>
              <w:rPr>
                <w:del w:id="6" w:author="Williams, Nicole R" w:date="2026-02-19T12:28:00Z" w16du:dateUtc="2026-02-19T17:28:00Z"/>
                <w:b/>
                <w:sz w:val="24"/>
                <w:u w:val="thick"/>
              </w:rPr>
            </w:pPr>
          </w:p>
          <w:p w14:paraId="34708A94" w14:textId="77777777" w:rsidR="00D02528" w:rsidRDefault="00D02528" w:rsidP="000F238A">
            <w:pPr>
              <w:pStyle w:val="TableParagraph"/>
              <w:spacing w:before="1"/>
              <w:ind w:left="339"/>
              <w:jc w:val="center"/>
              <w:rPr>
                <w:b/>
                <w:sz w:val="24"/>
                <w:u w:val="thick"/>
              </w:rPr>
            </w:pPr>
          </w:p>
          <w:p w14:paraId="623FCFD1" w14:textId="7319022D" w:rsidR="00D02528" w:rsidDel="00DE636E" w:rsidRDefault="00D02528" w:rsidP="000F238A">
            <w:pPr>
              <w:pStyle w:val="TableParagraph"/>
              <w:spacing w:before="1"/>
              <w:ind w:left="339"/>
              <w:jc w:val="center"/>
              <w:rPr>
                <w:del w:id="7" w:author="Williams, Nicole R" w:date="2026-02-19T12:28:00Z" w16du:dateUtc="2026-02-19T17:28:00Z"/>
                <w:b/>
                <w:sz w:val="24"/>
                <w:u w:val="thick"/>
              </w:rPr>
            </w:pPr>
          </w:p>
          <w:p w14:paraId="39A3F574" w14:textId="6F43DDB1" w:rsidR="00D02528" w:rsidDel="00DE636E" w:rsidRDefault="00D02528" w:rsidP="000F238A">
            <w:pPr>
              <w:pStyle w:val="TableParagraph"/>
              <w:spacing w:before="1"/>
              <w:ind w:left="339"/>
              <w:jc w:val="center"/>
              <w:rPr>
                <w:del w:id="8" w:author="Williams, Nicole R" w:date="2026-02-19T12:28:00Z" w16du:dateUtc="2026-02-19T17:28:00Z"/>
                <w:b/>
                <w:sz w:val="24"/>
                <w:u w:val="thick"/>
              </w:rPr>
            </w:pPr>
          </w:p>
          <w:p w14:paraId="0711BDE3" w14:textId="77777777" w:rsidR="002343CB" w:rsidRDefault="002343CB" w:rsidP="000F238A">
            <w:pPr>
              <w:pStyle w:val="TableParagraph"/>
              <w:spacing w:before="1"/>
              <w:ind w:left="339"/>
              <w:jc w:val="center"/>
              <w:rPr>
                <w:b/>
                <w:sz w:val="24"/>
                <w:u w:val="thick"/>
              </w:rPr>
            </w:pPr>
          </w:p>
          <w:p w14:paraId="096FA7AA" w14:textId="77777777" w:rsidR="00D02528" w:rsidRDefault="00D02528" w:rsidP="000F238A">
            <w:pPr>
              <w:pStyle w:val="TableParagraph"/>
              <w:spacing w:before="1"/>
              <w:ind w:left="339"/>
              <w:jc w:val="center"/>
              <w:rPr>
                <w:b/>
                <w:sz w:val="24"/>
                <w:u w:val="thick"/>
              </w:rPr>
            </w:pPr>
          </w:p>
          <w:p w14:paraId="24A3CA57" w14:textId="620C358F" w:rsidR="00D02528" w:rsidRDefault="00D02528" w:rsidP="000F238A">
            <w:pPr>
              <w:pStyle w:val="TableParagraph"/>
              <w:spacing w:before="1"/>
              <w:ind w:left="339"/>
              <w:jc w:val="center"/>
              <w:rPr>
                <w:b/>
                <w:sz w:val="24"/>
              </w:rPr>
            </w:pPr>
            <w:r>
              <w:rPr>
                <w:b/>
                <w:sz w:val="24"/>
                <w:u w:val="thick"/>
              </w:rPr>
              <w:t>The</w:t>
            </w:r>
            <w:r>
              <w:rPr>
                <w:b/>
                <w:spacing w:val="-10"/>
                <w:sz w:val="24"/>
                <w:u w:val="thick"/>
              </w:rPr>
              <w:t xml:space="preserve"> </w:t>
            </w:r>
            <w:r>
              <w:rPr>
                <w:b/>
                <w:sz w:val="24"/>
                <w:u w:val="thick"/>
              </w:rPr>
              <w:t>College’s</w:t>
            </w:r>
            <w:r>
              <w:rPr>
                <w:b/>
                <w:spacing w:val="-3"/>
                <w:sz w:val="24"/>
                <w:u w:val="thick"/>
              </w:rPr>
              <w:t xml:space="preserve"> </w:t>
            </w:r>
            <w:r>
              <w:rPr>
                <w:b/>
                <w:sz w:val="24"/>
                <w:u w:val="thick"/>
              </w:rPr>
              <w:t>Vision,</w:t>
            </w:r>
            <w:r>
              <w:rPr>
                <w:b/>
                <w:spacing w:val="-6"/>
                <w:sz w:val="24"/>
                <w:u w:val="thick"/>
              </w:rPr>
              <w:t xml:space="preserve"> </w:t>
            </w:r>
            <w:r>
              <w:rPr>
                <w:b/>
                <w:sz w:val="24"/>
                <w:u w:val="thick"/>
              </w:rPr>
              <w:t>Mission,</w:t>
            </w:r>
            <w:r>
              <w:rPr>
                <w:b/>
                <w:spacing w:val="-2"/>
                <w:sz w:val="24"/>
                <w:u w:val="thick"/>
              </w:rPr>
              <w:t xml:space="preserve"> </w:t>
            </w:r>
            <w:r>
              <w:rPr>
                <w:b/>
                <w:sz w:val="24"/>
                <w:u w:val="thick"/>
              </w:rPr>
              <w:t>and</w:t>
            </w:r>
            <w:r>
              <w:rPr>
                <w:b/>
                <w:spacing w:val="-6"/>
                <w:sz w:val="24"/>
                <w:u w:val="thick"/>
              </w:rPr>
              <w:t xml:space="preserve"> </w:t>
            </w:r>
            <w:r>
              <w:rPr>
                <w:b/>
                <w:sz w:val="24"/>
                <w:u w:val="thick"/>
              </w:rPr>
              <w:t>Strategic</w:t>
            </w:r>
            <w:r>
              <w:rPr>
                <w:b/>
                <w:spacing w:val="-2"/>
                <w:sz w:val="24"/>
                <w:u w:val="thick"/>
              </w:rPr>
              <w:t xml:space="preserve"> </w:t>
            </w:r>
            <w:r>
              <w:rPr>
                <w:b/>
                <w:spacing w:val="-4"/>
                <w:sz w:val="24"/>
                <w:u w:val="thick"/>
              </w:rPr>
              <w:t>Plan</w:t>
            </w:r>
          </w:p>
          <w:p w14:paraId="5B270BBD" w14:textId="77777777" w:rsidR="00D02528" w:rsidRDefault="00D02528" w:rsidP="000F238A">
            <w:pPr>
              <w:pStyle w:val="TableParagraph"/>
              <w:spacing w:before="271" w:line="274" w:lineRule="exact"/>
              <w:ind w:left="81"/>
              <w:rPr>
                <w:b/>
                <w:sz w:val="24"/>
              </w:rPr>
            </w:pPr>
          </w:p>
          <w:p w14:paraId="3A963F9A" w14:textId="2FFBF852" w:rsidR="00D02528" w:rsidRDefault="00D02528" w:rsidP="00D02528">
            <w:pPr>
              <w:pStyle w:val="TableParagraph"/>
              <w:spacing w:before="271" w:line="274" w:lineRule="exact"/>
              <w:ind w:left="0"/>
              <w:rPr>
                <w:b/>
                <w:sz w:val="24"/>
              </w:rPr>
            </w:pPr>
            <w:r>
              <w:rPr>
                <w:b/>
                <w:sz w:val="24"/>
              </w:rPr>
              <w:t>College</w:t>
            </w:r>
            <w:r>
              <w:rPr>
                <w:b/>
                <w:spacing w:val="-6"/>
                <w:sz w:val="24"/>
              </w:rPr>
              <w:t xml:space="preserve"> </w:t>
            </w:r>
            <w:r>
              <w:rPr>
                <w:b/>
                <w:spacing w:val="-2"/>
                <w:sz w:val="24"/>
              </w:rPr>
              <w:t>Vision</w:t>
            </w:r>
          </w:p>
          <w:p w14:paraId="3112C22D" w14:textId="77777777" w:rsidR="00D02528" w:rsidRDefault="00D02528" w:rsidP="00D02528">
            <w:pPr>
              <w:pStyle w:val="TableParagraph"/>
              <w:ind w:left="0" w:right="400"/>
              <w:rPr>
                <w:sz w:val="24"/>
              </w:rPr>
            </w:pPr>
            <w:r w:rsidRPr="10D842FA">
              <w:rPr>
                <w:sz w:val="24"/>
                <w:szCs w:val="24"/>
              </w:rPr>
              <w:t>Anne</w:t>
            </w:r>
            <w:r w:rsidRPr="10D842FA">
              <w:rPr>
                <w:spacing w:val="-5"/>
                <w:sz w:val="24"/>
                <w:szCs w:val="24"/>
              </w:rPr>
              <w:t xml:space="preserve"> </w:t>
            </w:r>
            <w:r w:rsidRPr="10D842FA">
              <w:rPr>
                <w:sz w:val="24"/>
                <w:szCs w:val="24"/>
              </w:rPr>
              <w:t>Arundel</w:t>
            </w:r>
            <w:r w:rsidRPr="10D842FA">
              <w:rPr>
                <w:spacing w:val="-3"/>
                <w:sz w:val="24"/>
                <w:szCs w:val="24"/>
              </w:rPr>
              <w:t xml:space="preserve"> </w:t>
            </w:r>
            <w:r w:rsidRPr="10D842FA">
              <w:rPr>
                <w:sz w:val="24"/>
                <w:szCs w:val="24"/>
              </w:rPr>
              <w:t>Community</w:t>
            </w:r>
            <w:r w:rsidRPr="10D842FA">
              <w:rPr>
                <w:spacing w:val="-6"/>
                <w:sz w:val="24"/>
                <w:szCs w:val="24"/>
              </w:rPr>
              <w:t xml:space="preserve"> </w:t>
            </w:r>
            <w:r w:rsidRPr="10D842FA">
              <w:rPr>
                <w:sz w:val="24"/>
                <w:szCs w:val="24"/>
              </w:rPr>
              <w:t>College</w:t>
            </w:r>
            <w:r w:rsidRPr="10D842FA">
              <w:rPr>
                <w:spacing w:val="-4"/>
                <w:sz w:val="24"/>
                <w:szCs w:val="24"/>
              </w:rPr>
              <w:t xml:space="preserve"> </w:t>
            </w:r>
            <w:r w:rsidRPr="10D842FA">
              <w:rPr>
                <w:sz w:val="24"/>
                <w:szCs w:val="24"/>
              </w:rPr>
              <w:t>is</w:t>
            </w:r>
            <w:r w:rsidRPr="10D842FA">
              <w:rPr>
                <w:spacing w:val="-3"/>
                <w:sz w:val="24"/>
                <w:szCs w:val="24"/>
              </w:rPr>
              <w:t xml:space="preserve"> </w:t>
            </w:r>
            <w:r w:rsidRPr="10D842FA">
              <w:rPr>
                <w:sz w:val="24"/>
                <w:szCs w:val="24"/>
              </w:rPr>
              <w:t>a</w:t>
            </w:r>
            <w:r w:rsidRPr="10D842FA">
              <w:rPr>
                <w:spacing w:val="-3"/>
                <w:sz w:val="24"/>
                <w:szCs w:val="24"/>
              </w:rPr>
              <w:t xml:space="preserve"> </w:t>
            </w:r>
            <w:r w:rsidRPr="10D842FA">
              <w:rPr>
                <w:sz w:val="24"/>
                <w:szCs w:val="24"/>
              </w:rPr>
              <w:t>premier</w:t>
            </w:r>
            <w:r w:rsidRPr="10D842FA">
              <w:rPr>
                <w:spacing w:val="-3"/>
                <w:sz w:val="24"/>
                <w:szCs w:val="24"/>
              </w:rPr>
              <w:t xml:space="preserve"> </w:t>
            </w:r>
            <w:r w:rsidRPr="10D842FA">
              <w:rPr>
                <w:sz w:val="24"/>
                <w:szCs w:val="24"/>
              </w:rPr>
              <w:t>learning</w:t>
            </w:r>
            <w:r w:rsidRPr="10D842FA">
              <w:rPr>
                <w:spacing w:val="-4"/>
                <w:sz w:val="24"/>
                <w:szCs w:val="24"/>
              </w:rPr>
              <w:t xml:space="preserve"> </w:t>
            </w:r>
            <w:r w:rsidRPr="10D842FA">
              <w:rPr>
                <w:sz w:val="24"/>
                <w:szCs w:val="24"/>
              </w:rPr>
              <w:t>community</w:t>
            </w:r>
            <w:r w:rsidRPr="10D842FA">
              <w:rPr>
                <w:spacing w:val="-8"/>
                <w:sz w:val="24"/>
                <w:szCs w:val="24"/>
              </w:rPr>
              <w:t xml:space="preserve"> </w:t>
            </w:r>
            <w:r w:rsidRPr="10D842FA">
              <w:rPr>
                <w:sz w:val="24"/>
                <w:szCs w:val="24"/>
              </w:rPr>
              <w:t>that</w:t>
            </w:r>
            <w:r w:rsidRPr="10D842FA">
              <w:rPr>
                <w:spacing w:val="-3"/>
                <w:sz w:val="24"/>
                <w:szCs w:val="24"/>
              </w:rPr>
              <w:t xml:space="preserve"> </w:t>
            </w:r>
            <w:r w:rsidRPr="10D842FA">
              <w:rPr>
                <w:sz w:val="24"/>
                <w:szCs w:val="24"/>
              </w:rPr>
              <w:t>transforms</w:t>
            </w:r>
            <w:r w:rsidRPr="10D842FA">
              <w:rPr>
                <w:spacing w:val="-3"/>
                <w:sz w:val="24"/>
                <w:szCs w:val="24"/>
              </w:rPr>
              <w:t xml:space="preserve"> </w:t>
            </w:r>
            <w:r w:rsidRPr="10D842FA">
              <w:rPr>
                <w:sz w:val="24"/>
                <w:szCs w:val="24"/>
              </w:rPr>
              <w:t>lives</w:t>
            </w:r>
            <w:r w:rsidRPr="10D842FA">
              <w:rPr>
                <w:spacing w:val="-3"/>
                <w:sz w:val="24"/>
                <w:szCs w:val="24"/>
              </w:rPr>
              <w:t xml:space="preserve"> </w:t>
            </w:r>
            <w:r w:rsidRPr="10D842FA">
              <w:rPr>
                <w:sz w:val="24"/>
                <w:szCs w:val="24"/>
              </w:rPr>
              <w:t>to</w:t>
            </w:r>
            <w:r w:rsidRPr="10D842FA">
              <w:rPr>
                <w:spacing w:val="-3"/>
                <w:sz w:val="24"/>
                <w:szCs w:val="24"/>
              </w:rPr>
              <w:t xml:space="preserve"> </w:t>
            </w:r>
            <w:r w:rsidRPr="10D842FA">
              <w:rPr>
                <w:sz w:val="24"/>
                <w:szCs w:val="24"/>
              </w:rPr>
              <w:t>create</w:t>
            </w:r>
            <w:r w:rsidRPr="10D842FA">
              <w:rPr>
                <w:spacing w:val="-3"/>
                <w:sz w:val="24"/>
                <w:szCs w:val="24"/>
              </w:rPr>
              <w:t xml:space="preserve"> </w:t>
            </w:r>
            <w:r w:rsidRPr="10D842FA">
              <w:rPr>
                <w:sz w:val="24"/>
                <w:szCs w:val="24"/>
              </w:rPr>
              <w:t>an engaged and inclusive society.</w:t>
            </w:r>
          </w:p>
          <w:p w14:paraId="37AFF9E9" w14:textId="77777777" w:rsidR="00D02528" w:rsidRDefault="00D02528" w:rsidP="000F238A">
            <w:pPr>
              <w:pStyle w:val="TableParagraph"/>
              <w:spacing w:before="257"/>
              <w:rPr>
                <w:b/>
                <w:sz w:val="24"/>
              </w:rPr>
            </w:pPr>
          </w:p>
          <w:p w14:paraId="75133702" w14:textId="77777777" w:rsidR="00D02528" w:rsidRDefault="00D02528" w:rsidP="00D02528">
            <w:pPr>
              <w:pStyle w:val="TableParagraph"/>
              <w:spacing w:line="274" w:lineRule="exact"/>
              <w:ind w:left="0"/>
              <w:rPr>
                <w:b/>
                <w:sz w:val="24"/>
              </w:rPr>
            </w:pPr>
            <w:bookmarkStart w:id="9" w:name="_bookmark6"/>
            <w:bookmarkEnd w:id="9"/>
            <w:r>
              <w:rPr>
                <w:b/>
                <w:sz w:val="24"/>
              </w:rPr>
              <w:t>Mission</w:t>
            </w:r>
            <w:r>
              <w:rPr>
                <w:b/>
                <w:spacing w:val="-7"/>
                <w:sz w:val="24"/>
              </w:rPr>
              <w:t xml:space="preserve"> </w:t>
            </w:r>
            <w:r>
              <w:rPr>
                <w:b/>
                <w:spacing w:val="-2"/>
                <w:sz w:val="24"/>
              </w:rPr>
              <w:t>Statement</w:t>
            </w:r>
          </w:p>
          <w:p w14:paraId="7D323FFC" w14:textId="77777777" w:rsidR="00D02528" w:rsidRDefault="00D02528" w:rsidP="00D02528">
            <w:pPr>
              <w:pStyle w:val="TableParagraph"/>
              <w:ind w:left="0"/>
              <w:rPr>
                <w:sz w:val="24"/>
              </w:rPr>
            </w:pPr>
            <w:r>
              <w:rPr>
                <w:sz w:val="24"/>
              </w:rPr>
              <w:t>With</w:t>
            </w:r>
            <w:r>
              <w:rPr>
                <w:spacing w:val="-2"/>
                <w:sz w:val="24"/>
              </w:rPr>
              <w:t xml:space="preserve"> </w:t>
            </w:r>
            <w:r>
              <w:rPr>
                <w:sz w:val="24"/>
              </w:rPr>
              <w:t>learning</w:t>
            </w:r>
            <w:r>
              <w:rPr>
                <w:spacing w:val="-5"/>
                <w:sz w:val="24"/>
              </w:rPr>
              <w:t xml:space="preserve"> </w:t>
            </w:r>
            <w:r>
              <w:rPr>
                <w:sz w:val="24"/>
              </w:rPr>
              <w:t>as</w:t>
            </w:r>
            <w:r>
              <w:rPr>
                <w:spacing w:val="-2"/>
                <w:sz w:val="24"/>
              </w:rPr>
              <w:t xml:space="preserve"> </w:t>
            </w:r>
            <w:r>
              <w:rPr>
                <w:sz w:val="24"/>
              </w:rPr>
              <w:t>its</w:t>
            </w:r>
            <w:r>
              <w:rPr>
                <w:spacing w:val="-2"/>
                <w:sz w:val="24"/>
              </w:rPr>
              <w:t xml:space="preserve"> </w:t>
            </w:r>
            <w:r>
              <w:rPr>
                <w:sz w:val="24"/>
              </w:rPr>
              <w:t>central mission,</w:t>
            </w:r>
            <w:r>
              <w:rPr>
                <w:spacing w:val="-2"/>
                <w:sz w:val="24"/>
              </w:rPr>
              <w:t xml:space="preserve"> </w:t>
            </w:r>
            <w:r>
              <w:rPr>
                <w:sz w:val="24"/>
              </w:rPr>
              <w:t>Anne</w:t>
            </w:r>
            <w:r>
              <w:rPr>
                <w:spacing w:val="-4"/>
                <w:sz w:val="24"/>
              </w:rPr>
              <w:t xml:space="preserve"> </w:t>
            </w:r>
            <w:r>
              <w:rPr>
                <w:sz w:val="24"/>
              </w:rPr>
              <w:t>Arundel</w:t>
            </w:r>
            <w:r>
              <w:rPr>
                <w:spacing w:val="-2"/>
                <w:sz w:val="24"/>
              </w:rPr>
              <w:t xml:space="preserve"> </w:t>
            </w:r>
            <w:r>
              <w:rPr>
                <w:sz w:val="24"/>
              </w:rPr>
              <w:t>Community</w:t>
            </w:r>
            <w:r>
              <w:rPr>
                <w:spacing w:val="-10"/>
                <w:sz w:val="24"/>
              </w:rPr>
              <w:t xml:space="preserve"> </w:t>
            </w:r>
            <w:r>
              <w:rPr>
                <w:sz w:val="24"/>
              </w:rPr>
              <w:t>College</w:t>
            </w:r>
            <w:r>
              <w:rPr>
                <w:spacing w:val="-3"/>
                <w:sz w:val="24"/>
              </w:rPr>
              <w:t xml:space="preserve"> </w:t>
            </w:r>
            <w:r>
              <w:rPr>
                <w:sz w:val="24"/>
              </w:rPr>
              <w:t>responds</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needs</w:t>
            </w:r>
            <w:r>
              <w:rPr>
                <w:spacing w:val="-2"/>
                <w:sz w:val="24"/>
              </w:rPr>
              <w:t xml:space="preserve"> </w:t>
            </w:r>
            <w:r>
              <w:rPr>
                <w:sz w:val="24"/>
              </w:rPr>
              <w:t>of</w:t>
            </w:r>
            <w:r>
              <w:rPr>
                <w:spacing w:val="-2"/>
                <w:sz w:val="24"/>
              </w:rPr>
              <w:t xml:space="preserve"> </w:t>
            </w:r>
            <w:r>
              <w:rPr>
                <w:sz w:val="24"/>
              </w:rPr>
              <w:t>our</w:t>
            </w:r>
            <w:r>
              <w:rPr>
                <w:spacing w:val="-2"/>
                <w:sz w:val="24"/>
              </w:rPr>
              <w:t xml:space="preserve"> </w:t>
            </w:r>
            <w:r>
              <w:rPr>
                <w:sz w:val="24"/>
              </w:rPr>
              <w:t>diverse community by offering high quality, affordable, accessible, and innovative lifelong learning opportunities.</w:t>
            </w:r>
          </w:p>
          <w:p w14:paraId="0BCD94EB" w14:textId="77777777" w:rsidR="00D02528" w:rsidRDefault="00D02528" w:rsidP="000F238A">
            <w:pPr>
              <w:pStyle w:val="TableParagraph"/>
              <w:ind w:left="81"/>
              <w:rPr>
                <w:sz w:val="24"/>
              </w:rPr>
            </w:pPr>
          </w:p>
          <w:p w14:paraId="68D6C446" w14:textId="77777777" w:rsidR="00D02528" w:rsidRDefault="00D02528" w:rsidP="00D02528">
            <w:pPr>
              <w:pStyle w:val="TableParagraph"/>
              <w:ind w:left="0"/>
              <w:rPr>
                <w:b/>
                <w:bCs/>
                <w:sz w:val="24"/>
              </w:rPr>
            </w:pPr>
            <w:r>
              <w:rPr>
                <w:b/>
                <w:bCs/>
                <w:sz w:val="24"/>
              </w:rPr>
              <w:t>Value</w:t>
            </w:r>
          </w:p>
          <w:p w14:paraId="1234A785" w14:textId="77777777" w:rsidR="00D02528" w:rsidRPr="00CD49F1" w:rsidRDefault="00D02528" w:rsidP="00D02528">
            <w:pPr>
              <w:pStyle w:val="TableParagraph"/>
              <w:ind w:left="0"/>
              <w:rPr>
                <w:sz w:val="24"/>
              </w:rPr>
            </w:pPr>
            <w:r>
              <w:rPr>
                <w:sz w:val="24"/>
              </w:rPr>
              <w:t xml:space="preserve">The college values are Community and Relationships, Opportunity, Positivity, Innovation and Creativity, and Equity and Inclusion. </w:t>
            </w:r>
          </w:p>
          <w:p w14:paraId="090B56FC" w14:textId="77777777" w:rsidR="00D02528" w:rsidRDefault="00D02528" w:rsidP="000F238A">
            <w:pPr>
              <w:pStyle w:val="TableParagraph"/>
              <w:ind w:left="81"/>
              <w:rPr>
                <w:sz w:val="24"/>
              </w:rPr>
            </w:pPr>
          </w:p>
          <w:p w14:paraId="1314C7D5" w14:textId="037995F8" w:rsidR="00D02528" w:rsidRDefault="00D02528" w:rsidP="00A901A1">
            <w:pPr>
              <w:pStyle w:val="TableParagraph"/>
              <w:spacing w:before="71"/>
              <w:ind w:left="0"/>
              <w:rPr>
                <w:sz w:val="24"/>
              </w:rPr>
            </w:pPr>
            <w:r>
              <w:rPr>
                <w:b/>
                <w:sz w:val="24"/>
              </w:rPr>
              <w:t>Strategic Plan</w:t>
            </w:r>
            <w:r>
              <w:rPr>
                <w:b/>
                <w:spacing w:val="-3"/>
                <w:sz w:val="24"/>
              </w:rPr>
              <w:t xml:space="preserve"> </w:t>
            </w:r>
            <w:r>
              <w:rPr>
                <w:sz w:val="24"/>
              </w:rPr>
              <w:t>–</w:t>
            </w:r>
            <w:r w:rsidR="0059427F">
              <w:rPr>
                <w:sz w:val="24"/>
              </w:rPr>
              <w:t>AACC Forward 2030</w:t>
            </w:r>
            <w:hyperlink r:id="rId19" w:history="1">
              <w:r w:rsidR="0059427F" w:rsidRPr="0059427F">
                <w:rPr>
                  <w:rStyle w:val="Hyperlink"/>
                  <w:sz w:val="24"/>
                </w:rPr>
                <w:t xml:space="preserve"> {AACC Forward 2030}</w:t>
              </w:r>
            </w:hyperlink>
          </w:p>
          <w:p w14:paraId="1F42F865" w14:textId="1E536B96" w:rsidR="00D02528" w:rsidRDefault="00D02528" w:rsidP="00A901A1">
            <w:pPr>
              <w:pStyle w:val="TableParagraph"/>
              <w:ind w:left="0"/>
              <w:rPr>
                <w:sz w:val="24"/>
              </w:rPr>
            </w:pPr>
            <w:r w:rsidRPr="0059427F">
              <w:rPr>
                <w:sz w:val="24"/>
              </w:rPr>
              <w:t>Fundamental to FY 202</w:t>
            </w:r>
            <w:r w:rsidR="009E45F3" w:rsidRPr="0059427F">
              <w:rPr>
                <w:sz w:val="24"/>
              </w:rPr>
              <w:t>6</w:t>
            </w:r>
            <w:r w:rsidRPr="0059427F">
              <w:rPr>
                <w:sz w:val="24"/>
              </w:rPr>
              <w:t>-2</w:t>
            </w:r>
            <w:r w:rsidR="009E45F3" w:rsidRPr="0059427F">
              <w:rPr>
                <w:sz w:val="24"/>
              </w:rPr>
              <w:t>030</w:t>
            </w:r>
            <w:r w:rsidRPr="0059427F">
              <w:rPr>
                <w:sz w:val="24"/>
              </w:rPr>
              <w:t xml:space="preserve"> is</w:t>
            </w:r>
            <w:r>
              <w:rPr>
                <w:sz w:val="24"/>
              </w:rPr>
              <w:t xml:space="preserve"> a commitment to maintaining the high quality and rigorous academic standards</w:t>
            </w:r>
            <w:r>
              <w:rPr>
                <w:spacing w:val="-6"/>
                <w:sz w:val="24"/>
              </w:rPr>
              <w:t xml:space="preserve"> </w:t>
            </w:r>
            <w:r>
              <w:rPr>
                <w:sz w:val="24"/>
              </w:rPr>
              <w:t>for</w:t>
            </w:r>
            <w:r>
              <w:rPr>
                <w:spacing w:val="-3"/>
                <w:sz w:val="24"/>
              </w:rPr>
              <w:t xml:space="preserve"> </w:t>
            </w:r>
            <w:r>
              <w:rPr>
                <w:sz w:val="24"/>
              </w:rPr>
              <w:t>which</w:t>
            </w:r>
            <w:r>
              <w:rPr>
                <w:spacing w:val="-3"/>
                <w:sz w:val="24"/>
              </w:rPr>
              <w:t xml:space="preserve"> </w:t>
            </w:r>
            <w:r>
              <w:rPr>
                <w:sz w:val="24"/>
              </w:rPr>
              <w:t>AACC</w:t>
            </w:r>
            <w:r>
              <w:rPr>
                <w:spacing w:val="-2"/>
                <w:sz w:val="24"/>
              </w:rPr>
              <w:t xml:space="preserve"> </w:t>
            </w:r>
            <w:r>
              <w:rPr>
                <w:sz w:val="24"/>
              </w:rPr>
              <w:t>is</w:t>
            </w:r>
            <w:r>
              <w:rPr>
                <w:spacing w:val="-6"/>
                <w:sz w:val="24"/>
              </w:rPr>
              <w:t xml:space="preserve"> </w:t>
            </w:r>
            <w:r>
              <w:rPr>
                <w:sz w:val="24"/>
              </w:rPr>
              <w:t>recognized</w:t>
            </w:r>
            <w:r>
              <w:rPr>
                <w:spacing w:val="-3"/>
                <w:sz w:val="24"/>
              </w:rPr>
              <w:t xml:space="preserve"> </w:t>
            </w:r>
            <w:r>
              <w:rPr>
                <w:sz w:val="24"/>
              </w:rPr>
              <w:t>locally</w:t>
            </w:r>
            <w:r>
              <w:rPr>
                <w:spacing w:val="-16"/>
                <w:sz w:val="24"/>
              </w:rPr>
              <w:t xml:space="preserve"> </w:t>
            </w:r>
            <w:r>
              <w:rPr>
                <w:sz w:val="24"/>
              </w:rPr>
              <w:t>and</w:t>
            </w:r>
            <w:r>
              <w:rPr>
                <w:spacing w:val="-3"/>
                <w:sz w:val="24"/>
              </w:rPr>
              <w:t xml:space="preserve"> </w:t>
            </w:r>
            <w:r>
              <w:rPr>
                <w:sz w:val="24"/>
              </w:rPr>
              <w:t>nationally. The</w:t>
            </w:r>
            <w:r>
              <w:rPr>
                <w:spacing w:val="-7"/>
                <w:sz w:val="24"/>
              </w:rPr>
              <w:t xml:space="preserve"> </w:t>
            </w:r>
            <w:r>
              <w:rPr>
                <w:sz w:val="24"/>
              </w:rPr>
              <w:t>strategic</w:t>
            </w:r>
            <w:r>
              <w:rPr>
                <w:spacing w:val="-6"/>
                <w:sz w:val="24"/>
              </w:rPr>
              <w:t xml:space="preserve"> </w:t>
            </w:r>
            <w:r>
              <w:rPr>
                <w:sz w:val="24"/>
              </w:rPr>
              <w:t>plan</w:t>
            </w:r>
            <w:r>
              <w:rPr>
                <w:spacing w:val="-3"/>
                <w:sz w:val="24"/>
              </w:rPr>
              <w:t xml:space="preserve"> </w:t>
            </w:r>
            <w:r w:rsidR="002343CB">
              <w:rPr>
                <w:sz w:val="24"/>
              </w:rPr>
              <w:t>identifies</w:t>
            </w:r>
            <w:r w:rsidR="002343CB">
              <w:rPr>
                <w:spacing w:val="-3"/>
                <w:sz w:val="24"/>
              </w:rPr>
              <w:t xml:space="preserve"> </w:t>
            </w:r>
            <w:r w:rsidR="000C6E5D">
              <w:rPr>
                <w:sz w:val="24"/>
              </w:rPr>
              <w:t>five</w:t>
            </w:r>
            <w:r w:rsidR="000C6E5D">
              <w:rPr>
                <w:spacing w:val="-4"/>
                <w:sz w:val="24"/>
              </w:rPr>
              <w:t xml:space="preserve"> </w:t>
            </w:r>
            <w:r>
              <w:rPr>
                <w:sz w:val="24"/>
              </w:rPr>
              <w:t xml:space="preserve">strategic </w:t>
            </w:r>
            <w:r>
              <w:rPr>
                <w:spacing w:val="-2"/>
                <w:sz w:val="24"/>
              </w:rPr>
              <w:t>goals:</w:t>
            </w:r>
          </w:p>
          <w:p w14:paraId="3DED5C50" w14:textId="3D0BD052" w:rsidR="008B7251" w:rsidRDefault="008B7251" w:rsidP="00D02528">
            <w:pPr>
              <w:pStyle w:val="TableParagraph"/>
              <w:numPr>
                <w:ilvl w:val="0"/>
                <w:numId w:val="35"/>
              </w:numPr>
              <w:tabs>
                <w:tab w:val="left" w:pos="1529"/>
              </w:tabs>
              <w:spacing w:before="18"/>
              <w:rPr>
                <w:sz w:val="24"/>
              </w:rPr>
            </w:pPr>
            <w:r>
              <w:rPr>
                <w:sz w:val="24"/>
              </w:rPr>
              <w:t>Be a vibrant resource for the community</w:t>
            </w:r>
          </w:p>
          <w:p w14:paraId="480E0731" w14:textId="690B587B" w:rsidR="008B7251" w:rsidRDefault="00CE60AD" w:rsidP="00D02528">
            <w:pPr>
              <w:pStyle w:val="TableParagraph"/>
              <w:numPr>
                <w:ilvl w:val="0"/>
                <w:numId w:val="35"/>
              </w:numPr>
              <w:tabs>
                <w:tab w:val="left" w:pos="1529"/>
              </w:tabs>
              <w:spacing w:before="18"/>
              <w:rPr>
                <w:sz w:val="24"/>
              </w:rPr>
            </w:pPr>
            <w:r>
              <w:rPr>
                <w:sz w:val="24"/>
              </w:rPr>
              <w:t>Provide access for a</w:t>
            </w:r>
            <w:r w:rsidR="008B7251">
              <w:rPr>
                <w:sz w:val="24"/>
              </w:rPr>
              <w:t>ll</w:t>
            </w:r>
          </w:p>
          <w:p w14:paraId="0B78DED9" w14:textId="3258B822" w:rsidR="00891626" w:rsidRDefault="00891626" w:rsidP="00D02528">
            <w:pPr>
              <w:pStyle w:val="TableParagraph"/>
              <w:numPr>
                <w:ilvl w:val="0"/>
                <w:numId w:val="35"/>
              </w:numPr>
              <w:tabs>
                <w:tab w:val="left" w:pos="1529"/>
              </w:tabs>
              <w:spacing w:before="18"/>
              <w:rPr>
                <w:sz w:val="24"/>
              </w:rPr>
            </w:pPr>
            <w:r>
              <w:rPr>
                <w:sz w:val="24"/>
              </w:rPr>
              <w:t>Ensure academic excellence</w:t>
            </w:r>
          </w:p>
          <w:p w14:paraId="342FF89F" w14:textId="06AFFC77" w:rsidR="008B7251" w:rsidRDefault="008B7251" w:rsidP="00D02528">
            <w:pPr>
              <w:pStyle w:val="TableParagraph"/>
              <w:numPr>
                <w:ilvl w:val="0"/>
                <w:numId w:val="35"/>
              </w:numPr>
              <w:tabs>
                <w:tab w:val="left" w:pos="1529"/>
              </w:tabs>
              <w:spacing w:before="18"/>
              <w:rPr>
                <w:sz w:val="24"/>
              </w:rPr>
            </w:pPr>
            <w:proofErr w:type="gramStart"/>
            <w:r>
              <w:rPr>
                <w:sz w:val="24"/>
              </w:rPr>
              <w:t>Drive</w:t>
            </w:r>
            <w:proofErr w:type="gramEnd"/>
            <w:r>
              <w:rPr>
                <w:sz w:val="24"/>
              </w:rPr>
              <w:t xml:space="preserve"> economic and social mobility</w:t>
            </w:r>
          </w:p>
          <w:p w14:paraId="49C2B0FA" w14:textId="44F2F017" w:rsidR="008B7251" w:rsidRDefault="008B7251" w:rsidP="00D02528">
            <w:pPr>
              <w:pStyle w:val="TableParagraph"/>
              <w:numPr>
                <w:ilvl w:val="0"/>
                <w:numId w:val="35"/>
              </w:numPr>
              <w:tabs>
                <w:tab w:val="left" w:pos="1529"/>
              </w:tabs>
              <w:spacing w:before="18"/>
              <w:rPr>
                <w:sz w:val="24"/>
              </w:rPr>
            </w:pPr>
            <w:r>
              <w:rPr>
                <w:sz w:val="24"/>
              </w:rPr>
              <w:t>Foster a student-centered culture</w:t>
            </w:r>
          </w:p>
          <w:p w14:paraId="5D63FC99" w14:textId="77777777" w:rsidR="00D02528" w:rsidRDefault="00D02528" w:rsidP="000F238A">
            <w:pPr>
              <w:pStyle w:val="TableParagraph"/>
              <w:rPr>
                <w:spacing w:val="-2"/>
                <w:sz w:val="24"/>
              </w:rPr>
            </w:pPr>
          </w:p>
          <w:p w14:paraId="5FDE6C98" w14:textId="77777777" w:rsidR="00D02528" w:rsidRDefault="00D02528" w:rsidP="000F238A">
            <w:pPr>
              <w:pStyle w:val="TableParagraph"/>
              <w:rPr>
                <w:spacing w:val="-2"/>
                <w:sz w:val="24"/>
              </w:rPr>
            </w:pPr>
          </w:p>
          <w:p w14:paraId="72F8FC73" w14:textId="77777777" w:rsidR="00D02528" w:rsidRDefault="00D02528" w:rsidP="000F238A">
            <w:pPr>
              <w:pStyle w:val="TableParagraph"/>
              <w:rPr>
                <w:spacing w:val="-2"/>
                <w:sz w:val="24"/>
              </w:rPr>
            </w:pPr>
          </w:p>
          <w:p w14:paraId="54F9C3EF" w14:textId="77777777" w:rsidR="00D02528" w:rsidRDefault="00D02528" w:rsidP="000F238A">
            <w:pPr>
              <w:pStyle w:val="TableParagraph"/>
              <w:rPr>
                <w:sz w:val="24"/>
              </w:rPr>
            </w:pPr>
          </w:p>
        </w:tc>
      </w:tr>
    </w:tbl>
    <w:p w14:paraId="4F0469B9" w14:textId="77777777" w:rsidR="00D02528" w:rsidRDefault="00D02528" w:rsidP="00D02528">
      <w:pPr>
        <w:rPr>
          <w:sz w:val="24"/>
        </w:rPr>
        <w:sectPr w:rsidR="00D02528" w:rsidSect="00D02528">
          <w:type w:val="continuous"/>
          <w:pgSz w:w="12240" w:h="15840"/>
          <w:pgMar w:top="1220" w:right="0" w:bottom="280" w:left="0" w:header="720" w:footer="720" w:gutter="0"/>
          <w:cols w:space="720"/>
        </w:sectPr>
      </w:pPr>
    </w:p>
    <w:tbl>
      <w:tblPr>
        <w:tblW w:w="0" w:type="auto"/>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5"/>
        <w:gridCol w:w="10542"/>
      </w:tblGrid>
      <w:tr w:rsidR="00D02528" w14:paraId="601F26F2" w14:textId="77777777" w:rsidTr="432D0519">
        <w:trPr>
          <w:trHeight w:val="300"/>
        </w:trPr>
        <w:tc>
          <w:tcPr>
            <w:tcW w:w="725" w:type="dxa"/>
          </w:tcPr>
          <w:p w14:paraId="7758BA71" w14:textId="77777777" w:rsidR="00D02528" w:rsidRDefault="00D02528" w:rsidP="000F238A">
            <w:pPr>
              <w:pStyle w:val="TableParagraph"/>
              <w:rPr>
                <w:sz w:val="24"/>
              </w:rPr>
            </w:pPr>
          </w:p>
        </w:tc>
        <w:tc>
          <w:tcPr>
            <w:tcW w:w="10542" w:type="dxa"/>
          </w:tcPr>
          <w:p w14:paraId="21F571E5" w14:textId="77777777" w:rsidR="00D02528" w:rsidRDefault="00D02528" w:rsidP="000F238A">
            <w:pPr>
              <w:pStyle w:val="TableParagraph"/>
              <w:tabs>
                <w:tab w:val="left" w:pos="1529"/>
              </w:tabs>
              <w:spacing w:before="20"/>
              <w:rPr>
                <w:sz w:val="24"/>
              </w:rPr>
            </w:pPr>
          </w:p>
        </w:tc>
      </w:tr>
      <w:tr w:rsidR="00D02528" w14:paraId="071C751A" w14:textId="77777777" w:rsidTr="432D0519">
        <w:trPr>
          <w:trHeight w:val="1180"/>
        </w:trPr>
        <w:tc>
          <w:tcPr>
            <w:tcW w:w="725" w:type="dxa"/>
          </w:tcPr>
          <w:p w14:paraId="2625FA11" w14:textId="77777777" w:rsidR="00D02528" w:rsidRDefault="00D02528" w:rsidP="000F238A">
            <w:pPr>
              <w:pStyle w:val="TableParagraph"/>
              <w:spacing w:before="75"/>
              <w:ind w:left="15" w:right="17"/>
              <w:jc w:val="center"/>
              <w:rPr>
                <w:b/>
                <w:sz w:val="24"/>
              </w:rPr>
            </w:pPr>
            <w:r>
              <w:rPr>
                <w:b/>
                <w:spacing w:val="-5"/>
                <w:sz w:val="24"/>
              </w:rPr>
              <w:t>a.</w:t>
            </w:r>
          </w:p>
        </w:tc>
        <w:tc>
          <w:tcPr>
            <w:tcW w:w="10542" w:type="dxa"/>
          </w:tcPr>
          <w:p w14:paraId="39302587" w14:textId="77777777" w:rsidR="00D02528" w:rsidRDefault="00D02528" w:rsidP="00C53687">
            <w:pPr>
              <w:pStyle w:val="TableParagraph"/>
              <w:ind w:left="0" w:right="289"/>
              <w:rPr>
                <w:b/>
                <w:sz w:val="24"/>
              </w:rPr>
            </w:pPr>
            <w:bookmarkStart w:id="10" w:name="_bookmark7"/>
            <w:bookmarkEnd w:id="10"/>
            <w:r>
              <w:rPr>
                <w:b/>
                <w:sz w:val="24"/>
              </w:rPr>
              <w:t>Describe</w:t>
            </w:r>
            <w:r>
              <w:rPr>
                <w:b/>
                <w:spacing w:val="-9"/>
                <w:sz w:val="24"/>
              </w:rPr>
              <w:t xml:space="preserve"> </w:t>
            </w:r>
            <w:r>
              <w:rPr>
                <w:b/>
                <w:sz w:val="24"/>
              </w:rPr>
              <w:t>the</w:t>
            </w:r>
            <w:r>
              <w:rPr>
                <w:b/>
                <w:spacing w:val="-7"/>
                <w:sz w:val="24"/>
              </w:rPr>
              <w:t xml:space="preserve"> </w:t>
            </w:r>
            <w:r>
              <w:rPr>
                <w:b/>
                <w:sz w:val="24"/>
              </w:rPr>
              <w:t>organizational</w:t>
            </w:r>
            <w:r>
              <w:rPr>
                <w:b/>
                <w:spacing w:val="-2"/>
                <w:sz w:val="24"/>
              </w:rPr>
              <w:t xml:space="preserve"> </w:t>
            </w:r>
            <w:r>
              <w:rPr>
                <w:b/>
                <w:sz w:val="24"/>
              </w:rPr>
              <w:t>structure,</w:t>
            </w:r>
            <w:r>
              <w:rPr>
                <w:b/>
                <w:spacing w:val="-3"/>
                <w:sz w:val="24"/>
              </w:rPr>
              <w:t xml:space="preserve"> </w:t>
            </w:r>
            <w:r>
              <w:rPr>
                <w:b/>
                <w:sz w:val="24"/>
              </w:rPr>
              <w:t>whether</w:t>
            </w:r>
            <w:r>
              <w:rPr>
                <w:b/>
                <w:spacing w:val="-9"/>
                <w:sz w:val="24"/>
              </w:rPr>
              <w:t xml:space="preserve"> </w:t>
            </w:r>
            <w:r>
              <w:rPr>
                <w:b/>
                <w:sz w:val="24"/>
              </w:rPr>
              <w:t>state</w:t>
            </w:r>
            <w:r>
              <w:rPr>
                <w:b/>
                <w:spacing w:val="-9"/>
                <w:sz w:val="24"/>
              </w:rPr>
              <w:t xml:space="preserve"> </w:t>
            </w:r>
            <w:r>
              <w:rPr>
                <w:b/>
                <w:sz w:val="24"/>
              </w:rPr>
              <w:t>or</w:t>
            </w:r>
            <w:r>
              <w:rPr>
                <w:b/>
                <w:spacing w:val="-9"/>
                <w:sz w:val="24"/>
              </w:rPr>
              <w:t xml:space="preserve"> </w:t>
            </w:r>
            <w:r>
              <w:rPr>
                <w:b/>
                <w:sz w:val="24"/>
              </w:rPr>
              <w:t>private,</w:t>
            </w:r>
            <w:r>
              <w:rPr>
                <w:b/>
                <w:spacing w:val="-3"/>
                <w:sz w:val="24"/>
              </w:rPr>
              <w:t xml:space="preserve"> </w:t>
            </w:r>
            <w:r>
              <w:rPr>
                <w:b/>
                <w:sz w:val="24"/>
              </w:rPr>
              <w:t>age</w:t>
            </w:r>
            <w:r>
              <w:rPr>
                <w:b/>
                <w:spacing w:val="-9"/>
                <w:sz w:val="24"/>
              </w:rPr>
              <w:t xml:space="preserve"> </w:t>
            </w:r>
            <w:r>
              <w:rPr>
                <w:b/>
                <w:sz w:val="24"/>
              </w:rPr>
              <w:t>of</w:t>
            </w:r>
            <w:r>
              <w:rPr>
                <w:b/>
                <w:spacing w:val="-7"/>
                <w:sz w:val="24"/>
              </w:rPr>
              <w:t xml:space="preserve"> </w:t>
            </w:r>
            <w:r>
              <w:rPr>
                <w:b/>
                <w:sz w:val="24"/>
              </w:rPr>
              <w:t>institution,</w:t>
            </w:r>
            <w:r>
              <w:rPr>
                <w:b/>
                <w:spacing w:val="-5"/>
                <w:sz w:val="24"/>
              </w:rPr>
              <w:t xml:space="preserve"> </w:t>
            </w:r>
            <w:r>
              <w:rPr>
                <w:b/>
                <w:sz w:val="24"/>
              </w:rPr>
              <w:t>brief</w:t>
            </w:r>
            <w:r>
              <w:rPr>
                <w:b/>
                <w:spacing w:val="-9"/>
                <w:sz w:val="24"/>
              </w:rPr>
              <w:t xml:space="preserve"> </w:t>
            </w:r>
            <w:r>
              <w:rPr>
                <w:b/>
                <w:sz w:val="24"/>
              </w:rPr>
              <w:t>history,</w:t>
            </w:r>
            <w:r>
              <w:rPr>
                <w:b/>
                <w:spacing w:val="-3"/>
                <w:sz w:val="24"/>
              </w:rPr>
              <w:t xml:space="preserve"> </w:t>
            </w:r>
            <w:r>
              <w:rPr>
                <w:b/>
                <w:sz w:val="24"/>
              </w:rPr>
              <w:t>and</w:t>
            </w:r>
            <w:r>
              <w:rPr>
                <w:b/>
                <w:spacing w:val="-5"/>
                <w:sz w:val="24"/>
              </w:rPr>
              <w:t xml:space="preserve"> </w:t>
            </w:r>
            <w:r>
              <w:rPr>
                <w:b/>
                <w:sz w:val="24"/>
              </w:rPr>
              <w:t xml:space="preserve">so </w:t>
            </w:r>
            <w:r>
              <w:rPr>
                <w:b/>
                <w:spacing w:val="-4"/>
                <w:sz w:val="24"/>
              </w:rPr>
              <w:t>on.</w:t>
            </w:r>
          </w:p>
        </w:tc>
      </w:tr>
      <w:tr w:rsidR="00D02528" w14:paraId="18824224" w14:textId="77777777" w:rsidTr="432D0519">
        <w:trPr>
          <w:trHeight w:val="7450"/>
        </w:trPr>
        <w:tc>
          <w:tcPr>
            <w:tcW w:w="725" w:type="dxa"/>
          </w:tcPr>
          <w:p w14:paraId="69C51DBD" w14:textId="77777777" w:rsidR="00D02528" w:rsidRDefault="00D02528" w:rsidP="000F238A">
            <w:pPr>
              <w:pStyle w:val="TableParagraph"/>
              <w:rPr>
                <w:sz w:val="24"/>
              </w:rPr>
            </w:pPr>
          </w:p>
        </w:tc>
        <w:tc>
          <w:tcPr>
            <w:tcW w:w="10542" w:type="dxa"/>
          </w:tcPr>
          <w:p w14:paraId="4A12DDCF" w14:textId="77777777" w:rsidR="00D02528" w:rsidRDefault="00D02528" w:rsidP="00C53687">
            <w:pPr>
              <w:pStyle w:val="TableParagraph"/>
              <w:spacing w:line="273" w:lineRule="exact"/>
              <w:ind w:left="0"/>
              <w:rPr>
                <w:b/>
                <w:sz w:val="24"/>
              </w:rPr>
            </w:pPr>
            <w:r>
              <w:rPr>
                <w:b/>
                <w:color w:val="333333"/>
                <w:spacing w:val="-2"/>
                <w:sz w:val="24"/>
                <w:u w:val="thick" w:color="333333"/>
              </w:rPr>
              <w:t>Response:</w:t>
            </w:r>
          </w:p>
          <w:p w14:paraId="50D43B98" w14:textId="77777777" w:rsidR="00D02528" w:rsidRDefault="00D02528" w:rsidP="00C53687">
            <w:pPr>
              <w:pStyle w:val="TableParagraph"/>
              <w:spacing w:line="259" w:lineRule="auto"/>
              <w:ind w:left="0" w:right="289"/>
              <w:rPr>
                <w:sz w:val="24"/>
              </w:rPr>
            </w:pPr>
            <w:r>
              <w:rPr>
                <w:sz w:val="24"/>
              </w:rPr>
              <w:t>Established</w:t>
            </w:r>
            <w:r>
              <w:rPr>
                <w:spacing w:val="-3"/>
                <w:sz w:val="24"/>
              </w:rPr>
              <w:t xml:space="preserve"> </w:t>
            </w:r>
            <w:r>
              <w:rPr>
                <w:sz w:val="24"/>
              </w:rPr>
              <w:t>in</w:t>
            </w:r>
            <w:r>
              <w:rPr>
                <w:spacing w:val="-3"/>
                <w:sz w:val="24"/>
              </w:rPr>
              <w:t xml:space="preserve"> </w:t>
            </w:r>
            <w:r>
              <w:rPr>
                <w:sz w:val="24"/>
              </w:rPr>
              <w:t>1961,</w:t>
            </w:r>
            <w:r>
              <w:rPr>
                <w:spacing w:val="-3"/>
                <w:sz w:val="24"/>
              </w:rPr>
              <w:t xml:space="preserve"> </w:t>
            </w:r>
            <w:r>
              <w:rPr>
                <w:sz w:val="24"/>
              </w:rPr>
              <w:t>AACC</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public,</w:t>
            </w:r>
            <w:r>
              <w:rPr>
                <w:spacing w:val="-3"/>
                <w:sz w:val="24"/>
              </w:rPr>
              <w:t xml:space="preserve"> </w:t>
            </w:r>
            <w:r>
              <w:rPr>
                <w:sz w:val="24"/>
              </w:rPr>
              <w:t>two-year</w:t>
            </w:r>
            <w:r>
              <w:rPr>
                <w:spacing w:val="-2"/>
                <w:sz w:val="24"/>
              </w:rPr>
              <w:t xml:space="preserve"> </w:t>
            </w:r>
            <w:r>
              <w:rPr>
                <w:sz w:val="24"/>
              </w:rPr>
              <w:t>institution</w:t>
            </w:r>
            <w:r>
              <w:rPr>
                <w:spacing w:val="-6"/>
                <w:sz w:val="24"/>
              </w:rPr>
              <w:t xml:space="preserve"> </w:t>
            </w:r>
            <w:r>
              <w:rPr>
                <w:sz w:val="24"/>
              </w:rPr>
              <w:t>that</w:t>
            </w:r>
            <w:r>
              <w:rPr>
                <w:spacing w:val="-3"/>
                <w:sz w:val="24"/>
              </w:rPr>
              <w:t xml:space="preserve"> </w:t>
            </w:r>
            <w:r>
              <w:rPr>
                <w:sz w:val="24"/>
              </w:rPr>
              <w:t>began</w:t>
            </w:r>
            <w:r>
              <w:rPr>
                <w:spacing w:val="-1"/>
                <w:sz w:val="24"/>
              </w:rPr>
              <w:t xml:space="preserve"> </w:t>
            </w:r>
            <w:r>
              <w:rPr>
                <w:sz w:val="24"/>
              </w:rPr>
              <w:t>with</w:t>
            </w:r>
            <w:r>
              <w:rPr>
                <w:spacing w:val="-3"/>
                <w:sz w:val="24"/>
              </w:rPr>
              <w:t xml:space="preserve"> </w:t>
            </w:r>
            <w:r>
              <w:rPr>
                <w:sz w:val="24"/>
              </w:rPr>
              <w:t>270</w:t>
            </w:r>
            <w:r>
              <w:rPr>
                <w:spacing w:val="-3"/>
                <w:sz w:val="24"/>
              </w:rPr>
              <w:t xml:space="preserve"> </w:t>
            </w:r>
            <w:r>
              <w:rPr>
                <w:sz w:val="24"/>
              </w:rPr>
              <w:t>students</w:t>
            </w:r>
            <w:r>
              <w:rPr>
                <w:spacing w:val="-3"/>
                <w:sz w:val="24"/>
              </w:rPr>
              <w:t xml:space="preserve"> </w:t>
            </w:r>
            <w:r>
              <w:rPr>
                <w:sz w:val="24"/>
              </w:rPr>
              <w:t>in</w:t>
            </w:r>
            <w:r>
              <w:rPr>
                <w:spacing w:val="-3"/>
                <w:sz w:val="24"/>
              </w:rPr>
              <w:t xml:space="preserve"> </w:t>
            </w:r>
            <w:r>
              <w:rPr>
                <w:sz w:val="24"/>
              </w:rPr>
              <w:t>late</w:t>
            </w:r>
            <w:r>
              <w:rPr>
                <w:spacing w:val="-4"/>
                <w:sz w:val="24"/>
              </w:rPr>
              <w:t xml:space="preserve"> </w:t>
            </w:r>
            <w:r>
              <w:rPr>
                <w:sz w:val="24"/>
              </w:rPr>
              <w:t>afternoon and evening classes that met in temporary</w:t>
            </w:r>
            <w:r>
              <w:rPr>
                <w:spacing w:val="-2"/>
                <w:sz w:val="24"/>
              </w:rPr>
              <w:t xml:space="preserve"> </w:t>
            </w:r>
            <w:r>
              <w:rPr>
                <w:sz w:val="24"/>
              </w:rPr>
              <w:t>quarters at Severna Park High School.</w:t>
            </w:r>
          </w:p>
          <w:p w14:paraId="78FF178C" w14:textId="77777777" w:rsidR="00D02528" w:rsidRDefault="00D02528" w:rsidP="000F238A">
            <w:pPr>
              <w:pStyle w:val="TableParagraph"/>
              <w:spacing w:before="33"/>
              <w:rPr>
                <w:b/>
                <w:sz w:val="24"/>
              </w:rPr>
            </w:pPr>
          </w:p>
          <w:p w14:paraId="6D375430" w14:textId="7BB79053" w:rsidR="00D02528" w:rsidRDefault="00D02528" w:rsidP="00C53687">
            <w:pPr>
              <w:pStyle w:val="TableParagraph"/>
              <w:spacing w:line="259" w:lineRule="auto"/>
              <w:ind w:left="0" w:right="142"/>
              <w:rPr>
                <w:sz w:val="24"/>
              </w:rPr>
            </w:pPr>
            <w:r>
              <w:rPr>
                <w:sz w:val="24"/>
              </w:rPr>
              <w:t>Nestled between the Severn and Magothy rivers near the Chesapeake Bay, AACC serves the Maryland triangle</w:t>
            </w:r>
            <w:r>
              <w:rPr>
                <w:spacing w:val="-1"/>
                <w:sz w:val="24"/>
              </w:rPr>
              <w:t xml:space="preserve"> </w:t>
            </w:r>
            <w:r>
              <w:rPr>
                <w:sz w:val="24"/>
              </w:rPr>
              <w:t>connecting</w:t>
            </w:r>
            <w:r>
              <w:rPr>
                <w:spacing w:val="-6"/>
                <w:sz w:val="24"/>
              </w:rPr>
              <w:t xml:space="preserve"> </w:t>
            </w:r>
            <w:r>
              <w:rPr>
                <w:sz w:val="24"/>
              </w:rPr>
              <w:t>Annapolis,</w:t>
            </w:r>
            <w:r>
              <w:rPr>
                <w:spacing w:val="-3"/>
                <w:sz w:val="24"/>
              </w:rPr>
              <w:t xml:space="preserve"> </w:t>
            </w:r>
            <w:r>
              <w:rPr>
                <w:sz w:val="24"/>
              </w:rPr>
              <w:t>Baltimore</w:t>
            </w:r>
            <w:r>
              <w:rPr>
                <w:spacing w:val="-5"/>
                <w:sz w:val="24"/>
              </w:rPr>
              <w:t xml:space="preserve"> </w:t>
            </w:r>
            <w:r>
              <w:rPr>
                <w:sz w:val="24"/>
              </w:rPr>
              <w:t>and</w:t>
            </w:r>
            <w:r>
              <w:rPr>
                <w:spacing w:val="-3"/>
                <w:sz w:val="24"/>
              </w:rPr>
              <w:t xml:space="preserve"> </w:t>
            </w:r>
            <w:r>
              <w:rPr>
                <w:sz w:val="24"/>
              </w:rPr>
              <w:t>Washington,</w:t>
            </w:r>
            <w:r>
              <w:rPr>
                <w:spacing w:val="-3"/>
                <w:sz w:val="24"/>
              </w:rPr>
              <w:t xml:space="preserve"> </w:t>
            </w:r>
            <w:r>
              <w:rPr>
                <w:sz w:val="24"/>
              </w:rPr>
              <w:t>DC.</w:t>
            </w:r>
            <w:r>
              <w:rPr>
                <w:spacing w:val="-3"/>
                <w:sz w:val="24"/>
              </w:rPr>
              <w:t xml:space="preserve"> </w:t>
            </w:r>
            <w:r>
              <w:rPr>
                <w:sz w:val="24"/>
              </w:rPr>
              <w:t>AACC</w:t>
            </w:r>
            <w:r>
              <w:rPr>
                <w:spacing w:val="-3"/>
                <w:sz w:val="24"/>
              </w:rPr>
              <w:t xml:space="preserve"> </w:t>
            </w:r>
            <w:r>
              <w:rPr>
                <w:sz w:val="24"/>
              </w:rPr>
              <w:t>serves</w:t>
            </w:r>
            <w:r>
              <w:rPr>
                <w:spacing w:val="-3"/>
                <w:sz w:val="24"/>
              </w:rPr>
              <w:t xml:space="preserve"> </w:t>
            </w:r>
            <w:r>
              <w:rPr>
                <w:sz w:val="24"/>
              </w:rPr>
              <w:t>Anne</w:t>
            </w:r>
            <w:r>
              <w:rPr>
                <w:spacing w:val="-5"/>
                <w:sz w:val="24"/>
              </w:rPr>
              <w:t xml:space="preserve"> </w:t>
            </w:r>
            <w:r>
              <w:rPr>
                <w:sz w:val="24"/>
              </w:rPr>
              <w:t>Arundel</w:t>
            </w:r>
            <w:r>
              <w:rPr>
                <w:spacing w:val="-3"/>
                <w:sz w:val="24"/>
              </w:rPr>
              <w:t xml:space="preserve"> </w:t>
            </w:r>
            <w:r>
              <w:rPr>
                <w:sz w:val="24"/>
              </w:rPr>
              <w:t>County,</w:t>
            </w:r>
            <w:r>
              <w:rPr>
                <w:spacing w:val="-1"/>
                <w:sz w:val="24"/>
              </w:rPr>
              <w:t xml:space="preserve"> </w:t>
            </w:r>
            <w:r>
              <w:rPr>
                <w:sz w:val="24"/>
              </w:rPr>
              <w:t>home</w:t>
            </w:r>
            <w:r>
              <w:rPr>
                <w:spacing w:val="-3"/>
                <w:sz w:val="24"/>
              </w:rPr>
              <w:t xml:space="preserve"> </w:t>
            </w:r>
            <w:r>
              <w:rPr>
                <w:sz w:val="24"/>
              </w:rPr>
              <w:t>to Baltimore-Washington International Thurgood Marshall Airport, Fort George G. Meade, the United States Naval Academy, headquarters of the National Security</w:t>
            </w:r>
            <w:r>
              <w:rPr>
                <w:spacing w:val="-5"/>
                <w:sz w:val="24"/>
              </w:rPr>
              <w:t xml:space="preserve"> </w:t>
            </w:r>
            <w:r>
              <w:rPr>
                <w:sz w:val="24"/>
              </w:rPr>
              <w:t xml:space="preserve">Agency and the state capital, Annapolis. The Arnold campus has wireless zones throughout the campus for easy Internet access. Off campus are two major locations: (1) AACC at Arundel Mills (AMIL) and (2) the Glen Burnie Town Center. </w:t>
            </w:r>
            <w:r w:rsidR="004A2E76">
              <w:rPr>
                <w:sz w:val="24"/>
              </w:rPr>
              <w:t xml:space="preserve"> AACC also offers classes at high schools and charter schools in Anne Arundel County.</w:t>
            </w:r>
          </w:p>
          <w:p w14:paraId="7EA598DD" w14:textId="77777777" w:rsidR="00D02528" w:rsidRDefault="00D02528" w:rsidP="000F238A">
            <w:pPr>
              <w:pStyle w:val="TableParagraph"/>
              <w:spacing w:before="35"/>
              <w:rPr>
                <w:b/>
                <w:sz w:val="24"/>
              </w:rPr>
            </w:pPr>
          </w:p>
          <w:p w14:paraId="31E657FD" w14:textId="1F8BE8D0" w:rsidR="00D02528" w:rsidRDefault="00D02528" w:rsidP="432D0519">
            <w:pPr>
              <w:pStyle w:val="TableParagraph"/>
              <w:spacing w:line="259" w:lineRule="auto"/>
              <w:ind w:left="0"/>
              <w:rPr>
                <w:sz w:val="24"/>
                <w:szCs w:val="24"/>
              </w:rPr>
            </w:pPr>
            <w:r w:rsidRPr="432D0519">
              <w:rPr>
                <w:sz w:val="24"/>
                <w:szCs w:val="24"/>
              </w:rPr>
              <w:t xml:space="preserve">AACC’s leadership and administration consists of the president, </w:t>
            </w:r>
            <w:r w:rsidR="00DE636E">
              <w:rPr>
                <w:sz w:val="24"/>
                <w:szCs w:val="24"/>
              </w:rPr>
              <w:t xml:space="preserve">provost, registrar, chief compliance officer, general counsel, chief diversity officer, </w:t>
            </w:r>
            <w:r w:rsidRPr="432D0519">
              <w:rPr>
                <w:sz w:val="24"/>
                <w:szCs w:val="24"/>
              </w:rPr>
              <w:t xml:space="preserve">vice presidents, associate vice presidents, deans, assistant deans, executive directors and directors </w:t>
            </w:r>
            <w:r w:rsidRPr="432D0519">
              <w:rPr>
                <w:b/>
                <w:bCs/>
                <w:i/>
                <w:iCs/>
                <w:sz w:val="24"/>
                <w:szCs w:val="24"/>
              </w:rPr>
              <w:t>202</w:t>
            </w:r>
            <w:r w:rsidR="00DE636E">
              <w:rPr>
                <w:b/>
                <w:bCs/>
                <w:i/>
                <w:iCs/>
                <w:sz w:val="24"/>
                <w:szCs w:val="24"/>
              </w:rPr>
              <w:t>5</w:t>
            </w:r>
            <w:r w:rsidRPr="432D0519">
              <w:rPr>
                <w:b/>
                <w:bCs/>
                <w:i/>
                <w:iCs/>
                <w:sz w:val="24"/>
                <w:szCs w:val="24"/>
              </w:rPr>
              <w:t>-202</w:t>
            </w:r>
            <w:r w:rsidR="00DE636E">
              <w:rPr>
                <w:b/>
                <w:bCs/>
                <w:i/>
                <w:iCs/>
                <w:sz w:val="24"/>
                <w:szCs w:val="24"/>
              </w:rPr>
              <w:t>6</w:t>
            </w:r>
            <w:r w:rsidRPr="432D0519">
              <w:rPr>
                <w:b/>
                <w:bCs/>
                <w:i/>
                <w:iCs/>
                <w:sz w:val="24"/>
                <w:szCs w:val="24"/>
              </w:rPr>
              <w:t xml:space="preserve"> AACC Organizational Chart</w:t>
            </w:r>
            <w:r w:rsidRPr="432D0519">
              <w:rPr>
                <w:sz w:val="24"/>
                <w:szCs w:val="24"/>
              </w:rPr>
              <w:t>. The</w:t>
            </w:r>
            <w:r w:rsidRPr="432D0519">
              <w:rPr>
                <w:spacing w:val="-8"/>
                <w:sz w:val="24"/>
                <w:szCs w:val="24"/>
              </w:rPr>
              <w:t xml:space="preserve"> </w:t>
            </w:r>
            <w:r w:rsidRPr="432D0519">
              <w:rPr>
                <w:sz w:val="24"/>
                <w:szCs w:val="24"/>
              </w:rPr>
              <w:t>president</w:t>
            </w:r>
            <w:r w:rsidRPr="432D0519">
              <w:rPr>
                <w:spacing w:val="-6"/>
                <w:sz w:val="24"/>
                <w:szCs w:val="24"/>
              </w:rPr>
              <w:t xml:space="preserve"> </w:t>
            </w:r>
            <w:r w:rsidRPr="432D0519">
              <w:rPr>
                <w:sz w:val="24"/>
                <w:szCs w:val="24"/>
              </w:rPr>
              <w:t>of</w:t>
            </w:r>
            <w:r w:rsidRPr="432D0519">
              <w:rPr>
                <w:spacing w:val="-8"/>
                <w:sz w:val="24"/>
                <w:szCs w:val="24"/>
              </w:rPr>
              <w:t xml:space="preserve"> </w:t>
            </w:r>
            <w:r w:rsidRPr="432D0519">
              <w:rPr>
                <w:sz w:val="24"/>
                <w:szCs w:val="24"/>
              </w:rPr>
              <w:t>the</w:t>
            </w:r>
            <w:r w:rsidRPr="432D0519">
              <w:rPr>
                <w:spacing w:val="-1"/>
                <w:sz w:val="24"/>
                <w:szCs w:val="24"/>
              </w:rPr>
              <w:t xml:space="preserve"> </w:t>
            </w:r>
            <w:r w:rsidRPr="432D0519">
              <w:rPr>
                <w:sz w:val="24"/>
                <w:szCs w:val="24"/>
              </w:rPr>
              <w:t>college</w:t>
            </w:r>
            <w:r w:rsidRPr="432D0519">
              <w:rPr>
                <w:spacing w:val="-4"/>
                <w:sz w:val="24"/>
                <w:szCs w:val="24"/>
              </w:rPr>
              <w:t xml:space="preserve"> </w:t>
            </w:r>
            <w:r w:rsidRPr="432D0519">
              <w:rPr>
                <w:sz w:val="24"/>
                <w:szCs w:val="24"/>
              </w:rPr>
              <w:t>is</w:t>
            </w:r>
            <w:r w:rsidRPr="432D0519">
              <w:rPr>
                <w:spacing w:val="-3"/>
                <w:sz w:val="24"/>
                <w:szCs w:val="24"/>
              </w:rPr>
              <w:t xml:space="preserve"> </w:t>
            </w:r>
            <w:r w:rsidRPr="432D0519">
              <w:rPr>
                <w:sz w:val="24"/>
                <w:szCs w:val="24"/>
              </w:rPr>
              <w:t>responsible</w:t>
            </w:r>
            <w:r w:rsidRPr="432D0519">
              <w:rPr>
                <w:spacing w:val="-2"/>
                <w:sz w:val="24"/>
                <w:szCs w:val="24"/>
              </w:rPr>
              <w:t xml:space="preserve"> </w:t>
            </w:r>
            <w:r w:rsidRPr="432D0519">
              <w:rPr>
                <w:sz w:val="24"/>
                <w:szCs w:val="24"/>
              </w:rPr>
              <w:t>for</w:t>
            </w:r>
            <w:r w:rsidRPr="432D0519">
              <w:rPr>
                <w:spacing w:val="-5"/>
                <w:sz w:val="24"/>
                <w:szCs w:val="24"/>
              </w:rPr>
              <w:t xml:space="preserve"> </w:t>
            </w:r>
            <w:r w:rsidRPr="432D0519">
              <w:rPr>
                <w:sz w:val="24"/>
                <w:szCs w:val="24"/>
              </w:rPr>
              <w:t>the</w:t>
            </w:r>
            <w:r w:rsidRPr="432D0519">
              <w:rPr>
                <w:spacing w:val="-3"/>
                <w:sz w:val="24"/>
                <w:szCs w:val="24"/>
              </w:rPr>
              <w:t xml:space="preserve"> </w:t>
            </w:r>
            <w:r w:rsidRPr="432D0519">
              <w:rPr>
                <w:sz w:val="24"/>
                <w:szCs w:val="24"/>
              </w:rPr>
              <w:t>administration</w:t>
            </w:r>
            <w:r w:rsidRPr="432D0519">
              <w:rPr>
                <w:spacing w:val="-3"/>
                <w:sz w:val="24"/>
                <w:szCs w:val="24"/>
              </w:rPr>
              <w:t xml:space="preserve"> </w:t>
            </w:r>
            <w:r w:rsidRPr="432D0519">
              <w:rPr>
                <w:sz w:val="24"/>
                <w:szCs w:val="24"/>
              </w:rPr>
              <w:t>of</w:t>
            </w:r>
            <w:r w:rsidRPr="432D0519">
              <w:rPr>
                <w:spacing w:val="-2"/>
                <w:sz w:val="24"/>
                <w:szCs w:val="24"/>
              </w:rPr>
              <w:t xml:space="preserve"> </w:t>
            </w:r>
            <w:r w:rsidRPr="432D0519">
              <w:rPr>
                <w:sz w:val="24"/>
                <w:szCs w:val="24"/>
              </w:rPr>
              <w:t>the</w:t>
            </w:r>
            <w:r w:rsidRPr="432D0519">
              <w:rPr>
                <w:spacing w:val="-3"/>
                <w:sz w:val="24"/>
                <w:szCs w:val="24"/>
              </w:rPr>
              <w:t xml:space="preserve"> </w:t>
            </w:r>
            <w:r w:rsidRPr="432D0519">
              <w:rPr>
                <w:sz w:val="24"/>
                <w:szCs w:val="24"/>
              </w:rPr>
              <w:t>institution</w:t>
            </w:r>
            <w:r w:rsidRPr="432D0519">
              <w:rPr>
                <w:spacing w:val="-3"/>
                <w:sz w:val="24"/>
                <w:szCs w:val="24"/>
              </w:rPr>
              <w:t xml:space="preserve"> </w:t>
            </w:r>
            <w:r w:rsidRPr="432D0519">
              <w:rPr>
                <w:sz w:val="24"/>
                <w:szCs w:val="24"/>
              </w:rPr>
              <w:t>and</w:t>
            </w:r>
            <w:r w:rsidRPr="432D0519">
              <w:rPr>
                <w:spacing w:val="-3"/>
                <w:sz w:val="24"/>
                <w:szCs w:val="24"/>
              </w:rPr>
              <w:t xml:space="preserve"> </w:t>
            </w:r>
            <w:r w:rsidRPr="432D0519">
              <w:rPr>
                <w:sz w:val="24"/>
                <w:szCs w:val="24"/>
              </w:rPr>
              <w:t>implements</w:t>
            </w:r>
            <w:r w:rsidRPr="432D0519">
              <w:rPr>
                <w:spacing w:val="-3"/>
                <w:sz w:val="24"/>
                <w:szCs w:val="24"/>
              </w:rPr>
              <w:t xml:space="preserve"> </w:t>
            </w:r>
            <w:r w:rsidRPr="432D0519">
              <w:rPr>
                <w:sz w:val="24"/>
                <w:szCs w:val="24"/>
              </w:rPr>
              <w:t xml:space="preserve">the goals and policies approved by the Board of Trustees (BOT). </w:t>
            </w:r>
            <w:r w:rsidR="16DB0BB0" w:rsidRPr="432D0519">
              <w:rPr>
                <w:spacing w:val="-11"/>
                <w:sz w:val="24"/>
                <w:szCs w:val="24"/>
              </w:rPr>
              <w:t xml:space="preserve"> The current President has served since </w:t>
            </w:r>
            <w:r w:rsidRPr="432D0519">
              <w:rPr>
                <w:sz w:val="24"/>
                <w:szCs w:val="24"/>
              </w:rPr>
              <w:t>August 1, 2012.</w:t>
            </w:r>
          </w:p>
          <w:p w14:paraId="6CCA4891" w14:textId="77777777" w:rsidR="00D02528" w:rsidRDefault="00D02528" w:rsidP="000F238A">
            <w:pPr>
              <w:pStyle w:val="TableParagraph"/>
              <w:spacing w:before="41"/>
              <w:rPr>
                <w:b/>
                <w:sz w:val="24"/>
              </w:rPr>
            </w:pPr>
          </w:p>
          <w:p w14:paraId="4A4AFD37" w14:textId="63C9326A" w:rsidR="00D02528" w:rsidRDefault="00D02528" w:rsidP="00EB6175">
            <w:pPr>
              <w:pStyle w:val="TableParagraph"/>
              <w:spacing w:before="1" w:line="259" w:lineRule="auto"/>
              <w:ind w:left="0" w:right="182"/>
              <w:rPr>
                <w:sz w:val="24"/>
              </w:rPr>
            </w:pPr>
            <w:r>
              <w:rPr>
                <w:sz w:val="24"/>
              </w:rPr>
              <w:t>AACC has</w:t>
            </w:r>
            <w:r w:rsidR="001354F9">
              <w:rPr>
                <w:sz w:val="24"/>
              </w:rPr>
              <w:t xml:space="preserve"> </w:t>
            </w:r>
            <w:r w:rsidR="00722D43">
              <w:rPr>
                <w:sz w:val="24"/>
              </w:rPr>
              <w:t>a</w:t>
            </w:r>
            <w:r>
              <w:rPr>
                <w:sz w:val="24"/>
              </w:rPr>
              <w:t xml:space="preserve"> system of shared governance that</w:t>
            </w:r>
            <w:r w:rsidR="001354F9">
              <w:rPr>
                <w:sz w:val="24"/>
              </w:rPr>
              <w:t xml:space="preserve"> includes</w:t>
            </w:r>
            <w:r>
              <w:rPr>
                <w:sz w:val="24"/>
              </w:rPr>
              <w:t xml:space="preserve"> the involvement of administration, faculty, staff, students, and </w:t>
            </w:r>
            <w:proofErr w:type="gramStart"/>
            <w:r>
              <w:rPr>
                <w:sz w:val="24"/>
              </w:rPr>
              <w:t>the BOT</w:t>
            </w:r>
            <w:proofErr w:type="gramEnd"/>
            <w:r>
              <w:rPr>
                <w:sz w:val="24"/>
              </w:rPr>
              <w:t>. The college’s model of shared governance</w:t>
            </w:r>
            <w:r>
              <w:rPr>
                <w:spacing w:val="-4"/>
                <w:sz w:val="24"/>
              </w:rPr>
              <w:t xml:space="preserve"> </w:t>
            </w:r>
            <w:r>
              <w:rPr>
                <w:sz w:val="24"/>
              </w:rPr>
              <w:t>provides</w:t>
            </w:r>
            <w:r>
              <w:rPr>
                <w:spacing w:val="-2"/>
                <w:sz w:val="24"/>
              </w:rPr>
              <w:t xml:space="preserve"> </w:t>
            </w:r>
            <w:r>
              <w:rPr>
                <w:sz w:val="24"/>
              </w:rPr>
              <w:t>for</w:t>
            </w:r>
            <w:r>
              <w:rPr>
                <w:spacing w:val="-1"/>
                <w:sz w:val="24"/>
              </w:rPr>
              <w:t xml:space="preserve"> </w:t>
            </w:r>
            <w:r>
              <w:rPr>
                <w:sz w:val="24"/>
              </w:rPr>
              <w:t>representation</w:t>
            </w:r>
            <w:r>
              <w:rPr>
                <w:spacing w:val="-3"/>
                <w:sz w:val="24"/>
              </w:rPr>
              <w:t xml:space="preserve"> </w:t>
            </w:r>
            <w:r>
              <w:rPr>
                <w:sz w:val="24"/>
              </w:rPr>
              <w:t>of</w:t>
            </w:r>
            <w:r>
              <w:rPr>
                <w:spacing w:val="-3"/>
                <w:sz w:val="24"/>
              </w:rPr>
              <w:t xml:space="preserve"> </w:t>
            </w:r>
            <w:r>
              <w:rPr>
                <w:sz w:val="24"/>
              </w:rPr>
              <w:t>and</w:t>
            </w:r>
            <w:r>
              <w:rPr>
                <w:spacing w:val="-3"/>
                <w:sz w:val="24"/>
              </w:rPr>
              <w:t xml:space="preserve"> </w:t>
            </w:r>
            <w:r>
              <w:rPr>
                <w:sz w:val="24"/>
              </w:rPr>
              <w:t>input</w:t>
            </w:r>
            <w:r>
              <w:rPr>
                <w:spacing w:val="-3"/>
                <w:sz w:val="24"/>
              </w:rPr>
              <w:t xml:space="preserve"> </w:t>
            </w:r>
            <w:r>
              <w:rPr>
                <w:sz w:val="24"/>
              </w:rPr>
              <w:t>from</w:t>
            </w:r>
            <w:r>
              <w:rPr>
                <w:spacing w:val="-3"/>
                <w:sz w:val="24"/>
              </w:rPr>
              <w:t xml:space="preserve"> </w:t>
            </w:r>
            <w:r>
              <w:rPr>
                <w:sz w:val="24"/>
              </w:rPr>
              <w:t>all</w:t>
            </w:r>
            <w:r>
              <w:rPr>
                <w:spacing w:val="-1"/>
                <w:sz w:val="24"/>
              </w:rPr>
              <w:t xml:space="preserve"> </w:t>
            </w:r>
            <w:r>
              <w:rPr>
                <w:sz w:val="24"/>
              </w:rPr>
              <w:t>constituency</w:t>
            </w:r>
            <w:r>
              <w:rPr>
                <w:spacing w:val="-6"/>
                <w:sz w:val="24"/>
              </w:rPr>
              <w:t xml:space="preserve"> </w:t>
            </w:r>
            <w:r>
              <w:rPr>
                <w:sz w:val="24"/>
              </w:rPr>
              <w:t>groups.</w:t>
            </w:r>
            <w:r>
              <w:rPr>
                <w:spacing w:val="-3"/>
                <w:sz w:val="24"/>
              </w:rPr>
              <w:t xml:space="preserve"> </w:t>
            </w:r>
            <w:r>
              <w:rPr>
                <w:sz w:val="24"/>
              </w:rPr>
              <w:t>All</w:t>
            </w:r>
            <w:r>
              <w:rPr>
                <w:spacing w:val="-3"/>
                <w:sz w:val="24"/>
              </w:rPr>
              <w:t xml:space="preserve"> </w:t>
            </w:r>
            <w:r>
              <w:rPr>
                <w:sz w:val="24"/>
              </w:rPr>
              <w:t>employees</w:t>
            </w:r>
            <w:r>
              <w:rPr>
                <w:spacing w:val="-3"/>
                <w:sz w:val="24"/>
              </w:rPr>
              <w:t xml:space="preserve"> </w:t>
            </w:r>
            <w:r>
              <w:rPr>
                <w:sz w:val="24"/>
              </w:rPr>
              <w:t>except</w:t>
            </w:r>
            <w:r>
              <w:rPr>
                <w:spacing w:val="-3"/>
                <w:sz w:val="24"/>
              </w:rPr>
              <w:t xml:space="preserve"> </w:t>
            </w:r>
            <w:r>
              <w:rPr>
                <w:sz w:val="24"/>
              </w:rPr>
              <w:t>those in executive management and hourly</w:t>
            </w:r>
            <w:r>
              <w:rPr>
                <w:spacing w:val="-1"/>
                <w:sz w:val="24"/>
              </w:rPr>
              <w:t xml:space="preserve"> </w:t>
            </w:r>
            <w:r>
              <w:rPr>
                <w:sz w:val="24"/>
              </w:rPr>
              <w:t>and contract staff are members of one of three constituency groups: the Administrative Staff Organization (ASO), The Faculty</w:t>
            </w:r>
            <w:r>
              <w:rPr>
                <w:spacing w:val="-5"/>
                <w:sz w:val="24"/>
              </w:rPr>
              <w:t xml:space="preserve"> </w:t>
            </w:r>
            <w:r>
              <w:rPr>
                <w:sz w:val="24"/>
              </w:rPr>
              <w:t xml:space="preserve">Organization (TFO), </w:t>
            </w:r>
            <w:proofErr w:type="gramStart"/>
            <w:r>
              <w:rPr>
                <w:sz w:val="24"/>
              </w:rPr>
              <w:t>or</w:t>
            </w:r>
            <w:proofErr w:type="gramEnd"/>
            <w:r>
              <w:rPr>
                <w:sz w:val="24"/>
              </w:rPr>
              <w:t xml:space="preserve"> the Professional and Support Staff Organization (PSSO).</w:t>
            </w:r>
            <w:r w:rsidR="001354F9">
              <w:rPr>
                <w:sz w:val="24"/>
              </w:rPr>
              <w:t xml:space="preserve"> {</w:t>
            </w:r>
            <w:hyperlink r:id="rId20" w:history="1">
              <w:r w:rsidR="001354F9" w:rsidRPr="001354F9">
                <w:rPr>
                  <w:rStyle w:val="Hyperlink"/>
                  <w:sz w:val="24"/>
                </w:rPr>
                <w:t>https://www.aacc.edu/policies/shared-governance/</w:t>
              </w:r>
            </w:hyperlink>
            <w:r w:rsidR="001354F9">
              <w:rPr>
                <w:sz w:val="24"/>
              </w:rPr>
              <w:t>}</w:t>
            </w:r>
          </w:p>
          <w:p w14:paraId="7C081C16" w14:textId="77777777" w:rsidR="008B7251" w:rsidRDefault="008B7251" w:rsidP="00EB6175">
            <w:pPr>
              <w:pStyle w:val="TableParagraph"/>
              <w:spacing w:before="1" w:line="259" w:lineRule="auto"/>
              <w:ind w:left="0" w:right="182"/>
              <w:rPr>
                <w:sz w:val="24"/>
              </w:rPr>
            </w:pPr>
          </w:p>
          <w:p w14:paraId="329829B3" w14:textId="185F479D" w:rsidR="00BC45C9" w:rsidRPr="005806EB" w:rsidRDefault="00BC45C9" w:rsidP="00BC45C9">
            <w:pPr>
              <w:rPr>
                <w:sz w:val="24"/>
                <w:szCs w:val="24"/>
              </w:rPr>
            </w:pPr>
            <w:bookmarkStart w:id="11" w:name="_Hlk219102161"/>
            <w:r w:rsidRPr="005806EB">
              <w:rPr>
                <w:sz w:val="24"/>
                <w:szCs w:val="24"/>
              </w:rPr>
              <w:t xml:space="preserve">In 2024, the part-time faculty became unionized under the Service Employees International Union, Local 500 (SEIU) and a Collective Bargaining Agreement (CBA) with SEIU became effective on July 1, 2025.  In </w:t>
            </w:r>
            <w:r w:rsidR="00C30F8F">
              <w:rPr>
                <w:sz w:val="24"/>
                <w:szCs w:val="24"/>
              </w:rPr>
              <w:t xml:space="preserve">April </w:t>
            </w:r>
            <w:r w:rsidRPr="005806EB">
              <w:rPr>
                <w:sz w:val="24"/>
                <w:szCs w:val="24"/>
              </w:rPr>
              <w:t>2025 the full-time faculty became unionized under the Maryland State Education Association (MSEA) and the collective bargaining process for full-time faculty is currently in progress.</w:t>
            </w:r>
          </w:p>
          <w:bookmarkEnd w:id="11"/>
          <w:p w14:paraId="274EE3B4" w14:textId="242636FF" w:rsidR="008B7251" w:rsidRDefault="008B7251" w:rsidP="00EB6175">
            <w:pPr>
              <w:pStyle w:val="TableParagraph"/>
              <w:spacing w:before="1" w:line="259" w:lineRule="auto"/>
              <w:ind w:left="0" w:right="182"/>
              <w:rPr>
                <w:sz w:val="24"/>
              </w:rPr>
            </w:pPr>
          </w:p>
        </w:tc>
      </w:tr>
      <w:tr w:rsidR="00D02528" w14:paraId="2925F0DB" w14:textId="77777777" w:rsidTr="432D0519">
        <w:trPr>
          <w:trHeight w:val="1103"/>
        </w:trPr>
        <w:tc>
          <w:tcPr>
            <w:tcW w:w="725" w:type="dxa"/>
          </w:tcPr>
          <w:p w14:paraId="58301912" w14:textId="77777777" w:rsidR="00D02528" w:rsidRDefault="00D02528" w:rsidP="000F238A">
            <w:pPr>
              <w:pStyle w:val="TableParagraph"/>
              <w:spacing w:before="73"/>
              <w:ind w:left="27" w:right="17"/>
              <w:jc w:val="center"/>
              <w:rPr>
                <w:b/>
                <w:sz w:val="24"/>
              </w:rPr>
            </w:pPr>
            <w:r>
              <w:rPr>
                <w:b/>
                <w:spacing w:val="-5"/>
                <w:sz w:val="24"/>
              </w:rPr>
              <w:t>b.</w:t>
            </w:r>
          </w:p>
        </w:tc>
        <w:tc>
          <w:tcPr>
            <w:tcW w:w="10542" w:type="dxa"/>
          </w:tcPr>
          <w:p w14:paraId="483EB802" w14:textId="0664B235" w:rsidR="00D02528" w:rsidRDefault="00D02528" w:rsidP="00EB6175">
            <w:pPr>
              <w:pStyle w:val="TableParagraph"/>
              <w:ind w:left="0" w:right="289"/>
              <w:rPr>
                <w:b/>
                <w:sz w:val="24"/>
              </w:rPr>
            </w:pPr>
            <w:bookmarkStart w:id="12" w:name="_bookmark8"/>
            <w:bookmarkEnd w:id="12"/>
            <w:r>
              <w:rPr>
                <w:b/>
                <w:sz w:val="24"/>
              </w:rPr>
              <w:t>Describe</w:t>
            </w:r>
            <w:r>
              <w:rPr>
                <w:b/>
                <w:spacing w:val="-5"/>
                <w:sz w:val="24"/>
              </w:rPr>
              <w:t xml:space="preserve"> </w:t>
            </w:r>
            <w:r>
              <w:rPr>
                <w:b/>
                <w:sz w:val="24"/>
              </w:rPr>
              <w:t>the</w:t>
            </w:r>
            <w:r>
              <w:rPr>
                <w:b/>
                <w:spacing w:val="-4"/>
                <w:sz w:val="24"/>
              </w:rPr>
              <w:t xml:space="preserve"> </w:t>
            </w:r>
            <w:r>
              <w:rPr>
                <w:b/>
                <w:sz w:val="24"/>
              </w:rPr>
              <w:t>institutional</w:t>
            </w:r>
            <w:r>
              <w:rPr>
                <w:b/>
                <w:spacing w:val="-4"/>
                <w:sz w:val="24"/>
              </w:rPr>
              <w:t xml:space="preserve"> </w:t>
            </w:r>
            <w:r>
              <w:rPr>
                <w:b/>
                <w:sz w:val="24"/>
              </w:rPr>
              <w:t>context</w:t>
            </w:r>
            <w:r>
              <w:rPr>
                <w:b/>
                <w:spacing w:val="-4"/>
                <w:sz w:val="24"/>
              </w:rPr>
              <w:t xml:space="preserve"> </w:t>
            </w:r>
            <w:r>
              <w:rPr>
                <w:b/>
                <w:sz w:val="24"/>
              </w:rPr>
              <w:t>of</w:t>
            </w:r>
            <w:r>
              <w:rPr>
                <w:b/>
                <w:spacing w:val="-4"/>
                <w:sz w:val="24"/>
              </w:rPr>
              <w:t xml:space="preserve"> </w:t>
            </w:r>
            <w:r>
              <w:rPr>
                <w:b/>
                <w:sz w:val="24"/>
              </w:rPr>
              <w:t>the</w:t>
            </w:r>
            <w:r>
              <w:rPr>
                <w:b/>
                <w:spacing w:val="-3"/>
                <w:sz w:val="24"/>
              </w:rPr>
              <w:t xml:space="preserve"> </w:t>
            </w:r>
            <w:r>
              <w:rPr>
                <w:b/>
                <w:sz w:val="24"/>
              </w:rPr>
              <w:t>Program.</w:t>
            </w:r>
            <w:r>
              <w:rPr>
                <w:b/>
                <w:spacing w:val="-2"/>
                <w:sz w:val="24"/>
              </w:rPr>
              <w:t xml:space="preserve"> </w:t>
            </w:r>
            <w:r>
              <w:rPr>
                <w:b/>
                <w:sz w:val="24"/>
              </w:rPr>
              <w:t>For</w:t>
            </w:r>
            <w:r>
              <w:rPr>
                <w:b/>
                <w:spacing w:val="-5"/>
                <w:sz w:val="24"/>
              </w:rPr>
              <w:t xml:space="preserve"> </w:t>
            </w:r>
            <w:r>
              <w:rPr>
                <w:b/>
                <w:sz w:val="24"/>
              </w:rPr>
              <w:t>example,</w:t>
            </w:r>
            <w:r>
              <w:rPr>
                <w:b/>
                <w:spacing w:val="-4"/>
                <w:sz w:val="24"/>
              </w:rPr>
              <w:t xml:space="preserve"> </w:t>
            </w:r>
            <w:proofErr w:type="gramStart"/>
            <w:r>
              <w:rPr>
                <w:b/>
                <w:sz w:val="24"/>
              </w:rPr>
              <w:t>include</w:t>
            </w:r>
            <w:proofErr w:type="gramEnd"/>
            <w:r>
              <w:rPr>
                <w:b/>
                <w:spacing w:val="-5"/>
                <w:sz w:val="24"/>
              </w:rPr>
              <w:t xml:space="preserve"> </w:t>
            </w:r>
            <w:r>
              <w:rPr>
                <w:b/>
                <w:sz w:val="24"/>
              </w:rPr>
              <w:t>organization</w:t>
            </w:r>
            <w:r>
              <w:rPr>
                <w:b/>
                <w:spacing w:val="-3"/>
                <w:sz w:val="24"/>
              </w:rPr>
              <w:t xml:space="preserve"> </w:t>
            </w:r>
            <w:r>
              <w:rPr>
                <w:b/>
                <w:sz w:val="24"/>
              </w:rPr>
              <w:t>charts</w:t>
            </w:r>
            <w:r>
              <w:rPr>
                <w:b/>
                <w:spacing w:val="-4"/>
                <w:sz w:val="24"/>
              </w:rPr>
              <w:t xml:space="preserve"> </w:t>
            </w:r>
            <w:r>
              <w:rPr>
                <w:b/>
                <w:sz w:val="24"/>
              </w:rPr>
              <w:t>and structure, goals, and objectives. What levels of degree are offered by the institution? For large programs with multiple sites, organizational charts are extremely helpful to the readers.</w:t>
            </w:r>
          </w:p>
        </w:tc>
      </w:tr>
      <w:tr w:rsidR="00D02528" w14:paraId="776B858C" w14:textId="77777777" w:rsidTr="432D0519">
        <w:trPr>
          <w:trHeight w:val="1744"/>
        </w:trPr>
        <w:tc>
          <w:tcPr>
            <w:tcW w:w="725" w:type="dxa"/>
          </w:tcPr>
          <w:p w14:paraId="2F95CA04" w14:textId="77777777" w:rsidR="00D02528" w:rsidRDefault="00D02528" w:rsidP="000F238A">
            <w:pPr>
              <w:pStyle w:val="TableParagraph"/>
              <w:rPr>
                <w:sz w:val="24"/>
              </w:rPr>
            </w:pPr>
          </w:p>
        </w:tc>
        <w:tc>
          <w:tcPr>
            <w:tcW w:w="10542" w:type="dxa"/>
          </w:tcPr>
          <w:p w14:paraId="2073C7BB" w14:textId="77777777" w:rsidR="00D02528" w:rsidRDefault="00D02528" w:rsidP="00EB6175">
            <w:pPr>
              <w:pStyle w:val="TableParagraph"/>
              <w:spacing w:before="87" w:line="274" w:lineRule="exact"/>
              <w:ind w:left="0"/>
              <w:rPr>
                <w:b/>
                <w:sz w:val="24"/>
              </w:rPr>
            </w:pPr>
            <w:r>
              <w:rPr>
                <w:b/>
                <w:spacing w:val="-2"/>
                <w:sz w:val="24"/>
                <w:u w:val="thick" w:color="333333"/>
              </w:rPr>
              <w:t>Response:</w:t>
            </w:r>
          </w:p>
          <w:p w14:paraId="14C22754" w14:textId="58E86166" w:rsidR="00D02528" w:rsidRDefault="00D02528" w:rsidP="432D0519">
            <w:pPr>
              <w:pStyle w:val="TableParagraph"/>
              <w:ind w:left="0" w:right="289"/>
              <w:rPr>
                <w:sz w:val="24"/>
                <w:szCs w:val="24"/>
              </w:rPr>
            </w:pPr>
            <w:r w:rsidRPr="432D0519">
              <w:rPr>
                <w:sz w:val="24"/>
                <w:szCs w:val="24"/>
              </w:rPr>
              <w:t>AACC</w:t>
            </w:r>
            <w:r w:rsidRPr="432D0519">
              <w:rPr>
                <w:spacing w:val="-3"/>
                <w:sz w:val="24"/>
                <w:szCs w:val="24"/>
              </w:rPr>
              <w:t xml:space="preserve"> </w:t>
            </w:r>
            <w:r w:rsidRPr="432D0519">
              <w:rPr>
                <w:sz w:val="24"/>
                <w:szCs w:val="24"/>
              </w:rPr>
              <w:t>offers</w:t>
            </w:r>
            <w:r w:rsidRPr="432D0519">
              <w:rPr>
                <w:spacing w:val="-3"/>
                <w:sz w:val="24"/>
                <w:szCs w:val="24"/>
              </w:rPr>
              <w:t xml:space="preserve"> </w:t>
            </w:r>
            <w:r w:rsidRPr="432D0519">
              <w:rPr>
                <w:sz w:val="24"/>
                <w:szCs w:val="24"/>
              </w:rPr>
              <w:t>associate</w:t>
            </w:r>
            <w:r w:rsidRPr="432D0519">
              <w:rPr>
                <w:spacing w:val="-4"/>
                <w:sz w:val="24"/>
                <w:szCs w:val="24"/>
              </w:rPr>
              <w:t xml:space="preserve"> </w:t>
            </w:r>
            <w:r w:rsidRPr="432D0519">
              <w:rPr>
                <w:sz w:val="24"/>
                <w:szCs w:val="24"/>
              </w:rPr>
              <w:t>degrees</w:t>
            </w:r>
            <w:r w:rsidRPr="432D0519">
              <w:rPr>
                <w:spacing w:val="-1"/>
                <w:sz w:val="24"/>
                <w:szCs w:val="24"/>
              </w:rPr>
              <w:t xml:space="preserve"> </w:t>
            </w:r>
            <w:r w:rsidRPr="432D0519">
              <w:rPr>
                <w:sz w:val="24"/>
                <w:szCs w:val="24"/>
              </w:rPr>
              <w:t>and</w:t>
            </w:r>
            <w:r w:rsidRPr="432D0519">
              <w:rPr>
                <w:spacing w:val="-3"/>
                <w:sz w:val="24"/>
                <w:szCs w:val="24"/>
              </w:rPr>
              <w:t xml:space="preserve"> </w:t>
            </w:r>
            <w:r w:rsidRPr="432D0519">
              <w:rPr>
                <w:sz w:val="24"/>
                <w:szCs w:val="24"/>
              </w:rPr>
              <w:t>certificates</w:t>
            </w:r>
            <w:r w:rsidRPr="432D0519">
              <w:rPr>
                <w:spacing w:val="-2"/>
                <w:sz w:val="24"/>
                <w:szCs w:val="24"/>
              </w:rPr>
              <w:t xml:space="preserve"> </w:t>
            </w:r>
            <w:r w:rsidRPr="432D0519">
              <w:rPr>
                <w:sz w:val="24"/>
                <w:szCs w:val="24"/>
              </w:rPr>
              <w:t>as</w:t>
            </w:r>
            <w:r w:rsidRPr="432D0519">
              <w:rPr>
                <w:spacing w:val="-1"/>
                <w:sz w:val="24"/>
                <w:szCs w:val="24"/>
              </w:rPr>
              <w:t xml:space="preserve"> </w:t>
            </w:r>
            <w:r w:rsidRPr="432D0519">
              <w:rPr>
                <w:sz w:val="24"/>
                <w:szCs w:val="24"/>
              </w:rPr>
              <w:t>well</w:t>
            </w:r>
            <w:r w:rsidRPr="432D0519">
              <w:rPr>
                <w:spacing w:val="-3"/>
                <w:sz w:val="24"/>
                <w:szCs w:val="24"/>
              </w:rPr>
              <w:t xml:space="preserve"> </w:t>
            </w:r>
            <w:r w:rsidRPr="432D0519">
              <w:rPr>
                <w:sz w:val="24"/>
                <w:szCs w:val="24"/>
              </w:rPr>
              <w:t>as</w:t>
            </w:r>
            <w:r w:rsidRPr="432D0519">
              <w:rPr>
                <w:spacing w:val="-3"/>
                <w:sz w:val="24"/>
                <w:szCs w:val="24"/>
              </w:rPr>
              <w:t xml:space="preserve"> </w:t>
            </w:r>
            <w:r w:rsidRPr="432D0519">
              <w:rPr>
                <w:sz w:val="24"/>
                <w:szCs w:val="24"/>
              </w:rPr>
              <w:t>letters</w:t>
            </w:r>
            <w:r w:rsidRPr="432D0519">
              <w:rPr>
                <w:spacing w:val="-3"/>
                <w:sz w:val="24"/>
                <w:szCs w:val="24"/>
              </w:rPr>
              <w:t xml:space="preserve"> </w:t>
            </w:r>
            <w:r w:rsidRPr="432D0519">
              <w:rPr>
                <w:sz w:val="24"/>
                <w:szCs w:val="24"/>
              </w:rPr>
              <w:t>of</w:t>
            </w:r>
            <w:r w:rsidRPr="432D0519">
              <w:rPr>
                <w:spacing w:val="-3"/>
                <w:sz w:val="24"/>
                <w:szCs w:val="24"/>
              </w:rPr>
              <w:t xml:space="preserve"> </w:t>
            </w:r>
            <w:r w:rsidRPr="432D0519">
              <w:rPr>
                <w:sz w:val="24"/>
                <w:szCs w:val="24"/>
              </w:rPr>
              <w:t>recognition</w:t>
            </w:r>
            <w:r w:rsidRPr="432D0519">
              <w:rPr>
                <w:spacing w:val="-3"/>
                <w:sz w:val="24"/>
                <w:szCs w:val="24"/>
              </w:rPr>
              <w:t xml:space="preserve"> </w:t>
            </w:r>
            <w:r w:rsidRPr="432D0519">
              <w:rPr>
                <w:sz w:val="24"/>
                <w:szCs w:val="24"/>
              </w:rPr>
              <w:t>and</w:t>
            </w:r>
            <w:r w:rsidRPr="432D0519">
              <w:rPr>
                <w:spacing w:val="-3"/>
                <w:sz w:val="24"/>
                <w:szCs w:val="24"/>
              </w:rPr>
              <w:t xml:space="preserve"> </w:t>
            </w:r>
            <w:r w:rsidRPr="432D0519">
              <w:rPr>
                <w:sz w:val="24"/>
                <w:szCs w:val="24"/>
              </w:rPr>
              <w:t>several</w:t>
            </w:r>
            <w:r w:rsidRPr="432D0519">
              <w:rPr>
                <w:spacing w:val="-3"/>
                <w:sz w:val="24"/>
                <w:szCs w:val="24"/>
              </w:rPr>
              <w:t xml:space="preserve"> </w:t>
            </w:r>
            <w:r w:rsidRPr="432D0519">
              <w:rPr>
                <w:sz w:val="24"/>
                <w:szCs w:val="24"/>
              </w:rPr>
              <w:t>non-</w:t>
            </w:r>
            <w:proofErr w:type="gramStart"/>
            <w:r w:rsidRPr="432D0519">
              <w:rPr>
                <w:sz w:val="24"/>
                <w:szCs w:val="24"/>
              </w:rPr>
              <w:t>degree</w:t>
            </w:r>
            <w:proofErr w:type="gramEnd"/>
            <w:r w:rsidRPr="432D0519">
              <w:rPr>
                <w:sz w:val="24"/>
                <w:szCs w:val="24"/>
              </w:rPr>
              <w:t xml:space="preserve">- </w:t>
            </w:r>
            <w:r w:rsidR="583311CC" w:rsidRPr="432D0519">
              <w:rPr>
                <w:sz w:val="24"/>
                <w:szCs w:val="24"/>
              </w:rPr>
              <w:t>see</w:t>
            </w:r>
            <w:r w:rsidRPr="432D0519">
              <w:rPr>
                <w:sz w:val="24"/>
                <w:szCs w:val="24"/>
              </w:rPr>
              <w:t>king continuing</w:t>
            </w:r>
            <w:r w:rsidRPr="432D0519">
              <w:rPr>
                <w:spacing w:val="-1"/>
                <w:sz w:val="24"/>
                <w:szCs w:val="24"/>
              </w:rPr>
              <w:t xml:space="preserve"> </w:t>
            </w:r>
            <w:r w:rsidRPr="432D0519">
              <w:rPr>
                <w:sz w:val="24"/>
                <w:szCs w:val="24"/>
              </w:rPr>
              <w:t>education certifications. AACC’s Division of Learning consists of five schools that provide</w:t>
            </w:r>
            <w:r w:rsidRPr="432D0519">
              <w:rPr>
                <w:spacing w:val="-1"/>
                <w:sz w:val="24"/>
                <w:szCs w:val="24"/>
              </w:rPr>
              <w:t xml:space="preserve"> </w:t>
            </w:r>
            <w:r w:rsidRPr="432D0519">
              <w:rPr>
                <w:sz w:val="24"/>
                <w:szCs w:val="24"/>
              </w:rPr>
              <w:t>academic programs and course</w:t>
            </w:r>
            <w:r w:rsidRPr="432D0519">
              <w:rPr>
                <w:spacing w:val="-1"/>
                <w:sz w:val="24"/>
                <w:szCs w:val="24"/>
              </w:rPr>
              <w:t xml:space="preserve"> </w:t>
            </w:r>
            <w:r w:rsidRPr="432D0519">
              <w:rPr>
                <w:sz w:val="24"/>
                <w:szCs w:val="24"/>
              </w:rPr>
              <w:t>offerings. The</w:t>
            </w:r>
            <w:r w:rsidRPr="432D0519">
              <w:rPr>
                <w:spacing w:val="-1"/>
                <w:sz w:val="24"/>
                <w:szCs w:val="24"/>
              </w:rPr>
              <w:t xml:space="preserve"> </w:t>
            </w:r>
            <w:r w:rsidRPr="432D0519">
              <w:rPr>
                <w:sz w:val="24"/>
                <w:szCs w:val="24"/>
              </w:rPr>
              <w:t xml:space="preserve">Human Services program is part of the School of Health Sciences </w:t>
            </w:r>
            <w:r w:rsidRPr="432D0519">
              <w:rPr>
                <w:b/>
                <w:bCs/>
                <w:i/>
                <w:iCs/>
                <w:sz w:val="24"/>
                <w:szCs w:val="24"/>
              </w:rPr>
              <w:t>School of Health Science Organizational Chart.</w:t>
            </w:r>
          </w:p>
        </w:tc>
      </w:tr>
    </w:tbl>
    <w:p w14:paraId="72EF495D" w14:textId="77777777" w:rsidR="00D02528" w:rsidRDefault="00D02528" w:rsidP="00D02528">
      <w:pPr>
        <w:rPr>
          <w:sz w:val="24"/>
        </w:rPr>
        <w:sectPr w:rsidR="00D02528" w:rsidSect="00D02528">
          <w:pgSz w:w="12240" w:h="15840"/>
          <w:pgMar w:top="960" w:right="0" w:bottom="280" w:left="0" w:header="720" w:footer="720" w:gutter="0"/>
          <w:cols w:space="720"/>
        </w:sectPr>
      </w:pPr>
    </w:p>
    <w:tbl>
      <w:tblPr>
        <w:tblW w:w="0" w:type="auto"/>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
        <w:gridCol w:w="10857"/>
      </w:tblGrid>
      <w:tr w:rsidR="00D02528" w14:paraId="1F2CDED6" w14:textId="77777777" w:rsidTr="432D0519">
        <w:trPr>
          <w:trHeight w:val="2589"/>
        </w:trPr>
        <w:tc>
          <w:tcPr>
            <w:tcW w:w="410" w:type="dxa"/>
          </w:tcPr>
          <w:p w14:paraId="60DE5837" w14:textId="77777777" w:rsidR="00D02528" w:rsidRDefault="00D02528" w:rsidP="000F238A">
            <w:pPr>
              <w:pStyle w:val="TableParagraph"/>
              <w:rPr>
                <w:sz w:val="24"/>
              </w:rPr>
            </w:pPr>
          </w:p>
        </w:tc>
        <w:tc>
          <w:tcPr>
            <w:tcW w:w="10857" w:type="dxa"/>
          </w:tcPr>
          <w:p w14:paraId="4CEB1151" w14:textId="40FFA0BE" w:rsidR="00D02528" w:rsidRDefault="00D02528" w:rsidP="00872100">
            <w:pPr>
              <w:pStyle w:val="TableParagraph"/>
              <w:spacing w:before="66" w:line="259" w:lineRule="auto"/>
              <w:ind w:left="0" w:right="384"/>
              <w:jc w:val="both"/>
              <w:rPr>
                <w:sz w:val="24"/>
              </w:rPr>
            </w:pPr>
            <w:r>
              <w:rPr>
                <w:sz w:val="24"/>
              </w:rPr>
              <w:t>In addition to its 230-acre campus in Arnold, MD, AACC’s Human Services program offers courses at one offsite location, Arundel Mills</w:t>
            </w:r>
            <w:r w:rsidR="00DE1CC1">
              <w:rPr>
                <w:sz w:val="24"/>
              </w:rPr>
              <w:t xml:space="preserve"> (AMIL)</w:t>
            </w:r>
            <w:r w:rsidR="00007380">
              <w:rPr>
                <w:sz w:val="24"/>
              </w:rPr>
              <w:t>, a Regional Higher Education Center</w:t>
            </w:r>
            <w:r>
              <w:rPr>
                <w:sz w:val="24"/>
              </w:rPr>
              <w:t>. AACC at AMIL is a four- story,</w:t>
            </w:r>
            <w:r>
              <w:rPr>
                <w:spacing w:val="-3"/>
                <w:sz w:val="24"/>
              </w:rPr>
              <w:t xml:space="preserve"> </w:t>
            </w:r>
            <w:r>
              <w:rPr>
                <w:sz w:val="24"/>
              </w:rPr>
              <w:t>77,000-square-foot</w:t>
            </w:r>
            <w:r>
              <w:rPr>
                <w:spacing w:val="-2"/>
                <w:sz w:val="24"/>
              </w:rPr>
              <w:t xml:space="preserve"> </w:t>
            </w:r>
            <w:r>
              <w:rPr>
                <w:sz w:val="24"/>
              </w:rPr>
              <w:t>facility</w:t>
            </w:r>
            <w:r>
              <w:rPr>
                <w:spacing w:val="-8"/>
                <w:sz w:val="24"/>
              </w:rPr>
              <w:t xml:space="preserve"> </w:t>
            </w:r>
            <w:r>
              <w:rPr>
                <w:sz w:val="24"/>
              </w:rPr>
              <w:t>in</w:t>
            </w:r>
            <w:r>
              <w:rPr>
                <w:spacing w:val="-3"/>
                <w:sz w:val="24"/>
              </w:rPr>
              <w:t xml:space="preserve"> </w:t>
            </w:r>
            <w:r>
              <w:rPr>
                <w:sz w:val="24"/>
              </w:rPr>
              <w:t>Hanover,</w:t>
            </w:r>
            <w:r>
              <w:rPr>
                <w:spacing w:val="-3"/>
                <w:sz w:val="24"/>
              </w:rPr>
              <w:t xml:space="preserve"> </w:t>
            </w:r>
            <w:r>
              <w:rPr>
                <w:sz w:val="24"/>
              </w:rPr>
              <w:t xml:space="preserve">MD. </w:t>
            </w:r>
          </w:p>
          <w:p w14:paraId="71043A5F" w14:textId="77777777" w:rsidR="00D02528" w:rsidRDefault="00D02528" w:rsidP="000F238A">
            <w:pPr>
              <w:pStyle w:val="TableParagraph"/>
              <w:spacing w:before="89"/>
              <w:rPr>
                <w:b/>
                <w:sz w:val="24"/>
              </w:rPr>
            </w:pPr>
          </w:p>
          <w:p w14:paraId="4A404892" w14:textId="77777777" w:rsidR="00D02528" w:rsidRDefault="00D02528" w:rsidP="000F238A">
            <w:pPr>
              <w:pStyle w:val="TableParagraph"/>
              <w:spacing w:before="1" w:line="259" w:lineRule="auto"/>
              <w:ind w:left="108"/>
              <w:rPr>
                <w:sz w:val="24"/>
              </w:rPr>
            </w:pPr>
          </w:p>
        </w:tc>
      </w:tr>
      <w:tr w:rsidR="00D02528" w14:paraId="5CA7870B" w14:textId="77777777" w:rsidTr="432D0519">
        <w:trPr>
          <w:trHeight w:val="916"/>
        </w:trPr>
        <w:tc>
          <w:tcPr>
            <w:tcW w:w="410" w:type="dxa"/>
          </w:tcPr>
          <w:p w14:paraId="176D6A66" w14:textId="77777777" w:rsidR="00D02528" w:rsidRDefault="00D02528" w:rsidP="000F238A">
            <w:pPr>
              <w:pStyle w:val="TableParagraph"/>
              <w:spacing w:before="73"/>
              <w:ind w:left="15" w:right="17"/>
              <w:jc w:val="center"/>
              <w:rPr>
                <w:b/>
                <w:sz w:val="24"/>
              </w:rPr>
            </w:pPr>
            <w:r>
              <w:rPr>
                <w:b/>
                <w:spacing w:val="-5"/>
                <w:sz w:val="24"/>
              </w:rPr>
              <w:t>3.</w:t>
            </w:r>
          </w:p>
        </w:tc>
        <w:tc>
          <w:tcPr>
            <w:tcW w:w="10857" w:type="dxa"/>
          </w:tcPr>
          <w:p w14:paraId="5B977670" w14:textId="77777777" w:rsidR="00D02528" w:rsidRDefault="00D02528" w:rsidP="00872100">
            <w:pPr>
              <w:pStyle w:val="TableParagraph"/>
              <w:ind w:left="0"/>
              <w:rPr>
                <w:b/>
                <w:sz w:val="24"/>
              </w:rPr>
            </w:pPr>
            <w:bookmarkStart w:id="13" w:name="_bookmark9"/>
            <w:bookmarkEnd w:id="13"/>
            <w:r>
              <w:rPr>
                <w:b/>
                <w:sz w:val="24"/>
              </w:rPr>
              <w:t>Describe</w:t>
            </w:r>
            <w:r>
              <w:rPr>
                <w:b/>
                <w:spacing w:val="-4"/>
                <w:sz w:val="24"/>
              </w:rPr>
              <w:t xml:space="preserve"> </w:t>
            </w:r>
            <w:r>
              <w:rPr>
                <w:b/>
                <w:sz w:val="24"/>
              </w:rPr>
              <w:t>the</w:t>
            </w:r>
            <w:r>
              <w:rPr>
                <w:b/>
                <w:spacing w:val="-2"/>
                <w:sz w:val="24"/>
              </w:rPr>
              <w:t xml:space="preserve"> </w:t>
            </w:r>
            <w:r>
              <w:rPr>
                <w:b/>
                <w:sz w:val="24"/>
              </w:rPr>
              <w:t>Program</w:t>
            </w:r>
            <w:r>
              <w:rPr>
                <w:b/>
                <w:spacing w:val="-10"/>
                <w:sz w:val="24"/>
              </w:rPr>
              <w:t xml:space="preserve"> </w:t>
            </w:r>
            <w:r>
              <w:rPr>
                <w:b/>
                <w:sz w:val="24"/>
              </w:rPr>
              <w:t>(Do</w:t>
            </w:r>
            <w:r>
              <w:rPr>
                <w:b/>
                <w:spacing w:val="-8"/>
                <w:sz w:val="24"/>
              </w:rPr>
              <w:t xml:space="preserve"> </w:t>
            </w:r>
            <w:r>
              <w:rPr>
                <w:b/>
                <w:sz w:val="24"/>
              </w:rPr>
              <w:t>not</w:t>
            </w:r>
            <w:r>
              <w:rPr>
                <w:b/>
                <w:spacing w:val="-11"/>
                <w:sz w:val="24"/>
              </w:rPr>
              <w:t xml:space="preserve"> </w:t>
            </w:r>
            <w:r>
              <w:rPr>
                <w:b/>
                <w:sz w:val="24"/>
              </w:rPr>
              <w:t>duplicate</w:t>
            </w:r>
            <w:r>
              <w:rPr>
                <w:b/>
                <w:spacing w:val="-11"/>
                <w:sz w:val="24"/>
              </w:rPr>
              <w:t xml:space="preserve"> </w:t>
            </w:r>
            <w:r>
              <w:rPr>
                <w:b/>
                <w:sz w:val="24"/>
              </w:rPr>
              <w:t>information</w:t>
            </w:r>
            <w:r>
              <w:rPr>
                <w:b/>
                <w:spacing w:val="-7"/>
                <w:sz w:val="24"/>
              </w:rPr>
              <w:t xml:space="preserve"> </w:t>
            </w:r>
            <w:r>
              <w:rPr>
                <w:b/>
                <w:sz w:val="24"/>
              </w:rPr>
              <w:t>requested</w:t>
            </w:r>
            <w:r>
              <w:rPr>
                <w:b/>
                <w:spacing w:val="-4"/>
                <w:sz w:val="24"/>
              </w:rPr>
              <w:t xml:space="preserve"> </w:t>
            </w:r>
            <w:r>
              <w:rPr>
                <w:b/>
                <w:sz w:val="24"/>
              </w:rPr>
              <w:t>in</w:t>
            </w:r>
            <w:r>
              <w:rPr>
                <w:b/>
                <w:spacing w:val="-7"/>
                <w:sz w:val="24"/>
              </w:rPr>
              <w:t xml:space="preserve"> </w:t>
            </w:r>
            <w:r>
              <w:rPr>
                <w:b/>
                <w:sz w:val="24"/>
              </w:rPr>
              <w:t>the</w:t>
            </w:r>
            <w:r>
              <w:rPr>
                <w:b/>
                <w:spacing w:val="-11"/>
                <w:sz w:val="24"/>
              </w:rPr>
              <w:t xml:space="preserve"> </w:t>
            </w:r>
            <w:r>
              <w:rPr>
                <w:b/>
                <w:sz w:val="24"/>
              </w:rPr>
              <w:t>Specifications</w:t>
            </w:r>
            <w:r>
              <w:rPr>
                <w:b/>
                <w:spacing w:val="-9"/>
                <w:sz w:val="24"/>
              </w:rPr>
              <w:t xml:space="preserve"> </w:t>
            </w:r>
            <w:r>
              <w:rPr>
                <w:b/>
                <w:sz w:val="24"/>
              </w:rPr>
              <w:t>for</w:t>
            </w:r>
            <w:r>
              <w:rPr>
                <w:b/>
                <w:spacing w:val="-11"/>
                <w:sz w:val="24"/>
              </w:rPr>
              <w:t xml:space="preserve"> </w:t>
            </w:r>
            <w:r>
              <w:rPr>
                <w:b/>
                <w:sz w:val="24"/>
              </w:rPr>
              <w:t>Standard</w:t>
            </w:r>
            <w:r>
              <w:rPr>
                <w:b/>
                <w:spacing w:val="-5"/>
                <w:sz w:val="24"/>
              </w:rPr>
              <w:t xml:space="preserve"> </w:t>
            </w:r>
            <w:r>
              <w:rPr>
                <w:b/>
                <w:sz w:val="24"/>
              </w:rPr>
              <w:t xml:space="preserve">1. </w:t>
            </w:r>
            <w:bookmarkStart w:id="14" w:name="_bookmark10"/>
            <w:bookmarkEnd w:id="14"/>
            <w:r>
              <w:rPr>
                <w:b/>
                <w:sz w:val="24"/>
              </w:rPr>
              <w:t>Briefly</w:t>
            </w:r>
            <w:r>
              <w:rPr>
                <w:b/>
                <w:spacing w:val="-3"/>
                <w:sz w:val="24"/>
              </w:rPr>
              <w:t xml:space="preserve"> </w:t>
            </w:r>
            <w:r>
              <w:rPr>
                <w:b/>
                <w:sz w:val="24"/>
              </w:rPr>
              <w:t>describe the strengths of the Program and any attributes that make the Program unique.</w:t>
            </w:r>
          </w:p>
        </w:tc>
      </w:tr>
      <w:tr w:rsidR="00D02528" w14:paraId="2641AB77" w14:textId="77777777" w:rsidTr="432D0519">
        <w:trPr>
          <w:trHeight w:val="7794"/>
        </w:trPr>
        <w:tc>
          <w:tcPr>
            <w:tcW w:w="410" w:type="dxa"/>
          </w:tcPr>
          <w:p w14:paraId="21F4A177" w14:textId="77777777" w:rsidR="00D02528" w:rsidRDefault="00D02528" w:rsidP="000F238A">
            <w:pPr>
              <w:pStyle w:val="TableParagraph"/>
              <w:rPr>
                <w:sz w:val="24"/>
              </w:rPr>
            </w:pPr>
          </w:p>
        </w:tc>
        <w:tc>
          <w:tcPr>
            <w:tcW w:w="10857" w:type="dxa"/>
          </w:tcPr>
          <w:p w14:paraId="40E31E5C" w14:textId="77777777" w:rsidR="00D02528" w:rsidRDefault="00D02528" w:rsidP="004C23CB">
            <w:pPr>
              <w:pStyle w:val="TableParagraph"/>
              <w:spacing w:line="270" w:lineRule="exact"/>
              <w:ind w:left="0"/>
              <w:rPr>
                <w:b/>
                <w:sz w:val="24"/>
              </w:rPr>
            </w:pPr>
            <w:r>
              <w:rPr>
                <w:b/>
                <w:color w:val="333333"/>
                <w:spacing w:val="-2"/>
                <w:sz w:val="24"/>
                <w:u w:val="thick" w:color="333333"/>
              </w:rPr>
              <w:t>Response:</w:t>
            </w:r>
          </w:p>
          <w:p w14:paraId="641077E0" w14:textId="5FDD9658" w:rsidR="00D02528" w:rsidRDefault="00D02528" w:rsidP="004C23CB">
            <w:pPr>
              <w:pStyle w:val="TableParagraph"/>
              <w:ind w:left="0" w:right="203"/>
              <w:rPr>
                <w:sz w:val="24"/>
              </w:rPr>
            </w:pPr>
            <w:r>
              <w:rPr>
                <w:sz w:val="24"/>
              </w:rPr>
              <w:t xml:space="preserve">The AACC Human Services program emphasizes the importance of developing human services skills through robust and diverse fieldwork experiences. Fieldwork is one of the major strengths of the program with over </w:t>
            </w:r>
            <w:r w:rsidRPr="00F748CF">
              <w:rPr>
                <w:sz w:val="24"/>
              </w:rPr>
              <w:t>40 f</w:t>
            </w:r>
            <w:r>
              <w:rPr>
                <w:sz w:val="24"/>
              </w:rPr>
              <w:t>ield placement sites and strong relationships with each of the community-based agencies. All degree-</w:t>
            </w:r>
            <w:r w:rsidR="00D541CA">
              <w:rPr>
                <w:sz w:val="24"/>
              </w:rPr>
              <w:t>see</w:t>
            </w:r>
            <w:r>
              <w:rPr>
                <w:sz w:val="24"/>
              </w:rPr>
              <w:t>king Human Services students currently complete a minimum of 250 hours in fieldwork experiences. Students are placed in agencies related to their specific interests, such as mental health facilities, hospitals, addiction treatment centers, schools, facilities for the elderly, local government</w:t>
            </w:r>
            <w:r>
              <w:rPr>
                <w:spacing w:val="-4"/>
                <w:sz w:val="24"/>
              </w:rPr>
              <w:t xml:space="preserve"> </w:t>
            </w:r>
            <w:r>
              <w:rPr>
                <w:sz w:val="24"/>
              </w:rPr>
              <w:t>agencies,</w:t>
            </w:r>
            <w:r>
              <w:rPr>
                <w:spacing w:val="-3"/>
                <w:sz w:val="24"/>
              </w:rPr>
              <w:t xml:space="preserve"> </w:t>
            </w:r>
            <w:r>
              <w:rPr>
                <w:sz w:val="24"/>
              </w:rPr>
              <w:t>and</w:t>
            </w:r>
            <w:r>
              <w:rPr>
                <w:spacing w:val="-3"/>
                <w:sz w:val="24"/>
              </w:rPr>
              <w:t xml:space="preserve"> </w:t>
            </w:r>
            <w:r>
              <w:rPr>
                <w:sz w:val="24"/>
              </w:rPr>
              <w:t>a</w:t>
            </w:r>
            <w:r>
              <w:rPr>
                <w:spacing w:val="-4"/>
                <w:sz w:val="24"/>
              </w:rPr>
              <w:t xml:space="preserve"> </w:t>
            </w:r>
            <w:r>
              <w:rPr>
                <w:sz w:val="24"/>
              </w:rPr>
              <w:t>variety</w:t>
            </w:r>
            <w:r>
              <w:rPr>
                <w:spacing w:val="-8"/>
                <w:sz w:val="24"/>
              </w:rPr>
              <w:t xml:space="preserve"> </w:t>
            </w:r>
            <w:r>
              <w:rPr>
                <w:sz w:val="24"/>
              </w:rPr>
              <w:t>of</w:t>
            </w:r>
            <w:r>
              <w:rPr>
                <w:spacing w:val="-3"/>
                <w:sz w:val="24"/>
              </w:rPr>
              <w:t xml:space="preserve"> </w:t>
            </w:r>
            <w:r>
              <w:rPr>
                <w:sz w:val="24"/>
              </w:rPr>
              <w:t>other</w:t>
            </w:r>
            <w:r>
              <w:rPr>
                <w:spacing w:val="-1"/>
                <w:sz w:val="24"/>
              </w:rPr>
              <w:t xml:space="preserve"> </w:t>
            </w:r>
            <w:r>
              <w:rPr>
                <w:sz w:val="24"/>
              </w:rPr>
              <w:t>sites.</w:t>
            </w:r>
            <w:r>
              <w:rPr>
                <w:spacing w:val="-1"/>
                <w:sz w:val="24"/>
              </w:rPr>
              <w:t xml:space="preserve"> </w:t>
            </w:r>
            <w:r>
              <w:rPr>
                <w:sz w:val="24"/>
              </w:rPr>
              <w:t>These</w:t>
            </w:r>
            <w:r>
              <w:rPr>
                <w:spacing w:val="-4"/>
                <w:sz w:val="24"/>
              </w:rPr>
              <w:t xml:space="preserve"> </w:t>
            </w:r>
            <w:r>
              <w:rPr>
                <w:sz w:val="24"/>
              </w:rPr>
              <w:t>valuable</w:t>
            </w:r>
            <w:r>
              <w:rPr>
                <w:spacing w:val="-4"/>
                <w:sz w:val="24"/>
              </w:rPr>
              <w:t xml:space="preserve"> </w:t>
            </w:r>
            <w:r>
              <w:rPr>
                <w:sz w:val="24"/>
              </w:rPr>
              <w:t>experiences give</w:t>
            </w:r>
            <w:r>
              <w:rPr>
                <w:spacing w:val="-6"/>
                <w:sz w:val="24"/>
              </w:rPr>
              <w:t xml:space="preserve"> </w:t>
            </w:r>
            <w:r>
              <w:rPr>
                <w:sz w:val="24"/>
              </w:rPr>
              <w:t>students</w:t>
            </w:r>
            <w:r>
              <w:rPr>
                <w:spacing w:val="-3"/>
                <w:sz w:val="24"/>
              </w:rPr>
              <w:t xml:space="preserve"> </w:t>
            </w:r>
            <w:r>
              <w:rPr>
                <w:sz w:val="24"/>
              </w:rPr>
              <w:t>the</w:t>
            </w:r>
            <w:r>
              <w:rPr>
                <w:spacing w:val="-4"/>
                <w:sz w:val="24"/>
              </w:rPr>
              <w:t xml:space="preserve"> </w:t>
            </w:r>
            <w:r>
              <w:rPr>
                <w:sz w:val="24"/>
              </w:rPr>
              <w:t>opportunity</w:t>
            </w:r>
            <w:r>
              <w:rPr>
                <w:spacing w:val="-17"/>
                <w:sz w:val="24"/>
              </w:rPr>
              <w:t xml:space="preserve"> </w:t>
            </w:r>
            <w:r>
              <w:rPr>
                <w:sz w:val="24"/>
              </w:rPr>
              <w:t>to apply</w:t>
            </w:r>
            <w:r>
              <w:rPr>
                <w:spacing w:val="-9"/>
                <w:sz w:val="24"/>
              </w:rPr>
              <w:t xml:space="preserve"> </w:t>
            </w:r>
            <w:r>
              <w:rPr>
                <w:sz w:val="24"/>
              </w:rPr>
              <w:t>the knowledge they</w:t>
            </w:r>
            <w:r>
              <w:rPr>
                <w:spacing w:val="-8"/>
                <w:sz w:val="24"/>
              </w:rPr>
              <w:t xml:space="preserve"> </w:t>
            </w:r>
            <w:r>
              <w:rPr>
                <w:sz w:val="24"/>
              </w:rPr>
              <w:t>have gained in the program and to develop their skills as confident and competent human services workers.</w:t>
            </w:r>
          </w:p>
          <w:p w14:paraId="66D3BF03" w14:textId="77777777" w:rsidR="00D02528" w:rsidRDefault="00D02528" w:rsidP="000F238A">
            <w:pPr>
              <w:pStyle w:val="TableParagraph"/>
              <w:spacing w:before="22"/>
              <w:rPr>
                <w:b/>
                <w:sz w:val="24"/>
              </w:rPr>
            </w:pPr>
          </w:p>
          <w:p w14:paraId="6453D2D8" w14:textId="77777777" w:rsidR="00D02528" w:rsidRDefault="00D02528" w:rsidP="004C23CB">
            <w:pPr>
              <w:pStyle w:val="TableParagraph"/>
              <w:ind w:left="0"/>
              <w:rPr>
                <w:sz w:val="24"/>
              </w:rPr>
            </w:pPr>
            <w:r>
              <w:rPr>
                <w:sz w:val="24"/>
              </w:rPr>
              <w:t>Additional</w:t>
            </w:r>
            <w:r>
              <w:rPr>
                <w:spacing w:val="-2"/>
                <w:sz w:val="24"/>
              </w:rPr>
              <w:t xml:space="preserve"> </w:t>
            </w:r>
            <w:r>
              <w:rPr>
                <w:sz w:val="24"/>
              </w:rPr>
              <w:t>strengths</w:t>
            </w:r>
            <w:r>
              <w:rPr>
                <w:spacing w:val="-5"/>
                <w:sz w:val="24"/>
              </w:rPr>
              <w:t xml:space="preserve"> </w:t>
            </w:r>
            <w:r>
              <w:rPr>
                <w:sz w:val="24"/>
              </w:rPr>
              <w:t>of</w:t>
            </w:r>
            <w:r>
              <w:rPr>
                <w:spacing w:val="-7"/>
                <w:sz w:val="24"/>
              </w:rPr>
              <w:t xml:space="preserve"> </w:t>
            </w:r>
            <w:r>
              <w:rPr>
                <w:sz w:val="24"/>
              </w:rPr>
              <w:t>the</w:t>
            </w:r>
            <w:r>
              <w:rPr>
                <w:spacing w:val="-8"/>
                <w:sz w:val="24"/>
              </w:rPr>
              <w:t xml:space="preserve"> </w:t>
            </w:r>
            <w:r>
              <w:rPr>
                <w:sz w:val="24"/>
              </w:rPr>
              <w:t>program</w:t>
            </w:r>
            <w:r>
              <w:rPr>
                <w:spacing w:val="5"/>
                <w:sz w:val="24"/>
              </w:rPr>
              <w:t xml:space="preserve"> </w:t>
            </w:r>
            <w:r>
              <w:rPr>
                <w:spacing w:val="-4"/>
                <w:sz w:val="24"/>
              </w:rPr>
              <w:t>are:</w:t>
            </w:r>
          </w:p>
          <w:p w14:paraId="293F6510" w14:textId="4D6DF854" w:rsidR="004C23CB" w:rsidRDefault="00D02528" w:rsidP="00D02528">
            <w:pPr>
              <w:pStyle w:val="TableParagraph"/>
              <w:numPr>
                <w:ilvl w:val="0"/>
                <w:numId w:val="34"/>
              </w:numPr>
              <w:tabs>
                <w:tab w:val="left" w:pos="238"/>
              </w:tabs>
              <w:spacing w:before="275"/>
              <w:ind w:right="569"/>
              <w:jc w:val="both"/>
              <w:rPr>
                <w:sz w:val="24"/>
              </w:rPr>
            </w:pPr>
            <w:r w:rsidRPr="004C23CB">
              <w:rPr>
                <w:sz w:val="24"/>
              </w:rPr>
              <w:t>The knowledgeable and</w:t>
            </w:r>
            <w:r w:rsidRPr="004C23CB">
              <w:rPr>
                <w:spacing w:val="32"/>
                <w:sz w:val="24"/>
              </w:rPr>
              <w:t xml:space="preserve"> </w:t>
            </w:r>
            <w:r w:rsidRPr="004C23CB">
              <w:rPr>
                <w:sz w:val="24"/>
              </w:rPr>
              <w:t>dedicated full-time and</w:t>
            </w:r>
            <w:r w:rsidRPr="004C23CB">
              <w:rPr>
                <w:spacing w:val="30"/>
                <w:sz w:val="24"/>
              </w:rPr>
              <w:t xml:space="preserve"> </w:t>
            </w:r>
            <w:r w:rsidRPr="004C23CB">
              <w:rPr>
                <w:sz w:val="24"/>
              </w:rPr>
              <w:t>part-time</w:t>
            </w:r>
            <w:r w:rsidRPr="004C23CB">
              <w:rPr>
                <w:spacing w:val="30"/>
                <w:sz w:val="24"/>
              </w:rPr>
              <w:t xml:space="preserve"> </w:t>
            </w:r>
            <w:r w:rsidRPr="004C23CB">
              <w:rPr>
                <w:sz w:val="24"/>
              </w:rPr>
              <w:t>faculty bring</w:t>
            </w:r>
            <w:r w:rsidRPr="004C23CB">
              <w:rPr>
                <w:spacing w:val="40"/>
                <w:sz w:val="24"/>
              </w:rPr>
              <w:t xml:space="preserve"> </w:t>
            </w:r>
            <w:r w:rsidRPr="004C23CB">
              <w:rPr>
                <w:sz w:val="24"/>
              </w:rPr>
              <w:t>significant expertise to the classroom and work collaboratively</w:t>
            </w:r>
            <w:r w:rsidRPr="004C23CB">
              <w:rPr>
                <w:spacing w:val="-6"/>
                <w:sz w:val="24"/>
              </w:rPr>
              <w:t xml:space="preserve"> </w:t>
            </w:r>
            <w:r w:rsidRPr="004C23CB">
              <w:rPr>
                <w:sz w:val="24"/>
              </w:rPr>
              <w:t>to strengthen the program.</w:t>
            </w:r>
          </w:p>
          <w:p w14:paraId="092B25CB" w14:textId="43763797" w:rsidR="00D02528" w:rsidRDefault="00D02528" w:rsidP="00D02528">
            <w:pPr>
              <w:pStyle w:val="TableParagraph"/>
              <w:numPr>
                <w:ilvl w:val="0"/>
                <w:numId w:val="34"/>
              </w:numPr>
              <w:tabs>
                <w:tab w:val="left" w:pos="238"/>
              </w:tabs>
              <w:spacing w:before="275"/>
              <w:ind w:right="569"/>
              <w:jc w:val="both"/>
              <w:rPr>
                <w:sz w:val="24"/>
              </w:rPr>
            </w:pPr>
            <w:r w:rsidRPr="004C23CB">
              <w:rPr>
                <w:sz w:val="24"/>
              </w:rPr>
              <w:t xml:space="preserve">A supportive and engaged </w:t>
            </w:r>
            <w:r w:rsidRPr="004C23CB">
              <w:rPr>
                <w:b/>
                <w:bCs/>
                <w:i/>
                <w:iCs/>
                <w:sz w:val="24"/>
              </w:rPr>
              <w:t>Human Services Advisory Board</w:t>
            </w:r>
            <w:r w:rsidRPr="004C23CB">
              <w:rPr>
                <w:sz w:val="24"/>
              </w:rPr>
              <w:t xml:space="preserve"> that understands both the students’ needs and the</w:t>
            </w:r>
            <w:r w:rsidRPr="004C23CB">
              <w:rPr>
                <w:spacing w:val="-9"/>
                <w:sz w:val="24"/>
              </w:rPr>
              <w:t xml:space="preserve"> </w:t>
            </w:r>
            <w:r w:rsidRPr="004C23CB">
              <w:rPr>
                <w:sz w:val="24"/>
              </w:rPr>
              <w:t>demands</w:t>
            </w:r>
            <w:r w:rsidRPr="004C23CB">
              <w:rPr>
                <w:spacing w:val="-6"/>
                <w:sz w:val="24"/>
              </w:rPr>
              <w:t xml:space="preserve"> </w:t>
            </w:r>
            <w:r w:rsidRPr="004C23CB">
              <w:rPr>
                <w:sz w:val="24"/>
              </w:rPr>
              <w:t>of</w:t>
            </w:r>
            <w:r w:rsidRPr="004C23CB">
              <w:rPr>
                <w:spacing w:val="-7"/>
                <w:sz w:val="24"/>
              </w:rPr>
              <w:t xml:space="preserve"> </w:t>
            </w:r>
            <w:r w:rsidRPr="004C23CB">
              <w:rPr>
                <w:sz w:val="24"/>
              </w:rPr>
              <w:t>the</w:t>
            </w:r>
            <w:r w:rsidRPr="004C23CB">
              <w:rPr>
                <w:spacing w:val="-6"/>
                <w:sz w:val="24"/>
              </w:rPr>
              <w:t xml:space="preserve"> </w:t>
            </w:r>
            <w:r w:rsidRPr="004C23CB">
              <w:rPr>
                <w:sz w:val="24"/>
              </w:rPr>
              <w:t>human</w:t>
            </w:r>
            <w:r w:rsidRPr="004C23CB">
              <w:rPr>
                <w:spacing w:val="-6"/>
                <w:sz w:val="24"/>
              </w:rPr>
              <w:t xml:space="preserve"> </w:t>
            </w:r>
            <w:r w:rsidRPr="004C23CB">
              <w:rPr>
                <w:sz w:val="24"/>
              </w:rPr>
              <w:t>services</w:t>
            </w:r>
            <w:r w:rsidRPr="004C23CB">
              <w:rPr>
                <w:spacing w:val="-6"/>
                <w:sz w:val="24"/>
              </w:rPr>
              <w:t xml:space="preserve"> </w:t>
            </w:r>
            <w:r w:rsidRPr="004C23CB">
              <w:rPr>
                <w:sz w:val="24"/>
              </w:rPr>
              <w:t>profession.</w:t>
            </w:r>
            <w:r w:rsidRPr="004C23CB">
              <w:rPr>
                <w:spacing w:val="-6"/>
                <w:sz w:val="24"/>
              </w:rPr>
              <w:t xml:space="preserve"> </w:t>
            </w:r>
            <w:r w:rsidRPr="004C23CB">
              <w:rPr>
                <w:sz w:val="24"/>
              </w:rPr>
              <w:t>The</w:t>
            </w:r>
            <w:r w:rsidRPr="004C23CB">
              <w:rPr>
                <w:spacing w:val="-7"/>
                <w:sz w:val="24"/>
              </w:rPr>
              <w:t xml:space="preserve"> </w:t>
            </w:r>
            <w:r w:rsidRPr="004C23CB">
              <w:rPr>
                <w:sz w:val="24"/>
              </w:rPr>
              <w:t>members</w:t>
            </w:r>
            <w:r w:rsidRPr="004C23CB">
              <w:rPr>
                <w:spacing w:val="-6"/>
                <w:sz w:val="24"/>
              </w:rPr>
              <w:t xml:space="preserve"> </w:t>
            </w:r>
            <w:r w:rsidRPr="004C23CB">
              <w:rPr>
                <w:sz w:val="24"/>
              </w:rPr>
              <w:t>are</w:t>
            </w:r>
            <w:r w:rsidRPr="004C23CB">
              <w:rPr>
                <w:spacing w:val="-7"/>
                <w:sz w:val="24"/>
              </w:rPr>
              <w:t xml:space="preserve"> </w:t>
            </w:r>
            <w:r w:rsidRPr="004C23CB">
              <w:rPr>
                <w:sz w:val="24"/>
              </w:rPr>
              <w:t>effective</w:t>
            </w:r>
            <w:r w:rsidRPr="004C23CB">
              <w:rPr>
                <w:spacing w:val="-7"/>
                <w:sz w:val="24"/>
              </w:rPr>
              <w:t xml:space="preserve"> </w:t>
            </w:r>
            <w:r w:rsidRPr="004C23CB">
              <w:rPr>
                <w:sz w:val="24"/>
              </w:rPr>
              <w:t>advocates</w:t>
            </w:r>
            <w:r w:rsidRPr="004C23CB">
              <w:rPr>
                <w:spacing w:val="-6"/>
                <w:sz w:val="24"/>
              </w:rPr>
              <w:t xml:space="preserve"> </w:t>
            </w:r>
            <w:r w:rsidRPr="004C23CB">
              <w:rPr>
                <w:sz w:val="24"/>
              </w:rPr>
              <w:t>for</w:t>
            </w:r>
            <w:r w:rsidRPr="004C23CB">
              <w:rPr>
                <w:spacing w:val="-7"/>
                <w:sz w:val="24"/>
              </w:rPr>
              <w:t xml:space="preserve"> </w:t>
            </w:r>
            <w:r w:rsidRPr="004C23CB">
              <w:rPr>
                <w:sz w:val="24"/>
              </w:rPr>
              <w:t>the</w:t>
            </w:r>
            <w:r w:rsidRPr="004C23CB">
              <w:rPr>
                <w:spacing w:val="-6"/>
                <w:sz w:val="24"/>
              </w:rPr>
              <w:t xml:space="preserve"> </w:t>
            </w:r>
            <w:r w:rsidRPr="004C23CB">
              <w:rPr>
                <w:sz w:val="24"/>
              </w:rPr>
              <w:t>program, students, and AACC.</w:t>
            </w:r>
          </w:p>
          <w:p w14:paraId="09FA9BD4" w14:textId="53103823" w:rsidR="00D02528" w:rsidRPr="009932B7" w:rsidRDefault="00D02528" w:rsidP="00D02528">
            <w:pPr>
              <w:pStyle w:val="TableParagraph"/>
              <w:numPr>
                <w:ilvl w:val="0"/>
                <w:numId w:val="34"/>
              </w:numPr>
              <w:tabs>
                <w:tab w:val="left" w:pos="238"/>
              </w:tabs>
              <w:spacing w:before="0"/>
              <w:ind w:right="781"/>
              <w:rPr>
                <w:sz w:val="24"/>
                <w:szCs w:val="24"/>
              </w:rPr>
            </w:pPr>
            <w:r w:rsidRPr="56A4EFB6">
              <w:rPr>
                <w:sz w:val="24"/>
                <w:szCs w:val="24"/>
              </w:rPr>
              <w:t>Faculty</w:t>
            </w:r>
            <w:r w:rsidRPr="56A4EFB6">
              <w:rPr>
                <w:spacing w:val="-8"/>
                <w:sz w:val="24"/>
                <w:szCs w:val="24"/>
              </w:rPr>
              <w:t xml:space="preserve"> </w:t>
            </w:r>
            <w:r w:rsidRPr="56A4EFB6">
              <w:rPr>
                <w:sz w:val="24"/>
                <w:szCs w:val="24"/>
              </w:rPr>
              <w:t>emphasis</w:t>
            </w:r>
            <w:r w:rsidRPr="56A4EFB6">
              <w:rPr>
                <w:spacing w:val="-3"/>
                <w:sz w:val="24"/>
                <w:szCs w:val="24"/>
              </w:rPr>
              <w:t xml:space="preserve"> </w:t>
            </w:r>
            <w:r w:rsidRPr="56A4EFB6">
              <w:rPr>
                <w:sz w:val="24"/>
                <w:szCs w:val="24"/>
              </w:rPr>
              <w:t>on</w:t>
            </w:r>
            <w:r w:rsidRPr="56A4EFB6">
              <w:rPr>
                <w:spacing w:val="-3"/>
                <w:sz w:val="24"/>
                <w:szCs w:val="24"/>
              </w:rPr>
              <w:t xml:space="preserve"> </w:t>
            </w:r>
            <w:r w:rsidRPr="56A4EFB6">
              <w:rPr>
                <w:sz w:val="24"/>
                <w:szCs w:val="24"/>
              </w:rPr>
              <w:t>experiential</w:t>
            </w:r>
            <w:r w:rsidRPr="56A4EFB6">
              <w:rPr>
                <w:spacing w:val="-3"/>
                <w:sz w:val="24"/>
                <w:szCs w:val="24"/>
              </w:rPr>
              <w:t xml:space="preserve"> </w:t>
            </w:r>
            <w:r w:rsidRPr="56A4EFB6">
              <w:rPr>
                <w:sz w:val="24"/>
                <w:szCs w:val="24"/>
              </w:rPr>
              <w:t>learning</w:t>
            </w:r>
            <w:r w:rsidRPr="56A4EFB6">
              <w:rPr>
                <w:spacing w:val="-6"/>
                <w:sz w:val="24"/>
                <w:szCs w:val="24"/>
              </w:rPr>
              <w:t xml:space="preserve"> </w:t>
            </w:r>
            <w:r w:rsidRPr="56A4EFB6">
              <w:rPr>
                <w:sz w:val="24"/>
                <w:szCs w:val="24"/>
              </w:rPr>
              <w:t>opportunities</w:t>
            </w:r>
            <w:r w:rsidRPr="56A4EFB6">
              <w:rPr>
                <w:spacing w:val="-3"/>
                <w:sz w:val="24"/>
                <w:szCs w:val="24"/>
              </w:rPr>
              <w:t xml:space="preserve"> </w:t>
            </w:r>
            <w:r w:rsidRPr="56A4EFB6">
              <w:rPr>
                <w:sz w:val="24"/>
                <w:szCs w:val="24"/>
              </w:rPr>
              <w:t>including</w:t>
            </w:r>
            <w:r w:rsidRPr="56A4EFB6">
              <w:rPr>
                <w:spacing w:val="-6"/>
                <w:sz w:val="24"/>
                <w:szCs w:val="24"/>
              </w:rPr>
              <w:t xml:space="preserve"> </w:t>
            </w:r>
            <w:r w:rsidRPr="56A4EFB6">
              <w:rPr>
                <w:sz w:val="24"/>
                <w:szCs w:val="24"/>
              </w:rPr>
              <w:t>role-plays,</w:t>
            </w:r>
            <w:r w:rsidRPr="56A4EFB6">
              <w:rPr>
                <w:spacing w:val="-3"/>
                <w:sz w:val="24"/>
                <w:szCs w:val="24"/>
              </w:rPr>
              <w:t xml:space="preserve"> </w:t>
            </w:r>
            <w:r w:rsidRPr="56A4EFB6">
              <w:rPr>
                <w:sz w:val="24"/>
                <w:szCs w:val="24"/>
              </w:rPr>
              <w:t>group</w:t>
            </w:r>
            <w:r w:rsidRPr="56A4EFB6">
              <w:rPr>
                <w:spacing w:val="-2"/>
                <w:sz w:val="24"/>
                <w:szCs w:val="24"/>
              </w:rPr>
              <w:t xml:space="preserve"> </w:t>
            </w:r>
            <w:r w:rsidRPr="56A4EFB6">
              <w:rPr>
                <w:sz w:val="24"/>
                <w:szCs w:val="24"/>
              </w:rPr>
              <w:t>activities</w:t>
            </w:r>
            <w:r w:rsidRPr="56A4EFB6">
              <w:rPr>
                <w:spacing w:val="-3"/>
                <w:sz w:val="24"/>
                <w:szCs w:val="24"/>
              </w:rPr>
              <w:t xml:space="preserve"> </w:t>
            </w:r>
            <w:r w:rsidRPr="56A4EFB6">
              <w:rPr>
                <w:sz w:val="24"/>
                <w:szCs w:val="24"/>
              </w:rPr>
              <w:t>and</w:t>
            </w:r>
            <w:r w:rsidRPr="56A4EFB6">
              <w:rPr>
                <w:spacing w:val="-3"/>
                <w:sz w:val="24"/>
                <w:szCs w:val="24"/>
              </w:rPr>
              <w:t xml:space="preserve"> </w:t>
            </w:r>
            <w:r w:rsidRPr="56A4EFB6">
              <w:rPr>
                <w:sz w:val="24"/>
                <w:szCs w:val="24"/>
              </w:rPr>
              <w:t xml:space="preserve">self-awareness exercises. Promotion of self-awareness is stressed </w:t>
            </w:r>
            <w:proofErr w:type="gramStart"/>
            <w:r w:rsidRPr="56A4EFB6">
              <w:rPr>
                <w:sz w:val="24"/>
                <w:szCs w:val="24"/>
              </w:rPr>
              <w:t>through the use of</w:t>
            </w:r>
            <w:proofErr w:type="gramEnd"/>
            <w:r w:rsidRPr="56A4EFB6">
              <w:rPr>
                <w:sz w:val="24"/>
                <w:szCs w:val="24"/>
              </w:rPr>
              <w:t xml:space="preserve"> </w:t>
            </w:r>
            <w:r w:rsidRPr="009932B7">
              <w:rPr>
                <w:sz w:val="24"/>
                <w:szCs w:val="24"/>
              </w:rPr>
              <w:t>academic workbooks</w:t>
            </w:r>
            <w:r>
              <w:rPr>
                <w:sz w:val="24"/>
                <w:szCs w:val="24"/>
              </w:rPr>
              <w:t>,</w:t>
            </w:r>
            <w:r w:rsidRPr="009932B7">
              <w:rPr>
                <w:sz w:val="24"/>
                <w:szCs w:val="24"/>
              </w:rPr>
              <w:t xml:space="preserve"> personal journals, mock counseling sessions and group feedback exercises.</w:t>
            </w:r>
          </w:p>
          <w:p w14:paraId="6E38D0A1" w14:textId="77777777" w:rsidR="00D02528" w:rsidRDefault="00D02528" w:rsidP="000F238A">
            <w:pPr>
              <w:pStyle w:val="TableParagraph"/>
              <w:rPr>
                <w:b/>
                <w:sz w:val="24"/>
              </w:rPr>
            </w:pPr>
          </w:p>
          <w:p w14:paraId="14A8AEAC" w14:textId="16A81EF6" w:rsidR="00D02528" w:rsidRDefault="00D02528" w:rsidP="432D0519">
            <w:pPr>
              <w:pStyle w:val="TableParagraph"/>
              <w:numPr>
                <w:ilvl w:val="0"/>
                <w:numId w:val="34"/>
              </w:numPr>
              <w:tabs>
                <w:tab w:val="left" w:pos="237"/>
              </w:tabs>
              <w:spacing w:before="0"/>
              <w:ind w:left="237" w:hanging="180"/>
              <w:rPr>
                <w:sz w:val="24"/>
                <w:szCs w:val="24"/>
              </w:rPr>
            </w:pPr>
            <w:r w:rsidRPr="432D0519">
              <w:rPr>
                <w:sz w:val="24"/>
                <w:szCs w:val="24"/>
              </w:rPr>
              <w:t>Specific</w:t>
            </w:r>
            <w:r w:rsidRPr="432D0519">
              <w:rPr>
                <w:spacing w:val="-2"/>
                <w:sz w:val="24"/>
                <w:szCs w:val="24"/>
              </w:rPr>
              <w:t xml:space="preserve"> </w:t>
            </w:r>
            <w:r w:rsidRPr="432D0519">
              <w:rPr>
                <w:sz w:val="24"/>
                <w:szCs w:val="24"/>
              </w:rPr>
              <w:t>focus</w:t>
            </w:r>
            <w:r w:rsidRPr="432D0519">
              <w:rPr>
                <w:spacing w:val="-1"/>
                <w:sz w:val="24"/>
                <w:szCs w:val="24"/>
              </w:rPr>
              <w:t xml:space="preserve"> </w:t>
            </w:r>
            <w:r w:rsidRPr="432D0519">
              <w:rPr>
                <w:sz w:val="24"/>
                <w:szCs w:val="24"/>
              </w:rPr>
              <w:t>on</w:t>
            </w:r>
            <w:r w:rsidR="007D7132">
              <w:rPr>
                <w:sz w:val="24"/>
                <w:szCs w:val="24"/>
              </w:rPr>
              <w:t xml:space="preserve"> intercultural </w:t>
            </w:r>
            <w:r w:rsidR="001368B6">
              <w:rPr>
                <w:sz w:val="24"/>
                <w:szCs w:val="24"/>
              </w:rPr>
              <w:t xml:space="preserve">fluency </w:t>
            </w:r>
            <w:r w:rsidR="001368B6" w:rsidRPr="432D0519">
              <w:rPr>
                <w:spacing w:val="-1"/>
                <w:sz w:val="24"/>
                <w:szCs w:val="24"/>
              </w:rPr>
              <w:t>throughout</w:t>
            </w:r>
            <w:r w:rsidRPr="432D0519">
              <w:rPr>
                <w:spacing w:val="-1"/>
                <w:sz w:val="24"/>
                <w:szCs w:val="24"/>
              </w:rPr>
              <w:t xml:space="preserve"> </w:t>
            </w:r>
            <w:r w:rsidRPr="432D0519">
              <w:rPr>
                <w:sz w:val="24"/>
                <w:szCs w:val="24"/>
              </w:rPr>
              <w:t>the</w:t>
            </w:r>
            <w:r w:rsidRPr="432D0519">
              <w:rPr>
                <w:spacing w:val="1"/>
                <w:sz w:val="24"/>
                <w:szCs w:val="24"/>
              </w:rPr>
              <w:t xml:space="preserve"> </w:t>
            </w:r>
            <w:r w:rsidRPr="432D0519">
              <w:rPr>
                <w:spacing w:val="-2"/>
                <w:sz w:val="24"/>
                <w:szCs w:val="24"/>
              </w:rPr>
              <w:t>curriculum.</w:t>
            </w:r>
          </w:p>
        </w:tc>
      </w:tr>
      <w:tr w:rsidR="00D02528" w14:paraId="30CD0F3D" w14:textId="77777777" w:rsidTr="432D0519">
        <w:trPr>
          <w:trHeight w:val="666"/>
        </w:trPr>
        <w:tc>
          <w:tcPr>
            <w:tcW w:w="410" w:type="dxa"/>
          </w:tcPr>
          <w:p w14:paraId="405BC9CD" w14:textId="77777777" w:rsidR="00D02528" w:rsidRDefault="00D02528" w:rsidP="000F238A">
            <w:pPr>
              <w:pStyle w:val="TableParagraph"/>
              <w:spacing w:before="75"/>
              <w:ind w:left="27" w:right="17"/>
              <w:jc w:val="center"/>
              <w:rPr>
                <w:b/>
                <w:sz w:val="24"/>
              </w:rPr>
            </w:pPr>
            <w:r>
              <w:rPr>
                <w:b/>
                <w:spacing w:val="-5"/>
                <w:sz w:val="24"/>
              </w:rPr>
              <w:t>b.</w:t>
            </w:r>
          </w:p>
        </w:tc>
        <w:tc>
          <w:tcPr>
            <w:tcW w:w="10857" w:type="dxa"/>
          </w:tcPr>
          <w:p w14:paraId="1C598196" w14:textId="6DA4A4CE" w:rsidR="00D02528" w:rsidRDefault="00D02528" w:rsidP="004C23CB">
            <w:pPr>
              <w:pStyle w:val="TableParagraph"/>
              <w:spacing w:before="1"/>
              <w:ind w:left="0"/>
              <w:rPr>
                <w:b/>
                <w:sz w:val="24"/>
              </w:rPr>
            </w:pPr>
            <w:bookmarkStart w:id="15" w:name="_bookmark11"/>
            <w:bookmarkEnd w:id="15"/>
            <w:r>
              <w:rPr>
                <w:b/>
                <w:sz w:val="24"/>
              </w:rPr>
              <w:t>Describe</w:t>
            </w:r>
            <w:r>
              <w:rPr>
                <w:b/>
                <w:spacing w:val="-8"/>
                <w:sz w:val="24"/>
              </w:rPr>
              <w:t xml:space="preserve"> </w:t>
            </w:r>
            <w:r>
              <w:rPr>
                <w:b/>
                <w:sz w:val="24"/>
              </w:rPr>
              <w:t>how</w:t>
            </w:r>
            <w:r>
              <w:rPr>
                <w:b/>
                <w:spacing w:val="-4"/>
                <w:sz w:val="24"/>
              </w:rPr>
              <w:t xml:space="preserve"> </w:t>
            </w:r>
            <w:r>
              <w:rPr>
                <w:b/>
                <w:sz w:val="24"/>
              </w:rPr>
              <w:t>each condition in</w:t>
            </w:r>
            <w:r>
              <w:rPr>
                <w:b/>
                <w:spacing w:val="-3"/>
                <w:sz w:val="24"/>
              </w:rPr>
              <w:t xml:space="preserve"> </w:t>
            </w:r>
            <w:r>
              <w:rPr>
                <w:b/>
                <w:sz w:val="24"/>
              </w:rPr>
              <w:t>the</w:t>
            </w:r>
            <w:r>
              <w:rPr>
                <w:b/>
                <w:spacing w:val="-7"/>
                <w:sz w:val="24"/>
              </w:rPr>
              <w:t xml:space="preserve"> </w:t>
            </w:r>
            <w:r>
              <w:rPr>
                <w:b/>
                <w:sz w:val="24"/>
              </w:rPr>
              <w:t>VPA</w:t>
            </w:r>
            <w:r>
              <w:rPr>
                <w:b/>
                <w:spacing w:val="-3"/>
                <w:sz w:val="24"/>
              </w:rPr>
              <w:t xml:space="preserve"> </w:t>
            </w:r>
            <w:r>
              <w:rPr>
                <w:b/>
                <w:sz w:val="24"/>
              </w:rPr>
              <w:t>letter</w:t>
            </w:r>
            <w:r>
              <w:rPr>
                <w:b/>
                <w:spacing w:val="-7"/>
                <w:sz w:val="24"/>
              </w:rPr>
              <w:t xml:space="preserve"> </w:t>
            </w:r>
            <w:r>
              <w:rPr>
                <w:b/>
                <w:sz w:val="24"/>
              </w:rPr>
              <w:t>has</w:t>
            </w:r>
            <w:r>
              <w:rPr>
                <w:b/>
                <w:spacing w:val="-1"/>
                <w:sz w:val="24"/>
              </w:rPr>
              <w:t xml:space="preserve"> </w:t>
            </w:r>
            <w:r>
              <w:rPr>
                <w:b/>
                <w:sz w:val="24"/>
              </w:rPr>
              <w:t xml:space="preserve">been </w:t>
            </w:r>
            <w:r>
              <w:rPr>
                <w:b/>
                <w:spacing w:val="-2"/>
                <w:sz w:val="24"/>
              </w:rPr>
              <w:t>addressed.</w:t>
            </w:r>
          </w:p>
        </w:tc>
      </w:tr>
      <w:tr w:rsidR="00D02528" w14:paraId="43396345" w14:textId="77777777" w:rsidTr="432D0519">
        <w:trPr>
          <w:trHeight w:val="1674"/>
        </w:trPr>
        <w:tc>
          <w:tcPr>
            <w:tcW w:w="410" w:type="dxa"/>
          </w:tcPr>
          <w:p w14:paraId="45CE7665" w14:textId="77777777" w:rsidR="00D02528" w:rsidRDefault="00D02528" w:rsidP="000F238A">
            <w:pPr>
              <w:pStyle w:val="TableParagraph"/>
              <w:rPr>
                <w:sz w:val="24"/>
              </w:rPr>
            </w:pPr>
          </w:p>
        </w:tc>
        <w:tc>
          <w:tcPr>
            <w:tcW w:w="10857" w:type="dxa"/>
          </w:tcPr>
          <w:p w14:paraId="1CA0D55D" w14:textId="77777777" w:rsidR="00D02528" w:rsidRDefault="00D02528" w:rsidP="004C23CB">
            <w:pPr>
              <w:pStyle w:val="TableParagraph"/>
              <w:spacing w:line="273" w:lineRule="exact"/>
              <w:ind w:left="0"/>
              <w:rPr>
                <w:b/>
                <w:sz w:val="24"/>
              </w:rPr>
            </w:pPr>
            <w:r>
              <w:rPr>
                <w:b/>
                <w:spacing w:val="-2"/>
                <w:sz w:val="24"/>
                <w:u w:val="thick"/>
              </w:rPr>
              <w:t>Response:</w:t>
            </w:r>
          </w:p>
          <w:p w14:paraId="61260E00" w14:textId="77777777" w:rsidR="00D02528" w:rsidRDefault="00D02528" w:rsidP="004C23CB">
            <w:pPr>
              <w:pStyle w:val="TableParagraph"/>
              <w:ind w:left="0"/>
              <w:rPr>
                <w:sz w:val="24"/>
                <w:szCs w:val="24"/>
              </w:rPr>
            </w:pPr>
            <w:r w:rsidRPr="60EA9DD7">
              <w:rPr>
                <w:sz w:val="24"/>
                <w:szCs w:val="24"/>
              </w:rPr>
              <w:t>Requirement for next self-study</w:t>
            </w:r>
            <w:r w:rsidRPr="60EA9DD7">
              <w:rPr>
                <w:spacing w:val="-2"/>
                <w:sz w:val="24"/>
                <w:szCs w:val="24"/>
              </w:rPr>
              <w:t xml:space="preserve"> </w:t>
            </w:r>
            <w:r w:rsidRPr="60EA9DD7">
              <w:rPr>
                <w:sz w:val="24"/>
                <w:szCs w:val="24"/>
              </w:rPr>
              <w:t>(</w:t>
            </w:r>
            <w:r w:rsidRPr="5B9F9B3C">
              <w:rPr>
                <w:sz w:val="24"/>
                <w:szCs w:val="24"/>
              </w:rPr>
              <w:t>2026</w:t>
            </w:r>
            <w:r w:rsidRPr="60EA9DD7">
              <w:rPr>
                <w:sz w:val="24"/>
                <w:szCs w:val="24"/>
              </w:rPr>
              <w:t>) - The CSHSE Board recommends that the program check with CSHSE and access the self-study template that is congruent with the date of the submitted accreditation application to ensure all information in the self-study is submitted with the current Standards and Specification requirements.</w:t>
            </w:r>
          </w:p>
          <w:p w14:paraId="0BF3FF34" w14:textId="77777777" w:rsidR="00D02528" w:rsidRDefault="00D02528" w:rsidP="000F238A">
            <w:pPr>
              <w:pStyle w:val="TableParagraph"/>
              <w:spacing w:before="10"/>
              <w:rPr>
                <w:b/>
                <w:sz w:val="24"/>
              </w:rPr>
            </w:pPr>
          </w:p>
          <w:p w14:paraId="2A922244" w14:textId="52E8813E" w:rsidR="00D02528" w:rsidRDefault="00D02528" w:rsidP="00D02528">
            <w:pPr>
              <w:pStyle w:val="TableParagraph"/>
              <w:numPr>
                <w:ilvl w:val="0"/>
                <w:numId w:val="33"/>
              </w:numPr>
              <w:tabs>
                <w:tab w:val="left" w:pos="598"/>
              </w:tabs>
              <w:spacing w:before="0" w:line="272" w:lineRule="exact"/>
              <w:ind w:right="1007"/>
              <w:rPr>
                <w:sz w:val="24"/>
                <w:szCs w:val="24"/>
              </w:rPr>
            </w:pPr>
            <w:r w:rsidRPr="60EA9DD7">
              <w:rPr>
                <w:sz w:val="24"/>
                <w:szCs w:val="24"/>
              </w:rPr>
              <w:t>To</w:t>
            </w:r>
            <w:r w:rsidRPr="60EA9DD7">
              <w:rPr>
                <w:spacing w:val="-5"/>
                <w:sz w:val="24"/>
                <w:szCs w:val="24"/>
              </w:rPr>
              <w:t xml:space="preserve"> </w:t>
            </w:r>
            <w:r w:rsidRPr="60EA9DD7">
              <w:rPr>
                <w:sz w:val="24"/>
                <w:szCs w:val="24"/>
              </w:rPr>
              <w:t>address</w:t>
            </w:r>
            <w:r w:rsidRPr="60EA9DD7">
              <w:rPr>
                <w:spacing w:val="-4"/>
                <w:sz w:val="24"/>
                <w:szCs w:val="24"/>
              </w:rPr>
              <w:t xml:space="preserve"> this issue, the department conferred with CSHSE</w:t>
            </w:r>
            <w:r w:rsidR="002E3730">
              <w:rPr>
                <w:spacing w:val="-4"/>
                <w:sz w:val="24"/>
                <w:szCs w:val="24"/>
              </w:rPr>
              <w:t xml:space="preserve"> personnel</w:t>
            </w:r>
            <w:r w:rsidRPr="60EA9DD7">
              <w:rPr>
                <w:spacing w:val="-4"/>
                <w:sz w:val="24"/>
                <w:szCs w:val="24"/>
              </w:rPr>
              <w:t xml:space="preserve"> to ensure congruence with current standards as outlined on the CSHSE website. </w:t>
            </w:r>
          </w:p>
        </w:tc>
      </w:tr>
    </w:tbl>
    <w:p w14:paraId="0BA21C5F" w14:textId="77777777" w:rsidR="00D02528" w:rsidRDefault="00D02528" w:rsidP="00D02528">
      <w:pPr>
        <w:spacing w:line="272" w:lineRule="exact"/>
        <w:rPr>
          <w:sz w:val="24"/>
        </w:rPr>
        <w:sectPr w:rsidR="00D02528" w:rsidSect="00D02528">
          <w:type w:val="continuous"/>
          <w:pgSz w:w="12240" w:h="15840"/>
          <w:pgMar w:top="960" w:right="0" w:bottom="280" w:left="0" w:header="720" w:footer="720" w:gutter="0"/>
          <w:cols w:space="720"/>
        </w:sectPr>
      </w:pPr>
    </w:p>
    <w:tbl>
      <w:tblPr>
        <w:tblW w:w="0" w:type="auto"/>
        <w:tblInd w:w="7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410"/>
        <w:gridCol w:w="10857"/>
      </w:tblGrid>
      <w:tr w:rsidR="00D02528" w14:paraId="07D503E9" w14:textId="77777777" w:rsidTr="432D0519">
        <w:trPr>
          <w:trHeight w:val="300"/>
        </w:trPr>
        <w:tc>
          <w:tcPr>
            <w:tcW w:w="410" w:type="dxa"/>
          </w:tcPr>
          <w:p w14:paraId="652714DE" w14:textId="77777777" w:rsidR="00D02528" w:rsidRDefault="00D02528" w:rsidP="000F238A">
            <w:pPr>
              <w:pStyle w:val="TableParagraph"/>
            </w:pPr>
          </w:p>
        </w:tc>
        <w:tc>
          <w:tcPr>
            <w:tcW w:w="10857" w:type="dxa"/>
          </w:tcPr>
          <w:p w14:paraId="275876DF" w14:textId="77777777" w:rsidR="00D02528" w:rsidRDefault="00D02528" w:rsidP="000F238A">
            <w:pPr>
              <w:pStyle w:val="TableParagraph"/>
              <w:tabs>
                <w:tab w:val="left" w:pos="694"/>
              </w:tabs>
              <w:ind w:right="1667"/>
              <w:rPr>
                <w:sz w:val="24"/>
                <w:szCs w:val="24"/>
              </w:rPr>
            </w:pPr>
          </w:p>
        </w:tc>
      </w:tr>
      <w:tr w:rsidR="00D02528" w14:paraId="2021D61E" w14:textId="77777777" w:rsidTr="432D0519">
        <w:trPr>
          <w:trHeight w:val="664"/>
        </w:trPr>
        <w:tc>
          <w:tcPr>
            <w:tcW w:w="410" w:type="dxa"/>
          </w:tcPr>
          <w:p w14:paraId="1203AC48" w14:textId="77777777" w:rsidR="00D02528" w:rsidRDefault="00D02528" w:rsidP="000F238A">
            <w:pPr>
              <w:pStyle w:val="TableParagraph"/>
              <w:spacing w:before="73"/>
              <w:ind w:left="10" w:right="27"/>
              <w:jc w:val="center"/>
              <w:rPr>
                <w:b/>
                <w:bCs/>
                <w:sz w:val="24"/>
                <w:szCs w:val="24"/>
              </w:rPr>
            </w:pPr>
            <w:r w:rsidRPr="60EA9DD7">
              <w:rPr>
                <w:b/>
                <w:bCs/>
                <w:spacing w:val="-5"/>
                <w:sz w:val="24"/>
                <w:szCs w:val="24"/>
              </w:rPr>
              <w:t>c.</w:t>
            </w:r>
          </w:p>
        </w:tc>
        <w:tc>
          <w:tcPr>
            <w:tcW w:w="10857" w:type="dxa"/>
          </w:tcPr>
          <w:p w14:paraId="31F50732" w14:textId="77777777" w:rsidR="00D02528" w:rsidRDefault="00D02528" w:rsidP="00DA433E">
            <w:pPr>
              <w:pStyle w:val="TableParagraph"/>
              <w:spacing w:line="275" w:lineRule="exact"/>
              <w:ind w:left="0"/>
              <w:rPr>
                <w:b/>
                <w:bCs/>
                <w:sz w:val="24"/>
                <w:szCs w:val="24"/>
              </w:rPr>
            </w:pPr>
            <w:bookmarkStart w:id="16" w:name="_bookmark12"/>
            <w:bookmarkEnd w:id="16"/>
            <w:r w:rsidRPr="60EA9DD7">
              <w:rPr>
                <w:b/>
                <w:bCs/>
                <w:sz w:val="24"/>
                <w:szCs w:val="24"/>
              </w:rPr>
              <w:t>Describe</w:t>
            </w:r>
            <w:r w:rsidRPr="60EA9DD7">
              <w:rPr>
                <w:b/>
                <w:bCs/>
                <w:spacing w:val="-4"/>
                <w:sz w:val="24"/>
                <w:szCs w:val="24"/>
              </w:rPr>
              <w:t xml:space="preserve"> </w:t>
            </w:r>
            <w:r w:rsidRPr="60EA9DD7">
              <w:rPr>
                <w:b/>
                <w:bCs/>
                <w:sz w:val="24"/>
                <w:szCs w:val="24"/>
              </w:rPr>
              <w:t>any</w:t>
            </w:r>
            <w:r w:rsidRPr="60EA9DD7">
              <w:rPr>
                <w:b/>
                <w:bCs/>
                <w:spacing w:val="-13"/>
                <w:sz w:val="24"/>
                <w:szCs w:val="24"/>
              </w:rPr>
              <w:t xml:space="preserve"> </w:t>
            </w:r>
            <w:r w:rsidRPr="60EA9DD7">
              <w:rPr>
                <w:b/>
                <w:bCs/>
                <w:sz w:val="24"/>
                <w:szCs w:val="24"/>
              </w:rPr>
              <w:t>major</w:t>
            </w:r>
            <w:r w:rsidRPr="60EA9DD7">
              <w:rPr>
                <w:b/>
                <w:bCs/>
                <w:spacing w:val="-5"/>
                <w:sz w:val="24"/>
                <w:szCs w:val="24"/>
              </w:rPr>
              <w:t xml:space="preserve"> </w:t>
            </w:r>
            <w:r w:rsidRPr="60EA9DD7">
              <w:rPr>
                <w:b/>
                <w:bCs/>
                <w:sz w:val="24"/>
                <w:szCs w:val="24"/>
              </w:rPr>
              <w:t>program</w:t>
            </w:r>
            <w:r w:rsidRPr="60EA9DD7">
              <w:rPr>
                <w:b/>
                <w:bCs/>
                <w:spacing w:val="-4"/>
                <w:sz w:val="24"/>
                <w:szCs w:val="24"/>
              </w:rPr>
              <w:t xml:space="preserve"> </w:t>
            </w:r>
            <w:r w:rsidRPr="60EA9DD7">
              <w:rPr>
                <w:b/>
                <w:bCs/>
                <w:sz w:val="24"/>
                <w:szCs w:val="24"/>
              </w:rPr>
              <w:t>changes</w:t>
            </w:r>
            <w:r w:rsidRPr="60EA9DD7">
              <w:rPr>
                <w:b/>
                <w:bCs/>
                <w:spacing w:val="1"/>
                <w:sz w:val="24"/>
                <w:szCs w:val="24"/>
              </w:rPr>
              <w:t xml:space="preserve"> </w:t>
            </w:r>
            <w:r w:rsidRPr="60EA9DD7">
              <w:rPr>
                <w:b/>
                <w:bCs/>
                <w:sz w:val="24"/>
                <w:szCs w:val="24"/>
              </w:rPr>
              <w:t>since</w:t>
            </w:r>
            <w:r w:rsidRPr="60EA9DD7">
              <w:rPr>
                <w:b/>
                <w:bCs/>
                <w:spacing w:val="-5"/>
                <w:sz w:val="24"/>
                <w:szCs w:val="24"/>
              </w:rPr>
              <w:t xml:space="preserve"> </w:t>
            </w:r>
            <w:r w:rsidRPr="60EA9DD7">
              <w:rPr>
                <w:b/>
                <w:bCs/>
                <w:sz w:val="24"/>
                <w:szCs w:val="24"/>
              </w:rPr>
              <w:t>the</w:t>
            </w:r>
            <w:r w:rsidRPr="60EA9DD7">
              <w:rPr>
                <w:b/>
                <w:bCs/>
                <w:spacing w:val="-7"/>
                <w:sz w:val="24"/>
                <w:szCs w:val="24"/>
              </w:rPr>
              <w:t xml:space="preserve"> </w:t>
            </w:r>
            <w:r w:rsidRPr="60EA9DD7">
              <w:rPr>
                <w:b/>
                <w:bCs/>
                <w:sz w:val="24"/>
                <w:szCs w:val="24"/>
              </w:rPr>
              <w:t>prior</w:t>
            </w:r>
            <w:r w:rsidRPr="60EA9DD7">
              <w:rPr>
                <w:b/>
                <w:bCs/>
                <w:spacing w:val="-5"/>
                <w:sz w:val="24"/>
                <w:szCs w:val="24"/>
              </w:rPr>
              <w:t xml:space="preserve"> </w:t>
            </w:r>
            <w:r w:rsidRPr="60EA9DD7">
              <w:rPr>
                <w:b/>
                <w:bCs/>
                <w:spacing w:val="-2"/>
                <w:sz w:val="24"/>
                <w:szCs w:val="24"/>
              </w:rPr>
              <w:t>accreditation</w:t>
            </w:r>
          </w:p>
        </w:tc>
      </w:tr>
      <w:tr w:rsidR="00D02528" w14:paraId="54C04935" w14:textId="77777777" w:rsidTr="432D0519">
        <w:trPr>
          <w:trHeight w:val="2205"/>
        </w:trPr>
        <w:tc>
          <w:tcPr>
            <w:tcW w:w="410" w:type="dxa"/>
          </w:tcPr>
          <w:p w14:paraId="4D200547" w14:textId="77777777" w:rsidR="00D02528" w:rsidRDefault="00D02528" w:rsidP="000F238A">
            <w:pPr>
              <w:pStyle w:val="TableParagraph"/>
            </w:pPr>
          </w:p>
        </w:tc>
        <w:tc>
          <w:tcPr>
            <w:tcW w:w="10857" w:type="dxa"/>
          </w:tcPr>
          <w:p w14:paraId="6668E505" w14:textId="1D3EBAFD" w:rsidR="00D02528" w:rsidRDefault="00D02528" w:rsidP="004F7930">
            <w:pPr>
              <w:pStyle w:val="TableParagraph"/>
              <w:spacing w:line="270" w:lineRule="exact"/>
              <w:ind w:left="0"/>
              <w:rPr>
                <w:b/>
                <w:bCs/>
                <w:sz w:val="24"/>
                <w:szCs w:val="24"/>
              </w:rPr>
            </w:pPr>
            <w:r w:rsidRPr="02FF63C9">
              <w:rPr>
                <w:b/>
                <w:bCs/>
                <w:sz w:val="24"/>
                <w:szCs w:val="24"/>
                <w:u w:val="thick"/>
              </w:rPr>
              <w:t>Response:</w:t>
            </w:r>
          </w:p>
          <w:p w14:paraId="6126E8C7" w14:textId="14F0E968" w:rsidR="00D02528" w:rsidRDefault="004F7930" w:rsidP="004F7930">
            <w:pPr>
              <w:pStyle w:val="TableParagraph"/>
              <w:ind w:left="0" w:right="142"/>
              <w:rPr>
                <w:sz w:val="24"/>
                <w:szCs w:val="24"/>
              </w:rPr>
            </w:pPr>
            <w:r w:rsidRPr="00AC7110">
              <w:rPr>
                <w:sz w:val="24"/>
                <w:szCs w:val="24"/>
              </w:rPr>
              <w:t>In AY</w:t>
            </w:r>
            <w:r w:rsidR="00D02528" w:rsidRPr="00AC7110">
              <w:rPr>
                <w:sz w:val="24"/>
                <w:szCs w:val="24"/>
              </w:rPr>
              <w:t xml:space="preserve"> 202</w:t>
            </w:r>
            <w:r w:rsidR="00D17945" w:rsidRPr="00AC7110">
              <w:rPr>
                <w:sz w:val="24"/>
                <w:szCs w:val="24"/>
              </w:rPr>
              <w:t>1</w:t>
            </w:r>
            <w:r w:rsidR="00D02528" w:rsidRPr="00AC7110">
              <w:rPr>
                <w:sz w:val="24"/>
                <w:szCs w:val="24"/>
              </w:rPr>
              <w:t xml:space="preserve">, Anne Arundel Community College </w:t>
            </w:r>
            <w:r w:rsidR="005A7E47" w:rsidRPr="00AC7110">
              <w:rPr>
                <w:sz w:val="24"/>
                <w:szCs w:val="24"/>
              </w:rPr>
              <w:t>hired</w:t>
            </w:r>
            <w:r w:rsidR="002E3730">
              <w:rPr>
                <w:sz w:val="24"/>
                <w:szCs w:val="24"/>
              </w:rPr>
              <w:t xml:space="preserve"> </w:t>
            </w:r>
            <w:r w:rsidR="00961DFD">
              <w:rPr>
                <w:sz w:val="24"/>
                <w:szCs w:val="24"/>
              </w:rPr>
              <w:t>a nationw</w:t>
            </w:r>
            <w:r w:rsidR="006713D9" w:rsidRPr="00AC7110">
              <w:rPr>
                <w:sz w:val="24"/>
                <w:szCs w:val="24"/>
              </w:rPr>
              <w:t xml:space="preserve">ide </w:t>
            </w:r>
            <w:r w:rsidR="009B0CDA" w:rsidRPr="00AC7110">
              <w:rPr>
                <w:sz w:val="24"/>
                <w:szCs w:val="24"/>
              </w:rPr>
              <w:t xml:space="preserve">consulting </w:t>
            </w:r>
            <w:r w:rsidR="005A7E47" w:rsidRPr="00AC7110">
              <w:rPr>
                <w:sz w:val="24"/>
                <w:szCs w:val="24"/>
              </w:rPr>
              <w:t>company</w:t>
            </w:r>
            <w:r w:rsidR="009B0CDA" w:rsidRPr="00AC7110">
              <w:rPr>
                <w:sz w:val="24"/>
                <w:szCs w:val="24"/>
              </w:rPr>
              <w:t xml:space="preserve"> that </w:t>
            </w:r>
            <w:r w:rsidR="002E3730" w:rsidRPr="00AC7110">
              <w:rPr>
                <w:sz w:val="24"/>
                <w:szCs w:val="24"/>
              </w:rPr>
              <w:t>offers academic</w:t>
            </w:r>
            <w:r w:rsidR="00D02528" w:rsidRPr="00AC7110">
              <w:rPr>
                <w:sz w:val="24"/>
                <w:szCs w:val="24"/>
              </w:rPr>
              <w:t xml:space="preserve"> portfolio review</w:t>
            </w:r>
            <w:r w:rsidR="009B0CDA" w:rsidRPr="00AC7110">
              <w:rPr>
                <w:sz w:val="24"/>
                <w:szCs w:val="24"/>
              </w:rPr>
              <w:t xml:space="preserve"> services</w:t>
            </w:r>
            <w:r w:rsidR="005A7E47" w:rsidRPr="00AC7110">
              <w:rPr>
                <w:sz w:val="24"/>
                <w:szCs w:val="24"/>
              </w:rPr>
              <w:t>,</w:t>
            </w:r>
            <w:r w:rsidR="002701DA" w:rsidRPr="00AC7110">
              <w:rPr>
                <w:sz w:val="24"/>
                <w:szCs w:val="24"/>
              </w:rPr>
              <w:t xml:space="preserve"> to assist the college in developing a framework for academic portfolio review</w:t>
            </w:r>
            <w:r w:rsidR="009B0CDA" w:rsidRPr="00AC7110">
              <w:rPr>
                <w:sz w:val="24"/>
                <w:szCs w:val="24"/>
              </w:rPr>
              <w:t xml:space="preserve">. </w:t>
            </w:r>
            <w:r w:rsidR="00970C0E">
              <w:rPr>
                <w:sz w:val="24"/>
                <w:szCs w:val="24"/>
              </w:rPr>
              <w:t xml:space="preserve">AACC adopted the framework including a </w:t>
            </w:r>
            <w:r w:rsidR="009B0CDA" w:rsidRPr="00AC7110">
              <w:rPr>
                <w:sz w:val="24"/>
                <w:szCs w:val="24"/>
              </w:rPr>
              <w:t xml:space="preserve">review </w:t>
            </w:r>
            <w:r w:rsidR="00970C0E">
              <w:rPr>
                <w:sz w:val="24"/>
                <w:szCs w:val="24"/>
              </w:rPr>
              <w:t>of</w:t>
            </w:r>
            <w:r w:rsidR="00970C0E" w:rsidRPr="00AC7110">
              <w:rPr>
                <w:sz w:val="24"/>
                <w:szCs w:val="24"/>
              </w:rPr>
              <w:t xml:space="preserve"> </w:t>
            </w:r>
            <w:r w:rsidR="009B0CDA" w:rsidRPr="00AC7110">
              <w:rPr>
                <w:sz w:val="24"/>
                <w:szCs w:val="24"/>
              </w:rPr>
              <w:t>all</w:t>
            </w:r>
            <w:r w:rsidR="00D02528" w:rsidRPr="00AC7110">
              <w:rPr>
                <w:sz w:val="24"/>
                <w:szCs w:val="24"/>
              </w:rPr>
              <w:t xml:space="preserve"> academic programs </w:t>
            </w:r>
            <w:r w:rsidR="00F9661F" w:rsidRPr="00AC7110">
              <w:rPr>
                <w:sz w:val="24"/>
                <w:szCs w:val="24"/>
              </w:rPr>
              <w:t>to</w:t>
            </w:r>
            <w:r w:rsidR="00D02528" w:rsidRPr="00AC7110">
              <w:rPr>
                <w:sz w:val="24"/>
                <w:szCs w:val="24"/>
              </w:rPr>
              <w:t xml:space="preserve"> ensure the efficient and strategic use of institutional resources. Based on the findings, </w:t>
            </w:r>
            <w:r w:rsidR="00D02528" w:rsidRPr="02FF63C9">
              <w:rPr>
                <w:sz w:val="24"/>
                <w:szCs w:val="24"/>
              </w:rPr>
              <w:t>the following changes were made to the Human Services program:</w:t>
            </w:r>
          </w:p>
          <w:p w14:paraId="49B15063" w14:textId="0C8A6CE3" w:rsidR="00B44BA0" w:rsidRDefault="484F6354" w:rsidP="00970C0E">
            <w:pPr>
              <w:pStyle w:val="TableParagraph"/>
              <w:numPr>
                <w:ilvl w:val="0"/>
                <w:numId w:val="32"/>
              </w:numPr>
              <w:spacing w:before="0"/>
              <w:ind w:right="142"/>
              <w:rPr>
                <w:sz w:val="24"/>
                <w:szCs w:val="24"/>
              </w:rPr>
            </w:pPr>
            <w:r w:rsidRPr="00722879">
              <w:rPr>
                <w:sz w:val="24"/>
                <w:szCs w:val="24"/>
              </w:rPr>
              <w:t>Due to low enrollment and lack of employment opportunities for students who have only earned a certificate, the program made the decision to suspend the certificate.</w:t>
            </w:r>
            <w:r w:rsidR="00722879" w:rsidRPr="00722879">
              <w:rPr>
                <w:sz w:val="24"/>
                <w:szCs w:val="24"/>
              </w:rPr>
              <w:t xml:space="preserve"> However, through the academic portfolio review, the Human Services AAS was affirmed as viable. All Human Services courses in the degree will continue to be offered</w:t>
            </w:r>
            <w:r w:rsidR="000073E4">
              <w:rPr>
                <w:sz w:val="24"/>
                <w:szCs w:val="24"/>
              </w:rPr>
              <w:t>;</w:t>
            </w:r>
            <w:r w:rsidR="00722879">
              <w:rPr>
                <w:sz w:val="24"/>
                <w:szCs w:val="24"/>
              </w:rPr>
              <w:t xml:space="preserve"> therefore, all students seeking a certificate will be able to </w:t>
            </w:r>
            <w:r w:rsidR="000073E4">
              <w:rPr>
                <w:sz w:val="24"/>
                <w:szCs w:val="24"/>
              </w:rPr>
              <w:t>take the</w:t>
            </w:r>
            <w:r w:rsidR="00722879">
              <w:rPr>
                <w:sz w:val="24"/>
                <w:szCs w:val="24"/>
              </w:rPr>
              <w:t xml:space="preserve"> classes </w:t>
            </w:r>
            <w:r w:rsidR="000073E4">
              <w:rPr>
                <w:sz w:val="24"/>
                <w:szCs w:val="24"/>
              </w:rPr>
              <w:t xml:space="preserve">required </w:t>
            </w:r>
            <w:r w:rsidR="00722879">
              <w:rPr>
                <w:sz w:val="24"/>
                <w:szCs w:val="24"/>
              </w:rPr>
              <w:t xml:space="preserve">for the certificate. </w:t>
            </w:r>
          </w:p>
          <w:p w14:paraId="5CFD5FCB" w14:textId="59D489A4" w:rsidR="00970C0E" w:rsidRDefault="00970C0E" w:rsidP="00970C0E">
            <w:pPr>
              <w:pStyle w:val="TableParagraph"/>
              <w:numPr>
                <w:ilvl w:val="0"/>
                <w:numId w:val="32"/>
              </w:numPr>
              <w:spacing w:before="0"/>
              <w:ind w:right="142"/>
              <w:rPr>
                <w:sz w:val="24"/>
                <w:szCs w:val="24"/>
              </w:rPr>
            </w:pPr>
            <w:r>
              <w:rPr>
                <w:sz w:val="24"/>
                <w:szCs w:val="24"/>
              </w:rPr>
              <w:t xml:space="preserve">Across the college, release time for administrative duties was reviewed and adjusted.  The Human Services </w:t>
            </w:r>
            <w:r w:rsidRPr="02FF63C9">
              <w:rPr>
                <w:sz w:val="24"/>
                <w:szCs w:val="24"/>
              </w:rPr>
              <w:t xml:space="preserve">Academic Chair and the Fieldwork Coordinator </w:t>
            </w:r>
            <w:r>
              <w:rPr>
                <w:sz w:val="24"/>
                <w:szCs w:val="24"/>
              </w:rPr>
              <w:t>release time was</w:t>
            </w:r>
            <w:r w:rsidRPr="02FF63C9">
              <w:rPr>
                <w:sz w:val="24"/>
                <w:szCs w:val="24"/>
              </w:rPr>
              <w:t xml:space="preserve"> reduced from 6 faculty load hours (FLH) each to 3 FLH each</w:t>
            </w:r>
            <w:r>
              <w:rPr>
                <w:sz w:val="24"/>
                <w:szCs w:val="24"/>
              </w:rPr>
              <w:t xml:space="preserve"> per semester.  This reduction supports the reduction in enrollment. </w:t>
            </w:r>
          </w:p>
          <w:p w14:paraId="2CBD03B8" w14:textId="092EBE95" w:rsidR="00D02528" w:rsidRDefault="171AE6FC" w:rsidP="00D02528">
            <w:pPr>
              <w:pStyle w:val="TableParagraph"/>
              <w:numPr>
                <w:ilvl w:val="0"/>
                <w:numId w:val="32"/>
              </w:numPr>
              <w:spacing w:before="0"/>
              <w:ind w:right="142"/>
              <w:rPr>
                <w:sz w:val="24"/>
                <w:szCs w:val="24"/>
              </w:rPr>
            </w:pPr>
            <w:r w:rsidRPr="432D0519">
              <w:rPr>
                <w:sz w:val="24"/>
                <w:szCs w:val="24"/>
              </w:rPr>
              <w:t xml:space="preserve">Effective AY 25-26, </w:t>
            </w:r>
            <w:r w:rsidR="00D02528" w:rsidRPr="432D0519">
              <w:rPr>
                <w:sz w:val="24"/>
                <w:szCs w:val="24"/>
              </w:rPr>
              <w:t xml:space="preserve">a minimum </w:t>
            </w:r>
            <w:r w:rsidR="171F6DE4" w:rsidRPr="432D0519">
              <w:rPr>
                <w:sz w:val="24"/>
                <w:szCs w:val="24"/>
              </w:rPr>
              <w:t xml:space="preserve">section </w:t>
            </w:r>
            <w:r w:rsidR="00D02528" w:rsidRPr="432D0519">
              <w:rPr>
                <w:sz w:val="24"/>
                <w:szCs w:val="24"/>
              </w:rPr>
              <w:t>enrollment of 1</w:t>
            </w:r>
            <w:r w:rsidR="57371C3E" w:rsidRPr="432D0519">
              <w:rPr>
                <w:sz w:val="24"/>
                <w:szCs w:val="24"/>
              </w:rPr>
              <w:t>5</w:t>
            </w:r>
            <w:r w:rsidR="00D02528" w:rsidRPr="432D0519">
              <w:rPr>
                <w:sz w:val="24"/>
                <w:szCs w:val="24"/>
              </w:rPr>
              <w:t xml:space="preserve"> students </w:t>
            </w:r>
            <w:r w:rsidR="171F6DE4" w:rsidRPr="432D0519">
              <w:rPr>
                <w:sz w:val="24"/>
                <w:szCs w:val="24"/>
              </w:rPr>
              <w:t xml:space="preserve">(course enrollment of 80%) </w:t>
            </w:r>
            <w:r w:rsidRPr="432D0519">
              <w:rPr>
                <w:sz w:val="24"/>
                <w:szCs w:val="24"/>
              </w:rPr>
              <w:t>is</w:t>
            </w:r>
            <w:r w:rsidR="00D02528" w:rsidRPr="432D0519">
              <w:rPr>
                <w:sz w:val="24"/>
                <w:szCs w:val="24"/>
              </w:rPr>
              <w:t xml:space="preserve"> required </w:t>
            </w:r>
            <w:r w:rsidRPr="432D0519">
              <w:rPr>
                <w:sz w:val="24"/>
                <w:szCs w:val="24"/>
              </w:rPr>
              <w:t xml:space="preserve">for </w:t>
            </w:r>
            <w:r w:rsidR="00D02528" w:rsidRPr="432D0519">
              <w:rPr>
                <w:sz w:val="24"/>
                <w:szCs w:val="24"/>
              </w:rPr>
              <w:t>a class</w:t>
            </w:r>
            <w:r w:rsidR="2969EB16" w:rsidRPr="432D0519">
              <w:rPr>
                <w:sz w:val="24"/>
                <w:szCs w:val="24"/>
              </w:rPr>
              <w:t xml:space="preserve"> to run</w:t>
            </w:r>
            <w:r w:rsidR="00020067">
              <w:rPr>
                <w:sz w:val="24"/>
                <w:szCs w:val="24"/>
              </w:rPr>
              <w:t xml:space="preserve"> as compared to the previous minimum </w:t>
            </w:r>
            <w:r w:rsidR="006E1306">
              <w:rPr>
                <w:sz w:val="24"/>
                <w:szCs w:val="24"/>
              </w:rPr>
              <w:t>of 12</w:t>
            </w:r>
            <w:r w:rsidR="00EF1AF3">
              <w:rPr>
                <w:sz w:val="24"/>
                <w:szCs w:val="24"/>
              </w:rPr>
              <w:t xml:space="preserve"> students</w:t>
            </w:r>
            <w:r w:rsidR="00020067">
              <w:rPr>
                <w:sz w:val="24"/>
                <w:szCs w:val="24"/>
              </w:rPr>
              <w:t xml:space="preserve"> in 2021. </w:t>
            </w:r>
            <w:r w:rsidR="2969EB16" w:rsidRPr="432D0519">
              <w:rPr>
                <w:sz w:val="24"/>
                <w:szCs w:val="24"/>
              </w:rPr>
              <w:t>T</w:t>
            </w:r>
            <w:r w:rsidRPr="432D0519">
              <w:rPr>
                <w:sz w:val="24"/>
                <w:szCs w:val="24"/>
              </w:rPr>
              <w:t xml:space="preserve">here </w:t>
            </w:r>
            <w:r w:rsidR="33C72BC9" w:rsidRPr="432D0519">
              <w:rPr>
                <w:sz w:val="24"/>
                <w:szCs w:val="24"/>
              </w:rPr>
              <w:t>are some exceptions</w:t>
            </w:r>
            <w:r w:rsidRPr="432D0519">
              <w:rPr>
                <w:sz w:val="24"/>
                <w:szCs w:val="24"/>
              </w:rPr>
              <w:t xml:space="preserve"> to the minimum enrollment in cases such as but not limited to, graduation requirements, fieldwork courses, etc. </w:t>
            </w:r>
          </w:p>
          <w:p w14:paraId="529FBA70" w14:textId="77777777" w:rsidR="00D02528" w:rsidRDefault="00D02528" w:rsidP="00F0323F">
            <w:pPr>
              <w:pStyle w:val="TableParagraph"/>
              <w:spacing w:before="0"/>
              <w:ind w:left="0" w:right="142"/>
              <w:rPr>
                <w:sz w:val="24"/>
                <w:szCs w:val="24"/>
              </w:rPr>
            </w:pPr>
          </w:p>
        </w:tc>
      </w:tr>
      <w:tr w:rsidR="00D02528" w14:paraId="54833246" w14:textId="77777777" w:rsidTr="432D0519">
        <w:trPr>
          <w:trHeight w:val="666"/>
        </w:trPr>
        <w:tc>
          <w:tcPr>
            <w:tcW w:w="410" w:type="dxa"/>
          </w:tcPr>
          <w:p w14:paraId="6FC54D05" w14:textId="77777777" w:rsidR="00D02528" w:rsidRDefault="00D02528" w:rsidP="000F238A">
            <w:pPr>
              <w:pStyle w:val="TableParagraph"/>
              <w:spacing w:before="73"/>
              <w:ind w:left="27" w:right="17"/>
              <w:jc w:val="center"/>
              <w:rPr>
                <w:b/>
                <w:bCs/>
                <w:sz w:val="24"/>
                <w:szCs w:val="24"/>
              </w:rPr>
            </w:pPr>
            <w:r w:rsidRPr="60EA9DD7">
              <w:rPr>
                <w:b/>
                <w:bCs/>
                <w:spacing w:val="-5"/>
                <w:sz w:val="24"/>
                <w:szCs w:val="24"/>
              </w:rPr>
              <w:t>d.</w:t>
            </w:r>
          </w:p>
        </w:tc>
        <w:tc>
          <w:tcPr>
            <w:tcW w:w="10857" w:type="dxa"/>
          </w:tcPr>
          <w:p w14:paraId="7F289FB0" w14:textId="77777777" w:rsidR="00D02528" w:rsidRDefault="00D02528" w:rsidP="006713D9">
            <w:pPr>
              <w:pStyle w:val="TableParagraph"/>
              <w:spacing w:line="273" w:lineRule="exact"/>
              <w:ind w:left="0"/>
              <w:rPr>
                <w:b/>
                <w:bCs/>
                <w:sz w:val="24"/>
                <w:szCs w:val="24"/>
              </w:rPr>
            </w:pPr>
            <w:bookmarkStart w:id="17" w:name="_bookmark13"/>
            <w:bookmarkEnd w:id="17"/>
            <w:r w:rsidRPr="60EA9DD7">
              <w:rPr>
                <w:b/>
                <w:bCs/>
                <w:sz w:val="24"/>
                <w:szCs w:val="24"/>
              </w:rPr>
              <w:t>Describe</w:t>
            </w:r>
            <w:r w:rsidRPr="60EA9DD7">
              <w:rPr>
                <w:b/>
                <w:bCs/>
                <w:spacing w:val="-5"/>
                <w:sz w:val="24"/>
                <w:szCs w:val="24"/>
              </w:rPr>
              <w:t xml:space="preserve"> </w:t>
            </w:r>
            <w:r w:rsidRPr="60EA9DD7">
              <w:rPr>
                <w:b/>
                <w:bCs/>
                <w:sz w:val="24"/>
                <w:szCs w:val="24"/>
              </w:rPr>
              <w:t>any</w:t>
            </w:r>
            <w:r w:rsidRPr="60EA9DD7">
              <w:rPr>
                <w:b/>
                <w:bCs/>
                <w:spacing w:val="-13"/>
                <w:sz w:val="24"/>
                <w:szCs w:val="24"/>
              </w:rPr>
              <w:t xml:space="preserve"> </w:t>
            </w:r>
            <w:r w:rsidRPr="60EA9DD7">
              <w:rPr>
                <w:b/>
                <w:bCs/>
                <w:sz w:val="24"/>
                <w:szCs w:val="24"/>
              </w:rPr>
              <w:t>major</w:t>
            </w:r>
            <w:r w:rsidRPr="60EA9DD7">
              <w:rPr>
                <w:b/>
                <w:bCs/>
                <w:spacing w:val="-8"/>
                <w:sz w:val="24"/>
                <w:szCs w:val="24"/>
              </w:rPr>
              <w:t xml:space="preserve"> </w:t>
            </w:r>
            <w:r w:rsidRPr="60EA9DD7">
              <w:rPr>
                <w:b/>
                <w:bCs/>
                <w:sz w:val="24"/>
                <w:szCs w:val="24"/>
              </w:rPr>
              <w:t>curriculum</w:t>
            </w:r>
            <w:r w:rsidRPr="60EA9DD7">
              <w:rPr>
                <w:b/>
                <w:bCs/>
                <w:spacing w:val="-2"/>
                <w:sz w:val="24"/>
                <w:szCs w:val="24"/>
              </w:rPr>
              <w:t xml:space="preserve"> </w:t>
            </w:r>
            <w:r w:rsidRPr="60EA9DD7">
              <w:rPr>
                <w:b/>
                <w:bCs/>
                <w:sz w:val="24"/>
                <w:szCs w:val="24"/>
              </w:rPr>
              <w:t>changes</w:t>
            </w:r>
            <w:r w:rsidRPr="60EA9DD7">
              <w:rPr>
                <w:b/>
                <w:bCs/>
                <w:spacing w:val="1"/>
                <w:sz w:val="24"/>
                <w:szCs w:val="24"/>
              </w:rPr>
              <w:t xml:space="preserve"> </w:t>
            </w:r>
            <w:r w:rsidRPr="60EA9DD7">
              <w:rPr>
                <w:b/>
                <w:bCs/>
                <w:sz w:val="24"/>
                <w:szCs w:val="24"/>
              </w:rPr>
              <w:t>since</w:t>
            </w:r>
            <w:r w:rsidRPr="60EA9DD7">
              <w:rPr>
                <w:b/>
                <w:bCs/>
                <w:spacing w:val="-7"/>
                <w:sz w:val="24"/>
                <w:szCs w:val="24"/>
              </w:rPr>
              <w:t xml:space="preserve"> </w:t>
            </w:r>
            <w:r w:rsidRPr="60EA9DD7">
              <w:rPr>
                <w:b/>
                <w:bCs/>
                <w:sz w:val="24"/>
                <w:szCs w:val="24"/>
              </w:rPr>
              <w:t>the</w:t>
            </w:r>
            <w:r w:rsidRPr="60EA9DD7">
              <w:rPr>
                <w:b/>
                <w:bCs/>
                <w:spacing w:val="-2"/>
                <w:sz w:val="24"/>
                <w:szCs w:val="24"/>
              </w:rPr>
              <w:t xml:space="preserve"> </w:t>
            </w:r>
            <w:r w:rsidRPr="60EA9DD7">
              <w:rPr>
                <w:b/>
                <w:bCs/>
                <w:sz w:val="24"/>
                <w:szCs w:val="24"/>
              </w:rPr>
              <w:t>prior</w:t>
            </w:r>
            <w:r w:rsidRPr="60EA9DD7">
              <w:rPr>
                <w:b/>
                <w:bCs/>
                <w:spacing w:val="-6"/>
                <w:sz w:val="24"/>
                <w:szCs w:val="24"/>
              </w:rPr>
              <w:t xml:space="preserve"> </w:t>
            </w:r>
            <w:r w:rsidRPr="60EA9DD7">
              <w:rPr>
                <w:b/>
                <w:bCs/>
                <w:spacing w:val="-2"/>
                <w:sz w:val="24"/>
                <w:szCs w:val="24"/>
              </w:rPr>
              <w:t>accreditation</w:t>
            </w:r>
          </w:p>
        </w:tc>
      </w:tr>
      <w:tr w:rsidR="00D02528" w14:paraId="165E6FAD" w14:textId="77777777" w:rsidTr="432D0519">
        <w:trPr>
          <w:trHeight w:val="975"/>
        </w:trPr>
        <w:tc>
          <w:tcPr>
            <w:tcW w:w="410" w:type="dxa"/>
          </w:tcPr>
          <w:p w14:paraId="482C93B3" w14:textId="77777777" w:rsidR="00D02528" w:rsidRDefault="00D02528" w:rsidP="000F238A">
            <w:pPr>
              <w:pStyle w:val="TableParagraph"/>
            </w:pPr>
          </w:p>
        </w:tc>
        <w:tc>
          <w:tcPr>
            <w:tcW w:w="10857" w:type="dxa"/>
          </w:tcPr>
          <w:p w14:paraId="712B25EC" w14:textId="77777777" w:rsidR="00D02528" w:rsidRDefault="00D02528" w:rsidP="006713D9">
            <w:pPr>
              <w:pStyle w:val="TableParagraph"/>
              <w:spacing w:line="269" w:lineRule="exact"/>
              <w:ind w:left="0"/>
              <w:rPr>
                <w:b/>
                <w:bCs/>
                <w:sz w:val="24"/>
                <w:szCs w:val="24"/>
              </w:rPr>
            </w:pPr>
            <w:r w:rsidRPr="000A22FA">
              <w:rPr>
                <w:b/>
                <w:bCs/>
                <w:spacing w:val="-2"/>
                <w:sz w:val="24"/>
                <w:szCs w:val="24"/>
                <w:u w:val="single"/>
              </w:rPr>
              <w:t>Respo</w:t>
            </w:r>
            <w:r w:rsidRPr="60EA9DD7">
              <w:rPr>
                <w:b/>
                <w:bCs/>
                <w:spacing w:val="-2"/>
                <w:sz w:val="24"/>
                <w:szCs w:val="24"/>
                <w:u w:val="thick"/>
              </w:rPr>
              <w:t>nse:</w:t>
            </w:r>
          </w:p>
          <w:p w14:paraId="696A8391" w14:textId="1674E327" w:rsidR="00C93214" w:rsidRDefault="002F0EE4" w:rsidP="00C93214">
            <w:pPr>
              <w:pStyle w:val="TableParagraph"/>
              <w:ind w:left="0" w:right="142"/>
              <w:rPr>
                <w:sz w:val="24"/>
                <w:szCs w:val="24"/>
              </w:rPr>
            </w:pPr>
            <w:r>
              <w:rPr>
                <w:sz w:val="24"/>
                <w:szCs w:val="24"/>
              </w:rPr>
              <w:t xml:space="preserve">The major curriculum change to the </w:t>
            </w:r>
            <w:r w:rsidR="00C93214" w:rsidRPr="00DA433E">
              <w:rPr>
                <w:sz w:val="24"/>
                <w:szCs w:val="24"/>
              </w:rPr>
              <w:t xml:space="preserve">Human Services </w:t>
            </w:r>
            <w:r w:rsidR="00A963DF" w:rsidRPr="00DA433E">
              <w:rPr>
                <w:sz w:val="24"/>
                <w:szCs w:val="24"/>
              </w:rPr>
              <w:t>program is</w:t>
            </w:r>
            <w:r w:rsidR="00C93214" w:rsidRPr="00DA433E">
              <w:rPr>
                <w:sz w:val="24"/>
                <w:szCs w:val="24"/>
              </w:rPr>
              <w:t xml:space="preserve"> the deletion of the third fieldwork</w:t>
            </w:r>
            <w:r>
              <w:rPr>
                <w:sz w:val="24"/>
                <w:szCs w:val="24"/>
              </w:rPr>
              <w:t xml:space="preserve"> course,</w:t>
            </w:r>
            <w:r w:rsidR="00C93214" w:rsidRPr="00DA433E">
              <w:rPr>
                <w:sz w:val="24"/>
                <w:szCs w:val="24"/>
              </w:rPr>
              <w:t xml:space="preserve"> Fieldwork</w:t>
            </w:r>
            <w:r>
              <w:rPr>
                <w:sz w:val="24"/>
                <w:szCs w:val="24"/>
              </w:rPr>
              <w:t>:</w:t>
            </w:r>
            <w:r w:rsidR="00C93214" w:rsidRPr="00DA433E">
              <w:rPr>
                <w:sz w:val="24"/>
                <w:szCs w:val="24"/>
              </w:rPr>
              <w:t xml:space="preserve"> Crisis</w:t>
            </w:r>
            <w:r w:rsidR="00C93214">
              <w:rPr>
                <w:sz w:val="24"/>
                <w:szCs w:val="24"/>
              </w:rPr>
              <w:t xml:space="preserve"> Intervention and</w:t>
            </w:r>
            <w:r w:rsidR="00C93214" w:rsidRPr="00DA433E">
              <w:rPr>
                <w:sz w:val="24"/>
                <w:szCs w:val="24"/>
              </w:rPr>
              <w:t xml:space="preserve"> Counseling </w:t>
            </w:r>
            <w:r w:rsidR="00C93214">
              <w:rPr>
                <w:sz w:val="24"/>
                <w:szCs w:val="24"/>
              </w:rPr>
              <w:t>{</w:t>
            </w:r>
            <w:r w:rsidR="00C93214" w:rsidRPr="00DA433E">
              <w:rPr>
                <w:sz w:val="24"/>
                <w:szCs w:val="24"/>
              </w:rPr>
              <w:t>HUS 210</w:t>
            </w:r>
            <w:r w:rsidR="00C93214">
              <w:rPr>
                <w:sz w:val="24"/>
                <w:szCs w:val="24"/>
              </w:rPr>
              <w:t>}</w:t>
            </w:r>
            <w:r w:rsidR="00C93214" w:rsidRPr="00DA433E">
              <w:rPr>
                <w:sz w:val="24"/>
                <w:szCs w:val="24"/>
              </w:rPr>
              <w:t xml:space="preserve"> that went into effect in fall 2021. To </w:t>
            </w:r>
            <w:r w:rsidR="005431A6">
              <w:rPr>
                <w:sz w:val="24"/>
                <w:szCs w:val="24"/>
              </w:rPr>
              <w:t>comply with</w:t>
            </w:r>
            <w:r w:rsidR="00C93214" w:rsidRPr="00DA433E">
              <w:rPr>
                <w:sz w:val="24"/>
                <w:szCs w:val="24"/>
              </w:rPr>
              <w:t xml:space="preserve"> accreditation standards, the hours for both fieldwork classes, Fieldwork: Counseling, Assessment and Case Management </w:t>
            </w:r>
            <w:r w:rsidR="00C93214">
              <w:rPr>
                <w:sz w:val="24"/>
                <w:szCs w:val="24"/>
              </w:rPr>
              <w:t>{</w:t>
            </w:r>
            <w:r w:rsidR="00C93214" w:rsidRPr="00DA433E">
              <w:rPr>
                <w:sz w:val="24"/>
                <w:szCs w:val="24"/>
              </w:rPr>
              <w:t>HUS 115</w:t>
            </w:r>
            <w:r w:rsidR="00C93214">
              <w:rPr>
                <w:sz w:val="24"/>
                <w:szCs w:val="24"/>
              </w:rPr>
              <w:t>}</w:t>
            </w:r>
            <w:r w:rsidR="00C93214" w:rsidRPr="00DA433E">
              <w:rPr>
                <w:sz w:val="24"/>
                <w:szCs w:val="24"/>
              </w:rPr>
              <w:t xml:space="preserve"> and Fieldwork: Theories of Counseling </w:t>
            </w:r>
            <w:r w:rsidR="00C93214">
              <w:rPr>
                <w:sz w:val="24"/>
                <w:szCs w:val="24"/>
              </w:rPr>
              <w:t>{</w:t>
            </w:r>
            <w:r w:rsidR="00C93214" w:rsidRPr="00DA433E">
              <w:rPr>
                <w:sz w:val="24"/>
                <w:szCs w:val="24"/>
              </w:rPr>
              <w:t>HUS 217</w:t>
            </w:r>
            <w:r w:rsidR="00C93214">
              <w:rPr>
                <w:sz w:val="24"/>
                <w:szCs w:val="24"/>
              </w:rPr>
              <w:t>}</w:t>
            </w:r>
            <w:r w:rsidR="00C93214" w:rsidRPr="00DA433E">
              <w:rPr>
                <w:sz w:val="24"/>
                <w:szCs w:val="24"/>
              </w:rPr>
              <w:t xml:space="preserve"> were increased from 100 hours to 125 hours</w:t>
            </w:r>
            <w:r w:rsidR="00C93214" w:rsidRPr="60EA9DD7">
              <w:rPr>
                <w:sz w:val="24"/>
                <w:szCs w:val="24"/>
              </w:rPr>
              <w:t>.</w:t>
            </w:r>
            <w:r w:rsidR="005431A6">
              <w:rPr>
                <w:sz w:val="24"/>
                <w:szCs w:val="24"/>
              </w:rPr>
              <w:t xml:space="preserve"> Deletion of HUS 210 does not have a negative impact on students as the course did not transfer to four-year </w:t>
            </w:r>
            <w:r w:rsidR="000D3A47">
              <w:rPr>
                <w:sz w:val="24"/>
                <w:szCs w:val="24"/>
              </w:rPr>
              <w:t>colleges,</w:t>
            </w:r>
            <w:r w:rsidR="005431A6">
              <w:rPr>
                <w:sz w:val="24"/>
                <w:szCs w:val="24"/>
              </w:rPr>
              <w:t xml:space="preserve"> and the deletion allows </w:t>
            </w:r>
            <w:r w:rsidR="00A963DF">
              <w:rPr>
                <w:sz w:val="24"/>
                <w:szCs w:val="24"/>
              </w:rPr>
              <w:t>faster</w:t>
            </w:r>
            <w:r w:rsidR="005431A6">
              <w:rPr>
                <w:sz w:val="24"/>
                <w:szCs w:val="24"/>
              </w:rPr>
              <w:t xml:space="preserve"> program completion.</w:t>
            </w:r>
          </w:p>
          <w:p w14:paraId="773DBBE6" w14:textId="77777777" w:rsidR="00D02528" w:rsidRDefault="00D02528" w:rsidP="00C93214">
            <w:pPr>
              <w:pStyle w:val="TableParagraph"/>
              <w:spacing w:line="275" w:lineRule="exact"/>
              <w:ind w:left="0"/>
              <w:rPr>
                <w:sz w:val="24"/>
                <w:szCs w:val="24"/>
              </w:rPr>
            </w:pPr>
          </w:p>
        </w:tc>
      </w:tr>
      <w:tr w:rsidR="00D02528" w14:paraId="010FA251" w14:textId="77777777" w:rsidTr="432D0519">
        <w:trPr>
          <w:trHeight w:val="430"/>
        </w:trPr>
        <w:tc>
          <w:tcPr>
            <w:tcW w:w="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EF02E9" w14:textId="77777777" w:rsidR="00D02528" w:rsidRDefault="00D02528" w:rsidP="000F238A">
            <w:pPr>
              <w:spacing w:before="73"/>
              <w:ind w:left="107"/>
            </w:pPr>
            <w:r w:rsidRPr="02FF63C9">
              <w:rPr>
                <w:b/>
                <w:bCs/>
                <w:sz w:val="24"/>
                <w:szCs w:val="24"/>
              </w:rPr>
              <w:t>4.</w:t>
            </w:r>
          </w:p>
        </w:tc>
        <w:tc>
          <w:tcPr>
            <w:tcW w:w="1085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4F6DEC" w14:textId="77777777" w:rsidR="00D02528" w:rsidRDefault="00D02528" w:rsidP="006713D9">
            <w:r w:rsidRPr="02FF63C9">
              <w:rPr>
                <w:b/>
                <w:bCs/>
                <w:sz w:val="24"/>
                <w:szCs w:val="24"/>
              </w:rPr>
              <w:t xml:space="preserve">If the Program is delivered </w:t>
            </w:r>
            <w:proofErr w:type="gramStart"/>
            <w:r w:rsidRPr="02FF63C9">
              <w:rPr>
                <w:b/>
                <w:bCs/>
                <w:sz w:val="24"/>
                <w:szCs w:val="24"/>
              </w:rPr>
              <w:t>at</w:t>
            </w:r>
            <w:proofErr w:type="gramEnd"/>
            <w:r w:rsidRPr="02FF63C9">
              <w:rPr>
                <w:b/>
                <w:bCs/>
                <w:sz w:val="24"/>
                <w:szCs w:val="24"/>
              </w:rPr>
              <w:t xml:space="preserve"> multiple sites:</w:t>
            </w:r>
          </w:p>
          <w:p w14:paraId="3538E94D" w14:textId="77777777" w:rsidR="00D02528" w:rsidRDefault="00D02528" w:rsidP="00D02528">
            <w:pPr>
              <w:pStyle w:val="ListParagraph"/>
              <w:numPr>
                <w:ilvl w:val="0"/>
                <w:numId w:val="31"/>
              </w:numPr>
              <w:spacing w:before="0"/>
              <w:ind w:left="866" w:hanging="419"/>
              <w:contextualSpacing/>
              <w:rPr>
                <w:b/>
                <w:bCs/>
                <w:sz w:val="24"/>
                <w:szCs w:val="24"/>
              </w:rPr>
            </w:pPr>
            <w:r w:rsidRPr="02FF63C9">
              <w:rPr>
                <w:b/>
                <w:bCs/>
                <w:sz w:val="24"/>
                <w:szCs w:val="24"/>
              </w:rPr>
              <w:t>For each site:</w:t>
            </w:r>
          </w:p>
          <w:p w14:paraId="635AFE65" w14:textId="77777777" w:rsidR="00D02528" w:rsidRDefault="00D02528" w:rsidP="00D02528">
            <w:pPr>
              <w:pStyle w:val="ListParagraph"/>
              <w:numPr>
                <w:ilvl w:val="1"/>
                <w:numId w:val="31"/>
              </w:numPr>
              <w:spacing w:before="0"/>
              <w:ind w:left="1855"/>
              <w:contextualSpacing/>
              <w:rPr>
                <w:sz w:val="24"/>
                <w:szCs w:val="24"/>
              </w:rPr>
            </w:pPr>
            <w:r w:rsidRPr="02FF63C9">
              <w:rPr>
                <w:sz w:val="24"/>
                <w:szCs w:val="24"/>
              </w:rPr>
              <w:t>Describe the physical location and any unique characteristics.</w:t>
            </w:r>
          </w:p>
          <w:p w14:paraId="34DE5736" w14:textId="77777777" w:rsidR="00D02528" w:rsidRDefault="00D02528" w:rsidP="00D02528">
            <w:pPr>
              <w:pStyle w:val="ListParagraph"/>
              <w:numPr>
                <w:ilvl w:val="1"/>
                <w:numId w:val="31"/>
              </w:numPr>
              <w:spacing w:before="0"/>
              <w:ind w:left="1855"/>
              <w:contextualSpacing/>
              <w:rPr>
                <w:sz w:val="24"/>
                <w:szCs w:val="24"/>
              </w:rPr>
            </w:pPr>
            <w:r w:rsidRPr="02FF63C9">
              <w:rPr>
                <w:sz w:val="24"/>
                <w:szCs w:val="24"/>
              </w:rPr>
              <w:t>Identify the faculty, directors, and staff.</w:t>
            </w:r>
          </w:p>
          <w:p w14:paraId="50C48962" w14:textId="77777777" w:rsidR="00D02528" w:rsidRDefault="00D02528" w:rsidP="00D02528">
            <w:pPr>
              <w:pStyle w:val="ListParagraph"/>
              <w:numPr>
                <w:ilvl w:val="1"/>
                <w:numId w:val="31"/>
              </w:numPr>
              <w:spacing w:before="0"/>
              <w:ind w:left="1855"/>
              <w:contextualSpacing/>
              <w:rPr>
                <w:sz w:val="24"/>
                <w:szCs w:val="24"/>
              </w:rPr>
            </w:pPr>
            <w:r w:rsidRPr="02FF63C9">
              <w:rPr>
                <w:sz w:val="24"/>
                <w:szCs w:val="24"/>
              </w:rPr>
              <w:t>Describe the student population.</w:t>
            </w:r>
          </w:p>
          <w:p w14:paraId="1ED75B7B" w14:textId="77777777" w:rsidR="00D02528" w:rsidRDefault="00D02528" w:rsidP="000F238A">
            <w:r w:rsidRPr="02FF63C9">
              <w:rPr>
                <w:b/>
                <w:bCs/>
                <w:sz w:val="24"/>
                <w:szCs w:val="24"/>
              </w:rPr>
              <w:t xml:space="preserve"> </w:t>
            </w:r>
          </w:p>
          <w:p w14:paraId="46DD4038" w14:textId="77777777" w:rsidR="00D02528" w:rsidRDefault="00D02528" w:rsidP="00081421">
            <w:r w:rsidRPr="02FF63C9">
              <w:rPr>
                <w:b/>
                <w:bCs/>
                <w:sz w:val="24"/>
                <w:szCs w:val="24"/>
                <w:u w:val="single"/>
              </w:rPr>
              <w:t>Response:</w:t>
            </w:r>
          </w:p>
          <w:p w14:paraId="30F58993" w14:textId="6B354656" w:rsidR="00D02528" w:rsidRDefault="00D02528" w:rsidP="00081421">
            <w:r w:rsidRPr="432D0519">
              <w:rPr>
                <w:sz w:val="24"/>
                <w:szCs w:val="24"/>
              </w:rPr>
              <w:t xml:space="preserve">Although AACC’s Human Services courses are offered at two locations, Arnold and AMIL, </w:t>
            </w:r>
            <w:r w:rsidR="00F878BC">
              <w:rPr>
                <w:sz w:val="24"/>
                <w:szCs w:val="24"/>
              </w:rPr>
              <w:t>both locations</w:t>
            </w:r>
            <w:r w:rsidR="00F878BC" w:rsidRPr="432D0519">
              <w:rPr>
                <w:sz w:val="24"/>
                <w:szCs w:val="24"/>
              </w:rPr>
              <w:t xml:space="preserve"> </w:t>
            </w:r>
            <w:r w:rsidRPr="432D0519">
              <w:rPr>
                <w:sz w:val="24"/>
                <w:szCs w:val="24"/>
              </w:rPr>
              <w:t>are integrated into one college; thus, the Human Services program is not delivered at multiple sites.</w:t>
            </w:r>
            <w:r w:rsidR="00B44BA0">
              <w:rPr>
                <w:sz w:val="24"/>
                <w:szCs w:val="24"/>
              </w:rPr>
              <w:t xml:space="preserve">  The program is administered, staffed</w:t>
            </w:r>
            <w:r w:rsidR="000047D6">
              <w:rPr>
                <w:sz w:val="24"/>
                <w:szCs w:val="24"/>
              </w:rPr>
              <w:t>, and delivered</w:t>
            </w:r>
            <w:r w:rsidR="00B44BA0">
              <w:rPr>
                <w:sz w:val="24"/>
                <w:szCs w:val="24"/>
              </w:rPr>
              <w:t xml:space="preserve"> as one unified program within a single institution. </w:t>
            </w:r>
          </w:p>
          <w:p w14:paraId="56AB8F16" w14:textId="77777777" w:rsidR="00D02528" w:rsidRDefault="00D02528" w:rsidP="000F238A">
            <w:r w:rsidRPr="02FF63C9">
              <w:rPr>
                <w:b/>
                <w:bCs/>
                <w:sz w:val="24"/>
                <w:szCs w:val="24"/>
              </w:rPr>
              <w:t xml:space="preserve"> </w:t>
            </w:r>
          </w:p>
          <w:p w14:paraId="0E9D3229" w14:textId="77777777" w:rsidR="00D02528" w:rsidRDefault="00D02528" w:rsidP="000F238A">
            <w:r w:rsidRPr="02FF63C9">
              <w:rPr>
                <w:b/>
                <w:bCs/>
                <w:sz w:val="24"/>
                <w:szCs w:val="24"/>
              </w:rPr>
              <w:t xml:space="preserve">  </w:t>
            </w:r>
          </w:p>
          <w:p w14:paraId="3F9A0957" w14:textId="77777777" w:rsidR="00D02528" w:rsidRDefault="00D02528" w:rsidP="00D02528">
            <w:pPr>
              <w:pStyle w:val="ListParagraph"/>
              <w:numPr>
                <w:ilvl w:val="0"/>
                <w:numId w:val="31"/>
              </w:numPr>
              <w:spacing w:before="0"/>
              <w:ind w:left="958" w:right="1133" w:hanging="423"/>
              <w:contextualSpacing/>
              <w:rPr>
                <w:b/>
                <w:bCs/>
                <w:sz w:val="24"/>
                <w:szCs w:val="24"/>
              </w:rPr>
            </w:pPr>
            <w:r w:rsidRPr="02FF63C9">
              <w:rPr>
                <w:b/>
                <w:bCs/>
                <w:sz w:val="24"/>
                <w:szCs w:val="24"/>
              </w:rPr>
              <w:t xml:space="preserve">Furnish evidence of formal policies and procedures that assure continuity and quality control of Program </w:t>
            </w:r>
            <w:r w:rsidRPr="10D842FA">
              <w:rPr>
                <w:b/>
                <w:bCs/>
                <w:sz w:val="24"/>
                <w:szCs w:val="24"/>
              </w:rPr>
              <w:t>and Curriculum</w:t>
            </w:r>
            <w:r w:rsidRPr="02FF63C9">
              <w:rPr>
                <w:b/>
                <w:bCs/>
                <w:sz w:val="24"/>
                <w:szCs w:val="24"/>
              </w:rPr>
              <w:t xml:space="preserve"> across all sites.</w:t>
            </w:r>
          </w:p>
          <w:p w14:paraId="13651C29" w14:textId="77777777" w:rsidR="00D02528" w:rsidRDefault="00D02528" w:rsidP="00081421">
            <w:pPr>
              <w:spacing w:before="254"/>
            </w:pPr>
            <w:r w:rsidRPr="02FF63C9">
              <w:rPr>
                <w:b/>
                <w:bCs/>
                <w:sz w:val="24"/>
                <w:szCs w:val="24"/>
                <w:u w:val="single"/>
              </w:rPr>
              <w:t>Response:</w:t>
            </w:r>
          </w:p>
          <w:p w14:paraId="408FFAC7" w14:textId="77777777" w:rsidR="00D02528" w:rsidRDefault="00D02528" w:rsidP="00081421">
            <w:pPr>
              <w:rPr>
                <w:sz w:val="24"/>
                <w:szCs w:val="24"/>
              </w:rPr>
            </w:pPr>
            <w:r w:rsidRPr="02FF63C9">
              <w:rPr>
                <w:sz w:val="24"/>
                <w:szCs w:val="24"/>
              </w:rPr>
              <w:t>Not Applicable</w:t>
            </w:r>
          </w:p>
          <w:p w14:paraId="5250092B" w14:textId="77777777" w:rsidR="00C93214" w:rsidRDefault="00C93214" w:rsidP="00081421">
            <w:pPr>
              <w:rPr>
                <w:sz w:val="24"/>
                <w:szCs w:val="24"/>
              </w:rPr>
            </w:pPr>
          </w:p>
          <w:p w14:paraId="3E73BCE2" w14:textId="77777777" w:rsidR="00C93214" w:rsidRDefault="00C93214" w:rsidP="00081421">
            <w:pPr>
              <w:rPr>
                <w:sz w:val="24"/>
                <w:szCs w:val="24"/>
              </w:rPr>
            </w:pPr>
          </w:p>
          <w:p w14:paraId="2709DCBA" w14:textId="77777777" w:rsidR="00C93214" w:rsidRDefault="00C93214" w:rsidP="00081421">
            <w:pPr>
              <w:rPr>
                <w:sz w:val="24"/>
                <w:szCs w:val="24"/>
              </w:rPr>
            </w:pPr>
          </w:p>
          <w:p w14:paraId="14B01407" w14:textId="77777777" w:rsidR="00C93214" w:rsidRDefault="00C93214" w:rsidP="00081421">
            <w:pPr>
              <w:rPr>
                <w:sz w:val="24"/>
                <w:szCs w:val="24"/>
              </w:rPr>
            </w:pPr>
          </w:p>
          <w:p w14:paraId="260B1D66" w14:textId="77777777" w:rsidR="00C93214" w:rsidRDefault="00C93214" w:rsidP="00081421">
            <w:pPr>
              <w:rPr>
                <w:sz w:val="24"/>
                <w:szCs w:val="24"/>
              </w:rPr>
            </w:pPr>
          </w:p>
          <w:p w14:paraId="55CA568E" w14:textId="77777777" w:rsidR="00C93214" w:rsidRDefault="00C93214" w:rsidP="00081421">
            <w:pPr>
              <w:rPr>
                <w:sz w:val="24"/>
                <w:szCs w:val="24"/>
              </w:rPr>
            </w:pPr>
          </w:p>
          <w:p w14:paraId="28F6044C" w14:textId="77777777" w:rsidR="00C93214" w:rsidRDefault="00C93214" w:rsidP="00081421"/>
        </w:tc>
      </w:tr>
      <w:tr w:rsidR="00010D0D" w14:paraId="48DC4721" w14:textId="77777777" w:rsidTr="432D0519">
        <w:trPr>
          <w:trHeight w:val="417"/>
        </w:trPr>
        <w:tc>
          <w:tcPr>
            <w:tcW w:w="410" w:type="dxa"/>
            <w:vMerge w:val="restart"/>
            <w:tcBorders>
              <w:top w:val="single" w:sz="8" w:space="0" w:color="000000" w:themeColor="text1"/>
              <w:left w:val="single" w:sz="8" w:space="0" w:color="000000" w:themeColor="text1"/>
              <w:right w:val="single" w:sz="8" w:space="0" w:color="000000" w:themeColor="text1"/>
            </w:tcBorders>
          </w:tcPr>
          <w:p w14:paraId="3B7412E5" w14:textId="7CA7F35D" w:rsidR="00010D0D" w:rsidRDefault="00010D0D" w:rsidP="000F238A">
            <w:pPr>
              <w:spacing w:before="73"/>
              <w:ind w:left="107"/>
              <w:rPr>
                <w:b/>
                <w:bCs/>
                <w:sz w:val="24"/>
                <w:szCs w:val="24"/>
              </w:rPr>
            </w:pPr>
            <w:bookmarkStart w:id="18" w:name="_Hlk219104552"/>
            <w:r>
              <w:rPr>
                <w:b/>
                <w:bCs/>
                <w:sz w:val="24"/>
                <w:szCs w:val="24"/>
              </w:rPr>
              <w:lastRenderedPageBreak/>
              <w:t>5.</w:t>
            </w:r>
          </w:p>
        </w:tc>
        <w:tc>
          <w:tcPr>
            <w:tcW w:w="1085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D814AD" w14:textId="210913B2" w:rsidR="00010D0D" w:rsidRDefault="00010D0D" w:rsidP="00BB5579">
            <w:pPr>
              <w:rPr>
                <w:sz w:val="24"/>
                <w:szCs w:val="24"/>
              </w:rPr>
            </w:pPr>
            <w:r w:rsidRPr="00676D40">
              <w:rPr>
                <w:b/>
                <w:bCs/>
                <w:sz w:val="24"/>
                <w:szCs w:val="24"/>
              </w:rPr>
              <w:t>Hybrid/Online course delivery: If more than 50% of required human service courses are offered in a hybrid/online format, the program must</w:t>
            </w:r>
            <w:r w:rsidR="00C7415A" w:rsidRPr="00676D40">
              <w:rPr>
                <w:b/>
                <w:bCs/>
                <w:sz w:val="24"/>
                <w:szCs w:val="24"/>
              </w:rPr>
              <w:t xml:space="preserve"> p</w:t>
            </w:r>
            <w:r w:rsidR="00B502F6" w:rsidRPr="00676D40">
              <w:rPr>
                <w:b/>
                <w:bCs/>
                <w:sz w:val="24"/>
                <w:szCs w:val="24"/>
              </w:rPr>
              <w:t>rovide documentation that the program provides adequate technical training and support for students and faculty</w:t>
            </w:r>
            <w:r w:rsidR="00A71559">
              <w:rPr>
                <w:sz w:val="24"/>
                <w:szCs w:val="24"/>
              </w:rPr>
              <w:t>.</w:t>
            </w:r>
          </w:p>
          <w:p w14:paraId="2C088B50" w14:textId="77777777" w:rsidR="00010D0D" w:rsidRDefault="00010D0D" w:rsidP="00BB5579">
            <w:pPr>
              <w:rPr>
                <w:sz w:val="24"/>
                <w:szCs w:val="24"/>
              </w:rPr>
            </w:pPr>
          </w:p>
          <w:p w14:paraId="6F05B421" w14:textId="7A1A77FF" w:rsidR="00010D0D" w:rsidRPr="00603FFE" w:rsidRDefault="00010D0D" w:rsidP="00BB5579">
            <w:pPr>
              <w:rPr>
                <w:sz w:val="24"/>
                <w:szCs w:val="24"/>
              </w:rPr>
            </w:pPr>
          </w:p>
        </w:tc>
      </w:tr>
      <w:tr w:rsidR="00010D0D" w14:paraId="21D812C9" w14:textId="77777777" w:rsidTr="432D0519">
        <w:trPr>
          <w:trHeight w:val="417"/>
        </w:trPr>
        <w:tc>
          <w:tcPr>
            <w:tcW w:w="410" w:type="dxa"/>
            <w:vMerge/>
          </w:tcPr>
          <w:p w14:paraId="62C8368B" w14:textId="77777777" w:rsidR="00010D0D" w:rsidRDefault="00010D0D" w:rsidP="000F238A">
            <w:pPr>
              <w:spacing w:before="73"/>
              <w:ind w:left="107"/>
              <w:rPr>
                <w:b/>
                <w:bCs/>
                <w:sz w:val="24"/>
                <w:szCs w:val="24"/>
              </w:rPr>
            </w:pPr>
          </w:p>
        </w:tc>
        <w:tc>
          <w:tcPr>
            <w:tcW w:w="1085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9D38C0" w14:textId="77777777" w:rsidR="002C58B5" w:rsidRDefault="00010D0D" w:rsidP="002C58B5">
            <w:pPr>
              <w:rPr>
                <w:b/>
                <w:bCs/>
                <w:sz w:val="24"/>
                <w:szCs w:val="24"/>
                <w:u w:val="single"/>
              </w:rPr>
            </w:pPr>
            <w:r w:rsidRPr="00524C84">
              <w:rPr>
                <w:b/>
                <w:bCs/>
                <w:sz w:val="24"/>
                <w:szCs w:val="24"/>
                <w:u w:val="single"/>
              </w:rPr>
              <w:t>Response:</w:t>
            </w:r>
          </w:p>
          <w:p w14:paraId="60F85C6D" w14:textId="437880E6" w:rsidR="006375F9" w:rsidRPr="006375F9" w:rsidRDefault="517C61B2" w:rsidP="432D0519">
            <w:pPr>
              <w:rPr>
                <w:rStyle w:val="Hyperlink"/>
                <w:sz w:val="24"/>
                <w:szCs w:val="24"/>
              </w:rPr>
            </w:pPr>
            <w:r>
              <w:rPr>
                <w:sz w:val="24"/>
                <w:szCs w:val="24"/>
              </w:rPr>
              <w:t xml:space="preserve">Fifty percent of all courses offered in the human services program are offered in a hybrid/online format. </w:t>
            </w:r>
            <w:r w:rsidRPr="432D0519">
              <w:rPr>
                <w:sz w:val="24"/>
                <w:szCs w:val="24"/>
              </w:rPr>
              <w:t>The</w:t>
            </w:r>
            <w:r w:rsidR="2D2F1F18" w:rsidRPr="432D0519">
              <w:rPr>
                <w:spacing w:val="-3"/>
                <w:sz w:val="24"/>
                <w:szCs w:val="24"/>
              </w:rPr>
              <w:t xml:space="preserve"> </w:t>
            </w:r>
            <w:r w:rsidRPr="432D0519">
              <w:rPr>
                <w:sz w:val="24"/>
                <w:szCs w:val="24"/>
              </w:rPr>
              <w:t xml:space="preserve">college requires </w:t>
            </w:r>
            <w:r w:rsidR="484F6354" w:rsidRPr="432D0519">
              <w:rPr>
                <w:i/>
                <w:iCs/>
                <w:sz w:val="24"/>
                <w:szCs w:val="24"/>
              </w:rPr>
              <w:t>Focus on Facilitation</w:t>
            </w:r>
            <w:r w:rsidRPr="432D0519">
              <w:rPr>
                <w:i/>
                <w:iCs/>
                <w:sz w:val="24"/>
                <w:szCs w:val="24"/>
              </w:rPr>
              <w:t xml:space="preserve"> </w:t>
            </w:r>
            <w:r w:rsidRPr="432D0519">
              <w:rPr>
                <w:sz w:val="24"/>
                <w:szCs w:val="24"/>
              </w:rPr>
              <w:t>training for all faculty</w:t>
            </w:r>
            <w:r w:rsidRPr="432D0519">
              <w:rPr>
                <w:spacing w:val="-11"/>
                <w:sz w:val="24"/>
                <w:szCs w:val="24"/>
              </w:rPr>
              <w:t xml:space="preserve"> </w:t>
            </w:r>
            <w:r w:rsidRPr="432D0519">
              <w:rPr>
                <w:sz w:val="24"/>
                <w:szCs w:val="24"/>
              </w:rPr>
              <w:t>who are new to teaching online courses</w:t>
            </w:r>
            <w:r w:rsidR="484F6354" w:rsidRPr="432D0519">
              <w:rPr>
                <w:sz w:val="24"/>
                <w:szCs w:val="24"/>
              </w:rPr>
              <w:t xml:space="preserve"> at AACC</w:t>
            </w:r>
            <w:r w:rsidRPr="432D0519">
              <w:rPr>
                <w:sz w:val="24"/>
                <w:szCs w:val="24"/>
              </w:rPr>
              <w:t xml:space="preserve">. Additional </w:t>
            </w:r>
            <w:r w:rsidR="484F6354" w:rsidRPr="432D0519">
              <w:rPr>
                <w:sz w:val="24"/>
                <w:szCs w:val="24"/>
              </w:rPr>
              <w:t>workshops, tools (such as checklists and guides), and consultations with instructional designers</w:t>
            </w:r>
            <w:r w:rsidRPr="432D0519">
              <w:rPr>
                <w:i/>
                <w:iCs/>
                <w:sz w:val="24"/>
                <w:szCs w:val="24"/>
              </w:rPr>
              <w:t xml:space="preserve"> </w:t>
            </w:r>
            <w:r w:rsidRPr="432D0519">
              <w:rPr>
                <w:sz w:val="24"/>
                <w:szCs w:val="24"/>
              </w:rPr>
              <w:t>support faculty who are currently teaching online courses.  Participants learn to better manage online learning environments using evidence-based practices.</w:t>
            </w:r>
            <w:r w:rsidR="379423CE" w:rsidRPr="432D0519">
              <w:rPr>
                <w:sz w:val="24"/>
                <w:szCs w:val="24"/>
              </w:rPr>
              <w:t xml:space="preserve"> AA</w:t>
            </w:r>
            <w:r w:rsidR="1B201AE7" w:rsidRPr="432D0519">
              <w:rPr>
                <w:sz w:val="24"/>
                <w:szCs w:val="24"/>
              </w:rPr>
              <w:t>C</w:t>
            </w:r>
            <w:r w:rsidR="379423CE" w:rsidRPr="432D0519">
              <w:rPr>
                <w:sz w:val="24"/>
                <w:szCs w:val="24"/>
              </w:rPr>
              <w:t xml:space="preserve">C’s </w:t>
            </w:r>
            <w:r w:rsidR="379423CE" w:rsidRPr="432D0519">
              <w:rPr>
                <w:i/>
                <w:iCs/>
                <w:sz w:val="24"/>
                <w:szCs w:val="24"/>
              </w:rPr>
              <w:t xml:space="preserve">Center for Professional </w:t>
            </w:r>
            <w:r w:rsidR="088E731D" w:rsidRPr="432D0519">
              <w:rPr>
                <w:i/>
                <w:iCs/>
                <w:sz w:val="24"/>
                <w:szCs w:val="24"/>
              </w:rPr>
              <w:t>Learning</w:t>
            </w:r>
            <w:r w:rsidR="088E731D" w:rsidRPr="432D0519">
              <w:rPr>
                <w:sz w:val="24"/>
                <w:szCs w:val="24"/>
              </w:rPr>
              <w:t xml:space="preserve"> </w:t>
            </w:r>
            <w:r w:rsidR="379423CE" w:rsidRPr="432D0519">
              <w:rPr>
                <w:sz w:val="24"/>
                <w:szCs w:val="24"/>
              </w:rPr>
              <w:t xml:space="preserve">manages all trainings for faculty and staff. </w:t>
            </w:r>
            <w:r w:rsidRPr="432D0519">
              <w:rPr>
                <w:sz w:val="24"/>
                <w:szCs w:val="24"/>
              </w:rPr>
              <w:t xml:space="preserve"> </w:t>
            </w:r>
            <w:r w:rsidR="1B201AE7" w:rsidRPr="432D0519">
              <w:rPr>
                <w:sz w:val="24"/>
                <w:szCs w:val="24"/>
              </w:rPr>
              <w:t>In addition, t</w:t>
            </w:r>
            <w:r w:rsidR="5AE31EE9" w:rsidRPr="432D0519">
              <w:rPr>
                <w:sz w:val="24"/>
                <w:szCs w:val="24"/>
              </w:rPr>
              <w:t xml:space="preserve">he </w:t>
            </w:r>
            <w:r w:rsidR="1B201AE7" w:rsidRPr="432D0519">
              <w:rPr>
                <w:i/>
                <w:iCs/>
                <w:sz w:val="24"/>
                <w:szCs w:val="24"/>
              </w:rPr>
              <w:t>IDEA</w:t>
            </w:r>
            <w:r w:rsidR="00B07AB6">
              <w:rPr>
                <w:i/>
                <w:iCs/>
                <w:sz w:val="24"/>
                <w:szCs w:val="24"/>
              </w:rPr>
              <w:t>L</w:t>
            </w:r>
            <w:r w:rsidR="1B201AE7" w:rsidRPr="432D0519">
              <w:rPr>
                <w:i/>
                <w:iCs/>
                <w:sz w:val="24"/>
                <w:szCs w:val="24"/>
              </w:rPr>
              <w:t xml:space="preserve"> Lab</w:t>
            </w:r>
            <w:r w:rsidR="5AE31EE9" w:rsidRPr="432D0519">
              <w:rPr>
                <w:sz w:val="24"/>
                <w:szCs w:val="24"/>
              </w:rPr>
              <w:t xml:space="preserve"> </w:t>
            </w:r>
            <w:del w:id="19" w:author="Bumpass, Tiffin, L" w:date="2026-02-24T16:37:00Z" w16du:dateUtc="2026-02-24T21:37:00Z">
              <w:r w:rsidR="00B44BA0" w:rsidDel="00235AD7">
                <w:rPr>
                  <w:sz w:val="24"/>
                  <w:szCs w:val="24"/>
                </w:rPr>
                <w:delText xml:space="preserve"> </w:delText>
              </w:r>
            </w:del>
            <w:r w:rsidR="00B44BA0">
              <w:rPr>
                <w:sz w:val="24"/>
                <w:szCs w:val="24"/>
              </w:rPr>
              <w:t>(The Office of Inclusion, Diversity, Equity, Access and Leadership</w:t>
            </w:r>
            <w:r w:rsidR="00B07AB6">
              <w:rPr>
                <w:sz w:val="24"/>
                <w:szCs w:val="24"/>
              </w:rPr>
              <w:t>)</w:t>
            </w:r>
            <w:r w:rsidR="00B44BA0">
              <w:rPr>
                <w:sz w:val="24"/>
                <w:szCs w:val="24"/>
              </w:rPr>
              <w:t xml:space="preserve"> </w:t>
            </w:r>
            <w:r w:rsidR="5AE31EE9" w:rsidRPr="432D0519">
              <w:rPr>
                <w:sz w:val="24"/>
                <w:szCs w:val="24"/>
              </w:rPr>
              <w:t xml:space="preserve">offers direct support for all faculty who teach in the </w:t>
            </w:r>
            <w:r w:rsidR="7204851C" w:rsidRPr="432D0519">
              <w:rPr>
                <w:sz w:val="24"/>
                <w:szCs w:val="24"/>
              </w:rPr>
              <w:t>hybrid /online</w:t>
            </w:r>
            <w:r w:rsidR="5AE31EE9" w:rsidRPr="432D0519">
              <w:rPr>
                <w:sz w:val="24"/>
                <w:szCs w:val="24"/>
              </w:rPr>
              <w:t xml:space="preserve"> format. </w:t>
            </w:r>
            <w:r w:rsidR="006375F9">
              <w:rPr>
                <w:sz w:val="24"/>
                <w:szCs w:val="24"/>
              </w:rPr>
              <w:fldChar w:fldCharType="begin"/>
            </w:r>
            <w:r w:rsidR="006375F9" w:rsidRPr="432D0519">
              <w:rPr>
                <w:sz w:val="24"/>
                <w:szCs w:val="24"/>
              </w:rPr>
              <w:instrText>HYPERLINK "https://www.aacc.edu/resources/technology/online-learning/"</w:instrText>
            </w:r>
            <w:r w:rsidR="006375F9">
              <w:rPr>
                <w:sz w:val="24"/>
                <w:szCs w:val="24"/>
              </w:rPr>
            </w:r>
            <w:r w:rsidR="006375F9">
              <w:rPr>
                <w:sz w:val="24"/>
                <w:szCs w:val="24"/>
              </w:rPr>
              <w:fldChar w:fldCharType="separate"/>
            </w:r>
            <w:r w:rsidR="23319B52" w:rsidRPr="432D0519">
              <w:rPr>
                <w:rStyle w:val="Hyperlink"/>
                <w:sz w:val="24"/>
                <w:szCs w:val="24"/>
              </w:rPr>
              <w:t>{Online</w:t>
            </w:r>
            <w:r w:rsidR="5AE31EE9" w:rsidRPr="432D0519">
              <w:rPr>
                <w:rStyle w:val="Hyperlink"/>
                <w:sz w:val="24"/>
                <w:szCs w:val="24"/>
              </w:rPr>
              <w:t xml:space="preserve"> Learning - Anne Arundel Community </w:t>
            </w:r>
            <w:proofErr w:type="gramStart"/>
            <w:r w:rsidR="39BFE768" w:rsidRPr="432D0519">
              <w:rPr>
                <w:rStyle w:val="Hyperlink"/>
                <w:sz w:val="24"/>
                <w:szCs w:val="24"/>
              </w:rPr>
              <w:t>College.}</w:t>
            </w:r>
            <w:proofErr w:type="gramEnd"/>
          </w:p>
          <w:p w14:paraId="3B38F6E7" w14:textId="73CE795E" w:rsidR="002C58B5" w:rsidRPr="002C58B5" w:rsidRDefault="006375F9" w:rsidP="00010D0D">
            <w:pPr>
              <w:rPr>
                <w:sz w:val="24"/>
                <w:szCs w:val="24"/>
              </w:rPr>
            </w:pPr>
            <w:r>
              <w:rPr>
                <w:sz w:val="24"/>
              </w:rPr>
              <w:fldChar w:fldCharType="end"/>
            </w:r>
          </w:p>
          <w:p w14:paraId="35E15DCB" w14:textId="59E67D33" w:rsidR="00010D0D" w:rsidRPr="00393A06" w:rsidRDefault="00010D0D" w:rsidP="00BB5579">
            <w:pPr>
              <w:rPr>
                <w:sz w:val="24"/>
                <w:szCs w:val="24"/>
              </w:rPr>
            </w:pPr>
          </w:p>
        </w:tc>
      </w:tr>
      <w:bookmarkEnd w:id="18"/>
      <w:tr w:rsidR="003E10E0" w14:paraId="3D26D151" w14:textId="77777777" w:rsidTr="432D0519">
        <w:trPr>
          <w:trHeight w:val="520"/>
        </w:trPr>
        <w:tc>
          <w:tcPr>
            <w:tcW w:w="410" w:type="dxa"/>
            <w:vMerge w:val="restart"/>
            <w:tcBorders>
              <w:top w:val="single" w:sz="8" w:space="0" w:color="000000" w:themeColor="text1"/>
              <w:left w:val="single" w:sz="8" w:space="0" w:color="000000" w:themeColor="text1"/>
              <w:right w:val="single" w:sz="8" w:space="0" w:color="000000" w:themeColor="text1"/>
            </w:tcBorders>
          </w:tcPr>
          <w:p w14:paraId="5AD760F2" w14:textId="1F9A8F92" w:rsidR="003E10E0" w:rsidRPr="02FF63C9" w:rsidRDefault="00393A06" w:rsidP="000F238A">
            <w:pPr>
              <w:spacing w:before="73"/>
              <w:ind w:left="107"/>
              <w:rPr>
                <w:b/>
                <w:bCs/>
                <w:sz w:val="24"/>
                <w:szCs w:val="24"/>
              </w:rPr>
            </w:pPr>
            <w:r>
              <w:rPr>
                <w:b/>
                <w:bCs/>
                <w:sz w:val="24"/>
                <w:szCs w:val="24"/>
              </w:rPr>
              <w:t>6</w:t>
            </w:r>
            <w:r w:rsidR="003E10E0">
              <w:rPr>
                <w:b/>
                <w:bCs/>
                <w:sz w:val="24"/>
                <w:szCs w:val="24"/>
              </w:rPr>
              <w:t>.</w:t>
            </w:r>
          </w:p>
        </w:tc>
        <w:tc>
          <w:tcPr>
            <w:tcW w:w="1085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02E0F0" w14:textId="77777777" w:rsidR="003E10E0" w:rsidRPr="00676D40" w:rsidRDefault="003E10E0" w:rsidP="00BB5579">
            <w:pPr>
              <w:rPr>
                <w:b/>
                <w:bCs/>
                <w:sz w:val="24"/>
                <w:szCs w:val="24"/>
              </w:rPr>
            </w:pPr>
            <w:r w:rsidRPr="00676D40">
              <w:rPr>
                <w:b/>
                <w:bCs/>
                <w:sz w:val="24"/>
                <w:szCs w:val="24"/>
              </w:rPr>
              <w:t>Describe institutional course requirements for all students and explain how they prepare students for study in the human services program. For example, describe general education or liberal arts requirements of the institution. </w:t>
            </w:r>
          </w:p>
          <w:p w14:paraId="13AF0A32" w14:textId="77777777" w:rsidR="003E10E0" w:rsidRPr="02FF63C9" w:rsidRDefault="003E10E0" w:rsidP="006713D9">
            <w:pPr>
              <w:rPr>
                <w:b/>
                <w:bCs/>
                <w:sz w:val="24"/>
                <w:szCs w:val="24"/>
              </w:rPr>
            </w:pPr>
          </w:p>
        </w:tc>
      </w:tr>
      <w:tr w:rsidR="003E10E0" w14:paraId="26FBEEB2" w14:textId="77777777" w:rsidTr="432D0519">
        <w:trPr>
          <w:trHeight w:val="610"/>
        </w:trPr>
        <w:tc>
          <w:tcPr>
            <w:tcW w:w="410" w:type="dxa"/>
            <w:vMerge/>
          </w:tcPr>
          <w:p w14:paraId="4982EA95" w14:textId="77777777" w:rsidR="003E10E0" w:rsidRDefault="003E10E0" w:rsidP="000F238A">
            <w:pPr>
              <w:spacing w:before="73"/>
              <w:ind w:left="107"/>
              <w:rPr>
                <w:b/>
                <w:bCs/>
                <w:sz w:val="24"/>
                <w:szCs w:val="24"/>
              </w:rPr>
            </w:pPr>
          </w:p>
        </w:tc>
        <w:tc>
          <w:tcPr>
            <w:tcW w:w="1085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4A9DDC" w14:textId="77777777" w:rsidR="003E10E0" w:rsidRPr="00524C84" w:rsidRDefault="003E10E0" w:rsidP="00BB5579">
            <w:pPr>
              <w:rPr>
                <w:b/>
                <w:bCs/>
                <w:sz w:val="24"/>
                <w:szCs w:val="24"/>
                <w:u w:val="single"/>
              </w:rPr>
            </w:pPr>
            <w:r w:rsidRPr="00524C84">
              <w:rPr>
                <w:b/>
                <w:bCs/>
                <w:sz w:val="24"/>
                <w:szCs w:val="24"/>
                <w:u w:val="single"/>
              </w:rPr>
              <w:t>Response:</w:t>
            </w:r>
          </w:p>
          <w:p w14:paraId="718D3E2E" w14:textId="6E297024" w:rsidR="0007701C" w:rsidRDefault="0039252E" w:rsidP="00603FFE">
            <w:pPr>
              <w:pStyle w:val="TableParagraph"/>
              <w:spacing w:line="261" w:lineRule="auto"/>
              <w:ind w:left="0" w:right="186"/>
              <w:rPr>
                <w:color w:val="000000" w:themeColor="text1"/>
                <w:sz w:val="24"/>
                <w:szCs w:val="24"/>
              </w:rPr>
            </w:pPr>
            <w:r>
              <w:rPr>
                <w:color w:val="000000" w:themeColor="text1"/>
                <w:sz w:val="24"/>
                <w:szCs w:val="24"/>
              </w:rPr>
              <w:t>All students at AACC are required to complete general education requirements in the following areas</w:t>
            </w:r>
            <w:r w:rsidR="00D977FB">
              <w:rPr>
                <w:color w:val="000000" w:themeColor="text1"/>
                <w:sz w:val="24"/>
                <w:szCs w:val="24"/>
              </w:rPr>
              <w:t>: Arts</w:t>
            </w:r>
            <w:r w:rsidR="00524C84">
              <w:rPr>
                <w:color w:val="000000" w:themeColor="text1"/>
                <w:sz w:val="24"/>
                <w:szCs w:val="24"/>
              </w:rPr>
              <w:t xml:space="preserve"> and Humanities</w:t>
            </w:r>
            <w:r w:rsidR="000303D7">
              <w:rPr>
                <w:color w:val="000000" w:themeColor="text1"/>
                <w:sz w:val="24"/>
                <w:szCs w:val="24"/>
              </w:rPr>
              <w:t>,</w:t>
            </w:r>
            <w:r>
              <w:rPr>
                <w:color w:val="000000" w:themeColor="text1"/>
                <w:sz w:val="24"/>
                <w:szCs w:val="24"/>
              </w:rPr>
              <w:t xml:space="preserve"> </w:t>
            </w:r>
            <w:r w:rsidR="003F3465">
              <w:rPr>
                <w:color w:val="000000" w:themeColor="text1"/>
                <w:sz w:val="24"/>
                <w:szCs w:val="24"/>
              </w:rPr>
              <w:t>Mathematics</w:t>
            </w:r>
            <w:r>
              <w:rPr>
                <w:color w:val="000000" w:themeColor="text1"/>
                <w:sz w:val="24"/>
                <w:szCs w:val="24"/>
              </w:rPr>
              <w:t xml:space="preserve">, Social </w:t>
            </w:r>
            <w:r w:rsidR="003F3465">
              <w:rPr>
                <w:color w:val="000000" w:themeColor="text1"/>
                <w:sz w:val="24"/>
                <w:szCs w:val="24"/>
              </w:rPr>
              <w:t xml:space="preserve">and Behavioral </w:t>
            </w:r>
            <w:r>
              <w:rPr>
                <w:color w:val="000000" w:themeColor="text1"/>
                <w:sz w:val="24"/>
                <w:szCs w:val="24"/>
              </w:rPr>
              <w:t xml:space="preserve">Sciences, </w:t>
            </w:r>
            <w:r w:rsidR="003F3465">
              <w:rPr>
                <w:color w:val="000000" w:themeColor="text1"/>
                <w:sz w:val="24"/>
                <w:szCs w:val="24"/>
              </w:rPr>
              <w:t xml:space="preserve">Biological and Physical </w:t>
            </w:r>
            <w:r>
              <w:rPr>
                <w:color w:val="000000" w:themeColor="text1"/>
                <w:sz w:val="24"/>
                <w:szCs w:val="24"/>
              </w:rPr>
              <w:t>Science</w:t>
            </w:r>
            <w:r w:rsidR="003F3465">
              <w:rPr>
                <w:color w:val="000000" w:themeColor="text1"/>
                <w:sz w:val="24"/>
                <w:szCs w:val="24"/>
              </w:rPr>
              <w:t>s</w:t>
            </w:r>
            <w:r>
              <w:rPr>
                <w:color w:val="000000" w:themeColor="text1"/>
                <w:sz w:val="24"/>
                <w:szCs w:val="24"/>
              </w:rPr>
              <w:t xml:space="preserve">, </w:t>
            </w:r>
            <w:r w:rsidR="003F3465">
              <w:rPr>
                <w:color w:val="000000" w:themeColor="text1"/>
                <w:sz w:val="24"/>
                <w:szCs w:val="24"/>
              </w:rPr>
              <w:t xml:space="preserve">and English. AACC also has requirements for completion of </w:t>
            </w:r>
            <w:r w:rsidR="00601DE4">
              <w:rPr>
                <w:color w:val="000000" w:themeColor="text1"/>
                <w:sz w:val="24"/>
                <w:szCs w:val="24"/>
              </w:rPr>
              <w:t>Diversity, Technology and Wellness courses.</w:t>
            </w:r>
            <w:r w:rsidR="000E7D5C">
              <w:rPr>
                <w:color w:val="000000" w:themeColor="text1"/>
                <w:sz w:val="24"/>
                <w:szCs w:val="24"/>
              </w:rPr>
              <w:t xml:space="preserve"> </w:t>
            </w:r>
            <w:r>
              <w:rPr>
                <w:color w:val="000000" w:themeColor="text1"/>
                <w:sz w:val="24"/>
                <w:szCs w:val="24"/>
              </w:rPr>
              <w:t xml:space="preserve"> </w:t>
            </w:r>
            <w:r w:rsidR="00603FFE" w:rsidRPr="3A8077AB">
              <w:rPr>
                <w:color w:val="000000" w:themeColor="text1"/>
                <w:sz w:val="24"/>
                <w:szCs w:val="24"/>
              </w:rPr>
              <w:t xml:space="preserve">The Human Services </w:t>
            </w:r>
            <w:r w:rsidR="00601DE4">
              <w:rPr>
                <w:color w:val="000000" w:themeColor="text1"/>
                <w:sz w:val="24"/>
                <w:szCs w:val="24"/>
              </w:rPr>
              <w:t>associate degree</w:t>
            </w:r>
            <w:r w:rsidR="00603FFE" w:rsidRPr="3A8077AB">
              <w:rPr>
                <w:color w:val="000000" w:themeColor="text1"/>
                <w:sz w:val="24"/>
                <w:szCs w:val="24"/>
              </w:rPr>
              <w:t xml:space="preserve"> is 60 credits</w:t>
            </w:r>
            <w:r w:rsidR="000E7D5C">
              <w:rPr>
                <w:color w:val="000000" w:themeColor="text1"/>
                <w:sz w:val="24"/>
                <w:szCs w:val="24"/>
              </w:rPr>
              <w:t xml:space="preserve">, with </w:t>
            </w:r>
            <w:r w:rsidR="00DA5A6B">
              <w:rPr>
                <w:color w:val="000000" w:themeColor="text1"/>
                <w:sz w:val="24"/>
                <w:szCs w:val="24"/>
              </w:rPr>
              <w:t xml:space="preserve">31-32 </w:t>
            </w:r>
            <w:r w:rsidR="000E7D5C">
              <w:rPr>
                <w:color w:val="000000" w:themeColor="text1"/>
                <w:sz w:val="24"/>
                <w:szCs w:val="24"/>
              </w:rPr>
              <w:t xml:space="preserve">credits dedicated to General Education requirements. </w:t>
            </w:r>
            <w:r w:rsidR="00603FFE" w:rsidRPr="3A8077AB">
              <w:rPr>
                <w:color w:val="000000" w:themeColor="text1"/>
                <w:sz w:val="24"/>
                <w:szCs w:val="24"/>
              </w:rPr>
              <w:t xml:space="preserve"> </w:t>
            </w:r>
          </w:p>
          <w:p w14:paraId="64872BAC" w14:textId="77777777" w:rsidR="00144D24" w:rsidRDefault="00144D24" w:rsidP="00603FFE">
            <w:pPr>
              <w:pStyle w:val="TableParagraph"/>
              <w:spacing w:line="261" w:lineRule="auto"/>
              <w:ind w:left="0" w:right="186"/>
              <w:rPr>
                <w:b/>
                <w:bCs/>
                <w:color w:val="000000" w:themeColor="text1"/>
                <w:sz w:val="24"/>
                <w:szCs w:val="24"/>
                <w:u w:val="single"/>
              </w:rPr>
            </w:pPr>
          </w:p>
          <w:p w14:paraId="0944E26A" w14:textId="1C9A3F9D" w:rsidR="00760250" w:rsidRPr="00AD2E5D" w:rsidRDefault="6657335C" w:rsidP="00603FFE">
            <w:pPr>
              <w:pStyle w:val="TableParagraph"/>
              <w:spacing w:line="261" w:lineRule="auto"/>
              <w:ind w:left="0" w:right="186"/>
              <w:rPr>
                <w:b/>
                <w:bCs/>
                <w:color w:val="000000" w:themeColor="text1"/>
                <w:sz w:val="24"/>
                <w:szCs w:val="24"/>
                <w:u w:val="single"/>
              </w:rPr>
            </w:pPr>
            <w:r w:rsidRPr="432D0519">
              <w:rPr>
                <w:b/>
                <w:bCs/>
                <w:color w:val="000000" w:themeColor="text1"/>
                <w:sz w:val="24"/>
                <w:szCs w:val="24"/>
                <w:u w:val="single"/>
              </w:rPr>
              <w:t>Specific General Education Requirements f</w:t>
            </w:r>
            <w:r w:rsidR="667971A5" w:rsidRPr="432D0519">
              <w:rPr>
                <w:b/>
                <w:bCs/>
                <w:color w:val="000000" w:themeColor="text1"/>
                <w:sz w:val="24"/>
                <w:szCs w:val="24"/>
                <w:u w:val="single"/>
              </w:rPr>
              <w:t>or Human Services</w:t>
            </w:r>
          </w:p>
          <w:p w14:paraId="12269A6E" w14:textId="77777777" w:rsidR="00760250" w:rsidRDefault="00760250" w:rsidP="00AD2E5D">
            <w:pPr>
              <w:pStyle w:val="TableParagraph"/>
              <w:spacing w:line="261" w:lineRule="auto"/>
              <w:ind w:left="0" w:right="186"/>
              <w:rPr>
                <w:color w:val="000000" w:themeColor="text1"/>
                <w:sz w:val="24"/>
                <w:szCs w:val="24"/>
              </w:rPr>
            </w:pPr>
            <w:r w:rsidRPr="3A8077AB">
              <w:rPr>
                <w:color w:val="000000" w:themeColor="text1"/>
                <w:sz w:val="24"/>
                <w:szCs w:val="24"/>
              </w:rPr>
              <w:t xml:space="preserve">ENG 101 Academic Writing and Research 1 </w:t>
            </w:r>
          </w:p>
          <w:p w14:paraId="6DFF190B" w14:textId="77777777" w:rsidR="00760250" w:rsidRDefault="00760250" w:rsidP="00AD2E5D">
            <w:pPr>
              <w:pStyle w:val="TableParagraph"/>
              <w:spacing w:line="261" w:lineRule="auto"/>
              <w:ind w:left="0" w:right="186"/>
              <w:rPr>
                <w:color w:val="000000" w:themeColor="text1"/>
                <w:sz w:val="24"/>
                <w:szCs w:val="24"/>
              </w:rPr>
            </w:pPr>
            <w:r w:rsidRPr="3A8077AB">
              <w:rPr>
                <w:color w:val="000000" w:themeColor="text1"/>
                <w:sz w:val="24"/>
                <w:szCs w:val="24"/>
              </w:rPr>
              <w:t>ENG 102 Academic Writing and Research 2</w:t>
            </w:r>
          </w:p>
          <w:p w14:paraId="6E70A5D7" w14:textId="77777777" w:rsidR="00760250" w:rsidRPr="00D850B6" w:rsidRDefault="00760250" w:rsidP="00AD2E5D">
            <w:pPr>
              <w:pStyle w:val="TableParagraph"/>
              <w:spacing w:line="261" w:lineRule="auto"/>
              <w:ind w:left="0" w:right="186"/>
              <w:rPr>
                <w:rStyle w:val="Hyperlink"/>
                <w:color w:val="auto"/>
                <w:sz w:val="24"/>
                <w:szCs w:val="24"/>
                <w:u w:val="none"/>
              </w:rPr>
            </w:pPr>
            <w:r w:rsidRPr="00D850B6">
              <w:rPr>
                <w:rStyle w:val="Hyperlink"/>
                <w:color w:val="auto"/>
                <w:sz w:val="24"/>
                <w:szCs w:val="24"/>
                <w:u w:val="none"/>
              </w:rPr>
              <w:t>PSY 111 Introduction to Psychology</w:t>
            </w:r>
          </w:p>
          <w:p w14:paraId="72972A34" w14:textId="46A21E80" w:rsidR="00760250" w:rsidRPr="00D850B6" w:rsidRDefault="00760250" w:rsidP="00AD2E5D">
            <w:pPr>
              <w:pStyle w:val="TableParagraph"/>
              <w:spacing w:line="261" w:lineRule="auto"/>
              <w:ind w:left="0" w:right="186"/>
              <w:rPr>
                <w:rStyle w:val="Hyperlink"/>
                <w:color w:val="auto"/>
                <w:sz w:val="24"/>
                <w:szCs w:val="24"/>
                <w:u w:val="none"/>
              </w:rPr>
            </w:pPr>
            <w:r w:rsidRPr="00D850B6">
              <w:rPr>
                <w:rStyle w:val="Hyperlink"/>
                <w:color w:val="auto"/>
                <w:sz w:val="24"/>
                <w:szCs w:val="24"/>
                <w:u w:val="none"/>
              </w:rPr>
              <w:t xml:space="preserve">PSY 214 Abnormal Psychology </w:t>
            </w:r>
          </w:p>
          <w:p w14:paraId="2C3B0BE5" w14:textId="7CCA1B9C" w:rsidR="00760250" w:rsidRPr="00B10F78" w:rsidRDefault="00760250" w:rsidP="000303D7">
            <w:pPr>
              <w:pStyle w:val="TableParagraph"/>
              <w:spacing w:line="261" w:lineRule="auto"/>
              <w:ind w:left="0" w:right="186"/>
              <w:rPr>
                <w:sz w:val="24"/>
                <w:szCs w:val="24"/>
              </w:rPr>
            </w:pPr>
            <w:r w:rsidRPr="00B10F78">
              <w:rPr>
                <w:rStyle w:val="Hyperlink"/>
                <w:color w:val="auto"/>
                <w:sz w:val="24"/>
                <w:szCs w:val="24"/>
                <w:u w:val="none"/>
              </w:rPr>
              <w:t xml:space="preserve">SOC 111 Introduction to Sociology </w:t>
            </w:r>
          </w:p>
          <w:p w14:paraId="70442588" w14:textId="77777777" w:rsidR="00760250" w:rsidRDefault="00760250" w:rsidP="000303D7">
            <w:pPr>
              <w:pStyle w:val="TableParagraph"/>
              <w:spacing w:line="261" w:lineRule="auto"/>
              <w:ind w:left="0" w:right="186"/>
              <w:rPr>
                <w:color w:val="000000" w:themeColor="text1"/>
                <w:sz w:val="24"/>
                <w:szCs w:val="24"/>
              </w:rPr>
            </w:pPr>
            <w:r w:rsidRPr="3A8077AB">
              <w:rPr>
                <w:color w:val="000000" w:themeColor="text1"/>
                <w:sz w:val="24"/>
                <w:szCs w:val="24"/>
              </w:rPr>
              <w:t xml:space="preserve">COM 111 Fundamentals of Oral Communication </w:t>
            </w:r>
          </w:p>
          <w:p w14:paraId="0160CE58" w14:textId="77777777" w:rsidR="00760250" w:rsidRDefault="00760250" w:rsidP="00760250">
            <w:pPr>
              <w:pStyle w:val="TableParagraph"/>
              <w:spacing w:line="261" w:lineRule="auto"/>
              <w:ind w:left="148" w:right="186"/>
              <w:rPr>
                <w:color w:val="000000" w:themeColor="text1"/>
                <w:sz w:val="24"/>
                <w:szCs w:val="24"/>
              </w:rPr>
            </w:pPr>
            <w:r w:rsidRPr="3A8077AB">
              <w:rPr>
                <w:i/>
                <w:iCs/>
                <w:color w:val="000000" w:themeColor="text1"/>
                <w:sz w:val="24"/>
                <w:szCs w:val="24"/>
              </w:rPr>
              <w:t>OR</w:t>
            </w:r>
          </w:p>
          <w:p w14:paraId="79D8A3DD" w14:textId="77777777" w:rsidR="00760250" w:rsidRDefault="00760250" w:rsidP="000303D7">
            <w:pPr>
              <w:pStyle w:val="TableParagraph"/>
              <w:spacing w:line="261" w:lineRule="auto"/>
              <w:ind w:left="0" w:right="186"/>
              <w:rPr>
                <w:color w:val="000000" w:themeColor="text1"/>
                <w:sz w:val="24"/>
                <w:szCs w:val="24"/>
              </w:rPr>
            </w:pPr>
            <w:r w:rsidRPr="3A8077AB">
              <w:rPr>
                <w:color w:val="000000" w:themeColor="text1"/>
                <w:sz w:val="24"/>
                <w:szCs w:val="24"/>
              </w:rPr>
              <w:t>COM 116 Fundamentals of Oral Communication, Non-Native Speakers</w:t>
            </w:r>
          </w:p>
          <w:p w14:paraId="07134156" w14:textId="77777777" w:rsidR="00760250" w:rsidRDefault="00760250" w:rsidP="000303D7">
            <w:pPr>
              <w:pStyle w:val="TableParagraph"/>
              <w:spacing w:line="261" w:lineRule="auto"/>
              <w:ind w:left="0" w:right="186"/>
              <w:rPr>
                <w:color w:val="000000" w:themeColor="text1"/>
                <w:sz w:val="24"/>
                <w:szCs w:val="24"/>
              </w:rPr>
            </w:pPr>
            <w:r w:rsidRPr="3A8077AB">
              <w:rPr>
                <w:color w:val="000000" w:themeColor="text1"/>
                <w:sz w:val="24"/>
                <w:szCs w:val="24"/>
              </w:rPr>
              <w:t>BIO 101 Fundamentals of Biology</w:t>
            </w:r>
          </w:p>
          <w:p w14:paraId="08BE3C6A" w14:textId="77777777" w:rsidR="00760250" w:rsidRDefault="00760250" w:rsidP="00760250">
            <w:pPr>
              <w:pStyle w:val="TableParagraph"/>
              <w:spacing w:line="261" w:lineRule="auto"/>
              <w:ind w:left="148" w:right="186"/>
              <w:rPr>
                <w:color w:val="000000" w:themeColor="text1"/>
                <w:sz w:val="24"/>
                <w:szCs w:val="24"/>
              </w:rPr>
            </w:pPr>
            <w:r w:rsidRPr="3A8077AB">
              <w:rPr>
                <w:i/>
                <w:iCs/>
                <w:color w:val="000000" w:themeColor="text1"/>
                <w:sz w:val="24"/>
                <w:szCs w:val="24"/>
              </w:rPr>
              <w:t>OR</w:t>
            </w:r>
          </w:p>
          <w:p w14:paraId="05205C85" w14:textId="77777777" w:rsidR="00760250" w:rsidRDefault="00760250" w:rsidP="000303D7">
            <w:pPr>
              <w:pStyle w:val="TableParagraph"/>
              <w:spacing w:line="261" w:lineRule="auto"/>
              <w:ind w:left="0" w:right="186"/>
              <w:rPr>
                <w:color w:val="000000" w:themeColor="text1"/>
                <w:sz w:val="24"/>
                <w:szCs w:val="24"/>
              </w:rPr>
            </w:pPr>
            <w:r w:rsidRPr="3A8077AB">
              <w:rPr>
                <w:color w:val="000000" w:themeColor="text1"/>
                <w:sz w:val="24"/>
                <w:szCs w:val="24"/>
              </w:rPr>
              <w:t>BIO 230 Structure of the Human Body</w:t>
            </w:r>
          </w:p>
          <w:p w14:paraId="4589FBA9" w14:textId="77777777" w:rsidR="00760250" w:rsidRDefault="00760250" w:rsidP="000303D7">
            <w:pPr>
              <w:pStyle w:val="TableParagraph"/>
              <w:spacing w:line="261" w:lineRule="auto"/>
              <w:ind w:left="0" w:right="186"/>
              <w:rPr>
                <w:color w:val="000000" w:themeColor="text1"/>
                <w:sz w:val="24"/>
                <w:szCs w:val="24"/>
              </w:rPr>
            </w:pPr>
            <w:r w:rsidRPr="3A8077AB">
              <w:rPr>
                <w:color w:val="000000" w:themeColor="text1"/>
                <w:sz w:val="24"/>
                <w:szCs w:val="24"/>
              </w:rPr>
              <w:t xml:space="preserve">Mathematics (general education requirement) </w:t>
            </w:r>
          </w:p>
          <w:p w14:paraId="598855B7" w14:textId="77777777" w:rsidR="00760250" w:rsidRDefault="00760250" w:rsidP="000303D7">
            <w:pPr>
              <w:pStyle w:val="TableParagraph"/>
              <w:spacing w:line="261" w:lineRule="auto"/>
              <w:ind w:left="0" w:right="186"/>
              <w:rPr>
                <w:color w:val="000000" w:themeColor="text1"/>
                <w:sz w:val="24"/>
                <w:szCs w:val="24"/>
              </w:rPr>
            </w:pPr>
            <w:r w:rsidRPr="3A8077AB">
              <w:rPr>
                <w:color w:val="000000" w:themeColor="text1"/>
                <w:sz w:val="24"/>
                <w:szCs w:val="24"/>
              </w:rPr>
              <w:t>CTA 100 Computing and Information Technology</w:t>
            </w:r>
          </w:p>
          <w:p w14:paraId="5E4D26B8" w14:textId="77777777" w:rsidR="00760250" w:rsidRDefault="00760250" w:rsidP="000303D7">
            <w:pPr>
              <w:pStyle w:val="TableParagraph"/>
              <w:spacing w:line="261" w:lineRule="auto"/>
              <w:ind w:left="0" w:right="186"/>
              <w:rPr>
                <w:color w:val="000000" w:themeColor="text1"/>
                <w:sz w:val="24"/>
                <w:szCs w:val="24"/>
              </w:rPr>
            </w:pPr>
            <w:r w:rsidRPr="3A8077AB">
              <w:rPr>
                <w:i/>
                <w:iCs/>
                <w:color w:val="000000" w:themeColor="text1"/>
                <w:sz w:val="24"/>
                <w:szCs w:val="24"/>
              </w:rPr>
              <w:t>OR</w:t>
            </w:r>
          </w:p>
          <w:p w14:paraId="50D3477F" w14:textId="1AA6C4F0" w:rsidR="00760250" w:rsidRDefault="00760250" w:rsidP="000303D7">
            <w:pPr>
              <w:pStyle w:val="TableParagraph"/>
              <w:spacing w:line="261" w:lineRule="auto"/>
              <w:ind w:left="0" w:right="186"/>
              <w:rPr>
                <w:color w:val="000000" w:themeColor="text1"/>
                <w:sz w:val="24"/>
                <w:szCs w:val="24"/>
              </w:rPr>
            </w:pPr>
            <w:r w:rsidRPr="3A8077AB">
              <w:rPr>
                <w:color w:val="000000" w:themeColor="text1"/>
                <w:sz w:val="24"/>
                <w:szCs w:val="24"/>
              </w:rPr>
              <w:lastRenderedPageBreak/>
              <w:t>CTP 103 Theory and Application</w:t>
            </w:r>
            <w:r w:rsidR="00D251F8">
              <w:rPr>
                <w:color w:val="000000" w:themeColor="text1"/>
                <w:sz w:val="24"/>
                <w:szCs w:val="24"/>
              </w:rPr>
              <w:t>s</w:t>
            </w:r>
            <w:r w:rsidRPr="3A8077AB">
              <w:rPr>
                <w:color w:val="000000" w:themeColor="text1"/>
                <w:sz w:val="24"/>
                <w:szCs w:val="24"/>
              </w:rPr>
              <w:t xml:space="preserve"> of Digital Technology</w:t>
            </w:r>
          </w:p>
          <w:p w14:paraId="546AA721" w14:textId="77777777" w:rsidR="00760250" w:rsidRDefault="00760250" w:rsidP="00A91025">
            <w:pPr>
              <w:pStyle w:val="TableParagraph"/>
              <w:spacing w:line="261" w:lineRule="auto"/>
              <w:ind w:left="0" w:right="186"/>
              <w:rPr>
                <w:color w:val="000000" w:themeColor="text1"/>
                <w:sz w:val="24"/>
                <w:szCs w:val="24"/>
              </w:rPr>
            </w:pPr>
            <w:r w:rsidRPr="3A8077AB">
              <w:rPr>
                <w:color w:val="000000" w:themeColor="text1"/>
                <w:sz w:val="24"/>
                <w:szCs w:val="24"/>
              </w:rPr>
              <w:t>Wellness (general education requirement)</w:t>
            </w:r>
          </w:p>
          <w:p w14:paraId="6CEB18E2" w14:textId="77777777" w:rsidR="00760250" w:rsidRDefault="00760250" w:rsidP="00603FFE">
            <w:pPr>
              <w:pStyle w:val="TableParagraph"/>
              <w:spacing w:line="261" w:lineRule="auto"/>
              <w:ind w:left="0" w:right="186"/>
              <w:rPr>
                <w:color w:val="000000" w:themeColor="text1"/>
                <w:sz w:val="24"/>
                <w:szCs w:val="24"/>
              </w:rPr>
            </w:pPr>
          </w:p>
          <w:p w14:paraId="3E6E428D" w14:textId="7ABE8B6D" w:rsidR="00603FFE" w:rsidRPr="00603FFE" w:rsidRDefault="00603FFE" w:rsidP="0007701C">
            <w:pPr>
              <w:pStyle w:val="TableParagraph"/>
              <w:spacing w:line="261" w:lineRule="auto"/>
              <w:ind w:left="0" w:right="186"/>
              <w:rPr>
                <w:b/>
                <w:bCs/>
                <w:sz w:val="24"/>
                <w:szCs w:val="24"/>
              </w:rPr>
            </w:pPr>
            <w:r w:rsidRPr="3A8077AB">
              <w:rPr>
                <w:color w:val="000000" w:themeColor="text1"/>
                <w:sz w:val="24"/>
                <w:szCs w:val="24"/>
              </w:rPr>
              <w:t>A complete program description and curriculum display are in the</w:t>
            </w:r>
            <w:r>
              <w:rPr>
                <w:color w:val="000000" w:themeColor="text1"/>
                <w:sz w:val="24"/>
                <w:szCs w:val="24"/>
              </w:rPr>
              <w:t xml:space="preserve"> College Catalog</w:t>
            </w:r>
            <w:r w:rsidRPr="3A8077AB">
              <w:rPr>
                <w:color w:val="000000" w:themeColor="text1"/>
                <w:sz w:val="24"/>
                <w:szCs w:val="24"/>
              </w:rPr>
              <w:t xml:space="preserve"> </w:t>
            </w:r>
            <w:hyperlink r:id="rId21">
              <w:r w:rsidRPr="3A8077AB">
                <w:rPr>
                  <w:rStyle w:val="Hyperlink"/>
                  <w:sz w:val="24"/>
                  <w:szCs w:val="24"/>
                </w:rPr>
                <w:t>[College Catalog]</w:t>
              </w:r>
            </w:hyperlink>
            <w:r w:rsidR="000303D7">
              <w:rPr>
                <w:sz w:val="24"/>
                <w:szCs w:val="24"/>
              </w:rPr>
              <w:t>.</w:t>
            </w:r>
            <w:r w:rsidR="00144D24">
              <w:rPr>
                <w:sz w:val="24"/>
                <w:szCs w:val="24"/>
              </w:rPr>
              <w:t xml:space="preserve"> General education requirements support the students learning in the human services program by </w:t>
            </w:r>
            <w:r w:rsidR="00A91025">
              <w:rPr>
                <w:sz w:val="24"/>
                <w:szCs w:val="24"/>
              </w:rPr>
              <w:t xml:space="preserve">providing classes that </w:t>
            </w:r>
            <w:r w:rsidR="00BF1DBD">
              <w:rPr>
                <w:sz w:val="24"/>
                <w:szCs w:val="24"/>
              </w:rPr>
              <w:t>emphasize</w:t>
            </w:r>
            <w:r w:rsidR="00A91025">
              <w:rPr>
                <w:sz w:val="24"/>
                <w:szCs w:val="24"/>
              </w:rPr>
              <w:t xml:space="preserve"> academic writing, oral communication, logical reasoning</w:t>
            </w:r>
            <w:r w:rsidR="00E751C8">
              <w:rPr>
                <w:sz w:val="24"/>
                <w:szCs w:val="24"/>
              </w:rPr>
              <w:t xml:space="preserve">, computer literacy and an overall understanding of </w:t>
            </w:r>
            <w:r w:rsidR="003C79AE">
              <w:rPr>
                <w:sz w:val="24"/>
                <w:szCs w:val="24"/>
              </w:rPr>
              <w:t>society at large. These concepts are fundamental to the human services students an</w:t>
            </w:r>
            <w:r w:rsidR="003E7073">
              <w:rPr>
                <w:sz w:val="24"/>
                <w:szCs w:val="24"/>
              </w:rPr>
              <w:t xml:space="preserve">d </w:t>
            </w:r>
            <w:r w:rsidR="00BF1DBD">
              <w:rPr>
                <w:sz w:val="24"/>
                <w:szCs w:val="24"/>
              </w:rPr>
              <w:t>enhance</w:t>
            </w:r>
            <w:r w:rsidR="003E7073">
              <w:rPr>
                <w:sz w:val="24"/>
                <w:szCs w:val="24"/>
              </w:rPr>
              <w:t xml:space="preserve"> core skills and knowledge needed in the Human Services field.</w:t>
            </w:r>
          </w:p>
        </w:tc>
      </w:tr>
      <w:tr w:rsidR="00AE7B34" w14:paraId="6573E3DE" w14:textId="77777777" w:rsidTr="432D0519">
        <w:trPr>
          <w:trHeight w:val="1918"/>
        </w:trPr>
        <w:tc>
          <w:tcPr>
            <w:tcW w:w="410" w:type="dxa"/>
            <w:vMerge w:val="restart"/>
            <w:tcBorders>
              <w:top w:val="single" w:sz="8" w:space="0" w:color="000000" w:themeColor="text1"/>
              <w:left w:val="single" w:sz="8" w:space="0" w:color="000000" w:themeColor="text1"/>
              <w:right w:val="single" w:sz="8" w:space="0" w:color="000000" w:themeColor="text1"/>
            </w:tcBorders>
          </w:tcPr>
          <w:p w14:paraId="3AB12F47" w14:textId="3A21D040" w:rsidR="00AE7B34" w:rsidRDefault="00393A06" w:rsidP="000F238A">
            <w:pPr>
              <w:spacing w:before="73"/>
              <w:ind w:left="107"/>
              <w:rPr>
                <w:b/>
                <w:bCs/>
                <w:sz w:val="24"/>
                <w:szCs w:val="24"/>
              </w:rPr>
            </w:pPr>
            <w:r>
              <w:rPr>
                <w:b/>
                <w:bCs/>
                <w:sz w:val="24"/>
                <w:szCs w:val="24"/>
              </w:rPr>
              <w:lastRenderedPageBreak/>
              <w:t>7</w:t>
            </w:r>
            <w:r w:rsidR="00515043">
              <w:rPr>
                <w:b/>
                <w:bCs/>
                <w:sz w:val="24"/>
                <w:szCs w:val="24"/>
              </w:rPr>
              <w:t>.</w:t>
            </w:r>
          </w:p>
        </w:tc>
        <w:tc>
          <w:tcPr>
            <w:tcW w:w="1085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394AC9" w14:textId="28DFA8B1" w:rsidR="00AE7B34" w:rsidRPr="003C7F7B" w:rsidRDefault="00AE7B34" w:rsidP="00AE7B34">
            <w:pPr>
              <w:rPr>
                <w:b/>
                <w:bCs/>
                <w:sz w:val="24"/>
                <w:szCs w:val="24"/>
              </w:rPr>
            </w:pPr>
            <w:r w:rsidRPr="003C7F7B">
              <w:rPr>
                <w:b/>
                <w:bCs/>
                <w:sz w:val="24"/>
                <w:szCs w:val="24"/>
              </w:rPr>
              <w:t>Include any other background information that may be pertinent such as action plans for identified problem areas, changing enrollment patterns, marketing strategies, or institutional or curricular restructuring</w:t>
            </w:r>
            <w:r w:rsidR="003C7F7B">
              <w:rPr>
                <w:b/>
                <w:bCs/>
                <w:sz w:val="24"/>
                <w:szCs w:val="24"/>
              </w:rPr>
              <w:t>.</w:t>
            </w:r>
          </w:p>
          <w:p w14:paraId="1B59B331" w14:textId="5878FC6D" w:rsidR="00AE7B34" w:rsidRPr="003C7F7B" w:rsidRDefault="00AE7B34" w:rsidP="00AE7B34">
            <w:pPr>
              <w:rPr>
                <w:b/>
                <w:bCs/>
                <w:sz w:val="24"/>
                <w:szCs w:val="24"/>
              </w:rPr>
            </w:pPr>
          </w:p>
          <w:p w14:paraId="15B03564" w14:textId="18EC2635" w:rsidR="00AE7B34" w:rsidRDefault="00AE7B34" w:rsidP="00AE7B34">
            <w:pPr>
              <w:rPr>
                <w:b/>
                <w:bCs/>
                <w:u w:val="single"/>
              </w:rPr>
            </w:pPr>
            <w:r w:rsidRPr="004061A0">
              <w:rPr>
                <w:b/>
                <w:bCs/>
                <w:u w:val="single"/>
              </w:rPr>
              <w:t>Response:</w:t>
            </w:r>
          </w:p>
          <w:p w14:paraId="5EDC5AC7" w14:textId="77777777" w:rsidR="004061A0" w:rsidRDefault="004061A0" w:rsidP="00AE7B34">
            <w:pPr>
              <w:rPr>
                <w:b/>
                <w:bCs/>
                <w:u w:val="single"/>
              </w:rPr>
            </w:pPr>
          </w:p>
          <w:p w14:paraId="508596B5" w14:textId="0E69A662" w:rsidR="00C1691D" w:rsidRDefault="004061A0" w:rsidP="00E85DE7">
            <w:pPr>
              <w:rPr>
                <w:sz w:val="24"/>
                <w:szCs w:val="24"/>
              </w:rPr>
            </w:pPr>
            <w:r w:rsidRPr="004F7930">
              <w:rPr>
                <w:sz w:val="24"/>
                <w:szCs w:val="24"/>
              </w:rPr>
              <w:t xml:space="preserve">In AY </w:t>
            </w:r>
            <w:r w:rsidR="00DC58A5">
              <w:rPr>
                <w:sz w:val="24"/>
                <w:szCs w:val="24"/>
              </w:rPr>
              <w:t>202</w:t>
            </w:r>
            <w:r w:rsidR="00D17945">
              <w:rPr>
                <w:sz w:val="24"/>
                <w:szCs w:val="24"/>
              </w:rPr>
              <w:t>1,</w:t>
            </w:r>
            <w:r w:rsidRPr="004F7930">
              <w:rPr>
                <w:sz w:val="24"/>
                <w:szCs w:val="24"/>
              </w:rPr>
              <w:t xml:space="preserve"> Anne Arundel Community College began the process of conducting an Academic Portfolio Review </w:t>
            </w:r>
            <w:r w:rsidRPr="008C37A6">
              <w:rPr>
                <w:sz w:val="24"/>
                <w:szCs w:val="24"/>
              </w:rPr>
              <w:t>o</w:t>
            </w:r>
            <w:r w:rsidRPr="02FF63C9">
              <w:rPr>
                <w:sz w:val="24"/>
                <w:szCs w:val="24"/>
              </w:rPr>
              <w:t xml:space="preserve">n all academic programs </w:t>
            </w:r>
            <w:r w:rsidR="00A406F8" w:rsidRPr="02FF63C9">
              <w:rPr>
                <w:sz w:val="24"/>
                <w:szCs w:val="24"/>
              </w:rPr>
              <w:t>to</w:t>
            </w:r>
            <w:r w:rsidRPr="02FF63C9">
              <w:rPr>
                <w:sz w:val="24"/>
                <w:szCs w:val="24"/>
              </w:rPr>
              <w:t xml:space="preserve"> ensure the efficient and strategic use of institutional resources</w:t>
            </w:r>
            <w:r w:rsidR="00CE65A4">
              <w:rPr>
                <w:sz w:val="24"/>
                <w:szCs w:val="24"/>
              </w:rPr>
              <w:t xml:space="preserve">.  </w:t>
            </w:r>
          </w:p>
          <w:p w14:paraId="3A93D5DA" w14:textId="77777777" w:rsidR="00C1691D" w:rsidRDefault="00C1691D" w:rsidP="00E85DE7">
            <w:pPr>
              <w:rPr>
                <w:sz w:val="24"/>
                <w:szCs w:val="24"/>
              </w:rPr>
            </w:pPr>
          </w:p>
          <w:p w14:paraId="66D5D5CD" w14:textId="086AFB78" w:rsidR="00A406F8" w:rsidRDefault="00A406F8" w:rsidP="00E85DE7">
            <w:pPr>
              <w:rPr>
                <w:sz w:val="24"/>
                <w:szCs w:val="24"/>
              </w:rPr>
            </w:pPr>
          </w:p>
          <w:p w14:paraId="69A6C49B" w14:textId="2F83835B" w:rsidR="00AE7B34" w:rsidRDefault="006A5C6A" w:rsidP="00E85DE7">
            <w:pPr>
              <w:rPr>
                <w:spacing w:val="-2"/>
                <w:sz w:val="24"/>
                <w:szCs w:val="24"/>
              </w:rPr>
            </w:pPr>
            <w:r>
              <w:rPr>
                <w:sz w:val="24"/>
                <w:szCs w:val="24"/>
              </w:rPr>
              <w:t>Specific recommendations and action</w:t>
            </w:r>
            <w:r w:rsidR="001B4537">
              <w:rPr>
                <w:sz w:val="24"/>
                <w:szCs w:val="24"/>
              </w:rPr>
              <w:t xml:space="preserve"> </w:t>
            </w:r>
            <w:r w:rsidR="00D427EB">
              <w:rPr>
                <w:sz w:val="24"/>
                <w:szCs w:val="24"/>
              </w:rPr>
              <w:t>plans for</w:t>
            </w:r>
            <w:r w:rsidR="001B4537">
              <w:rPr>
                <w:sz w:val="24"/>
                <w:szCs w:val="24"/>
              </w:rPr>
              <w:t xml:space="preserve"> the Human Services degree and certificate can be found on the </w:t>
            </w:r>
            <w:r w:rsidR="001B4537" w:rsidRPr="005806EB">
              <w:rPr>
                <w:b/>
                <w:bCs/>
                <w:i/>
                <w:iCs/>
                <w:sz w:val="24"/>
                <w:szCs w:val="24"/>
              </w:rPr>
              <w:t>APR Program Report AAS</w:t>
            </w:r>
            <w:ins w:id="20" w:author="Bumpass, Tiffin, L" w:date="2026-02-25T16:11:00Z" w16du:dateUtc="2026-02-25T21:11:00Z">
              <w:r w:rsidR="005E2584">
                <w:rPr>
                  <w:b/>
                  <w:bCs/>
                  <w:i/>
                  <w:iCs/>
                  <w:sz w:val="24"/>
                  <w:szCs w:val="24"/>
                </w:rPr>
                <w:t>.</w:t>
              </w:r>
            </w:ins>
            <w:r w:rsidR="001B4537" w:rsidRPr="005806EB">
              <w:rPr>
                <w:b/>
                <w:bCs/>
                <w:i/>
                <w:iCs/>
                <w:sz w:val="24"/>
                <w:szCs w:val="24"/>
              </w:rPr>
              <w:t xml:space="preserve"> HUS</w:t>
            </w:r>
            <w:ins w:id="21" w:author="Bumpass, Tiffin, L" w:date="2026-02-25T16:11:00Z" w16du:dateUtc="2026-02-25T21:11:00Z">
              <w:r w:rsidR="005E2584">
                <w:rPr>
                  <w:b/>
                  <w:bCs/>
                  <w:i/>
                  <w:iCs/>
                  <w:sz w:val="24"/>
                  <w:szCs w:val="24"/>
                </w:rPr>
                <w:t>.</w:t>
              </w:r>
            </w:ins>
            <w:r w:rsidR="001B4537" w:rsidRPr="005806EB">
              <w:rPr>
                <w:b/>
                <w:bCs/>
                <w:i/>
                <w:iCs/>
                <w:sz w:val="24"/>
                <w:szCs w:val="24"/>
              </w:rPr>
              <w:t xml:space="preserve"> HUS</w:t>
            </w:r>
            <w:r w:rsidR="005E2584">
              <w:rPr>
                <w:b/>
                <w:bCs/>
                <w:i/>
                <w:iCs/>
                <w:sz w:val="24"/>
                <w:szCs w:val="24"/>
              </w:rPr>
              <w:t>.</w:t>
            </w:r>
            <w:r w:rsidR="001B4537">
              <w:rPr>
                <w:sz w:val="24"/>
                <w:szCs w:val="24"/>
              </w:rPr>
              <w:t xml:space="preserve"> and </w:t>
            </w:r>
            <w:r w:rsidR="001B4537" w:rsidRPr="005806EB">
              <w:rPr>
                <w:b/>
                <w:bCs/>
                <w:i/>
                <w:iCs/>
                <w:sz w:val="24"/>
                <w:szCs w:val="24"/>
              </w:rPr>
              <w:t>APR Program Report CRT.HUS.HUS</w:t>
            </w:r>
            <w:r w:rsidR="001B4537" w:rsidRPr="001B4537">
              <w:rPr>
                <w:sz w:val="24"/>
                <w:szCs w:val="24"/>
              </w:rPr>
              <w:t xml:space="preserve"> </w:t>
            </w:r>
          </w:p>
          <w:p w14:paraId="23C08956" w14:textId="77777777" w:rsidR="00BF1AAB" w:rsidRDefault="00BF1AAB" w:rsidP="00E85DE7">
            <w:pPr>
              <w:rPr>
                <w:spacing w:val="-2"/>
                <w:sz w:val="24"/>
                <w:szCs w:val="24"/>
              </w:rPr>
            </w:pPr>
          </w:p>
          <w:p w14:paraId="1DDBCEFE" w14:textId="33F26CD8" w:rsidR="00224951" w:rsidRDefault="00BF1AAB" w:rsidP="00E85DE7">
            <w:pPr>
              <w:rPr>
                <w:spacing w:val="-2"/>
                <w:sz w:val="24"/>
                <w:szCs w:val="24"/>
              </w:rPr>
            </w:pPr>
            <w:r>
              <w:rPr>
                <w:spacing w:val="-2"/>
                <w:sz w:val="24"/>
                <w:szCs w:val="24"/>
              </w:rPr>
              <w:t>AACC</w:t>
            </w:r>
            <w:r w:rsidR="001F0FE9">
              <w:rPr>
                <w:spacing w:val="-2"/>
                <w:sz w:val="24"/>
                <w:szCs w:val="24"/>
              </w:rPr>
              <w:t>’s</w:t>
            </w:r>
            <w:r>
              <w:rPr>
                <w:spacing w:val="-2"/>
                <w:sz w:val="24"/>
                <w:szCs w:val="24"/>
              </w:rPr>
              <w:t xml:space="preserve"> </w:t>
            </w:r>
            <w:r w:rsidR="001F0FE9">
              <w:rPr>
                <w:spacing w:val="-2"/>
                <w:sz w:val="24"/>
                <w:szCs w:val="24"/>
              </w:rPr>
              <w:t>Strategic Communications department uses</w:t>
            </w:r>
            <w:r>
              <w:rPr>
                <w:spacing w:val="-2"/>
                <w:sz w:val="24"/>
                <w:szCs w:val="24"/>
              </w:rPr>
              <w:t xml:space="preserve"> robust marketing strategies to continue to increase enrollment. </w:t>
            </w:r>
            <w:r w:rsidR="00DE162B">
              <w:rPr>
                <w:spacing w:val="-2"/>
                <w:sz w:val="24"/>
                <w:szCs w:val="24"/>
              </w:rPr>
              <w:t xml:space="preserve"> </w:t>
            </w:r>
            <w:r w:rsidR="001F0FE9">
              <w:rPr>
                <w:spacing w:val="-2"/>
                <w:sz w:val="24"/>
                <w:szCs w:val="24"/>
              </w:rPr>
              <w:t xml:space="preserve">These include college and </w:t>
            </w:r>
            <w:r w:rsidR="00B9109F">
              <w:rPr>
                <w:spacing w:val="-2"/>
                <w:sz w:val="24"/>
                <w:szCs w:val="24"/>
              </w:rPr>
              <w:t>S</w:t>
            </w:r>
            <w:r w:rsidR="00E31AF3">
              <w:rPr>
                <w:spacing w:val="-2"/>
                <w:sz w:val="24"/>
                <w:szCs w:val="24"/>
              </w:rPr>
              <w:t>chool</w:t>
            </w:r>
            <w:r w:rsidR="00B9109F">
              <w:rPr>
                <w:spacing w:val="-2"/>
                <w:sz w:val="24"/>
                <w:szCs w:val="24"/>
              </w:rPr>
              <w:t xml:space="preserve"> of Health Sciences</w:t>
            </w:r>
            <w:r w:rsidR="00E31AF3">
              <w:rPr>
                <w:spacing w:val="-2"/>
                <w:sz w:val="24"/>
                <w:szCs w:val="24"/>
              </w:rPr>
              <w:t xml:space="preserve"> open house</w:t>
            </w:r>
            <w:r w:rsidR="00B9109F">
              <w:rPr>
                <w:spacing w:val="-2"/>
                <w:sz w:val="24"/>
                <w:szCs w:val="24"/>
              </w:rPr>
              <w:t>s</w:t>
            </w:r>
            <w:r w:rsidR="00E31AF3">
              <w:rPr>
                <w:spacing w:val="-2"/>
                <w:sz w:val="24"/>
                <w:szCs w:val="24"/>
              </w:rPr>
              <w:t xml:space="preserve">, marketing </w:t>
            </w:r>
            <w:r w:rsidR="00A16811">
              <w:rPr>
                <w:spacing w:val="-2"/>
                <w:sz w:val="24"/>
                <w:szCs w:val="24"/>
              </w:rPr>
              <w:t xml:space="preserve">directly in the community and </w:t>
            </w:r>
            <w:r w:rsidR="00B9109F">
              <w:rPr>
                <w:spacing w:val="-2"/>
                <w:sz w:val="24"/>
                <w:szCs w:val="24"/>
              </w:rPr>
              <w:t xml:space="preserve">to </w:t>
            </w:r>
            <w:r w:rsidR="00A16811">
              <w:rPr>
                <w:spacing w:val="-2"/>
                <w:sz w:val="24"/>
                <w:szCs w:val="24"/>
              </w:rPr>
              <w:t>Anne Arundel County</w:t>
            </w:r>
            <w:r w:rsidR="00B9109F">
              <w:rPr>
                <w:spacing w:val="-2"/>
                <w:sz w:val="24"/>
                <w:szCs w:val="24"/>
              </w:rPr>
              <w:t xml:space="preserve"> Public</w:t>
            </w:r>
            <w:r w:rsidR="00A16811">
              <w:rPr>
                <w:spacing w:val="-2"/>
                <w:sz w:val="24"/>
                <w:szCs w:val="24"/>
              </w:rPr>
              <w:t xml:space="preserve"> School</w:t>
            </w:r>
            <w:r w:rsidR="00B9109F">
              <w:rPr>
                <w:spacing w:val="-2"/>
                <w:sz w:val="24"/>
                <w:szCs w:val="24"/>
              </w:rPr>
              <w:t>s</w:t>
            </w:r>
            <w:r w:rsidR="00A16811">
              <w:rPr>
                <w:spacing w:val="-2"/>
                <w:sz w:val="24"/>
                <w:szCs w:val="24"/>
              </w:rPr>
              <w:t xml:space="preserve">, </w:t>
            </w:r>
            <w:r w:rsidR="00B9109F">
              <w:rPr>
                <w:spacing w:val="-2"/>
                <w:sz w:val="24"/>
                <w:szCs w:val="24"/>
              </w:rPr>
              <w:t xml:space="preserve">creating </w:t>
            </w:r>
            <w:r w:rsidR="00FD3583">
              <w:rPr>
                <w:spacing w:val="-2"/>
                <w:sz w:val="24"/>
                <w:szCs w:val="24"/>
              </w:rPr>
              <w:t xml:space="preserve">marketing material, </w:t>
            </w:r>
            <w:r w:rsidR="00B9109F">
              <w:rPr>
                <w:spacing w:val="-2"/>
                <w:sz w:val="24"/>
                <w:szCs w:val="24"/>
              </w:rPr>
              <w:t xml:space="preserve">and using </w:t>
            </w:r>
            <w:r w:rsidR="00D27BAC">
              <w:rPr>
                <w:spacing w:val="-2"/>
                <w:sz w:val="24"/>
                <w:szCs w:val="24"/>
              </w:rPr>
              <w:t>social media</w:t>
            </w:r>
            <w:r w:rsidR="007A4A8E">
              <w:rPr>
                <w:spacing w:val="-2"/>
                <w:sz w:val="24"/>
                <w:szCs w:val="24"/>
              </w:rPr>
              <w:t xml:space="preserve"> platforms such as</w:t>
            </w:r>
            <w:r w:rsidR="00AC17FC">
              <w:rPr>
                <w:spacing w:val="-2"/>
                <w:sz w:val="24"/>
                <w:szCs w:val="24"/>
              </w:rPr>
              <w:t xml:space="preserve"> </w:t>
            </w:r>
            <w:r w:rsidR="00AC17FC" w:rsidRPr="006C54D5">
              <w:rPr>
                <w:spacing w:val="-2"/>
                <w:sz w:val="24"/>
                <w:szCs w:val="24"/>
              </w:rPr>
              <w:t>Instagram and YouTube</w:t>
            </w:r>
            <w:r w:rsidR="00AC17FC">
              <w:rPr>
                <w:spacing w:val="-2"/>
                <w:sz w:val="24"/>
                <w:szCs w:val="24"/>
              </w:rPr>
              <w:t xml:space="preserve"> advertisements</w:t>
            </w:r>
            <w:r w:rsidR="005B2C6D">
              <w:rPr>
                <w:spacing w:val="-2"/>
                <w:sz w:val="24"/>
                <w:szCs w:val="24"/>
              </w:rPr>
              <w:t xml:space="preserve">, and specific social media campaigns such as </w:t>
            </w:r>
            <w:r w:rsidR="005B2C6D" w:rsidRPr="006C54D5">
              <w:rPr>
                <w:spacing w:val="-2"/>
                <w:sz w:val="24"/>
                <w:szCs w:val="24"/>
              </w:rPr>
              <w:t>Redefine</w:t>
            </w:r>
            <w:r w:rsidR="005B2C6D">
              <w:rPr>
                <w:i/>
                <w:iCs/>
                <w:spacing w:val="-2"/>
                <w:sz w:val="24"/>
                <w:szCs w:val="24"/>
              </w:rPr>
              <w:t xml:space="preserve"> </w:t>
            </w:r>
            <w:r w:rsidR="005B2C6D" w:rsidRPr="006C54D5">
              <w:rPr>
                <w:spacing w:val="-2"/>
                <w:sz w:val="24"/>
                <w:szCs w:val="24"/>
              </w:rPr>
              <w:t>Yourself</w:t>
            </w:r>
            <w:r w:rsidR="00AC79A2" w:rsidRPr="008D1340">
              <w:rPr>
                <w:spacing w:val="-2"/>
                <w:sz w:val="24"/>
                <w:szCs w:val="24"/>
              </w:rPr>
              <w:t>.</w:t>
            </w:r>
            <w:r w:rsidR="00AC79A2">
              <w:rPr>
                <w:spacing w:val="-2"/>
                <w:sz w:val="24"/>
                <w:szCs w:val="24"/>
              </w:rPr>
              <w:t xml:space="preserve">  </w:t>
            </w:r>
            <w:r w:rsidR="005B2C6D">
              <w:rPr>
                <w:i/>
                <w:iCs/>
                <w:spacing w:val="-2"/>
                <w:sz w:val="24"/>
                <w:szCs w:val="24"/>
              </w:rPr>
              <w:t xml:space="preserve"> </w:t>
            </w:r>
            <w:hyperlink r:id="rId22" w:history="1">
              <w:r w:rsidR="00DC6D90">
                <w:rPr>
                  <w:rStyle w:val="Hyperlink"/>
                  <w:i/>
                  <w:iCs/>
                  <w:spacing w:val="-2"/>
                  <w:sz w:val="24"/>
                  <w:szCs w:val="24"/>
                </w:rPr>
                <w:t>https://www.youtube.com/shorts/bDNhzjgnX9A</w:t>
              </w:r>
            </w:hyperlink>
            <w:r w:rsidR="00150878">
              <w:t>.</w:t>
            </w:r>
            <w:r w:rsidR="00AC17FC">
              <w:rPr>
                <w:spacing w:val="-2"/>
                <w:sz w:val="24"/>
                <w:szCs w:val="24"/>
              </w:rPr>
              <w:t xml:space="preserve"> </w:t>
            </w:r>
            <w:r w:rsidR="00150878">
              <w:rPr>
                <w:spacing w:val="-2"/>
                <w:sz w:val="24"/>
                <w:szCs w:val="24"/>
              </w:rPr>
              <w:t xml:space="preserve"> </w:t>
            </w:r>
            <w:r w:rsidR="00D10477">
              <w:rPr>
                <w:spacing w:val="-2"/>
                <w:sz w:val="24"/>
                <w:szCs w:val="24"/>
              </w:rPr>
              <w:t xml:space="preserve">As of </w:t>
            </w:r>
            <w:r w:rsidR="00E304C3">
              <w:rPr>
                <w:spacing w:val="-2"/>
                <w:sz w:val="24"/>
                <w:szCs w:val="24"/>
              </w:rPr>
              <w:t xml:space="preserve">Fall </w:t>
            </w:r>
            <w:r w:rsidR="00D10477">
              <w:rPr>
                <w:spacing w:val="-2"/>
                <w:sz w:val="24"/>
                <w:szCs w:val="24"/>
              </w:rPr>
              <w:t xml:space="preserve">2025, enrollment trends and retention trends continue to increase. Please see </w:t>
            </w:r>
            <w:r w:rsidR="00D10477" w:rsidRPr="00C53EBA">
              <w:rPr>
                <w:b/>
                <w:bCs/>
                <w:i/>
                <w:iCs/>
                <w:spacing w:val="-2"/>
                <w:sz w:val="24"/>
                <w:szCs w:val="24"/>
              </w:rPr>
              <w:t>Total Headcount Trends Dashboard</w:t>
            </w:r>
            <w:r w:rsidR="00D10477">
              <w:rPr>
                <w:b/>
                <w:bCs/>
                <w:i/>
                <w:iCs/>
                <w:spacing w:val="-2"/>
                <w:sz w:val="24"/>
                <w:szCs w:val="24"/>
              </w:rPr>
              <w:t>.</w:t>
            </w:r>
          </w:p>
          <w:p w14:paraId="3A6F9354" w14:textId="0FA297C7" w:rsidR="0094568C" w:rsidRPr="001E45C9" w:rsidRDefault="0094568C" w:rsidP="00DC6D90">
            <w:pPr>
              <w:rPr>
                <w:i/>
                <w:iCs/>
              </w:rPr>
            </w:pPr>
          </w:p>
        </w:tc>
      </w:tr>
      <w:tr w:rsidR="00AE7B34" w14:paraId="6B3EED14" w14:textId="77777777" w:rsidTr="432D0519">
        <w:trPr>
          <w:trHeight w:val="1917"/>
        </w:trPr>
        <w:tc>
          <w:tcPr>
            <w:tcW w:w="410" w:type="dxa"/>
            <w:vMerge/>
          </w:tcPr>
          <w:p w14:paraId="2F92CCA3" w14:textId="77777777" w:rsidR="00AE7B34" w:rsidRDefault="00AE7B34" w:rsidP="000F238A">
            <w:pPr>
              <w:spacing w:before="73"/>
              <w:ind w:left="107"/>
              <w:rPr>
                <w:b/>
                <w:bCs/>
                <w:sz w:val="24"/>
                <w:szCs w:val="24"/>
              </w:rPr>
            </w:pPr>
          </w:p>
        </w:tc>
        <w:tc>
          <w:tcPr>
            <w:tcW w:w="1085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C149F4" w14:textId="77777777" w:rsidR="00AE7B34" w:rsidRDefault="00AE7B34" w:rsidP="00AE7B34"/>
        </w:tc>
      </w:tr>
    </w:tbl>
    <w:p w14:paraId="4FD2B493" w14:textId="77777777" w:rsidR="00D02528" w:rsidRDefault="00D02528" w:rsidP="00D02528">
      <w:pPr>
        <w:rPr>
          <w:rFonts w:ascii="Symbol" w:hAnsi="Symbol"/>
        </w:rPr>
        <w:sectPr w:rsidR="00D02528" w:rsidSect="00D02528">
          <w:type w:val="continuous"/>
          <w:pgSz w:w="12240" w:h="15840"/>
          <w:pgMar w:top="960" w:right="0" w:bottom="280" w:left="0" w:header="720" w:footer="720" w:gutter="0"/>
          <w:cols w:space="720"/>
        </w:sectPr>
      </w:pPr>
    </w:p>
    <w:p w14:paraId="04E9730D" w14:textId="55E35E29" w:rsidR="007D40BE" w:rsidRDefault="00BB2F7E">
      <w:pPr>
        <w:pStyle w:val="Title"/>
      </w:pPr>
      <w:r>
        <w:rPr>
          <w:noProof/>
        </w:rPr>
        <w:lastRenderedPageBreak/>
        <w:drawing>
          <wp:anchor distT="0" distB="0" distL="0" distR="0" simplePos="0" relativeHeight="251658243" behindDoc="0" locked="0" layoutInCell="1" allowOverlap="1" wp14:anchorId="4748F887" wp14:editId="07777777">
            <wp:simplePos x="0" y="0"/>
            <wp:positionH relativeFrom="page">
              <wp:posOffset>806450</wp:posOffset>
            </wp:positionH>
            <wp:positionV relativeFrom="paragraph">
              <wp:posOffset>50800</wp:posOffset>
            </wp:positionV>
            <wp:extent cx="1009649" cy="97916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3" cstate="print"/>
                    <a:stretch>
                      <a:fillRect/>
                    </a:stretch>
                  </pic:blipFill>
                  <pic:spPr>
                    <a:xfrm>
                      <a:off x="0" y="0"/>
                      <a:ext cx="1009649" cy="979169"/>
                    </a:xfrm>
                    <a:prstGeom prst="rect">
                      <a:avLst/>
                    </a:prstGeom>
                  </pic:spPr>
                </pic:pic>
              </a:graphicData>
            </a:graphic>
          </wp:anchor>
        </w:drawing>
      </w:r>
      <w:r w:rsidR="00FA409B">
        <w:t xml:space="preserve"> </w:t>
      </w:r>
      <w:r>
        <w:t>Council</w:t>
      </w:r>
      <w:r>
        <w:rPr>
          <w:spacing w:val="15"/>
        </w:rPr>
        <w:t xml:space="preserve"> </w:t>
      </w:r>
      <w:r>
        <w:t>for</w:t>
      </w:r>
      <w:r>
        <w:rPr>
          <w:spacing w:val="9"/>
        </w:rPr>
        <w:t xml:space="preserve"> </w:t>
      </w:r>
      <w:r>
        <w:t>Standards</w:t>
      </w:r>
      <w:r>
        <w:rPr>
          <w:spacing w:val="16"/>
        </w:rPr>
        <w:t xml:space="preserve"> </w:t>
      </w:r>
      <w:r>
        <w:t>in</w:t>
      </w:r>
      <w:r>
        <w:rPr>
          <w:spacing w:val="8"/>
        </w:rPr>
        <w:t xml:space="preserve"> </w:t>
      </w:r>
      <w:r>
        <w:t>Human</w:t>
      </w:r>
      <w:r>
        <w:rPr>
          <w:spacing w:val="8"/>
        </w:rPr>
        <w:t xml:space="preserve"> </w:t>
      </w:r>
      <w:r>
        <w:t>Service</w:t>
      </w:r>
      <w:r>
        <w:rPr>
          <w:spacing w:val="9"/>
        </w:rPr>
        <w:t xml:space="preserve"> </w:t>
      </w:r>
      <w:r>
        <w:rPr>
          <w:spacing w:val="-2"/>
        </w:rPr>
        <w:t>Education</w:t>
      </w:r>
    </w:p>
    <w:p w14:paraId="6A7549AD" w14:textId="77777777" w:rsidR="007D40BE" w:rsidRDefault="00BB2F7E">
      <w:pPr>
        <w:pStyle w:val="Heading1"/>
        <w:spacing w:before="199" w:line="376" w:lineRule="auto"/>
        <w:ind w:left="3320" w:right="1994" w:firstLine="1116"/>
      </w:pPr>
      <w:bookmarkStart w:id="22" w:name="NATIONAL_STANDARDS_ASSOCIATE_DEGREE_IN_H"/>
      <w:bookmarkEnd w:id="22"/>
      <w:r>
        <w:t xml:space="preserve">NATIONAL STANDARDS </w:t>
      </w:r>
      <w:r>
        <w:rPr>
          <w:spacing w:val="-2"/>
        </w:rPr>
        <w:t>ASSOCIATE DEGREE</w:t>
      </w:r>
      <w:r>
        <w:rPr>
          <w:spacing w:val="-12"/>
        </w:rPr>
        <w:t xml:space="preserve"> </w:t>
      </w:r>
      <w:r>
        <w:rPr>
          <w:spacing w:val="-2"/>
        </w:rPr>
        <w:t>IN</w:t>
      </w:r>
      <w:r>
        <w:rPr>
          <w:spacing w:val="-13"/>
        </w:rPr>
        <w:t xml:space="preserve"> </w:t>
      </w:r>
      <w:r>
        <w:rPr>
          <w:spacing w:val="-2"/>
        </w:rPr>
        <w:t>HUMAN</w:t>
      </w:r>
      <w:r>
        <w:rPr>
          <w:spacing w:val="-13"/>
        </w:rPr>
        <w:t xml:space="preserve"> </w:t>
      </w:r>
      <w:r>
        <w:rPr>
          <w:spacing w:val="-2"/>
        </w:rPr>
        <w:t>SERVICES</w:t>
      </w:r>
    </w:p>
    <w:p w14:paraId="68E881CE" w14:textId="1A19DD3A" w:rsidR="007D40BE" w:rsidRDefault="0032626C">
      <w:pPr>
        <w:spacing w:line="376" w:lineRule="auto"/>
        <w:ind w:left="4844" w:right="3168" w:firstLine="168"/>
        <w:rPr>
          <w:b/>
          <w:sz w:val="24"/>
        </w:rPr>
      </w:pPr>
      <w:hyperlink r:id="rId24" w:history="1">
        <w:r w:rsidRPr="009661D0">
          <w:rPr>
            <w:rStyle w:val="Hyperlink"/>
            <w:b/>
            <w:spacing w:val="-2"/>
            <w:sz w:val="24"/>
          </w:rPr>
          <w:t>https://cshse.org</w:t>
        </w:r>
      </w:hyperlink>
      <w:r w:rsidR="00BB2F7E">
        <w:rPr>
          <w:b/>
          <w:color w:val="0461C1"/>
          <w:spacing w:val="-2"/>
          <w:sz w:val="24"/>
        </w:rPr>
        <w:t xml:space="preserve"> </w:t>
      </w:r>
      <w:bookmarkStart w:id="23" w:name="I._GENERAL_PROGRAM_CHARACTERISTICS"/>
      <w:bookmarkEnd w:id="23"/>
      <w:r w:rsidR="00BB2F7E">
        <w:rPr>
          <w:b/>
          <w:sz w:val="24"/>
        </w:rPr>
        <w:t>Revised July</w:t>
      </w:r>
      <w:r w:rsidR="00BB2F7E">
        <w:rPr>
          <w:b/>
          <w:spacing w:val="3"/>
          <w:sz w:val="24"/>
        </w:rPr>
        <w:t xml:space="preserve"> </w:t>
      </w:r>
      <w:r w:rsidR="00BB2F7E">
        <w:rPr>
          <w:b/>
          <w:spacing w:val="-4"/>
          <w:sz w:val="24"/>
        </w:rPr>
        <w:t>202</w:t>
      </w:r>
      <w:r w:rsidR="00304E42">
        <w:rPr>
          <w:b/>
          <w:spacing w:val="-4"/>
          <w:sz w:val="24"/>
        </w:rPr>
        <w:t>5</w:t>
      </w:r>
    </w:p>
    <w:p w14:paraId="2C603680" w14:textId="77777777" w:rsidR="007D40BE" w:rsidRDefault="00BB2F7E">
      <w:pPr>
        <w:pStyle w:val="Heading1"/>
        <w:numPr>
          <w:ilvl w:val="0"/>
          <w:numId w:val="11"/>
        </w:numPr>
        <w:tabs>
          <w:tab w:val="left" w:pos="317"/>
        </w:tabs>
        <w:spacing w:before="259"/>
        <w:ind w:left="317" w:hanging="214"/>
        <w:jc w:val="left"/>
      </w:pPr>
      <w:r>
        <w:t>GENERAL</w:t>
      </w:r>
      <w:r>
        <w:rPr>
          <w:spacing w:val="-1"/>
        </w:rPr>
        <w:t xml:space="preserve"> </w:t>
      </w:r>
      <w:r>
        <w:t>PROGRAM</w:t>
      </w:r>
      <w:r>
        <w:rPr>
          <w:spacing w:val="-13"/>
        </w:rPr>
        <w:t xml:space="preserve"> </w:t>
      </w:r>
      <w:r>
        <w:rPr>
          <w:spacing w:val="-2"/>
        </w:rPr>
        <w:t>CHARACTERISTICS</w:t>
      </w:r>
    </w:p>
    <w:p w14:paraId="7F0BF946" w14:textId="77777777" w:rsidR="007D40BE" w:rsidRDefault="00BB2F7E">
      <w:pPr>
        <w:pStyle w:val="ListParagraph"/>
        <w:numPr>
          <w:ilvl w:val="1"/>
          <w:numId w:val="11"/>
        </w:numPr>
        <w:tabs>
          <w:tab w:val="left" w:pos="401"/>
        </w:tabs>
        <w:spacing w:before="180"/>
        <w:ind w:left="401" w:hanging="298"/>
        <w:jc w:val="left"/>
        <w:rPr>
          <w:b/>
          <w:sz w:val="24"/>
        </w:rPr>
      </w:pPr>
      <w:r>
        <w:rPr>
          <w:b/>
          <w:sz w:val="24"/>
        </w:rPr>
        <w:t>Institutional</w:t>
      </w:r>
      <w:r>
        <w:rPr>
          <w:b/>
          <w:spacing w:val="9"/>
          <w:sz w:val="24"/>
        </w:rPr>
        <w:t xml:space="preserve"> </w:t>
      </w:r>
      <w:r>
        <w:rPr>
          <w:b/>
          <w:sz w:val="24"/>
        </w:rPr>
        <w:t>Requirements</w:t>
      </w:r>
      <w:r>
        <w:rPr>
          <w:b/>
          <w:spacing w:val="8"/>
          <w:sz w:val="24"/>
        </w:rPr>
        <w:t xml:space="preserve"> </w:t>
      </w:r>
      <w:r>
        <w:rPr>
          <w:b/>
          <w:sz w:val="24"/>
        </w:rPr>
        <w:t>and</w:t>
      </w:r>
      <w:r>
        <w:rPr>
          <w:b/>
          <w:spacing w:val="3"/>
          <w:sz w:val="24"/>
        </w:rPr>
        <w:t xml:space="preserve"> </w:t>
      </w:r>
      <w:r>
        <w:rPr>
          <w:b/>
          <w:sz w:val="24"/>
        </w:rPr>
        <w:t>Primary</w:t>
      </w:r>
      <w:r>
        <w:rPr>
          <w:b/>
          <w:spacing w:val="6"/>
          <w:sz w:val="24"/>
        </w:rPr>
        <w:t xml:space="preserve"> </w:t>
      </w:r>
      <w:r>
        <w:rPr>
          <w:b/>
          <w:sz w:val="24"/>
        </w:rPr>
        <w:t>Program</w:t>
      </w:r>
      <w:r>
        <w:rPr>
          <w:b/>
          <w:spacing w:val="11"/>
          <w:sz w:val="24"/>
        </w:rPr>
        <w:t xml:space="preserve"> </w:t>
      </w:r>
      <w:r>
        <w:rPr>
          <w:b/>
          <w:spacing w:val="-2"/>
          <w:sz w:val="24"/>
        </w:rPr>
        <w:t>Objective</w:t>
      </w:r>
    </w:p>
    <w:p w14:paraId="672A6659" w14:textId="77777777" w:rsidR="007D40BE" w:rsidRDefault="007D40BE">
      <w:pPr>
        <w:pStyle w:val="BodyText"/>
        <w:spacing w:before="11"/>
        <w:rPr>
          <w:b/>
        </w:rPr>
      </w:pPr>
    </w:p>
    <w:p w14:paraId="67D68C85" w14:textId="77777777" w:rsidR="00D2273B" w:rsidRDefault="00D2273B" w:rsidP="00D2273B">
      <w:pPr>
        <w:ind w:left="118" w:right="16" w:hanging="10"/>
      </w:pPr>
      <w:r>
        <w:rPr>
          <w:i/>
          <w:sz w:val="24"/>
        </w:rPr>
        <w:t xml:space="preserve">Context: </w:t>
      </w:r>
      <w:r>
        <w:rPr>
          <w:sz w:val="24"/>
        </w:rPr>
        <w:t xml:space="preserve">There is a strong national commitment to the view that human services programs should develop professionals who provide direct or indirect services. These programs prepare human services professionals for a variety of functions related to the care and treatment of individuals, families, groups, and communities. </w:t>
      </w:r>
    </w:p>
    <w:tbl>
      <w:tblPr>
        <w:tblW w:w="0" w:type="auto"/>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80"/>
        <w:gridCol w:w="9480"/>
      </w:tblGrid>
      <w:tr w:rsidR="007D40BE" w14:paraId="5C480DF0" w14:textId="77777777" w:rsidTr="432D0519">
        <w:trPr>
          <w:trHeight w:val="872"/>
        </w:trPr>
        <w:tc>
          <w:tcPr>
            <w:tcW w:w="10260" w:type="dxa"/>
            <w:gridSpan w:val="2"/>
          </w:tcPr>
          <w:p w14:paraId="428A20B1" w14:textId="77777777" w:rsidR="007D40BE" w:rsidRDefault="00BB2F7E">
            <w:pPr>
              <w:pStyle w:val="TableParagraph"/>
              <w:spacing w:before="14"/>
              <w:ind w:left="4"/>
              <w:rPr>
                <w:b/>
                <w:sz w:val="24"/>
              </w:rPr>
            </w:pPr>
            <w:r>
              <w:rPr>
                <w:b/>
                <w:sz w:val="24"/>
                <w:u w:val="thick"/>
              </w:rPr>
              <w:t>Standard</w:t>
            </w:r>
            <w:r>
              <w:rPr>
                <w:b/>
                <w:spacing w:val="1"/>
                <w:sz w:val="24"/>
                <w:u w:val="thick"/>
              </w:rPr>
              <w:t xml:space="preserve"> </w:t>
            </w:r>
            <w:r>
              <w:rPr>
                <w:b/>
                <w:sz w:val="24"/>
                <w:u w:val="thick"/>
              </w:rPr>
              <w:t>1</w:t>
            </w:r>
            <w:r>
              <w:rPr>
                <w:b/>
                <w:sz w:val="24"/>
              </w:rPr>
              <w:t>:</w:t>
            </w:r>
            <w:r>
              <w:rPr>
                <w:b/>
                <w:spacing w:val="7"/>
                <w:sz w:val="24"/>
              </w:rPr>
              <w:t xml:space="preserve"> </w:t>
            </w:r>
            <w:r>
              <w:rPr>
                <w:b/>
                <w:sz w:val="24"/>
              </w:rPr>
              <w:t>The</w:t>
            </w:r>
            <w:r>
              <w:rPr>
                <w:b/>
                <w:spacing w:val="5"/>
                <w:sz w:val="24"/>
              </w:rPr>
              <w:t xml:space="preserve"> </w:t>
            </w:r>
            <w:r>
              <w:rPr>
                <w:b/>
                <w:sz w:val="24"/>
              </w:rPr>
              <w:t>primary</w:t>
            </w:r>
            <w:r>
              <w:rPr>
                <w:b/>
                <w:spacing w:val="3"/>
                <w:sz w:val="24"/>
              </w:rPr>
              <w:t xml:space="preserve"> </w:t>
            </w:r>
            <w:r>
              <w:rPr>
                <w:b/>
                <w:sz w:val="24"/>
              </w:rPr>
              <w:t>program</w:t>
            </w:r>
            <w:r>
              <w:rPr>
                <w:b/>
                <w:spacing w:val="8"/>
                <w:sz w:val="24"/>
              </w:rPr>
              <w:t xml:space="preserve"> </w:t>
            </w:r>
            <w:r>
              <w:rPr>
                <w:b/>
                <w:sz w:val="24"/>
              </w:rPr>
              <w:t>objective</w:t>
            </w:r>
            <w:r>
              <w:rPr>
                <w:b/>
                <w:spacing w:val="4"/>
                <w:sz w:val="24"/>
              </w:rPr>
              <w:t xml:space="preserve"> </w:t>
            </w:r>
            <w:r>
              <w:rPr>
                <w:b/>
                <w:sz w:val="24"/>
              </w:rPr>
              <w:t>shall</w:t>
            </w:r>
            <w:r>
              <w:rPr>
                <w:b/>
                <w:spacing w:val="9"/>
                <w:sz w:val="24"/>
              </w:rPr>
              <w:t xml:space="preserve"> </w:t>
            </w:r>
            <w:r>
              <w:rPr>
                <w:b/>
                <w:sz w:val="24"/>
              </w:rPr>
              <w:t>be</w:t>
            </w:r>
            <w:r>
              <w:rPr>
                <w:b/>
                <w:spacing w:val="4"/>
                <w:sz w:val="24"/>
              </w:rPr>
              <w:t xml:space="preserve"> </w:t>
            </w:r>
            <w:r>
              <w:rPr>
                <w:b/>
                <w:sz w:val="24"/>
              </w:rPr>
              <w:t>to</w:t>
            </w:r>
            <w:r>
              <w:rPr>
                <w:b/>
                <w:spacing w:val="4"/>
                <w:sz w:val="24"/>
              </w:rPr>
              <w:t xml:space="preserve"> </w:t>
            </w:r>
            <w:r>
              <w:rPr>
                <w:b/>
                <w:sz w:val="24"/>
              </w:rPr>
              <w:t>prepare</w:t>
            </w:r>
            <w:r>
              <w:rPr>
                <w:b/>
                <w:spacing w:val="4"/>
                <w:sz w:val="24"/>
              </w:rPr>
              <w:t xml:space="preserve"> </w:t>
            </w:r>
            <w:r>
              <w:rPr>
                <w:b/>
                <w:sz w:val="24"/>
              </w:rPr>
              <w:t>human</w:t>
            </w:r>
            <w:r>
              <w:rPr>
                <w:b/>
                <w:spacing w:val="2"/>
                <w:sz w:val="24"/>
              </w:rPr>
              <w:t xml:space="preserve"> </w:t>
            </w:r>
            <w:r>
              <w:rPr>
                <w:b/>
                <w:sz w:val="24"/>
              </w:rPr>
              <w:t>services</w:t>
            </w:r>
            <w:r>
              <w:rPr>
                <w:b/>
                <w:spacing w:val="5"/>
                <w:sz w:val="24"/>
              </w:rPr>
              <w:t xml:space="preserve"> </w:t>
            </w:r>
            <w:r>
              <w:rPr>
                <w:b/>
                <w:sz w:val="24"/>
              </w:rPr>
              <w:t>professionals</w:t>
            </w:r>
            <w:r>
              <w:rPr>
                <w:b/>
                <w:spacing w:val="6"/>
                <w:sz w:val="24"/>
              </w:rPr>
              <w:t xml:space="preserve"> </w:t>
            </w:r>
            <w:r>
              <w:rPr>
                <w:b/>
                <w:spacing w:val="-5"/>
                <w:sz w:val="24"/>
              </w:rPr>
              <w:t>to</w:t>
            </w:r>
          </w:p>
          <w:p w14:paraId="22235474" w14:textId="70A591AB" w:rsidR="007D40BE" w:rsidRDefault="00BB2F7E">
            <w:pPr>
              <w:pStyle w:val="TableParagraph"/>
              <w:spacing w:before="35" w:line="264" w:lineRule="exact"/>
              <w:ind w:left="4"/>
              <w:rPr>
                <w:sz w:val="24"/>
                <w:szCs w:val="24"/>
              </w:rPr>
            </w:pPr>
            <w:r w:rsidRPr="3A8077AB">
              <w:rPr>
                <w:b/>
                <w:sz w:val="24"/>
                <w:szCs w:val="24"/>
              </w:rPr>
              <w:t>serve individuals, families, groups, communities and/or other supported human services organization functions</w:t>
            </w:r>
            <w:r w:rsidRPr="3A8077AB">
              <w:rPr>
                <w:sz w:val="24"/>
                <w:szCs w:val="24"/>
              </w:rPr>
              <w:t>.</w:t>
            </w:r>
            <w:r w:rsidR="5EEF4087" w:rsidRPr="3A8077AB">
              <w:rPr>
                <w:sz w:val="24"/>
                <w:szCs w:val="24"/>
              </w:rPr>
              <w:t xml:space="preserve"> </w:t>
            </w:r>
          </w:p>
        </w:tc>
      </w:tr>
      <w:tr w:rsidR="007D40BE" w14:paraId="6F9125E4" w14:textId="77777777" w:rsidTr="432D0519">
        <w:trPr>
          <w:trHeight w:val="597"/>
        </w:trPr>
        <w:tc>
          <w:tcPr>
            <w:tcW w:w="780" w:type="dxa"/>
          </w:tcPr>
          <w:p w14:paraId="278C2E2C" w14:textId="77777777" w:rsidR="007D40BE" w:rsidRDefault="00BB2F7E">
            <w:pPr>
              <w:pStyle w:val="TableParagraph"/>
              <w:spacing w:before="38"/>
              <w:rPr>
                <w:sz w:val="24"/>
              </w:rPr>
            </w:pPr>
            <w:r>
              <w:rPr>
                <w:spacing w:val="-5"/>
                <w:sz w:val="24"/>
              </w:rPr>
              <w:t>a.</w:t>
            </w:r>
          </w:p>
        </w:tc>
        <w:tc>
          <w:tcPr>
            <w:tcW w:w="9480" w:type="dxa"/>
          </w:tcPr>
          <w:p w14:paraId="68F4C87C" w14:textId="2BCF2DDF" w:rsidR="007D40BE" w:rsidRDefault="0A10AAE0" w:rsidP="00E17B0F">
            <w:pPr>
              <w:pStyle w:val="TableParagraph"/>
              <w:spacing w:before="17" w:line="280" w:lineRule="atLeast"/>
              <w:ind w:left="0" w:right="186"/>
              <w:rPr>
                <w:sz w:val="24"/>
                <w:szCs w:val="24"/>
              </w:rPr>
            </w:pPr>
            <w:r w:rsidRPr="0A10AAE0">
              <w:rPr>
                <w:sz w:val="24"/>
                <w:szCs w:val="24"/>
              </w:rPr>
              <w:t>Provide evidence that the program is part of a degree granting college or university that is regionally accredited.</w:t>
            </w:r>
          </w:p>
          <w:p w14:paraId="4029E50F" w14:textId="0252C562" w:rsidR="3A8077AB" w:rsidRDefault="3A8077AB" w:rsidP="3A8077AB">
            <w:pPr>
              <w:pStyle w:val="TableParagraph"/>
              <w:spacing w:before="17" w:line="280" w:lineRule="atLeast"/>
              <w:ind w:left="148" w:right="186"/>
              <w:rPr>
                <w:sz w:val="24"/>
                <w:szCs w:val="24"/>
              </w:rPr>
            </w:pPr>
          </w:p>
          <w:p w14:paraId="28B9B473" w14:textId="323BD154" w:rsidR="4660E92C" w:rsidRPr="00E17B0F" w:rsidRDefault="4660E92C" w:rsidP="3A8077AB">
            <w:pPr>
              <w:rPr>
                <w:b/>
                <w:bCs/>
                <w:color w:val="000000" w:themeColor="text1"/>
                <w:sz w:val="24"/>
                <w:szCs w:val="24"/>
                <w:u w:val="single"/>
              </w:rPr>
            </w:pPr>
            <w:r w:rsidRPr="00E17B0F">
              <w:rPr>
                <w:b/>
                <w:bCs/>
                <w:color w:val="000000" w:themeColor="text1"/>
                <w:sz w:val="24"/>
                <w:szCs w:val="24"/>
                <w:u w:val="single"/>
              </w:rPr>
              <w:t xml:space="preserve">Response: </w:t>
            </w:r>
          </w:p>
          <w:p w14:paraId="162F6F92" w14:textId="5806C155" w:rsidR="4660E92C" w:rsidRPr="00A5239D" w:rsidRDefault="73DE6E41" w:rsidP="432D0519">
            <w:pPr>
              <w:pStyle w:val="TableParagraph"/>
              <w:ind w:left="0"/>
              <w:rPr>
                <w:b/>
                <w:bCs/>
                <w:i/>
                <w:iCs/>
                <w:sz w:val="24"/>
                <w:szCs w:val="24"/>
              </w:rPr>
            </w:pPr>
            <w:r w:rsidRPr="432D0519">
              <w:rPr>
                <w:color w:val="000000" w:themeColor="text1"/>
                <w:sz w:val="24"/>
                <w:szCs w:val="24"/>
              </w:rPr>
              <w:t>AACC is fully accredited by the Middle States Commission on Higher Education and approved by the Maryland Higher Education Commission.</w:t>
            </w:r>
            <w:r w:rsidR="00B07AB6">
              <w:rPr>
                <w:color w:val="000000" w:themeColor="text1"/>
                <w:sz w:val="24"/>
                <w:szCs w:val="24"/>
              </w:rPr>
              <w:t xml:space="preserve">  </w:t>
            </w:r>
            <w:r w:rsidR="00B07AB6" w:rsidRPr="00B07AB6">
              <w:rPr>
                <w:color w:val="000000" w:themeColor="text1"/>
                <w:sz w:val="24"/>
                <w:szCs w:val="24"/>
              </w:rPr>
              <w:t>According to MHEC, AACC is statutorily authorized to operate as a state educational institution pursuant to Annotated Code of Maryland, Education Article §16-103."</w:t>
            </w:r>
            <w:r w:rsidRPr="432D0519">
              <w:rPr>
                <w:color w:val="000000" w:themeColor="text1"/>
                <w:sz w:val="24"/>
                <w:szCs w:val="24"/>
              </w:rPr>
              <w:t xml:space="preserve"> </w:t>
            </w:r>
            <w:r w:rsidR="00B07AB6">
              <w:rPr>
                <w:color w:val="000000" w:themeColor="text1"/>
                <w:sz w:val="24"/>
                <w:szCs w:val="24"/>
              </w:rPr>
              <w:t xml:space="preserve"> AACC </w:t>
            </w:r>
            <w:r w:rsidR="00B07AB6" w:rsidRPr="432D0519">
              <w:rPr>
                <w:color w:val="000000" w:themeColor="text1"/>
                <w:sz w:val="24"/>
                <w:szCs w:val="24"/>
              </w:rPr>
              <w:t>received</w:t>
            </w:r>
            <w:r w:rsidRPr="432D0519">
              <w:rPr>
                <w:color w:val="000000" w:themeColor="text1"/>
                <w:sz w:val="24"/>
                <w:szCs w:val="24"/>
              </w:rPr>
              <w:t xml:space="preserve"> its first accreditation in April 1968 and </w:t>
            </w:r>
            <w:r w:rsidR="62A3A85F" w:rsidRPr="432D0519">
              <w:rPr>
                <w:color w:val="000000" w:themeColor="text1"/>
                <w:sz w:val="24"/>
                <w:szCs w:val="24"/>
              </w:rPr>
              <w:t>received reaffirmation of accreditation</w:t>
            </w:r>
            <w:r w:rsidR="5CDE43EB" w:rsidRPr="432D0519">
              <w:rPr>
                <w:color w:val="000000" w:themeColor="text1"/>
                <w:sz w:val="24"/>
                <w:szCs w:val="24"/>
              </w:rPr>
              <w:t xml:space="preserve"> in</w:t>
            </w:r>
            <w:r w:rsidRPr="432D0519">
              <w:rPr>
                <w:color w:val="000000" w:themeColor="text1"/>
                <w:sz w:val="24"/>
                <w:szCs w:val="24"/>
              </w:rPr>
              <w:t xml:space="preserve"> 2023.</w:t>
            </w:r>
            <w:r w:rsidR="06B41DF5" w:rsidRPr="432D0519">
              <w:rPr>
                <w:color w:val="000000" w:themeColor="text1"/>
                <w:sz w:val="24"/>
                <w:szCs w:val="24"/>
              </w:rPr>
              <w:t xml:space="preserve"> Please see</w:t>
            </w:r>
            <w:r w:rsidR="01A8723D" w:rsidRPr="432D0519">
              <w:rPr>
                <w:color w:val="000000" w:themeColor="text1"/>
                <w:sz w:val="24"/>
                <w:szCs w:val="24"/>
              </w:rPr>
              <w:t xml:space="preserve"> the </w:t>
            </w:r>
            <w:r w:rsidR="01A8723D" w:rsidRPr="432D0519">
              <w:rPr>
                <w:b/>
                <w:bCs/>
                <w:i/>
                <w:iCs/>
                <w:color w:val="000000" w:themeColor="text1"/>
                <w:sz w:val="24"/>
                <w:szCs w:val="24"/>
              </w:rPr>
              <w:t>MSCHE Statement of Accreditation Status – 2023</w:t>
            </w:r>
            <w:r w:rsidR="01A8723D" w:rsidRPr="432D0519">
              <w:rPr>
                <w:color w:val="000000" w:themeColor="text1"/>
                <w:sz w:val="24"/>
                <w:szCs w:val="24"/>
              </w:rPr>
              <w:t>.</w:t>
            </w:r>
            <w:r w:rsidR="06B41DF5">
              <w:t xml:space="preserve"> </w:t>
            </w:r>
          </w:p>
          <w:p w14:paraId="2BA8BB2A" w14:textId="72455C8E" w:rsidR="3A8077AB" w:rsidRDefault="3A8077AB" w:rsidP="3A8077AB">
            <w:pPr>
              <w:pStyle w:val="TableParagraph"/>
              <w:spacing w:before="17" w:line="280" w:lineRule="atLeast"/>
              <w:ind w:left="148" w:right="186"/>
              <w:rPr>
                <w:sz w:val="24"/>
                <w:szCs w:val="24"/>
              </w:rPr>
            </w:pPr>
          </w:p>
          <w:p w14:paraId="05E1B4EE" w14:textId="2C987642" w:rsidR="007D40BE" w:rsidRDefault="007D40BE" w:rsidP="0A10AAE0">
            <w:pPr>
              <w:pStyle w:val="TableParagraph"/>
              <w:spacing w:before="17" w:line="280" w:lineRule="atLeast"/>
              <w:ind w:left="148" w:right="186"/>
              <w:rPr>
                <w:sz w:val="24"/>
                <w:szCs w:val="24"/>
              </w:rPr>
            </w:pPr>
          </w:p>
        </w:tc>
      </w:tr>
      <w:tr w:rsidR="007D40BE" w14:paraId="534DF51E" w14:textId="77777777" w:rsidTr="432D0519">
        <w:trPr>
          <w:trHeight w:val="1437"/>
        </w:trPr>
        <w:tc>
          <w:tcPr>
            <w:tcW w:w="780" w:type="dxa"/>
          </w:tcPr>
          <w:p w14:paraId="70D4C7D7" w14:textId="77777777" w:rsidR="007D40BE" w:rsidRDefault="00BB2F7E">
            <w:pPr>
              <w:pStyle w:val="TableParagraph"/>
              <w:rPr>
                <w:sz w:val="24"/>
                <w:szCs w:val="24"/>
              </w:rPr>
            </w:pPr>
            <w:r w:rsidRPr="3A8077AB">
              <w:rPr>
                <w:spacing w:val="-5"/>
                <w:sz w:val="24"/>
                <w:szCs w:val="24"/>
              </w:rPr>
              <w:t>b.</w:t>
            </w:r>
          </w:p>
        </w:tc>
        <w:tc>
          <w:tcPr>
            <w:tcW w:w="9480" w:type="dxa"/>
          </w:tcPr>
          <w:p w14:paraId="0CCC8116" w14:textId="4EECE85A" w:rsidR="007D40BE" w:rsidRDefault="00BB2F7E" w:rsidP="00E17B0F">
            <w:pPr>
              <w:pStyle w:val="TableParagraph"/>
              <w:spacing w:before="62" w:line="256" w:lineRule="auto"/>
              <w:ind w:left="0" w:right="186"/>
              <w:rPr>
                <w:sz w:val="24"/>
                <w:szCs w:val="24"/>
              </w:rPr>
            </w:pPr>
            <w:r w:rsidRPr="3A8077AB">
              <w:rPr>
                <w:sz w:val="24"/>
                <w:szCs w:val="24"/>
              </w:rPr>
              <w:t>Provide evidence that the development of competent human services professionals is the primary</w:t>
            </w:r>
            <w:r w:rsidRPr="3A8077AB">
              <w:rPr>
                <w:spacing w:val="-21"/>
                <w:sz w:val="24"/>
                <w:szCs w:val="24"/>
              </w:rPr>
              <w:t xml:space="preserve"> </w:t>
            </w:r>
            <w:r w:rsidRPr="3A8077AB">
              <w:rPr>
                <w:sz w:val="24"/>
                <w:szCs w:val="24"/>
              </w:rPr>
              <w:t>objective of the program and the basis for the degree program title, design, goals and curriculum,</w:t>
            </w:r>
            <w:r w:rsidRPr="3A8077AB">
              <w:rPr>
                <w:spacing w:val="-18"/>
                <w:sz w:val="24"/>
                <w:szCs w:val="24"/>
              </w:rPr>
              <w:t xml:space="preserve"> </w:t>
            </w:r>
            <w:r w:rsidRPr="3A8077AB">
              <w:rPr>
                <w:sz w:val="24"/>
                <w:szCs w:val="24"/>
              </w:rPr>
              <w:t>teaching methodology, and program administration (e.g. through documents such as catalog, brochures, course syllabi, website, and marketing materials).</w:t>
            </w:r>
          </w:p>
          <w:p w14:paraId="35F31F20" w14:textId="237EEFBE" w:rsidR="007D40BE" w:rsidRDefault="007D40BE" w:rsidP="3A8077AB">
            <w:pPr>
              <w:pStyle w:val="TableParagraph"/>
              <w:spacing w:before="62" w:line="256" w:lineRule="auto"/>
              <w:ind w:left="148" w:right="186"/>
              <w:rPr>
                <w:sz w:val="24"/>
                <w:szCs w:val="24"/>
              </w:rPr>
            </w:pPr>
          </w:p>
          <w:p w14:paraId="0AAA71A4" w14:textId="058EB106" w:rsidR="00D2273B" w:rsidRPr="00D2273B" w:rsidRDefault="2BE6BD7C" w:rsidP="3A8077AB">
            <w:pPr>
              <w:spacing w:before="62" w:line="256" w:lineRule="auto"/>
              <w:rPr>
                <w:b/>
                <w:bCs/>
                <w:color w:val="000000" w:themeColor="text1"/>
                <w:sz w:val="24"/>
                <w:szCs w:val="24"/>
                <w:u w:val="single"/>
              </w:rPr>
            </w:pPr>
            <w:r w:rsidRPr="00E17B0F">
              <w:rPr>
                <w:b/>
                <w:bCs/>
                <w:color w:val="000000" w:themeColor="text1"/>
                <w:sz w:val="24"/>
                <w:szCs w:val="24"/>
                <w:u w:val="single"/>
              </w:rPr>
              <w:t xml:space="preserve">Response: </w:t>
            </w:r>
          </w:p>
          <w:p w14:paraId="31D10658" w14:textId="624EF8C4" w:rsidR="007D40BE" w:rsidRDefault="2BE6BD7C" w:rsidP="3A8077AB">
            <w:pPr>
              <w:spacing w:before="62" w:line="256" w:lineRule="auto"/>
              <w:rPr>
                <w:color w:val="000000" w:themeColor="text1"/>
                <w:sz w:val="24"/>
                <w:szCs w:val="24"/>
              </w:rPr>
            </w:pPr>
            <w:r w:rsidRPr="3A8077AB">
              <w:rPr>
                <w:color w:val="000000" w:themeColor="text1"/>
                <w:sz w:val="24"/>
                <w:szCs w:val="24"/>
              </w:rPr>
              <w:t>The Human Services program is designed for students who want to assist others in reaching their optimal functioning. The degree prepares students for careers in human services and for transfer into baccalaureate programs. The courses provide students with a comprehensive understanding of how individuals and families develop and function. Students also acquire the skills necessary to provide services to individuals, families, and groups.</w:t>
            </w:r>
          </w:p>
          <w:p w14:paraId="36CAD77C" w14:textId="77777777" w:rsidR="00D2273B" w:rsidRDefault="00D2273B" w:rsidP="3A8077AB">
            <w:pPr>
              <w:spacing w:before="62" w:line="256" w:lineRule="auto"/>
              <w:rPr>
                <w:color w:val="000000" w:themeColor="text1"/>
                <w:sz w:val="24"/>
                <w:szCs w:val="24"/>
              </w:rPr>
            </w:pPr>
          </w:p>
          <w:p w14:paraId="20CB2AB9" w14:textId="5A4F0A11" w:rsidR="007D40BE" w:rsidRDefault="2BE6BD7C" w:rsidP="00AB199C">
            <w:pPr>
              <w:spacing w:before="62" w:line="256" w:lineRule="auto"/>
              <w:ind w:right="186"/>
              <w:rPr>
                <w:color w:val="000000" w:themeColor="text1"/>
                <w:sz w:val="24"/>
                <w:szCs w:val="24"/>
              </w:rPr>
            </w:pPr>
            <w:r w:rsidRPr="3A8077AB">
              <w:rPr>
                <w:color w:val="000000" w:themeColor="text1"/>
                <w:sz w:val="24"/>
                <w:szCs w:val="24"/>
              </w:rPr>
              <w:t xml:space="preserve">The curriculum is designed to meet the program’s purpose and objectives by providing students </w:t>
            </w:r>
            <w:r w:rsidRPr="3A8077AB">
              <w:rPr>
                <w:color w:val="000000" w:themeColor="text1"/>
                <w:sz w:val="24"/>
                <w:szCs w:val="24"/>
              </w:rPr>
              <w:lastRenderedPageBreak/>
              <w:t>with the theoretical knowledge, skills, and worker characteristics needed by human services practitioners. The A.A.S. degree provides students with a core of humanities and physical/social/behavioral science courses that complement the theory</w:t>
            </w:r>
            <w:r w:rsidR="00AB199C">
              <w:rPr>
                <w:color w:val="000000" w:themeColor="text1"/>
                <w:sz w:val="24"/>
                <w:szCs w:val="24"/>
              </w:rPr>
              <w:t xml:space="preserve"> </w:t>
            </w:r>
            <w:r w:rsidRPr="3A8077AB">
              <w:rPr>
                <w:color w:val="000000" w:themeColor="text1"/>
                <w:sz w:val="24"/>
                <w:szCs w:val="24"/>
              </w:rPr>
              <w:t>and fieldwork courses in human services. The A.A.S. degree requires students to complete a minimum of 60 credits</w:t>
            </w:r>
            <w:r w:rsidR="002458CC">
              <w:rPr>
                <w:color w:val="000000" w:themeColor="text1"/>
                <w:sz w:val="24"/>
                <w:szCs w:val="24"/>
              </w:rPr>
              <w:t>.</w:t>
            </w:r>
          </w:p>
          <w:p w14:paraId="5911E200" w14:textId="77777777" w:rsidR="00773FDF" w:rsidRDefault="00773FDF" w:rsidP="3A8077AB">
            <w:pPr>
              <w:spacing w:before="62" w:line="256" w:lineRule="auto"/>
              <w:rPr>
                <w:color w:val="000000" w:themeColor="text1"/>
                <w:sz w:val="24"/>
                <w:szCs w:val="24"/>
              </w:rPr>
            </w:pPr>
          </w:p>
          <w:p w14:paraId="63F71247" w14:textId="40E9375E" w:rsidR="007D40BE" w:rsidRDefault="2BE6BD7C" w:rsidP="3A8077AB">
            <w:pPr>
              <w:spacing w:before="62" w:line="256" w:lineRule="auto"/>
              <w:rPr>
                <w:color w:val="000000" w:themeColor="text1"/>
                <w:sz w:val="24"/>
                <w:szCs w:val="24"/>
              </w:rPr>
            </w:pPr>
            <w:r w:rsidRPr="3A8077AB">
              <w:rPr>
                <w:color w:val="000000" w:themeColor="text1"/>
                <w:sz w:val="24"/>
                <w:szCs w:val="24"/>
              </w:rPr>
              <w:t xml:space="preserve">The program’s focus on developing competent human services practitioners is reflected in all departmental materials, including </w:t>
            </w:r>
            <w:r w:rsidR="00627955" w:rsidRPr="3A8077AB">
              <w:rPr>
                <w:color w:val="000000" w:themeColor="text1"/>
                <w:sz w:val="24"/>
                <w:szCs w:val="24"/>
              </w:rPr>
              <w:t xml:space="preserve">the </w:t>
            </w:r>
            <w:r w:rsidR="00627955">
              <w:rPr>
                <w:color w:val="000000" w:themeColor="text1"/>
                <w:sz w:val="24"/>
                <w:szCs w:val="24"/>
              </w:rPr>
              <w:t>AACC</w:t>
            </w:r>
            <w:r w:rsidR="00E121A4">
              <w:rPr>
                <w:color w:val="000000" w:themeColor="text1"/>
                <w:sz w:val="24"/>
                <w:szCs w:val="24"/>
              </w:rPr>
              <w:t xml:space="preserve"> Catalog</w:t>
            </w:r>
            <w:hyperlink r:id="rId25">
              <w:r w:rsidR="0004394A">
                <w:rPr>
                  <w:rStyle w:val="Hyperlink"/>
                  <w:sz w:val="24"/>
                  <w:szCs w:val="24"/>
                </w:rPr>
                <w:t>{AACC Catalog}</w:t>
              </w:r>
            </w:hyperlink>
            <w:r w:rsidR="00A5239D">
              <w:t>,</w:t>
            </w:r>
            <w:r w:rsidRPr="3A8077AB">
              <w:rPr>
                <w:color w:val="000000" w:themeColor="text1"/>
                <w:sz w:val="24"/>
                <w:szCs w:val="24"/>
              </w:rPr>
              <w:t xml:space="preserve"> </w:t>
            </w:r>
            <w:r w:rsidR="009A4E94" w:rsidRPr="004F3833">
              <w:rPr>
                <w:b/>
                <w:bCs/>
                <w:i/>
                <w:iCs/>
                <w:sz w:val="24"/>
                <w:szCs w:val="24"/>
              </w:rPr>
              <w:t>HUS Program Manual 202</w:t>
            </w:r>
            <w:r w:rsidR="00DA6D2C" w:rsidRPr="004F3833">
              <w:rPr>
                <w:b/>
                <w:bCs/>
                <w:i/>
                <w:iCs/>
                <w:sz w:val="24"/>
                <w:szCs w:val="24"/>
              </w:rPr>
              <w:t>5</w:t>
            </w:r>
            <w:r w:rsidR="009A4E94" w:rsidRPr="004F3833">
              <w:rPr>
                <w:b/>
                <w:bCs/>
                <w:color w:val="000000" w:themeColor="text1"/>
                <w:sz w:val="24"/>
                <w:szCs w:val="24"/>
              </w:rPr>
              <w:t xml:space="preserve"> </w:t>
            </w:r>
            <w:r w:rsidRPr="3A8077AB">
              <w:rPr>
                <w:color w:val="000000" w:themeColor="text1"/>
                <w:sz w:val="24"/>
                <w:szCs w:val="24"/>
              </w:rPr>
              <w:t>and</w:t>
            </w:r>
            <w:r w:rsidR="00E121A4">
              <w:rPr>
                <w:color w:val="000000" w:themeColor="text1"/>
                <w:sz w:val="24"/>
                <w:szCs w:val="24"/>
              </w:rPr>
              <w:t xml:space="preserve"> Human Services website</w:t>
            </w:r>
            <w:r w:rsidRPr="3A8077AB">
              <w:rPr>
                <w:color w:val="000000" w:themeColor="text1"/>
                <w:sz w:val="24"/>
                <w:szCs w:val="24"/>
              </w:rPr>
              <w:t xml:space="preserve"> </w:t>
            </w:r>
            <w:hyperlink r:id="rId26" w:history="1">
              <w:r w:rsidR="00E16888" w:rsidRPr="00E16888">
                <w:rPr>
                  <w:rStyle w:val="Hyperlink"/>
                  <w:sz w:val="24"/>
                  <w:szCs w:val="24"/>
                </w:rPr>
                <w:t>{Human Services website}</w:t>
              </w:r>
            </w:hyperlink>
            <w:r w:rsidR="00C04AAC">
              <w:rPr>
                <w:color w:val="000000" w:themeColor="text1"/>
                <w:sz w:val="24"/>
                <w:szCs w:val="24"/>
              </w:rPr>
              <w:t xml:space="preserve">. </w:t>
            </w:r>
            <w:r w:rsidRPr="3A8077AB">
              <w:rPr>
                <w:color w:val="000000" w:themeColor="text1"/>
                <w:sz w:val="24"/>
                <w:szCs w:val="24"/>
              </w:rPr>
              <w:t>Each course in the Human Services program has a written syllabus with learning objectives. The syllabi are distributed to all enrolled students and available online through Canvas, the college’s learning management system.</w:t>
            </w:r>
          </w:p>
        </w:tc>
      </w:tr>
      <w:tr w:rsidR="007D40BE" w14:paraId="3450D0FF" w14:textId="77777777" w:rsidTr="432D0519">
        <w:trPr>
          <w:trHeight w:val="849"/>
        </w:trPr>
        <w:tc>
          <w:tcPr>
            <w:tcW w:w="780" w:type="dxa"/>
          </w:tcPr>
          <w:p w14:paraId="20D0C631" w14:textId="77777777" w:rsidR="007D40BE" w:rsidRDefault="00BB2F7E">
            <w:pPr>
              <w:pStyle w:val="TableParagraph"/>
              <w:rPr>
                <w:sz w:val="24"/>
              </w:rPr>
            </w:pPr>
            <w:r>
              <w:rPr>
                <w:spacing w:val="-5"/>
                <w:sz w:val="24"/>
              </w:rPr>
              <w:lastRenderedPageBreak/>
              <w:t>c.</w:t>
            </w:r>
          </w:p>
        </w:tc>
        <w:tc>
          <w:tcPr>
            <w:tcW w:w="9480" w:type="dxa"/>
          </w:tcPr>
          <w:p w14:paraId="5FB42056" w14:textId="577834A2" w:rsidR="007D40BE" w:rsidRDefault="00BB2F7E" w:rsidP="00E17B0F">
            <w:pPr>
              <w:pStyle w:val="TableParagraph"/>
              <w:spacing w:before="62" w:line="249" w:lineRule="auto"/>
              <w:ind w:left="0" w:right="186"/>
              <w:rPr>
                <w:sz w:val="24"/>
                <w:szCs w:val="24"/>
              </w:rPr>
            </w:pPr>
            <w:r w:rsidRPr="3A8077AB">
              <w:rPr>
                <w:sz w:val="24"/>
                <w:szCs w:val="24"/>
              </w:rPr>
              <w:t>Articulate how students are informed of the curricular</w:t>
            </w:r>
            <w:r w:rsidRPr="3A8077AB">
              <w:rPr>
                <w:spacing w:val="-1"/>
                <w:sz w:val="24"/>
                <w:szCs w:val="24"/>
              </w:rPr>
              <w:t xml:space="preserve"> </w:t>
            </w:r>
            <w:r w:rsidRPr="3A8077AB">
              <w:rPr>
                <w:sz w:val="24"/>
                <w:szCs w:val="24"/>
              </w:rPr>
              <w:t xml:space="preserve">and program expectations and </w:t>
            </w:r>
            <w:r w:rsidRPr="00A81F12">
              <w:rPr>
                <w:sz w:val="24"/>
                <w:szCs w:val="24"/>
              </w:rPr>
              <w:t>requirements prior to admission.</w:t>
            </w:r>
          </w:p>
          <w:p w14:paraId="3F645484" w14:textId="10A869C4" w:rsidR="007D40BE" w:rsidRDefault="007D40BE" w:rsidP="3A8077AB">
            <w:pPr>
              <w:pStyle w:val="TableParagraph"/>
              <w:spacing w:before="62" w:line="249" w:lineRule="auto"/>
              <w:ind w:left="148" w:right="186"/>
              <w:rPr>
                <w:sz w:val="24"/>
                <w:szCs w:val="24"/>
              </w:rPr>
            </w:pPr>
          </w:p>
          <w:p w14:paraId="0E8A44B6" w14:textId="0018AD9C" w:rsidR="007D40BE" w:rsidRDefault="2CBB450D" w:rsidP="00E17B0F">
            <w:pPr>
              <w:pStyle w:val="TableParagraph"/>
              <w:spacing w:before="62" w:line="249" w:lineRule="auto"/>
              <w:ind w:left="0" w:right="186"/>
              <w:rPr>
                <w:color w:val="000000" w:themeColor="text1"/>
                <w:sz w:val="24"/>
                <w:szCs w:val="24"/>
              </w:rPr>
            </w:pPr>
            <w:r w:rsidRPr="3A8077AB">
              <w:rPr>
                <w:color w:val="000000" w:themeColor="text1"/>
                <w:sz w:val="24"/>
                <w:szCs w:val="24"/>
              </w:rPr>
              <w:t>Prospective students are informed about the Human Services program and curriculum requirements through face-to-face and virtual</w:t>
            </w:r>
            <w:r w:rsidR="00E121A4">
              <w:rPr>
                <w:color w:val="000000" w:themeColor="text1"/>
                <w:sz w:val="24"/>
                <w:szCs w:val="24"/>
              </w:rPr>
              <w:t xml:space="preserve"> information session</w:t>
            </w:r>
            <w:r w:rsidRPr="3A8077AB">
              <w:rPr>
                <w:color w:val="000000" w:themeColor="text1"/>
                <w:sz w:val="24"/>
                <w:szCs w:val="24"/>
              </w:rPr>
              <w:t xml:space="preserve"> </w:t>
            </w:r>
            <w:hyperlink r:id="rId27" w:history="1">
              <w:r w:rsidR="00983E32" w:rsidRPr="00983E32">
                <w:rPr>
                  <w:rStyle w:val="Hyperlink"/>
                  <w:sz w:val="24"/>
                  <w:szCs w:val="24"/>
                </w:rPr>
                <w:t>{Information Sessions}</w:t>
              </w:r>
            </w:hyperlink>
            <w:r w:rsidR="00A5239D">
              <w:t xml:space="preserve">, </w:t>
            </w:r>
            <w:r w:rsidRPr="3A8077AB">
              <w:rPr>
                <w:color w:val="000000" w:themeColor="text1"/>
                <w:sz w:val="24"/>
                <w:szCs w:val="24"/>
              </w:rPr>
              <w:t>the</w:t>
            </w:r>
            <w:r w:rsidR="00E121A4">
              <w:rPr>
                <w:color w:val="000000" w:themeColor="text1"/>
                <w:sz w:val="24"/>
                <w:szCs w:val="24"/>
              </w:rPr>
              <w:t xml:space="preserve"> Human Services website </w:t>
            </w:r>
            <w:hyperlink r:id="rId28" w:history="1">
              <w:r w:rsidR="00E121A4" w:rsidRPr="00E121A4">
                <w:rPr>
                  <w:rStyle w:val="Hyperlink"/>
                  <w:sz w:val="24"/>
                  <w:szCs w:val="24"/>
                </w:rPr>
                <w:t>{Human Services website}</w:t>
              </w:r>
            </w:hyperlink>
            <w:r w:rsidRPr="3A8077AB">
              <w:rPr>
                <w:color w:val="000000" w:themeColor="text1"/>
                <w:sz w:val="24"/>
                <w:szCs w:val="24"/>
              </w:rPr>
              <w:t xml:space="preserve">and other marketing events such as college fairs and open houses. In addition, one-on-one meetings are available throughout the year for prospective students to meet with the Human Services </w:t>
            </w:r>
            <w:r w:rsidR="000901BC">
              <w:rPr>
                <w:color w:val="000000" w:themeColor="text1"/>
                <w:sz w:val="24"/>
                <w:szCs w:val="24"/>
              </w:rPr>
              <w:t>faculty</w:t>
            </w:r>
            <w:r w:rsidRPr="3A8077AB">
              <w:rPr>
                <w:color w:val="000000" w:themeColor="text1"/>
                <w:sz w:val="24"/>
                <w:szCs w:val="24"/>
              </w:rPr>
              <w:t>.</w:t>
            </w:r>
          </w:p>
          <w:p w14:paraId="3F902812" w14:textId="77777777" w:rsidR="00E17B0F" w:rsidRDefault="00E17B0F" w:rsidP="00E17B0F">
            <w:pPr>
              <w:pStyle w:val="TableParagraph"/>
              <w:spacing w:before="62" w:line="249" w:lineRule="auto"/>
              <w:ind w:left="0" w:right="186"/>
              <w:rPr>
                <w:color w:val="000000" w:themeColor="text1"/>
                <w:sz w:val="24"/>
                <w:szCs w:val="24"/>
              </w:rPr>
            </w:pPr>
          </w:p>
          <w:p w14:paraId="2F31F112" w14:textId="44C16400" w:rsidR="00D606C0" w:rsidRDefault="004638B6" w:rsidP="00A81F12">
            <w:pPr>
              <w:pStyle w:val="TableParagraph"/>
              <w:spacing w:line="261" w:lineRule="auto"/>
              <w:ind w:left="0" w:right="186"/>
              <w:rPr>
                <w:color w:val="000000" w:themeColor="text1"/>
                <w:sz w:val="24"/>
                <w:szCs w:val="24"/>
              </w:rPr>
            </w:pPr>
            <w:r>
              <w:rPr>
                <w:color w:val="000000" w:themeColor="text1"/>
                <w:sz w:val="24"/>
                <w:szCs w:val="24"/>
              </w:rPr>
              <w:t>Current s</w:t>
            </w:r>
            <w:r w:rsidR="00E008E6">
              <w:rPr>
                <w:color w:val="000000" w:themeColor="text1"/>
                <w:sz w:val="24"/>
                <w:szCs w:val="24"/>
              </w:rPr>
              <w:t xml:space="preserve">tudents are provided with a </w:t>
            </w:r>
            <w:r w:rsidR="008A32C7">
              <w:rPr>
                <w:color w:val="000000" w:themeColor="text1"/>
                <w:sz w:val="24"/>
                <w:szCs w:val="24"/>
              </w:rPr>
              <w:t>PowerPoint</w:t>
            </w:r>
            <w:r w:rsidR="00E008E6">
              <w:rPr>
                <w:color w:val="000000" w:themeColor="text1"/>
                <w:sz w:val="24"/>
                <w:szCs w:val="24"/>
              </w:rPr>
              <w:t xml:space="preserve"> presentation and video that includes </w:t>
            </w:r>
            <w:r w:rsidR="00907497">
              <w:rPr>
                <w:color w:val="000000" w:themeColor="text1"/>
                <w:sz w:val="24"/>
                <w:szCs w:val="24"/>
              </w:rPr>
              <w:t>all policies and processes for admission to fieldwork. They are assessed</w:t>
            </w:r>
            <w:r w:rsidR="00C151F5">
              <w:rPr>
                <w:color w:val="000000" w:themeColor="text1"/>
                <w:sz w:val="24"/>
                <w:szCs w:val="24"/>
              </w:rPr>
              <w:t xml:space="preserve"> during the </w:t>
            </w:r>
            <w:r w:rsidR="00574F93">
              <w:rPr>
                <w:sz w:val="24"/>
                <w:szCs w:val="24"/>
              </w:rPr>
              <w:t>{HUS 101}</w:t>
            </w:r>
            <w:r w:rsidR="00314122" w:rsidRPr="00E121A4">
              <w:rPr>
                <w:sz w:val="24"/>
                <w:szCs w:val="24"/>
              </w:rPr>
              <w:t xml:space="preserve"> </w:t>
            </w:r>
            <w:r w:rsidR="00314122">
              <w:rPr>
                <w:color w:val="000000" w:themeColor="text1"/>
                <w:sz w:val="24"/>
                <w:szCs w:val="24"/>
              </w:rPr>
              <w:t>Human Services and Addiction Counseling Ethics in Practice</w:t>
            </w:r>
            <w:r w:rsidR="00314122" w:rsidRPr="3A8077AB">
              <w:rPr>
                <w:color w:val="000000" w:themeColor="text1"/>
                <w:sz w:val="24"/>
                <w:szCs w:val="24"/>
              </w:rPr>
              <w:t xml:space="preserve"> </w:t>
            </w:r>
            <w:r w:rsidR="00C151F5">
              <w:rPr>
                <w:color w:val="000000" w:themeColor="text1"/>
                <w:sz w:val="24"/>
                <w:szCs w:val="24"/>
              </w:rPr>
              <w:t>class</w:t>
            </w:r>
            <w:r w:rsidR="00907497">
              <w:rPr>
                <w:color w:val="000000" w:themeColor="text1"/>
                <w:sz w:val="24"/>
                <w:szCs w:val="24"/>
              </w:rPr>
              <w:t xml:space="preserve"> </w:t>
            </w:r>
            <w:r w:rsidR="002E60A0">
              <w:rPr>
                <w:color w:val="000000" w:themeColor="text1"/>
                <w:sz w:val="24"/>
                <w:szCs w:val="24"/>
              </w:rPr>
              <w:t xml:space="preserve">on their knowledge of these </w:t>
            </w:r>
            <w:r w:rsidR="00E121A4">
              <w:rPr>
                <w:color w:val="000000" w:themeColor="text1"/>
                <w:sz w:val="24"/>
                <w:szCs w:val="24"/>
              </w:rPr>
              <w:t>policies</w:t>
            </w:r>
            <w:r w:rsidR="002E60A0">
              <w:rPr>
                <w:color w:val="000000" w:themeColor="text1"/>
                <w:sz w:val="24"/>
                <w:szCs w:val="24"/>
              </w:rPr>
              <w:t xml:space="preserve"> and processes. </w:t>
            </w:r>
            <w:r w:rsidR="006901E0">
              <w:rPr>
                <w:color w:val="000000" w:themeColor="text1"/>
                <w:sz w:val="24"/>
                <w:szCs w:val="24"/>
              </w:rPr>
              <w:t xml:space="preserve">Students are also provided with the same information during the </w:t>
            </w:r>
            <w:r w:rsidR="00D8005B" w:rsidRPr="00E121A4">
              <w:rPr>
                <w:sz w:val="24"/>
                <w:szCs w:val="24"/>
              </w:rPr>
              <w:t xml:space="preserve">{HUS </w:t>
            </w:r>
            <w:r w:rsidR="006335A7" w:rsidRPr="00E121A4">
              <w:rPr>
                <w:sz w:val="24"/>
                <w:szCs w:val="24"/>
              </w:rPr>
              <w:t>141}</w:t>
            </w:r>
            <w:r w:rsidR="006335A7">
              <w:rPr>
                <w:color w:val="000000" w:themeColor="text1"/>
                <w:sz w:val="24"/>
                <w:szCs w:val="24"/>
              </w:rPr>
              <w:t xml:space="preserve"> Group</w:t>
            </w:r>
            <w:r w:rsidR="006901E0">
              <w:rPr>
                <w:color w:val="000000" w:themeColor="text1"/>
                <w:sz w:val="24"/>
                <w:szCs w:val="24"/>
              </w:rPr>
              <w:t xml:space="preserve"> Dynamics class</w:t>
            </w:r>
            <w:r w:rsidR="00B87B11">
              <w:rPr>
                <w:color w:val="000000" w:themeColor="text1"/>
                <w:sz w:val="24"/>
                <w:szCs w:val="24"/>
              </w:rPr>
              <w:t>.</w:t>
            </w:r>
            <w:r w:rsidR="006901E0">
              <w:rPr>
                <w:color w:val="000000" w:themeColor="text1"/>
                <w:sz w:val="24"/>
                <w:szCs w:val="24"/>
              </w:rPr>
              <w:t xml:space="preserve"> </w:t>
            </w:r>
          </w:p>
          <w:p w14:paraId="399F2A5D" w14:textId="77777777" w:rsidR="00492FD0" w:rsidRDefault="00492FD0" w:rsidP="3A8077AB">
            <w:pPr>
              <w:pStyle w:val="TableParagraph"/>
              <w:spacing w:before="62" w:line="249" w:lineRule="auto"/>
              <w:ind w:left="148" w:right="186"/>
              <w:rPr>
                <w:color w:val="000000" w:themeColor="text1"/>
                <w:sz w:val="24"/>
                <w:szCs w:val="24"/>
              </w:rPr>
            </w:pPr>
          </w:p>
          <w:p w14:paraId="71E96FCF" w14:textId="7AD55C3D" w:rsidR="007D40BE" w:rsidRDefault="2CBB450D" w:rsidP="00E17B0F">
            <w:pPr>
              <w:pStyle w:val="TableParagraph"/>
              <w:spacing w:before="62" w:line="249" w:lineRule="auto"/>
              <w:ind w:left="0" w:right="186"/>
              <w:rPr>
                <w:color w:val="000000" w:themeColor="text1"/>
                <w:sz w:val="24"/>
                <w:szCs w:val="24"/>
              </w:rPr>
            </w:pPr>
            <w:r w:rsidRPr="3A8077AB">
              <w:rPr>
                <w:color w:val="000000" w:themeColor="text1"/>
                <w:sz w:val="24"/>
                <w:szCs w:val="24"/>
              </w:rPr>
              <w:t xml:space="preserve">The program outcomes are in the college catalog and are also included in the </w:t>
            </w:r>
            <w:r w:rsidR="008A32C7" w:rsidRPr="00DD0940">
              <w:rPr>
                <w:b/>
                <w:bCs/>
                <w:i/>
                <w:iCs/>
                <w:color w:val="000000" w:themeColor="text1"/>
                <w:sz w:val="24"/>
                <w:szCs w:val="24"/>
              </w:rPr>
              <w:t>H</w:t>
            </w:r>
            <w:r w:rsidR="008A32C7">
              <w:rPr>
                <w:b/>
                <w:bCs/>
                <w:i/>
                <w:iCs/>
                <w:color w:val="000000" w:themeColor="text1"/>
                <w:sz w:val="24"/>
                <w:szCs w:val="24"/>
              </w:rPr>
              <w:t>US</w:t>
            </w:r>
            <w:r w:rsidR="008A32C7" w:rsidRPr="00DD0940">
              <w:rPr>
                <w:b/>
                <w:bCs/>
                <w:i/>
                <w:iCs/>
                <w:color w:val="000000" w:themeColor="text1"/>
                <w:sz w:val="24"/>
                <w:szCs w:val="24"/>
              </w:rPr>
              <w:t xml:space="preserve"> </w:t>
            </w:r>
            <w:r w:rsidR="006D6F84" w:rsidRPr="00DD0940">
              <w:rPr>
                <w:b/>
                <w:bCs/>
                <w:i/>
                <w:iCs/>
                <w:sz w:val="24"/>
                <w:szCs w:val="24"/>
              </w:rPr>
              <w:t>Program Manu</w:t>
            </w:r>
            <w:r w:rsidR="00DD0940" w:rsidRPr="00DD0940">
              <w:rPr>
                <w:b/>
                <w:bCs/>
                <w:i/>
                <w:iCs/>
                <w:sz w:val="24"/>
                <w:szCs w:val="24"/>
              </w:rPr>
              <w:t xml:space="preserve">al </w:t>
            </w:r>
            <w:r w:rsidR="005C2E0E" w:rsidRPr="00DD0940">
              <w:rPr>
                <w:b/>
                <w:bCs/>
                <w:i/>
                <w:iCs/>
                <w:sz w:val="24"/>
                <w:szCs w:val="24"/>
              </w:rPr>
              <w:t>2</w:t>
            </w:r>
            <w:r w:rsidR="00DD0940" w:rsidRPr="00DD0940">
              <w:rPr>
                <w:b/>
                <w:bCs/>
                <w:i/>
                <w:iCs/>
                <w:sz w:val="24"/>
                <w:szCs w:val="24"/>
              </w:rPr>
              <w:t>0</w:t>
            </w:r>
            <w:r w:rsidR="005C2E0E" w:rsidRPr="00DD0940">
              <w:rPr>
                <w:b/>
                <w:bCs/>
                <w:i/>
                <w:iCs/>
                <w:sz w:val="24"/>
                <w:szCs w:val="24"/>
              </w:rPr>
              <w:t>2</w:t>
            </w:r>
            <w:r w:rsidR="00F111FB" w:rsidRPr="00DD0940">
              <w:rPr>
                <w:b/>
                <w:bCs/>
                <w:i/>
                <w:iCs/>
                <w:sz w:val="24"/>
                <w:szCs w:val="24"/>
              </w:rPr>
              <w:t>5</w:t>
            </w:r>
            <w:r w:rsidRPr="00DD0940">
              <w:rPr>
                <w:b/>
                <w:bCs/>
                <w:i/>
                <w:iCs/>
                <w:color w:val="000000" w:themeColor="text1"/>
                <w:sz w:val="24"/>
                <w:szCs w:val="24"/>
              </w:rPr>
              <w:t>,</w:t>
            </w:r>
            <w:r w:rsidRPr="3A8077AB">
              <w:rPr>
                <w:color w:val="000000" w:themeColor="text1"/>
                <w:sz w:val="24"/>
                <w:szCs w:val="24"/>
              </w:rPr>
              <w:t xml:space="preserve"> which is given to students in the first fieldwork </w:t>
            </w:r>
            <w:r w:rsidR="00A1380F" w:rsidRPr="3A8077AB">
              <w:rPr>
                <w:color w:val="000000" w:themeColor="text1"/>
                <w:sz w:val="24"/>
                <w:szCs w:val="24"/>
              </w:rPr>
              <w:t>course</w:t>
            </w:r>
            <w:r w:rsidR="00A1380F" w:rsidRPr="004638B6">
              <w:rPr>
                <w:color w:val="000000" w:themeColor="text1"/>
                <w:sz w:val="24"/>
                <w:szCs w:val="24"/>
              </w:rPr>
              <w:t>,</w:t>
            </w:r>
            <w:r w:rsidR="00A1380F">
              <w:rPr>
                <w:color w:val="000000" w:themeColor="text1"/>
                <w:sz w:val="24"/>
                <w:szCs w:val="24"/>
              </w:rPr>
              <w:t xml:space="preserve"> (</w:t>
            </w:r>
            <w:r w:rsidRPr="004638B6">
              <w:rPr>
                <w:color w:val="000000" w:themeColor="text1"/>
                <w:sz w:val="24"/>
                <w:szCs w:val="24"/>
              </w:rPr>
              <w:t>HUS 115</w:t>
            </w:r>
            <w:r w:rsidR="00F111FB">
              <w:rPr>
                <w:color w:val="000000" w:themeColor="text1"/>
                <w:sz w:val="24"/>
                <w:szCs w:val="24"/>
              </w:rPr>
              <w:t>}</w:t>
            </w:r>
            <w:r w:rsidRPr="3A8077AB">
              <w:rPr>
                <w:color w:val="000000" w:themeColor="text1"/>
                <w:sz w:val="24"/>
                <w:szCs w:val="24"/>
              </w:rPr>
              <w:t xml:space="preserve"> Fieldwork: Counseling, Assessment and Case Management.</w:t>
            </w:r>
          </w:p>
          <w:p w14:paraId="50659F2F" w14:textId="03239B52" w:rsidR="007D40BE" w:rsidRDefault="007D40BE" w:rsidP="3A8077AB">
            <w:pPr>
              <w:pStyle w:val="TableParagraph"/>
              <w:spacing w:before="62" w:line="249" w:lineRule="auto"/>
              <w:ind w:left="0" w:right="186"/>
              <w:rPr>
                <w:color w:val="000000" w:themeColor="text1"/>
                <w:sz w:val="24"/>
                <w:szCs w:val="24"/>
              </w:rPr>
            </w:pPr>
          </w:p>
        </w:tc>
      </w:tr>
      <w:tr w:rsidR="007D40BE" w14:paraId="557BFAC5" w14:textId="77777777" w:rsidTr="432D0519">
        <w:trPr>
          <w:trHeight w:val="548"/>
        </w:trPr>
        <w:tc>
          <w:tcPr>
            <w:tcW w:w="780" w:type="dxa"/>
          </w:tcPr>
          <w:p w14:paraId="73DDD614" w14:textId="77777777" w:rsidR="007D40BE" w:rsidRPr="00492FD0" w:rsidRDefault="00BB2F7E">
            <w:pPr>
              <w:pStyle w:val="TableParagraph"/>
              <w:rPr>
                <w:sz w:val="24"/>
                <w:szCs w:val="24"/>
              </w:rPr>
            </w:pPr>
            <w:r w:rsidRPr="43D5A70A">
              <w:rPr>
                <w:spacing w:val="-5"/>
                <w:sz w:val="24"/>
                <w:szCs w:val="24"/>
              </w:rPr>
              <w:t>d.</w:t>
            </w:r>
          </w:p>
        </w:tc>
        <w:tc>
          <w:tcPr>
            <w:tcW w:w="9480" w:type="dxa"/>
          </w:tcPr>
          <w:p w14:paraId="6B681B6B" w14:textId="0951681F" w:rsidR="007D40BE" w:rsidRPr="00672040" w:rsidRDefault="00BB2F7E" w:rsidP="00E17B0F">
            <w:pPr>
              <w:pStyle w:val="TableParagraph"/>
              <w:ind w:left="0"/>
              <w:rPr>
                <w:sz w:val="24"/>
                <w:szCs w:val="24"/>
              </w:rPr>
            </w:pPr>
            <w:r w:rsidRPr="00672040">
              <w:rPr>
                <w:sz w:val="24"/>
                <w:szCs w:val="24"/>
              </w:rPr>
              <w:t>Provide</w:t>
            </w:r>
            <w:r w:rsidRPr="00672040">
              <w:rPr>
                <w:spacing w:val="7"/>
                <w:sz w:val="24"/>
                <w:szCs w:val="24"/>
              </w:rPr>
              <w:t xml:space="preserve"> </w:t>
            </w:r>
            <w:r w:rsidRPr="00672040">
              <w:rPr>
                <w:sz w:val="24"/>
                <w:szCs w:val="24"/>
              </w:rPr>
              <w:t>a</w:t>
            </w:r>
            <w:r w:rsidRPr="00672040">
              <w:rPr>
                <w:spacing w:val="7"/>
                <w:sz w:val="24"/>
                <w:szCs w:val="24"/>
              </w:rPr>
              <w:t xml:space="preserve"> </w:t>
            </w:r>
            <w:r w:rsidRPr="00672040">
              <w:rPr>
                <w:sz w:val="24"/>
                <w:szCs w:val="24"/>
              </w:rPr>
              <w:t>brief</w:t>
            </w:r>
            <w:r w:rsidRPr="00672040">
              <w:rPr>
                <w:spacing w:val="11"/>
                <w:sz w:val="24"/>
                <w:szCs w:val="24"/>
              </w:rPr>
              <w:t xml:space="preserve"> </w:t>
            </w:r>
            <w:r w:rsidRPr="00672040">
              <w:rPr>
                <w:sz w:val="24"/>
                <w:szCs w:val="24"/>
              </w:rPr>
              <w:t>history</w:t>
            </w:r>
            <w:r w:rsidRPr="00672040">
              <w:rPr>
                <w:spacing w:val="5"/>
                <w:sz w:val="24"/>
                <w:szCs w:val="24"/>
              </w:rPr>
              <w:t xml:space="preserve"> </w:t>
            </w:r>
            <w:r w:rsidRPr="00672040">
              <w:rPr>
                <w:sz w:val="24"/>
                <w:szCs w:val="24"/>
              </w:rPr>
              <w:t>of</w:t>
            </w:r>
            <w:r w:rsidRPr="00672040">
              <w:rPr>
                <w:spacing w:val="10"/>
                <w:sz w:val="24"/>
                <w:szCs w:val="24"/>
              </w:rPr>
              <w:t xml:space="preserve"> </w:t>
            </w:r>
            <w:r w:rsidRPr="00672040">
              <w:rPr>
                <w:sz w:val="24"/>
                <w:szCs w:val="24"/>
              </w:rPr>
              <w:t>the</w:t>
            </w:r>
            <w:r w:rsidRPr="00672040">
              <w:rPr>
                <w:spacing w:val="8"/>
                <w:sz w:val="24"/>
                <w:szCs w:val="24"/>
              </w:rPr>
              <w:t xml:space="preserve"> </w:t>
            </w:r>
            <w:r w:rsidRPr="00672040">
              <w:rPr>
                <w:spacing w:val="-2"/>
                <w:sz w:val="24"/>
                <w:szCs w:val="24"/>
              </w:rPr>
              <w:t>program</w:t>
            </w:r>
          </w:p>
          <w:p w14:paraId="5BD3BEBC" w14:textId="32E20730" w:rsidR="007D40BE" w:rsidRPr="00672040" w:rsidRDefault="007D40BE" w:rsidP="3A8077AB">
            <w:pPr>
              <w:pStyle w:val="TableParagraph"/>
              <w:ind w:left="148"/>
              <w:rPr>
                <w:sz w:val="24"/>
                <w:szCs w:val="24"/>
              </w:rPr>
            </w:pPr>
          </w:p>
          <w:p w14:paraId="12E93ED2" w14:textId="31899ED9" w:rsidR="007D40BE" w:rsidRPr="00E17B0F" w:rsidRDefault="3328C7FD" w:rsidP="00E17B0F">
            <w:pPr>
              <w:pStyle w:val="TableParagraph"/>
              <w:ind w:left="0"/>
              <w:rPr>
                <w:b/>
                <w:bCs/>
                <w:color w:val="000000" w:themeColor="text1"/>
                <w:sz w:val="24"/>
                <w:szCs w:val="24"/>
                <w:u w:val="single"/>
              </w:rPr>
            </w:pPr>
            <w:r w:rsidRPr="00E17B0F">
              <w:rPr>
                <w:b/>
                <w:bCs/>
                <w:color w:val="000000" w:themeColor="text1"/>
                <w:sz w:val="24"/>
                <w:szCs w:val="24"/>
                <w:u w:val="single"/>
              </w:rPr>
              <w:t xml:space="preserve">Response: </w:t>
            </w:r>
          </w:p>
          <w:p w14:paraId="1B8417AB" w14:textId="3EDB6342" w:rsidR="007D40BE" w:rsidRPr="00672040" w:rsidRDefault="3328C7FD" w:rsidP="00E17B0F">
            <w:pPr>
              <w:pStyle w:val="TableParagraph"/>
              <w:ind w:left="0"/>
              <w:rPr>
                <w:color w:val="000000" w:themeColor="text1"/>
                <w:sz w:val="24"/>
                <w:szCs w:val="24"/>
              </w:rPr>
            </w:pPr>
            <w:r w:rsidRPr="00672040">
              <w:rPr>
                <w:color w:val="000000" w:themeColor="text1"/>
                <w:sz w:val="24"/>
                <w:szCs w:val="24"/>
              </w:rPr>
              <w:t>The Human Services certificate program began in 1969 as part of AACC’s Social Science division. As stated in the 1981 college catalog, “a large percentage” of the first nine classes of graduates (1972-1980) were employed in Anne Arundel County and the state of Maryland as interviewers and counselors, teacher associates and aides in state agencies serving persons with disabilities. The curriculum emphasized undergraduate social work and social science courses, as well as fieldwork.</w:t>
            </w:r>
          </w:p>
          <w:p w14:paraId="5E931B11" w14:textId="21652A6D" w:rsidR="007D40BE" w:rsidRPr="00672040" w:rsidRDefault="007D40BE" w:rsidP="3A8077AB">
            <w:pPr>
              <w:pStyle w:val="TableParagraph"/>
              <w:ind w:left="148"/>
              <w:rPr>
                <w:color w:val="000000" w:themeColor="text1"/>
                <w:sz w:val="24"/>
                <w:szCs w:val="24"/>
              </w:rPr>
            </w:pPr>
          </w:p>
          <w:p w14:paraId="1E8612A6" w14:textId="77777777" w:rsidR="00F1522F" w:rsidRDefault="3328C7FD" w:rsidP="00F1522F">
            <w:pPr>
              <w:pStyle w:val="TableParagraph"/>
              <w:ind w:left="0"/>
              <w:rPr>
                <w:color w:val="000000" w:themeColor="text1"/>
                <w:sz w:val="24"/>
                <w:szCs w:val="24"/>
              </w:rPr>
            </w:pPr>
            <w:r w:rsidRPr="00672040">
              <w:rPr>
                <w:color w:val="000000" w:themeColor="text1"/>
                <w:sz w:val="24"/>
                <w:szCs w:val="24"/>
              </w:rPr>
              <w:t xml:space="preserve">In 1985, the program added an A.A.S. degree in Human Services. In 1989, Human Services became an independent department within the Social Science division and elected its first chairperson. Ten years later, in 1999, AACC went through a major reorganization in which the </w:t>
            </w:r>
            <w:r w:rsidRPr="00672040">
              <w:rPr>
                <w:color w:val="000000" w:themeColor="text1"/>
                <w:sz w:val="24"/>
                <w:szCs w:val="24"/>
              </w:rPr>
              <w:lastRenderedPageBreak/>
              <w:t>Human Services department moved from the Social Science division to become a stand-alone department within the School of Health Professions, Wellness and Physical Education (since renamed as the School of Health Sciences). At that time there was one full-time faculty member, who also served as the department chair. In 2002, a second full-time faculty member was hired, and in 2005, a third full-time faculty member joined the department</w:t>
            </w:r>
            <w:r w:rsidR="00F1522F">
              <w:rPr>
                <w:color w:val="000000" w:themeColor="text1"/>
                <w:sz w:val="24"/>
                <w:szCs w:val="24"/>
              </w:rPr>
              <w:t>.</w:t>
            </w:r>
          </w:p>
          <w:p w14:paraId="062D44DA" w14:textId="083CC60A" w:rsidR="00E17B0F" w:rsidRDefault="00087204" w:rsidP="00F1522F">
            <w:pPr>
              <w:pStyle w:val="TableParagraph"/>
              <w:ind w:left="0"/>
              <w:rPr>
                <w:color w:val="000000" w:themeColor="text1"/>
                <w:sz w:val="24"/>
                <w:szCs w:val="24"/>
              </w:rPr>
            </w:pPr>
            <w:r>
              <w:rPr>
                <w:color w:val="000000" w:themeColor="text1"/>
                <w:sz w:val="24"/>
                <w:szCs w:val="24"/>
              </w:rPr>
              <w:t xml:space="preserve"> </w:t>
            </w:r>
          </w:p>
          <w:p w14:paraId="059BE590" w14:textId="348A5667" w:rsidR="007D40BE" w:rsidRPr="00672040" w:rsidRDefault="5B5B287F" w:rsidP="00E17B0F">
            <w:pPr>
              <w:pStyle w:val="TableParagraph"/>
              <w:ind w:left="0"/>
              <w:rPr>
                <w:color w:val="000000" w:themeColor="text1"/>
                <w:sz w:val="24"/>
                <w:szCs w:val="24"/>
              </w:rPr>
            </w:pPr>
            <w:r w:rsidRPr="432D0519">
              <w:rPr>
                <w:color w:val="000000" w:themeColor="text1"/>
                <w:sz w:val="24"/>
                <w:szCs w:val="24"/>
              </w:rPr>
              <w:t>The AACC Human Services program sought and gained its first accreditation in 2006. The department has grown significantly since its inception by offering several related degrees and certificates such as a Certificate and A.A.S. degree in Addiction Counseling</w:t>
            </w:r>
            <w:r w:rsidR="2BB37547" w:rsidRPr="432D0519">
              <w:rPr>
                <w:color w:val="000000" w:themeColor="text1"/>
                <w:sz w:val="24"/>
                <w:szCs w:val="24"/>
              </w:rPr>
              <w:t>.</w:t>
            </w:r>
            <w:r w:rsidRPr="432D0519">
              <w:rPr>
                <w:color w:val="000000" w:themeColor="text1"/>
                <w:sz w:val="24"/>
                <w:szCs w:val="24"/>
              </w:rPr>
              <w:t xml:space="preserve"> As the program continued to grow, a fourth full-time faculty member was hired in 2014. This faculty member also serves as the program’s Fieldwork Coordinator. In 2016, the HUS department chair was </w:t>
            </w:r>
            <w:r w:rsidR="2BB37547" w:rsidRPr="432D0519">
              <w:rPr>
                <w:color w:val="000000" w:themeColor="text1"/>
                <w:sz w:val="24"/>
                <w:szCs w:val="24"/>
              </w:rPr>
              <w:t xml:space="preserve">hired as </w:t>
            </w:r>
            <w:r w:rsidRPr="432D0519">
              <w:rPr>
                <w:color w:val="000000" w:themeColor="text1"/>
                <w:sz w:val="24"/>
                <w:szCs w:val="24"/>
              </w:rPr>
              <w:t xml:space="preserve">the Dean of </w:t>
            </w:r>
            <w:r w:rsidR="2BB37547" w:rsidRPr="432D0519">
              <w:rPr>
                <w:color w:val="000000" w:themeColor="text1"/>
                <w:sz w:val="24"/>
                <w:szCs w:val="24"/>
              </w:rPr>
              <w:t xml:space="preserve">the School of </w:t>
            </w:r>
            <w:r w:rsidRPr="432D0519">
              <w:rPr>
                <w:color w:val="000000" w:themeColor="text1"/>
                <w:sz w:val="24"/>
                <w:szCs w:val="24"/>
              </w:rPr>
              <w:t xml:space="preserve">Health Sciences, and the role of department chair was filled by an existing faculty member. </w:t>
            </w:r>
            <w:r w:rsidR="000B7946">
              <w:rPr>
                <w:color w:val="000000" w:themeColor="text1"/>
                <w:sz w:val="24"/>
                <w:szCs w:val="24"/>
              </w:rPr>
              <w:t>Between 2018 and 2020, two</w:t>
            </w:r>
            <w:r w:rsidRPr="432D0519">
              <w:rPr>
                <w:color w:val="000000" w:themeColor="text1"/>
                <w:sz w:val="24"/>
                <w:szCs w:val="24"/>
              </w:rPr>
              <w:t xml:space="preserve"> faculty members resigned. These positions have not been replaced due to declining enrollment in the program. The program is currently sufficiently staffed with two full-time faculty members </w:t>
            </w:r>
            <w:r w:rsidR="0B9EDBE5" w:rsidRPr="432D0519">
              <w:rPr>
                <w:color w:val="000000" w:themeColor="text1"/>
                <w:sz w:val="24"/>
                <w:szCs w:val="24"/>
              </w:rPr>
              <w:t>and twelve part-time faculty, two of which serve as fieldwork liaisons for the department.</w:t>
            </w:r>
          </w:p>
          <w:p w14:paraId="017A5093" w14:textId="079E2D7D" w:rsidR="007D40BE" w:rsidRPr="00492FD0" w:rsidRDefault="007D40BE">
            <w:pPr>
              <w:pStyle w:val="TableParagraph"/>
              <w:ind w:left="148"/>
              <w:rPr>
                <w:sz w:val="24"/>
                <w:szCs w:val="24"/>
                <w:highlight w:val="cyan"/>
              </w:rPr>
            </w:pPr>
          </w:p>
        </w:tc>
      </w:tr>
      <w:tr w:rsidR="007D40BE" w14:paraId="51360972" w14:textId="77777777" w:rsidTr="432D0519">
        <w:trPr>
          <w:trHeight w:val="848"/>
        </w:trPr>
        <w:tc>
          <w:tcPr>
            <w:tcW w:w="780" w:type="dxa"/>
          </w:tcPr>
          <w:p w14:paraId="139EE7E7" w14:textId="77777777" w:rsidR="007D40BE" w:rsidRDefault="00BB2F7E">
            <w:pPr>
              <w:pStyle w:val="TableParagraph"/>
              <w:rPr>
                <w:sz w:val="24"/>
              </w:rPr>
            </w:pPr>
            <w:r>
              <w:rPr>
                <w:spacing w:val="-5"/>
                <w:sz w:val="24"/>
              </w:rPr>
              <w:lastRenderedPageBreak/>
              <w:t>e.</w:t>
            </w:r>
          </w:p>
        </w:tc>
        <w:tc>
          <w:tcPr>
            <w:tcW w:w="9480" w:type="dxa"/>
          </w:tcPr>
          <w:p w14:paraId="3C70FB24" w14:textId="39BB467B" w:rsidR="007D40BE" w:rsidRDefault="00BB2F7E" w:rsidP="00E17B0F">
            <w:pPr>
              <w:pStyle w:val="TableParagraph"/>
              <w:spacing w:before="62" w:line="249" w:lineRule="auto"/>
              <w:ind w:left="0" w:right="186"/>
              <w:rPr>
                <w:sz w:val="24"/>
                <w:szCs w:val="24"/>
              </w:rPr>
            </w:pPr>
            <w:r w:rsidRPr="432D0519">
              <w:rPr>
                <w:sz w:val="24"/>
                <w:szCs w:val="24"/>
              </w:rPr>
              <w:t>Describe the student population including the number, gender, race, ethnicity and age of students, as well as the numbers of full time, part time, and students graduating each year.</w:t>
            </w:r>
          </w:p>
          <w:p w14:paraId="0DDE6322" w14:textId="215F4424" w:rsidR="007D40BE" w:rsidRDefault="007D40BE" w:rsidP="3A8077AB">
            <w:pPr>
              <w:pStyle w:val="TableParagraph"/>
              <w:spacing w:before="62" w:line="249" w:lineRule="auto"/>
              <w:ind w:left="148" w:right="186"/>
              <w:rPr>
                <w:sz w:val="24"/>
                <w:szCs w:val="24"/>
              </w:rPr>
            </w:pPr>
          </w:p>
          <w:p w14:paraId="0E969AAE" w14:textId="6862BE5D" w:rsidR="008A0DED" w:rsidRPr="002A751D" w:rsidRDefault="781854B4" w:rsidP="002A751D">
            <w:pPr>
              <w:pStyle w:val="TableParagraph"/>
              <w:spacing w:before="62" w:line="249" w:lineRule="auto"/>
              <w:ind w:left="0" w:right="186"/>
              <w:rPr>
                <w:b/>
                <w:bCs/>
                <w:color w:val="000000" w:themeColor="text1"/>
                <w:sz w:val="24"/>
                <w:szCs w:val="24"/>
                <w:u w:val="single"/>
              </w:rPr>
            </w:pPr>
            <w:r w:rsidRPr="002A751D">
              <w:rPr>
                <w:b/>
                <w:bCs/>
                <w:color w:val="000000" w:themeColor="text1"/>
                <w:sz w:val="24"/>
                <w:szCs w:val="24"/>
                <w:u w:val="single"/>
              </w:rPr>
              <w:t xml:space="preserve">Response: </w:t>
            </w:r>
          </w:p>
          <w:p w14:paraId="70FAF9E1" w14:textId="2D7ADC71" w:rsidR="00324952" w:rsidRDefault="00E62C82" w:rsidP="432D0519">
            <w:pPr>
              <w:pStyle w:val="TableParagraph"/>
              <w:spacing w:before="62" w:line="249" w:lineRule="auto"/>
              <w:ind w:left="0" w:right="186"/>
              <w:rPr>
                <w:color w:val="000000" w:themeColor="text1"/>
                <w:sz w:val="24"/>
                <w:szCs w:val="24"/>
              </w:rPr>
            </w:pPr>
            <w:r>
              <w:rPr>
                <w:color w:val="000000" w:themeColor="text1"/>
                <w:sz w:val="24"/>
                <w:szCs w:val="24"/>
              </w:rPr>
              <w:t>In</w:t>
            </w:r>
            <w:r w:rsidR="00334669">
              <w:rPr>
                <w:color w:val="000000" w:themeColor="text1"/>
                <w:sz w:val="24"/>
                <w:szCs w:val="24"/>
              </w:rPr>
              <w:t xml:space="preserve"> f</w:t>
            </w:r>
            <w:r w:rsidR="13D28376" w:rsidRPr="432D0519">
              <w:rPr>
                <w:color w:val="000000" w:themeColor="text1"/>
                <w:sz w:val="24"/>
                <w:szCs w:val="24"/>
              </w:rPr>
              <w:t xml:space="preserve">all </w:t>
            </w:r>
            <w:r w:rsidR="657D2F0A" w:rsidRPr="432D0519">
              <w:rPr>
                <w:color w:val="000000" w:themeColor="text1"/>
                <w:sz w:val="24"/>
                <w:szCs w:val="24"/>
              </w:rPr>
              <w:t>2024</w:t>
            </w:r>
            <w:r w:rsidR="00334669">
              <w:rPr>
                <w:color w:val="000000" w:themeColor="text1"/>
                <w:sz w:val="24"/>
                <w:szCs w:val="24"/>
              </w:rPr>
              <w:t>,</w:t>
            </w:r>
            <w:r w:rsidR="657D2F0A" w:rsidRPr="432D0519">
              <w:rPr>
                <w:color w:val="000000" w:themeColor="text1"/>
                <w:sz w:val="24"/>
                <w:szCs w:val="24"/>
              </w:rPr>
              <w:t xml:space="preserve"> enrollment figures show </w:t>
            </w:r>
            <w:r w:rsidRPr="432D0519">
              <w:rPr>
                <w:color w:val="000000" w:themeColor="text1"/>
                <w:sz w:val="24"/>
                <w:szCs w:val="24"/>
              </w:rPr>
              <w:t xml:space="preserve">90 </w:t>
            </w:r>
            <w:r>
              <w:rPr>
                <w:color w:val="000000" w:themeColor="text1"/>
                <w:sz w:val="24"/>
                <w:szCs w:val="24"/>
              </w:rPr>
              <w:t xml:space="preserve">Human Services </w:t>
            </w:r>
            <w:r w:rsidR="657D2F0A" w:rsidRPr="432D0519">
              <w:rPr>
                <w:color w:val="000000" w:themeColor="text1"/>
                <w:sz w:val="24"/>
                <w:szCs w:val="24"/>
              </w:rPr>
              <w:t>students (</w:t>
            </w:r>
            <w:r w:rsidR="62CED5CE" w:rsidRPr="432D0519">
              <w:rPr>
                <w:color w:val="000000" w:themeColor="text1"/>
                <w:sz w:val="24"/>
                <w:szCs w:val="24"/>
              </w:rPr>
              <w:t>74 part-time students and 16 full-time students</w:t>
            </w:r>
            <w:r w:rsidR="62CED5CE" w:rsidRPr="004939BC">
              <w:rPr>
                <w:color w:val="000000" w:themeColor="text1"/>
                <w:sz w:val="24"/>
                <w:szCs w:val="24"/>
              </w:rPr>
              <w:t>)</w:t>
            </w:r>
            <w:r w:rsidR="2BB37547" w:rsidRPr="004939BC">
              <w:rPr>
                <w:color w:val="000000" w:themeColor="text1"/>
                <w:sz w:val="24"/>
                <w:szCs w:val="24"/>
              </w:rPr>
              <w:t>.</w:t>
            </w:r>
            <w:r w:rsidR="62CED5CE" w:rsidRPr="004939BC">
              <w:rPr>
                <w:color w:val="000000" w:themeColor="text1"/>
                <w:sz w:val="24"/>
                <w:szCs w:val="24"/>
              </w:rPr>
              <w:t xml:space="preserve"> </w:t>
            </w:r>
            <w:r w:rsidR="79025FC1" w:rsidRPr="004939BC">
              <w:rPr>
                <w:color w:val="000000" w:themeColor="text1"/>
                <w:sz w:val="24"/>
                <w:szCs w:val="24"/>
              </w:rPr>
              <w:t>Spring</w:t>
            </w:r>
            <w:r w:rsidR="6D737A02" w:rsidRPr="004939BC">
              <w:rPr>
                <w:color w:val="000000" w:themeColor="text1"/>
                <w:sz w:val="24"/>
                <w:szCs w:val="24"/>
              </w:rPr>
              <w:t xml:space="preserve"> 2025</w:t>
            </w:r>
            <w:r w:rsidR="5C1542B0" w:rsidRPr="004939BC">
              <w:rPr>
                <w:color w:val="000000" w:themeColor="text1"/>
                <w:sz w:val="24"/>
                <w:szCs w:val="24"/>
              </w:rPr>
              <w:t xml:space="preserve"> enrollment figures show </w:t>
            </w:r>
            <w:r w:rsidR="512ECE30" w:rsidRPr="004939BC">
              <w:rPr>
                <w:color w:val="000000" w:themeColor="text1"/>
                <w:sz w:val="24"/>
                <w:szCs w:val="24"/>
              </w:rPr>
              <w:t>71</w:t>
            </w:r>
            <w:r w:rsidRPr="004939BC">
              <w:rPr>
                <w:color w:val="000000" w:themeColor="text1"/>
                <w:sz w:val="24"/>
                <w:szCs w:val="24"/>
              </w:rPr>
              <w:t xml:space="preserve"> Human Services</w:t>
            </w:r>
            <w:r w:rsidR="50A310DF" w:rsidRPr="004939BC">
              <w:rPr>
                <w:color w:val="000000" w:themeColor="text1"/>
                <w:sz w:val="24"/>
                <w:szCs w:val="24"/>
              </w:rPr>
              <w:t xml:space="preserve"> students</w:t>
            </w:r>
            <w:r w:rsidR="362CEEF2" w:rsidRPr="432D0519">
              <w:rPr>
                <w:color w:val="000000" w:themeColor="text1"/>
                <w:sz w:val="24"/>
                <w:szCs w:val="24"/>
              </w:rPr>
              <w:t xml:space="preserve"> (</w:t>
            </w:r>
            <w:r w:rsidR="4EFAD43F" w:rsidRPr="432D0519">
              <w:rPr>
                <w:color w:val="000000" w:themeColor="text1"/>
                <w:sz w:val="24"/>
                <w:szCs w:val="24"/>
              </w:rPr>
              <w:t>60 part</w:t>
            </w:r>
            <w:r w:rsidR="04DDC5C0" w:rsidRPr="432D0519">
              <w:rPr>
                <w:color w:val="000000" w:themeColor="text1"/>
                <w:sz w:val="24"/>
                <w:szCs w:val="24"/>
              </w:rPr>
              <w:t>-</w:t>
            </w:r>
            <w:r w:rsidR="4EFAD43F" w:rsidRPr="432D0519">
              <w:rPr>
                <w:color w:val="000000" w:themeColor="text1"/>
                <w:sz w:val="24"/>
                <w:szCs w:val="24"/>
              </w:rPr>
              <w:t>time students and 11 ful</w:t>
            </w:r>
            <w:r w:rsidR="04DDC5C0" w:rsidRPr="432D0519">
              <w:rPr>
                <w:color w:val="000000" w:themeColor="text1"/>
                <w:sz w:val="24"/>
                <w:szCs w:val="24"/>
              </w:rPr>
              <w:t>l-</w:t>
            </w:r>
            <w:r w:rsidR="4EFAD43F" w:rsidRPr="432D0519">
              <w:rPr>
                <w:color w:val="000000" w:themeColor="text1"/>
                <w:sz w:val="24"/>
                <w:szCs w:val="24"/>
              </w:rPr>
              <w:t>time students).</w:t>
            </w:r>
            <w:r w:rsidR="5C1542B0" w:rsidRPr="432D0519">
              <w:rPr>
                <w:color w:val="000000" w:themeColor="text1"/>
                <w:sz w:val="24"/>
                <w:szCs w:val="24"/>
              </w:rPr>
              <w:t xml:space="preserve"> </w:t>
            </w:r>
            <w:proofErr w:type="gramStart"/>
            <w:r w:rsidR="5C1542B0" w:rsidRPr="432D0519">
              <w:rPr>
                <w:color w:val="000000" w:themeColor="text1"/>
                <w:sz w:val="24"/>
                <w:szCs w:val="24"/>
              </w:rPr>
              <w:t>The majority</w:t>
            </w:r>
            <w:r w:rsidR="27E4A35F" w:rsidRPr="432D0519">
              <w:rPr>
                <w:color w:val="000000" w:themeColor="text1"/>
                <w:sz w:val="24"/>
                <w:szCs w:val="24"/>
              </w:rPr>
              <w:t xml:space="preserve"> </w:t>
            </w:r>
            <w:r w:rsidR="2BB37547" w:rsidRPr="432D0519">
              <w:rPr>
                <w:color w:val="000000" w:themeColor="text1"/>
                <w:sz w:val="24"/>
                <w:szCs w:val="24"/>
              </w:rPr>
              <w:t>of</w:t>
            </w:r>
            <w:proofErr w:type="gramEnd"/>
            <w:r w:rsidR="2BB37547" w:rsidRPr="432D0519">
              <w:rPr>
                <w:color w:val="000000" w:themeColor="text1"/>
                <w:sz w:val="24"/>
                <w:szCs w:val="24"/>
              </w:rPr>
              <w:t xml:space="preserve"> </w:t>
            </w:r>
            <w:r w:rsidR="27E4A35F" w:rsidRPr="432D0519">
              <w:rPr>
                <w:color w:val="000000" w:themeColor="text1"/>
                <w:sz w:val="24"/>
                <w:szCs w:val="24"/>
              </w:rPr>
              <w:t>students</w:t>
            </w:r>
            <w:r w:rsidR="00334669">
              <w:rPr>
                <w:color w:val="000000" w:themeColor="text1"/>
                <w:sz w:val="24"/>
                <w:szCs w:val="24"/>
              </w:rPr>
              <w:t xml:space="preserve"> in the Human Services program</w:t>
            </w:r>
            <w:r w:rsidR="5C1542B0" w:rsidRPr="432D0519">
              <w:rPr>
                <w:color w:val="000000" w:themeColor="text1"/>
                <w:sz w:val="24"/>
                <w:szCs w:val="24"/>
              </w:rPr>
              <w:t xml:space="preserve"> are part-time, female </w:t>
            </w:r>
            <w:r w:rsidR="27E4A35F" w:rsidRPr="432D0519">
              <w:rPr>
                <w:color w:val="000000" w:themeColor="text1"/>
                <w:sz w:val="24"/>
                <w:szCs w:val="24"/>
              </w:rPr>
              <w:t xml:space="preserve">and </w:t>
            </w:r>
            <w:r w:rsidR="3A9A26B4" w:rsidRPr="432D0519">
              <w:rPr>
                <w:color w:val="000000" w:themeColor="text1"/>
                <w:sz w:val="24"/>
                <w:szCs w:val="24"/>
              </w:rPr>
              <w:t>over the age of 25</w:t>
            </w:r>
            <w:r w:rsidR="451FE74E" w:rsidRPr="432D0519">
              <w:rPr>
                <w:color w:val="000000" w:themeColor="text1"/>
                <w:sz w:val="24"/>
                <w:szCs w:val="24"/>
              </w:rPr>
              <w:t>.</w:t>
            </w:r>
          </w:p>
          <w:p w14:paraId="5DE0E6C2" w14:textId="77777777" w:rsidR="00324952" w:rsidRDefault="00324952" w:rsidP="432D0519">
            <w:pPr>
              <w:pStyle w:val="TableParagraph"/>
              <w:spacing w:before="62" w:line="249" w:lineRule="auto"/>
              <w:ind w:left="0" w:right="186"/>
              <w:rPr>
                <w:color w:val="000000" w:themeColor="text1"/>
                <w:sz w:val="24"/>
                <w:szCs w:val="24"/>
              </w:rPr>
            </w:pPr>
          </w:p>
          <w:p w14:paraId="36AE8BD0" w14:textId="18FE8407" w:rsidR="00324952" w:rsidRPr="005F5924" w:rsidRDefault="00324952" w:rsidP="00324952">
            <w:pPr>
              <w:pStyle w:val="TableParagraph"/>
              <w:spacing w:before="62" w:line="249" w:lineRule="auto"/>
              <w:ind w:left="0" w:right="186"/>
              <w:rPr>
                <w:b/>
                <w:bCs/>
                <w:color w:val="000000" w:themeColor="text1"/>
                <w:sz w:val="24"/>
                <w:szCs w:val="24"/>
              </w:rPr>
            </w:pPr>
            <w:r>
              <w:rPr>
                <w:color w:val="000000" w:themeColor="text1"/>
                <w:sz w:val="24"/>
                <w:szCs w:val="24"/>
              </w:rPr>
              <w:t>The overall diversity for the college includes the following:  45% Caucasian, 20</w:t>
            </w:r>
            <w:r w:rsidR="00154C24">
              <w:rPr>
                <w:color w:val="000000" w:themeColor="text1"/>
                <w:sz w:val="24"/>
                <w:szCs w:val="24"/>
              </w:rPr>
              <w:t>% Black</w:t>
            </w:r>
            <w:r>
              <w:rPr>
                <w:color w:val="000000" w:themeColor="text1"/>
                <w:sz w:val="24"/>
                <w:szCs w:val="24"/>
              </w:rPr>
              <w:t xml:space="preserve">/African American, 12% of Hispanics/Latino, 5% </w:t>
            </w:r>
            <w:r w:rsidR="00E62C82">
              <w:rPr>
                <w:color w:val="000000" w:themeColor="text1"/>
                <w:sz w:val="24"/>
                <w:szCs w:val="24"/>
              </w:rPr>
              <w:t>Asian and</w:t>
            </w:r>
            <w:r>
              <w:rPr>
                <w:color w:val="000000" w:themeColor="text1"/>
                <w:sz w:val="24"/>
                <w:szCs w:val="24"/>
              </w:rPr>
              <w:t xml:space="preserve"> 18% Multicultural. </w:t>
            </w:r>
            <w:r w:rsidR="00E62C82">
              <w:rPr>
                <w:color w:val="000000" w:themeColor="text1"/>
                <w:sz w:val="24"/>
                <w:szCs w:val="24"/>
              </w:rPr>
              <w:t xml:space="preserve">Students in the Human Services program follow the overall college diversity with </w:t>
            </w:r>
            <w:r w:rsidR="004939BC">
              <w:rPr>
                <w:color w:val="000000" w:themeColor="text1"/>
                <w:sz w:val="24"/>
                <w:szCs w:val="24"/>
              </w:rPr>
              <w:t>40</w:t>
            </w:r>
            <w:r w:rsidR="00E62C82" w:rsidRPr="432D0519">
              <w:rPr>
                <w:color w:val="000000" w:themeColor="text1"/>
                <w:sz w:val="24"/>
                <w:szCs w:val="24"/>
              </w:rPr>
              <w:t xml:space="preserve"> white students, </w:t>
            </w:r>
            <w:r w:rsidR="004939BC">
              <w:rPr>
                <w:color w:val="000000" w:themeColor="text1"/>
                <w:sz w:val="24"/>
                <w:szCs w:val="24"/>
              </w:rPr>
              <w:t>3</w:t>
            </w:r>
            <w:r w:rsidR="00E62C82" w:rsidRPr="432D0519">
              <w:rPr>
                <w:color w:val="000000" w:themeColor="text1"/>
                <w:sz w:val="24"/>
                <w:szCs w:val="24"/>
              </w:rPr>
              <w:t>3 Black</w:t>
            </w:r>
            <w:r w:rsidR="004939BC">
              <w:rPr>
                <w:color w:val="000000" w:themeColor="text1"/>
                <w:sz w:val="24"/>
                <w:szCs w:val="24"/>
              </w:rPr>
              <w:t>/African American</w:t>
            </w:r>
            <w:r w:rsidR="00E62C82" w:rsidRPr="432D0519">
              <w:rPr>
                <w:color w:val="000000" w:themeColor="text1"/>
                <w:sz w:val="24"/>
                <w:szCs w:val="24"/>
              </w:rPr>
              <w:t xml:space="preserve"> students, </w:t>
            </w:r>
            <w:r w:rsidR="004939BC">
              <w:rPr>
                <w:color w:val="000000" w:themeColor="text1"/>
                <w:sz w:val="24"/>
                <w:szCs w:val="24"/>
              </w:rPr>
              <w:t>7</w:t>
            </w:r>
            <w:r w:rsidR="00E62C82" w:rsidRPr="432D0519">
              <w:rPr>
                <w:color w:val="000000" w:themeColor="text1"/>
                <w:sz w:val="24"/>
                <w:szCs w:val="24"/>
              </w:rPr>
              <w:t xml:space="preserve"> Hispanic/Latino students</w:t>
            </w:r>
            <w:r w:rsidR="004939BC">
              <w:rPr>
                <w:color w:val="000000" w:themeColor="text1"/>
                <w:sz w:val="24"/>
                <w:szCs w:val="24"/>
              </w:rPr>
              <w:t xml:space="preserve">, </w:t>
            </w:r>
            <w:r w:rsidR="00E62C82" w:rsidRPr="432D0519">
              <w:rPr>
                <w:color w:val="000000" w:themeColor="text1"/>
                <w:sz w:val="24"/>
                <w:szCs w:val="24"/>
              </w:rPr>
              <w:t xml:space="preserve">2 Asian </w:t>
            </w:r>
            <w:r w:rsidR="004939BC" w:rsidRPr="432D0519">
              <w:rPr>
                <w:color w:val="000000" w:themeColor="text1"/>
                <w:sz w:val="24"/>
                <w:szCs w:val="24"/>
              </w:rPr>
              <w:t xml:space="preserve">students </w:t>
            </w:r>
            <w:r w:rsidR="004939BC">
              <w:rPr>
                <w:color w:val="000000" w:themeColor="text1"/>
                <w:sz w:val="24"/>
                <w:szCs w:val="24"/>
              </w:rPr>
              <w:t>and 11 other/unknow</w:t>
            </w:r>
            <w:r w:rsidR="00921D8D">
              <w:rPr>
                <w:color w:val="000000" w:themeColor="text1"/>
                <w:sz w:val="24"/>
                <w:szCs w:val="24"/>
              </w:rPr>
              <w:t xml:space="preserve">n </w:t>
            </w:r>
            <w:r w:rsidR="00E62C82" w:rsidRPr="432D0519">
              <w:rPr>
                <w:color w:val="000000" w:themeColor="text1"/>
                <w:sz w:val="24"/>
                <w:szCs w:val="24"/>
              </w:rPr>
              <w:t>in the program</w:t>
            </w:r>
            <w:r w:rsidR="00E62C82">
              <w:rPr>
                <w:color w:val="000000" w:themeColor="text1"/>
                <w:sz w:val="24"/>
                <w:szCs w:val="24"/>
              </w:rPr>
              <w:t xml:space="preserve"> for Spring 20</w:t>
            </w:r>
            <w:r w:rsidR="00E3064B">
              <w:rPr>
                <w:color w:val="000000" w:themeColor="text1"/>
                <w:sz w:val="24"/>
                <w:szCs w:val="24"/>
              </w:rPr>
              <w:t>2</w:t>
            </w:r>
            <w:r w:rsidR="00E62C82">
              <w:rPr>
                <w:color w:val="000000" w:themeColor="text1"/>
                <w:sz w:val="24"/>
                <w:szCs w:val="24"/>
              </w:rPr>
              <w:t xml:space="preserve">5. </w:t>
            </w:r>
            <w:r w:rsidRPr="432D0519">
              <w:rPr>
                <w:b/>
                <w:bCs/>
                <w:i/>
                <w:iCs/>
                <w:color w:val="000000" w:themeColor="text1"/>
                <w:sz w:val="24"/>
                <w:szCs w:val="24"/>
              </w:rPr>
              <w:t>{HUS Statistics}.</w:t>
            </w:r>
          </w:p>
          <w:p w14:paraId="25D27980" w14:textId="77777777" w:rsidR="00E62C82" w:rsidRDefault="00E62C82" w:rsidP="0034288E">
            <w:pPr>
              <w:pStyle w:val="TableParagraph"/>
              <w:spacing w:before="62" w:line="249" w:lineRule="auto"/>
              <w:ind w:left="0" w:right="186"/>
              <w:rPr>
                <w:color w:val="000000" w:themeColor="text1"/>
                <w:sz w:val="24"/>
                <w:szCs w:val="24"/>
              </w:rPr>
            </w:pPr>
          </w:p>
          <w:p w14:paraId="3EDE89BB" w14:textId="17551FAE" w:rsidR="0034236D" w:rsidRDefault="0035195B" w:rsidP="0034288E">
            <w:pPr>
              <w:pStyle w:val="TableParagraph"/>
              <w:spacing w:before="62" w:line="249" w:lineRule="auto"/>
              <w:ind w:left="0" w:right="186"/>
              <w:rPr>
                <w:color w:val="000000" w:themeColor="text1"/>
                <w:sz w:val="24"/>
                <w:szCs w:val="24"/>
              </w:rPr>
            </w:pPr>
            <w:r>
              <w:rPr>
                <w:color w:val="000000" w:themeColor="text1"/>
                <w:sz w:val="24"/>
                <w:szCs w:val="24"/>
              </w:rPr>
              <w:t>AACC conferred 59</w:t>
            </w:r>
            <w:r w:rsidR="006A73E0" w:rsidRPr="00C95DC3">
              <w:rPr>
                <w:color w:val="000000" w:themeColor="text1"/>
                <w:sz w:val="24"/>
                <w:szCs w:val="24"/>
              </w:rPr>
              <w:t xml:space="preserve"> A.A.S.</w:t>
            </w:r>
            <w:r w:rsidR="781854B4" w:rsidRPr="00C95DC3">
              <w:rPr>
                <w:color w:val="000000" w:themeColor="text1"/>
                <w:sz w:val="24"/>
                <w:szCs w:val="24"/>
              </w:rPr>
              <w:t xml:space="preserve"> degrees in Human Services between </w:t>
            </w:r>
            <w:r w:rsidR="00C95DC3" w:rsidRPr="00C95DC3">
              <w:rPr>
                <w:color w:val="000000" w:themeColor="text1"/>
                <w:sz w:val="24"/>
                <w:szCs w:val="24"/>
              </w:rPr>
              <w:t>2022 and</w:t>
            </w:r>
            <w:r w:rsidR="00437EDF" w:rsidRPr="00C95DC3">
              <w:rPr>
                <w:color w:val="000000" w:themeColor="text1"/>
                <w:sz w:val="24"/>
                <w:szCs w:val="24"/>
              </w:rPr>
              <w:t xml:space="preserve"> 2025</w:t>
            </w:r>
            <w:r w:rsidR="000B7946">
              <w:rPr>
                <w:color w:val="000000" w:themeColor="text1"/>
                <w:sz w:val="24"/>
                <w:szCs w:val="24"/>
              </w:rPr>
              <w:t>. In 2022 and 2023, 16 students graduated</w:t>
            </w:r>
            <w:r w:rsidR="00D77D7D">
              <w:rPr>
                <w:color w:val="000000" w:themeColor="text1"/>
                <w:sz w:val="24"/>
                <w:szCs w:val="24"/>
              </w:rPr>
              <w:t xml:space="preserve"> each year</w:t>
            </w:r>
            <w:r w:rsidR="0034236D">
              <w:rPr>
                <w:color w:val="000000" w:themeColor="text1"/>
                <w:sz w:val="24"/>
                <w:szCs w:val="24"/>
              </w:rPr>
              <w:t xml:space="preserve">. In 2024, 18 students graduated and in 2025, 9 students graduated. </w:t>
            </w:r>
            <w:r w:rsidR="781854B4" w:rsidRPr="00C95DC3">
              <w:rPr>
                <w:color w:val="000000" w:themeColor="text1"/>
                <w:sz w:val="24"/>
                <w:szCs w:val="24"/>
              </w:rPr>
              <w:t xml:space="preserve"> </w:t>
            </w:r>
          </w:p>
          <w:p w14:paraId="1119B28C" w14:textId="339A9B2C" w:rsidR="0034288E" w:rsidRPr="00685C7D" w:rsidRDefault="0034288E" w:rsidP="0034288E">
            <w:pPr>
              <w:pStyle w:val="TableParagraph"/>
              <w:spacing w:before="62" w:line="249" w:lineRule="auto"/>
              <w:ind w:left="0" w:right="186"/>
              <w:rPr>
                <w:b/>
                <w:bCs/>
                <w:i/>
                <w:iCs/>
                <w:color w:val="000000" w:themeColor="text1"/>
                <w:sz w:val="24"/>
                <w:szCs w:val="24"/>
              </w:rPr>
            </w:pPr>
            <w:r w:rsidRPr="00685C7D">
              <w:rPr>
                <w:b/>
                <w:bCs/>
                <w:i/>
                <w:iCs/>
                <w:color w:val="000000" w:themeColor="text1"/>
                <w:sz w:val="24"/>
                <w:szCs w:val="24"/>
              </w:rPr>
              <w:t>{HUS Statistics}.</w:t>
            </w:r>
          </w:p>
          <w:p w14:paraId="663C7B35" w14:textId="21E34F32" w:rsidR="007D40BE" w:rsidRDefault="007D40BE" w:rsidP="00E17B0F">
            <w:pPr>
              <w:pStyle w:val="TableParagraph"/>
              <w:spacing w:before="62" w:line="249" w:lineRule="auto"/>
              <w:ind w:left="0" w:right="186"/>
              <w:rPr>
                <w:color w:val="000000" w:themeColor="text1"/>
                <w:sz w:val="24"/>
                <w:szCs w:val="24"/>
              </w:rPr>
            </w:pPr>
          </w:p>
          <w:p w14:paraId="65DC0EB1" w14:textId="490844B9" w:rsidR="007D40BE" w:rsidRDefault="007D40BE">
            <w:pPr>
              <w:pStyle w:val="TableParagraph"/>
              <w:spacing w:before="62" w:line="249" w:lineRule="auto"/>
              <w:ind w:left="148" w:right="186"/>
              <w:rPr>
                <w:color w:val="000000" w:themeColor="text1"/>
                <w:sz w:val="24"/>
                <w:szCs w:val="24"/>
              </w:rPr>
            </w:pPr>
          </w:p>
        </w:tc>
      </w:tr>
      <w:tr w:rsidR="007D40BE" w14:paraId="235DB640" w14:textId="77777777" w:rsidTr="432D0519">
        <w:trPr>
          <w:trHeight w:val="1305"/>
        </w:trPr>
        <w:tc>
          <w:tcPr>
            <w:tcW w:w="780" w:type="dxa"/>
          </w:tcPr>
          <w:p w14:paraId="12AC29DB" w14:textId="77777777" w:rsidR="007D40BE" w:rsidRDefault="00BB2F7E">
            <w:pPr>
              <w:pStyle w:val="TableParagraph"/>
              <w:spacing w:before="38"/>
              <w:rPr>
                <w:sz w:val="24"/>
              </w:rPr>
            </w:pPr>
            <w:r>
              <w:rPr>
                <w:spacing w:val="-5"/>
                <w:sz w:val="24"/>
              </w:rPr>
              <w:t>f.</w:t>
            </w:r>
          </w:p>
        </w:tc>
        <w:tc>
          <w:tcPr>
            <w:tcW w:w="9480" w:type="dxa"/>
          </w:tcPr>
          <w:p w14:paraId="14AE64D1" w14:textId="068B215D" w:rsidR="007D40BE" w:rsidRDefault="00BB2F7E" w:rsidP="00E17B0F">
            <w:pPr>
              <w:pStyle w:val="TableParagraph"/>
              <w:spacing w:line="261" w:lineRule="auto"/>
              <w:ind w:left="0" w:right="186"/>
              <w:rPr>
                <w:sz w:val="24"/>
                <w:szCs w:val="24"/>
              </w:rPr>
            </w:pPr>
            <w:r w:rsidRPr="3A8077AB">
              <w:rPr>
                <w:sz w:val="24"/>
                <w:szCs w:val="24"/>
              </w:rPr>
              <w:t>Provide</w:t>
            </w:r>
            <w:r w:rsidRPr="3A8077AB">
              <w:rPr>
                <w:spacing w:val="-3"/>
                <w:sz w:val="24"/>
                <w:szCs w:val="24"/>
              </w:rPr>
              <w:t xml:space="preserve"> </w:t>
            </w:r>
            <w:r w:rsidRPr="3A8077AB">
              <w:rPr>
                <w:sz w:val="24"/>
                <w:szCs w:val="24"/>
              </w:rPr>
              <w:t>a complete program description, courses required, time to completion, and other program details (refer to catalogs and other appendices).</w:t>
            </w:r>
          </w:p>
          <w:p w14:paraId="0CB6AE26" w14:textId="77777777" w:rsidR="00B10F78" w:rsidRDefault="00B10F78" w:rsidP="00E17B0F">
            <w:pPr>
              <w:pStyle w:val="TableParagraph"/>
              <w:spacing w:line="261" w:lineRule="auto"/>
              <w:ind w:left="0" w:right="186"/>
              <w:rPr>
                <w:b/>
                <w:bCs/>
                <w:color w:val="000000" w:themeColor="text1"/>
                <w:sz w:val="24"/>
                <w:szCs w:val="24"/>
                <w:u w:val="single"/>
              </w:rPr>
            </w:pPr>
          </w:p>
          <w:p w14:paraId="0792C937" w14:textId="77777777" w:rsidR="00AC79A2" w:rsidRDefault="00AC79A2" w:rsidP="00E17B0F">
            <w:pPr>
              <w:pStyle w:val="TableParagraph"/>
              <w:spacing w:line="261" w:lineRule="auto"/>
              <w:ind w:left="0" w:right="186"/>
              <w:rPr>
                <w:b/>
                <w:bCs/>
                <w:color w:val="000000" w:themeColor="text1"/>
                <w:sz w:val="24"/>
                <w:szCs w:val="24"/>
                <w:u w:val="single"/>
              </w:rPr>
            </w:pPr>
          </w:p>
          <w:p w14:paraId="4C971BF7" w14:textId="668B6536" w:rsidR="00E17B0F" w:rsidRDefault="37524AF5" w:rsidP="00E17B0F">
            <w:pPr>
              <w:pStyle w:val="TableParagraph"/>
              <w:spacing w:line="261" w:lineRule="auto"/>
              <w:ind w:left="0" w:right="186"/>
              <w:rPr>
                <w:b/>
                <w:bCs/>
                <w:color w:val="000000" w:themeColor="text1"/>
                <w:sz w:val="24"/>
                <w:szCs w:val="24"/>
                <w:u w:val="single"/>
              </w:rPr>
            </w:pPr>
            <w:r w:rsidRPr="00E17B0F">
              <w:rPr>
                <w:b/>
                <w:bCs/>
                <w:color w:val="000000" w:themeColor="text1"/>
                <w:sz w:val="24"/>
                <w:szCs w:val="24"/>
                <w:u w:val="single"/>
              </w:rPr>
              <w:lastRenderedPageBreak/>
              <w:t xml:space="preserve">Response: </w:t>
            </w:r>
          </w:p>
          <w:p w14:paraId="4D2F9D65" w14:textId="73F5AA94" w:rsidR="007D40BE" w:rsidRDefault="1ACD0182" w:rsidP="00E17B0F">
            <w:pPr>
              <w:pStyle w:val="TableParagraph"/>
              <w:spacing w:line="261" w:lineRule="auto"/>
              <w:ind w:left="0" w:right="186"/>
              <w:rPr>
                <w:color w:val="000000" w:themeColor="text1"/>
                <w:sz w:val="24"/>
                <w:szCs w:val="24"/>
              </w:rPr>
            </w:pPr>
            <w:r w:rsidRPr="432D0519">
              <w:rPr>
                <w:color w:val="000000" w:themeColor="text1"/>
                <w:sz w:val="24"/>
                <w:szCs w:val="24"/>
              </w:rPr>
              <w:t xml:space="preserve">The Human Services associate degree is 60 credits </w:t>
            </w:r>
            <w:r w:rsidR="00EA77C5">
              <w:rPr>
                <w:color w:val="000000" w:themeColor="text1"/>
                <w:sz w:val="24"/>
                <w:szCs w:val="24"/>
              </w:rPr>
              <w:t xml:space="preserve">can be </w:t>
            </w:r>
            <w:r w:rsidRPr="432D0519">
              <w:rPr>
                <w:color w:val="000000" w:themeColor="text1"/>
                <w:sz w:val="24"/>
                <w:szCs w:val="24"/>
              </w:rPr>
              <w:t>completed in four to eight semesters. A complete program description and curriculum display are in the</w:t>
            </w:r>
            <w:r w:rsidR="759BF9D8" w:rsidRPr="432D0519">
              <w:rPr>
                <w:color w:val="000000" w:themeColor="text1"/>
                <w:sz w:val="24"/>
                <w:szCs w:val="24"/>
              </w:rPr>
              <w:t xml:space="preserve"> College Catalog</w:t>
            </w:r>
            <w:r w:rsidRPr="432D0519">
              <w:rPr>
                <w:color w:val="000000" w:themeColor="text1"/>
                <w:sz w:val="24"/>
                <w:szCs w:val="24"/>
              </w:rPr>
              <w:t xml:space="preserve"> </w:t>
            </w:r>
            <w:hyperlink r:id="rId29" w:history="1">
              <w:r w:rsidR="17A2E3B1" w:rsidRPr="0034236D">
                <w:rPr>
                  <w:rStyle w:val="Hyperlink"/>
                  <w:sz w:val="24"/>
                  <w:szCs w:val="24"/>
                </w:rPr>
                <w:t>[College Catalog]</w:t>
              </w:r>
              <w:r w:rsidRPr="0034236D">
                <w:rPr>
                  <w:rStyle w:val="Hyperlink"/>
                  <w:sz w:val="24"/>
                  <w:szCs w:val="24"/>
                </w:rPr>
                <w:t>.</w:t>
              </w:r>
            </w:hyperlink>
            <w:r w:rsidRPr="432D0519">
              <w:rPr>
                <w:color w:val="000000" w:themeColor="text1"/>
                <w:sz w:val="24"/>
                <w:szCs w:val="24"/>
              </w:rPr>
              <w:t xml:space="preserve"> Required courses in the Human Services program include the following:</w:t>
            </w:r>
          </w:p>
          <w:p w14:paraId="27DA88BB" w14:textId="77777777" w:rsidR="00873EBF" w:rsidRDefault="00873EBF" w:rsidP="3A8077AB">
            <w:pPr>
              <w:pStyle w:val="TableParagraph"/>
              <w:spacing w:line="261" w:lineRule="auto"/>
              <w:ind w:left="148" w:right="186"/>
              <w:jc w:val="center"/>
              <w:rPr>
                <w:b/>
                <w:bCs/>
                <w:color w:val="000000" w:themeColor="text1"/>
                <w:sz w:val="24"/>
                <w:szCs w:val="24"/>
                <w:highlight w:val="green"/>
              </w:rPr>
            </w:pPr>
          </w:p>
          <w:p w14:paraId="3906DC54" w14:textId="77777777" w:rsidR="005806EB" w:rsidRDefault="005806EB" w:rsidP="003D3B02">
            <w:pPr>
              <w:pStyle w:val="TableParagraph"/>
              <w:spacing w:line="261" w:lineRule="auto"/>
              <w:ind w:left="148" w:right="186"/>
              <w:jc w:val="center"/>
              <w:rPr>
                <w:b/>
                <w:color w:val="000000" w:themeColor="text1"/>
                <w:sz w:val="24"/>
                <w:szCs w:val="24"/>
              </w:rPr>
            </w:pPr>
          </w:p>
          <w:p w14:paraId="2FB0352D" w14:textId="77777777" w:rsidR="005806EB" w:rsidRDefault="005806EB" w:rsidP="003D3B02">
            <w:pPr>
              <w:pStyle w:val="TableParagraph"/>
              <w:spacing w:line="261" w:lineRule="auto"/>
              <w:ind w:left="148" w:right="186"/>
              <w:jc w:val="center"/>
              <w:rPr>
                <w:b/>
                <w:color w:val="000000" w:themeColor="text1"/>
                <w:sz w:val="24"/>
                <w:szCs w:val="24"/>
              </w:rPr>
            </w:pPr>
          </w:p>
          <w:p w14:paraId="3562DEE0" w14:textId="77777777" w:rsidR="005806EB" w:rsidRDefault="005806EB" w:rsidP="003D3B02">
            <w:pPr>
              <w:pStyle w:val="TableParagraph"/>
              <w:spacing w:line="261" w:lineRule="auto"/>
              <w:ind w:left="148" w:right="186"/>
              <w:jc w:val="center"/>
              <w:rPr>
                <w:b/>
                <w:color w:val="000000" w:themeColor="text1"/>
                <w:sz w:val="24"/>
                <w:szCs w:val="24"/>
              </w:rPr>
            </w:pPr>
          </w:p>
          <w:p w14:paraId="51DD296D" w14:textId="3418C5A3" w:rsidR="003D3B02" w:rsidRDefault="37524AF5" w:rsidP="003D3B02">
            <w:pPr>
              <w:pStyle w:val="TableParagraph"/>
              <w:spacing w:line="261" w:lineRule="auto"/>
              <w:ind w:left="148" w:right="186"/>
              <w:jc w:val="center"/>
              <w:rPr>
                <w:b/>
                <w:color w:val="000000" w:themeColor="text1"/>
                <w:sz w:val="24"/>
                <w:szCs w:val="24"/>
              </w:rPr>
            </w:pPr>
            <w:r w:rsidRPr="00B10F78">
              <w:rPr>
                <w:b/>
                <w:color w:val="000000" w:themeColor="text1"/>
                <w:sz w:val="24"/>
                <w:szCs w:val="24"/>
              </w:rPr>
              <w:t>Program Requirements</w:t>
            </w:r>
          </w:p>
          <w:p w14:paraId="13EB5EF6" w14:textId="76824909" w:rsidR="007D40BE" w:rsidRPr="007C55F0" w:rsidRDefault="003D3B02" w:rsidP="3A8077AB">
            <w:pPr>
              <w:pStyle w:val="TableParagraph"/>
              <w:spacing w:line="261" w:lineRule="auto"/>
              <w:ind w:left="148" w:right="186"/>
              <w:jc w:val="center"/>
              <w:rPr>
                <w:color w:val="000000" w:themeColor="text1"/>
                <w:sz w:val="24"/>
                <w:szCs w:val="24"/>
              </w:rPr>
            </w:pPr>
            <w:hyperlink r:id="rId30" w:history="1">
              <w:r w:rsidRPr="00E121A4">
                <w:rPr>
                  <w:rStyle w:val="Hyperlink"/>
                  <w:sz w:val="24"/>
                  <w:szCs w:val="24"/>
                </w:rPr>
                <w:t xml:space="preserve">{Human Services </w:t>
              </w:r>
              <w:r w:rsidR="001B6467">
                <w:rPr>
                  <w:rStyle w:val="Hyperlink"/>
                  <w:sz w:val="24"/>
                  <w:szCs w:val="24"/>
                </w:rPr>
                <w:t>catalog page</w:t>
              </w:r>
              <w:r w:rsidRPr="00E121A4">
                <w:rPr>
                  <w:rStyle w:val="Hyperlink"/>
                  <w:sz w:val="24"/>
                  <w:szCs w:val="24"/>
                </w:rPr>
                <w:t>}</w:t>
              </w:r>
            </w:hyperlink>
            <w:r w:rsidR="37524AF5" w:rsidRPr="007C55F0">
              <w:rPr>
                <w:b/>
                <w:color w:val="000000" w:themeColor="text1"/>
                <w:sz w:val="24"/>
                <w:szCs w:val="24"/>
              </w:rPr>
              <w:t xml:space="preserve"> </w:t>
            </w:r>
          </w:p>
          <w:p w14:paraId="55D4E63B" w14:textId="77777777" w:rsidR="007C55F0" w:rsidRDefault="007C55F0" w:rsidP="3A8077AB">
            <w:pPr>
              <w:pStyle w:val="TableParagraph"/>
              <w:spacing w:line="261" w:lineRule="auto"/>
              <w:ind w:left="148" w:right="186"/>
              <w:rPr>
                <w:color w:val="000000" w:themeColor="text1"/>
                <w:sz w:val="24"/>
                <w:szCs w:val="24"/>
              </w:rPr>
            </w:pPr>
          </w:p>
          <w:p w14:paraId="21C76C3E" w14:textId="4C438868" w:rsidR="007D40BE" w:rsidRDefault="37524AF5" w:rsidP="3A8077AB">
            <w:pPr>
              <w:pStyle w:val="TableParagraph"/>
              <w:spacing w:line="261" w:lineRule="auto"/>
              <w:ind w:left="148" w:right="186"/>
              <w:rPr>
                <w:color w:val="000000" w:themeColor="text1"/>
                <w:sz w:val="24"/>
                <w:szCs w:val="24"/>
              </w:rPr>
            </w:pPr>
            <w:r w:rsidRPr="3A8077AB">
              <w:rPr>
                <w:color w:val="000000" w:themeColor="text1"/>
                <w:sz w:val="24"/>
                <w:szCs w:val="24"/>
              </w:rPr>
              <w:t>HUS 100 Introduction to Human Services</w:t>
            </w:r>
          </w:p>
          <w:p w14:paraId="2142DDD0" w14:textId="72E31519" w:rsidR="00873EBF" w:rsidRDefault="37524AF5" w:rsidP="3A8077AB">
            <w:pPr>
              <w:pStyle w:val="TableParagraph"/>
              <w:spacing w:line="261" w:lineRule="auto"/>
              <w:ind w:left="148" w:right="186"/>
              <w:rPr>
                <w:color w:val="000000" w:themeColor="text1"/>
                <w:sz w:val="24"/>
                <w:szCs w:val="24"/>
              </w:rPr>
            </w:pPr>
            <w:r w:rsidRPr="00D850B6">
              <w:rPr>
                <w:sz w:val="24"/>
                <w:szCs w:val="24"/>
              </w:rPr>
              <w:t>HUS 101 Human Service and Addiction Counseling Ethics in Practice</w:t>
            </w:r>
            <w:r w:rsidRPr="3A8077AB">
              <w:rPr>
                <w:color w:val="000000" w:themeColor="text1"/>
                <w:sz w:val="24"/>
                <w:szCs w:val="24"/>
              </w:rPr>
              <w:t xml:space="preserve"> </w:t>
            </w:r>
          </w:p>
          <w:p w14:paraId="1D88A6F4" w14:textId="443B12DB" w:rsidR="007D40BE" w:rsidRPr="0067489F" w:rsidRDefault="0067489F" w:rsidP="0067489F">
            <w:pPr>
              <w:rPr>
                <w:sz w:val="24"/>
                <w:szCs w:val="24"/>
              </w:rPr>
            </w:pPr>
            <w:r>
              <w:t xml:space="preserve">   </w:t>
            </w:r>
            <w:r w:rsidR="37524AF5" w:rsidRPr="0067489F">
              <w:rPr>
                <w:sz w:val="24"/>
                <w:szCs w:val="24"/>
              </w:rPr>
              <w:t>HUS 114 Counseling,</w:t>
            </w:r>
            <w:r w:rsidRPr="0067489F">
              <w:rPr>
                <w:sz w:val="24"/>
                <w:szCs w:val="24"/>
              </w:rPr>
              <w:t xml:space="preserve"> </w:t>
            </w:r>
            <w:r w:rsidR="37524AF5" w:rsidRPr="0067489F">
              <w:rPr>
                <w:sz w:val="24"/>
                <w:szCs w:val="24"/>
              </w:rPr>
              <w:t>Assessment and Case Management</w:t>
            </w:r>
          </w:p>
          <w:p w14:paraId="54B26A63" w14:textId="77777777" w:rsidR="00873EBF" w:rsidRDefault="37524AF5" w:rsidP="3A8077AB">
            <w:pPr>
              <w:pStyle w:val="TableParagraph"/>
              <w:spacing w:line="261" w:lineRule="auto"/>
              <w:ind w:left="148" w:right="186"/>
              <w:rPr>
                <w:color w:val="000000" w:themeColor="text1"/>
                <w:sz w:val="24"/>
                <w:szCs w:val="24"/>
              </w:rPr>
            </w:pPr>
            <w:r w:rsidRPr="3A8077AB">
              <w:rPr>
                <w:color w:val="000000" w:themeColor="text1"/>
                <w:sz w:val="24"/>
                <w:szCs w:val="24"/>
              </w:rPr>
              <w:t xml:space="preserve">HUS 115 Fieldwork: Counseling, Assessment and Case Management </w:t>
            </w:r>
          </w:p>
          <w:p w14:paraId="7261F265" w14:textId="713FAEAE" w:rsidR="00D8005B" w:rsidRDefault="00D8005B" w:rsidP="3A8077AB">
            <w:pPr>
              <w:pStyle w:val="TableParagraph"/>
              <w:spacing w:line="261" w:lineRule="auto"/>
              <w:ind w:left="148" w:right="186"/>
              <w:rPr>
                <w:color w:val="000000" w:themeColor="text1"/>
                <w:sz w:val="24"/>
                <w:szCs w:val="24"/>
              </w:rPr>
            </w:pPr>
            <w:r w:rsidRPr="00D850B6">
              <w:rPr>
                <w:sz w:val="24"/>
                <w:szCs w:val="24"/>
              </w:rPr>
              <w:t>HUS 141 Group Dynamics</w:t>
            </w:r>
          </w:p>
          <w:p w14:paraId="769DFABA" w14:textId="017B4DBD" w:rsidR="007D40BE" w:rsidRDefault="37524AF5" w:rsidP="3A8077AB">
            <w:pPr>
              <w:pStyle w:val="TableParagraph"/>
              <w:spacing w:line="261" w:lineRule="auto"/>
              <w:ind w:left="148" w:right="186"/>
              <w:rPr>
                <w:color w:val="000000" w:themeColor="text1"/>
                <w:sz w:val="24"/>
                <w:szCs w:val="24"/>
              </w:rPr>
            </w:pPr>
            <w:r w:rsidRPr="3A8077AB">
              <w:rPr>
                <w:color w:val="000000" w:themeColor="text1"/>
                <w:sz w:val="24"/>
                <w:szCs w:val="24"/>
              </w:rPr>
              <w:t>HUS 130 Introduction to Family Counseling</w:t>
            </w:r>
          </w:p>
          <w:p w14:paraId="4CDDF276" w14:textId="77777777" w:rsidR="00873EBF" w:rsidRDefault="37524AF5" w:rsidP="3A8077AB">
            <w:pPr>
              <w:pStyle w:val="TableParagraph"/>
              <w:spacing w:line="261" w:lineRule="auto"/>
              <w:ind w:left="148" w:right="186"/>
              <w:rPr>
                <w:color w:val="000000" w:themeColor="text1"/>
                <w:sz w:val="24"/>
                <w:szCs w:val="24"/>
              </w:rPr>
            </w:pPr>
            <w:r w:rsidRPr="3A8077AB">
              <w:rPr>
                <w:color w:val="000000" w:themeColor="text1"/>
                <w:sz w:val="24"/>
                <w:szCs w:val="24"/>
              </w:rPr>
              <w:t xml:space="preserve">HUS 211 Crisis Intervention and Counseling </w:t>
            </w:r>
          </w:p>
          <w:p w14:paraId="66EE734D" w14:textId="3855C11B" w:rsidR="007D40BE" w:rsidRDefault="37524AF5" w:rsidP="3A8077AB">
            <w:pPr>
              <w:pStyle w:val="TableParagraph"/>
              <w:spacing w:line="261" w:lineRule="auto"/>
              <w:ind w:left="148" w:right="186"/>
              <w:rPr>
                <w:color w:val="000000" w:themeColor="text1"/>
                <w:sz w:val="24"/>
                <w:szCs w:val="24"/>
              </w:rPr>
            </w:pPr>
            <w:r w:rsidRPr="3A8077AB">
              <w:rPr>
                <w:color w:val="000000" w:themeColor="text1"/>
                <w:sz w:val="24"/>
                <w:szCs w:val="24"/>
              </w:rPr>
              <w:t>HUS 216 Theories of Counseling</w:t>
            </w:r>
          </w:p>
          <w:p w14:paraId="148B80A8" w14:textId="09E5577C" w:rsidR="007D40BE" w:rsidRDefault="37524AF5" w:rsidP="3A8077AB">
            <w:pPr>
              <w:pStyle w:val="TableParagraph"/>
              <w:spacing w:line="261" w:lineRule="auto"/>
              <w:ind w:left="148" w:right="186"/>
              <w:rPr>
                <w:color w:val="000000" w:themeColor="text1"/>
                <w:sz w:val="24"/>
                <w:szCs w:val="24"/>
              </w:rPr>
            </w:pPr>
            <w:r w:rsidRPr="3A8077AB">
              <w:rPr>
                <w:color w:val="000000" w:themeColor="text1"/>
                <w:sz w:val="24"/>
                <w:szCs w:val="24"/>
              </w:rPr>
              <w:t>HUS 217 Fieldwork: Theories of Counseling</w:t>
            </w:r>
          </w:p>
          <w:p w14:paraId="412D124D" w14:textId="4489D6D4" w:rsidR="007D40BE" w:rsidRDefault="37524AF5" w:rsidP="3A8077AB">
            <w:pPr>
              <w:pStyle w:val="TableParagraph"/>
              <w:spacing w:line="261" w:lineRule="auto"/>
              <w:ind w:left="148" w:right="186"/>
              <w:rPr>
                <w:color w:val="000000" w:themeColor="text1"/>
                <w:sz w:val="24"/>
                <w:szCs w:val="24"/>
              </w:rPr>
            </w:pPr>
            <w:r w:rsidRPr="3A8077AB">
              <w:rPr>
                <w:color w:val="000000" w:themeColor="text1"/>
                <w:sz w:val="24"/>
                <w:szCs w:val="24"/>
              </w:rPr>
              <w:t xml:space="preserve">HUS 234 Trauma Informed Care </w:t>
            </w:r>
          </w:p>
          <w:p w14:paraId="7CA9328E" w14:textId="1B1DF802" w:rsidR="007D40BE" w:rsidRDefault="007D40BE" w:rsidP="3A8077AB">
            <w:pPr>
              <w:pStyle w:val="TableParagraph"/>
              <w:spacing w:line="261" w:lineRule="auto"/>
              <w:ind w:left="148" w:right="186"/>
              <w:rPr>
                <w:color w:val="000000" w:themeColor="text1"/>
                <w:sz w:val="24"/>
                <w:szCs w:val="24"/>
              </w:rPr>
            </w:pPr>
          </w:p>
          <w:p w14:paraId="788AF31C" w14:textId="771AA9B1" w:rsidR="007D40BE" w:rsidRDefault="37524AF5" w:rsidP="3A8077AB">
            <w:pPr>
              <w:pStyle w:val="TableParagraph"/>
              <w:spacing w:line="261" w:lineRule="auto"/>
              <w:ind w:left="148" w:right="186"/>
              <w:rPr>
                <w:color w:val="000000" w:themeColor="text1"/>
                <w:sz w:val="24"/>
                <w:szCs w:val="24"/>
              </w:rPr>
            </w:pPr>
            <w:r w:rsidRPr="3A8077AB">
              <w:rPr>
                <w:b/>
                <w:bCs/>
                <w:i/>
                <w:iCs/>
                <w:color w:val="000000" w:themeColor="text1"/>
                <w:sz w:val="24"/>
                <w:szCs w:val="24"/>
              </w:rPr>
              <w:t>In addition, students must take the following courses:</w:t>
            </w:r>
          </w:p>
          <w:p w14:paraId="598DCB90" w14:textId="77777777" w:rsidR="007C55F0" w:rsidRDefault="37524AF5" w:rsidP="3A8077AB">
            <w:pPr>
              <w:pStyle w:val="TableParagraph"/>
              <w:spacing w:line="261" w:lineRule="auto"/>
              <w:ind w:left="148" w:right="186"/>
              <w:rPr>
                <w:color w:val="000000" w:themeColor="text1"/>
                <w:sz w:val="24"/>
                <w:szCs w:val="24"/>
              </w:rPr>
            </w:pPr>
            <w:r w:rsidRPr="3A8077AB">
              <w:rPr>
                <w:color w:val="000000" w:themeColor="text1"/>
                <w:sz w:val="24"/>
                <w:szCs w:val="24"/>
              </w:rPr>
              <w:t xml:space="preserve">ENG 101 Academic Writing and Research 1 </w:t>
            </w:r>
          </w:p>
          <w:p w14:paraId="0662B37F" w14:textId="63915599" w:rsidR="007D40BE" w:rsidRDefault="37524AF5" w:rsidP="3A8077AB">
            <w:pPr>
              <w:pStyle w:val="TableParagraph"/>
              <w:spacing w:line="261" w:lineRule="auto"/>
              <w:ind w:left="148" w:right="186"/>
              <w:rPr>
                <w:color w:val="000000" w:themeColor="text1"/>
                <w:sz w:val="24"/>
                <w:szCs w:val="24"/>
              </w:rPr>
            </w:pPr>
            <w:r w:rsidRPr="3A8077AB">
              <w:rPr>
                <w:color w:val="000000" w:themeColor="text1"/>
                <w:sz w:val="24"/>
                <w:szCs w:val="24"/>
              </w:rPr>
              <w:t>ENG 102 Academic Writing and Research 2</w:t>
            </w:r>
          </w:p>
          <w:p w14:paraId="1496D8E2" w14:textId="77777777" w:rsidR="007C55F0" w:rsidRPr="00D850B6" w:rsidRDefault="37524AF5" w:rsidP="3A8077AB">
            <w:pPr>
              <w:pStyle w:val="TableParagraph"/>
              <w:spacing w:line="261" w:lineRule="auto"/>
              <w:ind w:left="148" w:right="186"/>
              <w:rPr>
                <w:rStyle w:val="Hyperlink"/>
                <w:color w:val="auto"/>
                <w:sz w:val="24"/>
                <w:szCs w:val="24"/>
                <w:u w:val="none"/>
              </w:rPr>
            </w:pPr>
            <w:r w:rsidRPr="00D850B6">
              <w:rPr>
                <w:rStyle w:val="Hyperlink"/>
                <w:color w:val="auto"/>
                <w:sz w:val="24"/>
                <w:szCs w:val="24"/>
                <w:u w:val="none"/>
              </w:rPr>
              <w:t>PSY 111 Introduction to Psychology</w:t>
            </w:r>
          </w:p>
          <w:p w14:paraId="16A32B9C" w14:textId="77777777" w:rsidR="007C55F0" w:rsidRPr="00D850B6" w:rsidRDefault="37524AF5" w:rsidP="3A8077AB">
            <w:pPr>
              <w:pStyle w:val="TableParagraph"/>
              <w:spacing w:line="261" w:lineRule="auto"/>
              <w:ind w:left="148" w:right="186"/>
              <w:rPr>
                <w:rStyle w:val="Hyperlink"/>
                <w:color w:val="auto"/>
                <w:sz w:val="24"/>
                <w:szCs w:val="24"/>
                <w:u w:val="none"/>
              </w:rPr>
            </w:pPr>
            <w:r w:rsidRPr="3A8077AB">
              <w:rPr>
                <w:color w:val="000000" w:themeColor="text1"/>
                <w:sz w:val="24"/>
                <w:szCs w:val="24"/>
              </w:rPr>
              <w:t xml:space="preserve"> </w:t>
            </w:r>
            <w:r w:rsidRPr="00D850B6">
              <w:rPr>
                <w:rStyle w:val="Hyperlink"/>
                <w:color w:val="auto"/>
                <w:sz w:val="24"/>
                <w:szCs w:val="24"/>
                <w:u w:val="none"/>
              </w:rPr>
              <w:t xml:space="preserve">PSY 214 Abnormal Psychology </w:t>
            </w:r>
          </w:p>
          <w:p w14:paraId="3734C65A" w14:textId="7A0B17F6" w:rsidR="007D40BE" w:rsidRPr="00B10F78" w:rsidRDefault="37524AF5" w:rsidP="3A8077AB">
            <w:pPr>
              <w:pStyle w:val="TableParagraph"/>
              <w:spacing w:line="261" w:lineRule="auto"/>
              <w:ind w:left="148" w:right="186"/>
              <w:rPr>
                <w:sz w:val="24"/>
                <w:szCs w:val="24"/>
              </w:rPr>
            </w:pPr>
            <w:r w:rsidRPr="3A8077AB">
              <w:rPr>
                <w:color w:val="000000" w:themeColor="text1"/>
                <w:sz w:val="24"/>
                <w:szCs w:val="24"/>
              </w:rPr>
              <w:t xml:space="preserve"> </w:t>
            </w:r>
            <w:r w:rsidRPr="00B10F78">
              <w:rPr>
                <w:rStyle w:val="Hyperlink"/>
                <w:color w:val="auto"/>
                <w:sz w:val="24"/>
                <w:szCs w:val="24"/>
                <w:u w:val="none"/>
              </w:rPr>
              <w:t xml:space="preserve">SOC 111 Introduction to Sociology </w:t>
            </w:r>
          </w:p>
          <w:p w14:paraId="4C5EB938" w14:textId="3CAB75F4" w:rsidR="007D40BE" w:rsidRDefault="37524AF5" w:rsidP="3A8077AB">
            <w:pPr>
              <w:pStyle w:val="TableParagraph"/>
              <w:spacing w:line="261" w:lineRule="auto"/>
              <w:ind w:left="148" w:right="186"/>
              <w:rPr>
                <w:color w:val="000000" w:themeColor="text1"/>
                <w:sz w:val="24"/>
                <w:szCs w:val="24"/>
              </w:rPr>
            </w:pPr>
            <w:r w:rsidRPr="3A8077AB">
              <w:rPr>
                <w:color w:val="000000" w:themeColor="text1"/>
                <w:sz w:val="24"/>
                <w:szCs w:val="24"/>
              </w:rPr>
              <w:t xml:space="preserve">COM 111 Fundamentals of Oral Communication </w:t>
            </w:r>
          </w:p>
          <w:p w14:paraId="3A598F14" w14:textId="64CD4ED6" w:rsidR="007D40BE" w:rsidRDefault="37524AF5" w:rsidP="3A8077AB">
            <w:pPr>
              <w:pStyle w:val="TableParagraph"/>
              <w:spacing w:line="261" w:lineRule="auto"/>
              <w:ind w:left="148" w:right="186"/>
              <w:rPr>
                <w:color w:val="000000" w:themeColor="text1"/>
                <w:sz w:val="24"/>
                <w:szCs w:val="24"/>
              </w:rPr>
            </w:pPr>
            <w:r w:rsidRPr="3A8077AB">
              <w:rPr>
                <w:i/>
                <w:iCs/>
                <w:color w:val="000000" w:themeColor="text1"/>
                <w:sz w:val="24"/>
                <w:szCs w:val="24"/>
              </w:rPr>
              <w:t>OR</w:t>
            </w:r>
          </w:p>
          <w:p w14:paraId="43A212CB" w14:textId="2C317E33" w:rsidR="007D40BE" w:rsidRDefault="37524AF5" w:rsidP="3A8077AB">
            <w:pPr>
              <w:pStyle w:val="TableParagraph"/>
              <w:spacing w:line="261" w:lineRule="auto"/>
              <w:ind w:left="148" w:right="186"/>
              <w:rPr>
                <w:color w:val="000000" w:themeColor="text1"/>
                <w:sz w:val="24"/>
                <w:szCs w:val="24"/>
              </w:rPr>
            </w:pPr>
            <w:r w:rsidRPr="3A8077AB">
              <w:rPr>
                <w:color w:val="000000" w:themeColor="text1"/>
                <w:sz w:val="24"/>
                <w:szCs w:val="24"/>
              </w:rPr>
              <w:t>COM 116 Fundamentals of Oral Communication, Non-Native Speakers</w:t>
            </w:r>
          </w:p>
          <w:p w14:paraId="65BF51B4" w14:textId="3EA13472" w:rsidR="007D40BE" w:rsidRDefault="37524AF5" w:rsidP="3A8077AB">
            <w:pPr>
              <w:pStyle w:val="TableParagraph"/>
              <w:spacing w:line="261" w:lineRule="auto"/>
              <w:ind w:left="148" w:right="186"/>
              <w:rPr>
                <w:color w:val="000000" w:themeColor="text1"/>
                <w:sz w:val="24"/>
                <w:szCs w:val="24"/>
              </w:rPr>
            </w:pPr>
            <w:r w:rsidRPr="3A8077AB">
              <w:rPr>
                <w:color w:val="000000" w:themeColor="text1"/>
                <w:sz w:val="24"/>
                <w:szCs w:val="24"/>
              </w:rPr>
              <w:t>BIO 101 Fundamentals of Biology</w:t>
            </w:r>
          </w:p>
          <w:p w14:paraId="72423D9F" w14:textId="4D365B6F" w:rsidR="007D40BE" w:rsidRDefault="37524AF5" w:rsidP="3A8077AB">
            <w:pPr>
              <w:pStyle w:val="TableParagraph"/>
              <w:spacing w:line="261" w:lineRule="auto"/>
              <w:ind w:left="148" w:right="186"/>
              <w:rPr>
                <w:color w:val="000000" w:themeColor="text1"/>
                <w:sz w:val="24"/>
                <w:szCs w:val="24"/>
              </w:rPr>
            </w:pPr>
            <w:r w:rsidRPr="3A8077AB">
              <w:rPr>
                <w:i/>
                <w:iCs/>
                <w:color w:val="000000" w:themeColor="text1"/>
                <w:sz w:val="24"/>
                <w:szCs w:val="24"/>
              </w:rPr>
              <w:t>OR</w:t>
            </w:r>
          </w:p>
          <w:p w14:paraId="48452482" w14:textId="692A7937" w:rsidR="007D40BE" w:rsidRDefault="37524AF5" w:rsidP="3A8077AB">
            <w:pPr>
              <w:pStyle w:val="TableParagraph"/>
              <w:spacing w:line="261" w:lineRule="auto"/>
              <w:ind w:left="148" w:right="186"/>
              <w:rPr>
                <w:color w:val="000000" w:themeColor="text1"/>
                <w:sz w:val="24"/>
                <w:szCs w:val="24"/>
              </w:rPr>
            </w:pPr>
            <w:r w:rsidRPr="3A8077AB">
              <w:rPr>
                <w:color w:val="000000" w:themeColor="text1"/>
                <w:sz w:val="24"/>
                <w:szCs w:val="24"/>
              </w:rPr>
              <w:t>BIO 230 Structure of the Human Body</w:t>
            </w:r>
          </w:p>
          <w:p w14:paraId="7E2C78D1" w14:textId="5C47696B" w:rsidR="007D40BE" w:rsidRDefault="37524AF5" w:rsidP="3A8077AB">
            <w:pPr>
              <w:pStyle w:val="TableParagraph"/>
              <w:spacing w:line="261" w:lineRule="auto"/>
              <w:ind w:left="148" w:right="186"/>
              <w:rPr>
                <w:color w:val="000000" w:themeColor="text1"/>
                <w:sz w:val="24"/>
                <w:szCs w:val="24"/>
              </w:rPr>
            </w:pPr>
            <w:r w:rsidRPr="3A8077AB">
              <w:rPr>
                <w:color w:val="000000" w:themeColor="text1"/>
                <w:sz w:val="24"/>
                <w:szCs w:val="24"/>
              </w:rPr>
              <w:t xml:space="preserve">Mathematics (general education requirement) </w:t>
            </w:r>
          </w:p>
          <w:p w14:paraId="3F0D0B31" w14:textId="0BADDF52" w:rsidR="007D40BE" w:rsidRDefault="37524AF5" w:rsidP="3A8077AB">
            <w:pPr>
              <w:pStyle w:val="TableParagraph"/>
              <w:spacing w:line="261" w:lineRule="auto"/>
              <w:ind w:left="148" w:right="186"/>
              <w:rPr>
                <w:color w:val="000000" w:themeColor="text1"/>
                <w:sz w:val="24"/>
                <w:szCs w:val="24"/>
              </w:rPr>
            </w:pPr>
            <w:r w:rsidRPr="3A8077AB">
              <w:rPr>
                <w:color w:val="000000" w:themeColor="text1"/>
                <w:sz w:val="24"/>
                <w:szCs w:val="24"/>
              </w:rPr>
              <w:t>CTA 100 Computing and Information Technology</w:t>
            </w:r>
          </w:p>
          <w:p w14:paraId="1B9CE953" w14:textId="503D52E5" w:rsidR="007D40BE" w:rsidRDefault="37524AF5" w:rsidP="3A8077AB">
            <w:pPr>
              <w:pStyle w:val="TableParagraph"/>
              <w:spacing w:line="261" w:lineRule="auto"/>
              <w:ind w:left="148" w:right="186"/>
              <w:rPr>
                <w:color w:val="000000" w:themeColor="text1"/>
                <w:sz w:val="24"/>
                <w:szCs w:val="24"/>
              </w:rPr>
            </w:pPr>
            <w:r w:rsidRPr="3A8077AB">
              <w:rPr>
                <w:i/>
                <w:iCs/>
                <w:color w:val="000000" w:themeColor="text1"/>
                <w:sz w:val="24"/>
                <w:szCs w:val="24"/>
              </w:rPr>
              <w:t>OR</w:t>
            </w:r>
          </w:p>
          <w:p w14:paraId="4D13AB06" w14:textId="62FDCAD2" w:rsidR="007D40BE" w:rsidRDefault="37524AF5" w:rsidP="3A8077AB">
            <w:pPr>
              <w:pStyle w:val="TableParagraph"/>
              <w:spacing w:line="261" w:lineRule="auto"/>
              <w:ind w:left="148" w:right="186"/>
              <w:rPr>
                <w:color w:val="000000" w:themeColor="text1"/>
                <w:sz w:val="24"/>
                <w:szCs w:val="24"/>
              </w:rPr>
            </w:pPr>
            <w:r w:rsidRPr="3A8077AB">
              <w:rPr>
                <w:color w:val="000000" w:themeColor="text1"/>
                <w:sz w:val="24"/>
                <w:szCs w:val="24"/>
              </w:rPr>
              <w:t>CTP 103 Theory and Application of Digital Technology</w:t>
            </w:r>
          </w:p>
          <w:p w14:paraId="21402876" w14:textId="381BA139" w:rsidR="007D40BE" w:rsidRDefault="37524AF5" w:rsidP="3A8077AB">
            <w:pPr>
              <w:pStyle w:val="TableParagraph"/>
              <w:spacing w:line="261" w:lineRule="auto"/>
              <w:ind w:left="148" w:right="186"/>
              <w:rPr>
                <w:color w:val="000000" w:themeColor="text1"/>
                <w:sz w:val="24"/>
                <w:szCs w:val="24"/>
              </w:rPr>
            </w:pPr>
            <w:r w:rsidRPr="3A8077AB">
              <w:rPr>
                <w:color w:val="000000" w:themeColor="text1"/>
                <w:sz w:val="24"/>
                <w:szCs w:val="24"/>
              </w:rPr>
              <w:lastRenderedPageBreak/>
              <w:t>Wellness (general education requirement)</w:t>
            </w:r>
          </w:p>
          <w:p w14:paraId="48A57235" w14:textId="18134B77" w:rsidR="007D40BE" w:rsidRDefault="007D40BE" w:rsidP="3A8077AB">
            <w:pPr>
              <w:pStyle w:val="TableParagraph"/>
              <w:spacing w:line="261" w:lineRule="auto"/>
              <w:ind w:left="148" w:right="186"/>
              <w:rPr>
                <w:color w:val="000000" w:themeColor="text1"/>
                <w:sz w:val="24"/>
                <w:szCs w:val="24"/>
              </w:rPr>
            </w:pPr>
          </w:p>
          <w:p w14:paraId="7EAB4709" w14:textId="4A86B080" w:rsidR="007D40BE" w:rsidRDefault="007D40BE">
            <w:pPr>
              <w:pStyle w:val="TableParagraph"/>
              <w:spacing w:line="261" w:lineRule="auto"/>
              <w:ind w:left="148" w:right="186"/>
              <w:rPr>
                <w:sz w:val="24"/>
                <w:szCs w:val="24"/>
              </w:rPr>
            </w:pPr>
          </w:p>
        </w:tc>
      </w:tr>
    </w:tbl>
    <w:p w14:paraId="7DF0E450" w14:textId="50B196D5" w:rsidR="007D40BE" w:rsidRPr="006F643D" w:rsidRDefault="00BB2F7E">
      <w:pPr>
        <w:pStyle w:val="Heading1"/>
        <w:numPr>
          <w:ilvl w:val="1"/>
          <w:numId w:val="11"/>
        </w:numPr>
        <w:tabs>
          <w:tab w:val="left" w:pos="523"/>
        </w:tabs>
        <w:spacing w:before="60"/>
        <w:ind w:left="523" w:hanging="275"/>
        <w:jc w:val="left"/>
      </w:pPr>
      <w:r w:rsidRPr="006F643D">
        <w:lastRenderedPageBreak/>
        <w:t>Philosophical</w:t>
      </w:r>
      <w:r w:rsidRPr="006F643D">
        <w:rPr>
          <w:spacing w:val="7"/>
        </w:rPr>
        <w:t xml:space="preserve"> </w:t>
      </w:r>
      <w:r w:rsidRPr="006F643D">
        <w:t>Base</w:t>
      </w:r>
      <w:r w:rsidRPr="006F643D">
        <w:rPr>
          <w:spacing w:val="2"/>
        </w:rPr>
        <w:t xml:space="preserve"> </w:t>
      </w:r>
      <w:r w:rsidRPr="006F643D">
        <w:t>of</w:t>
      </w:r>
      <w:r w:rsidRPr="006F643D">
        <w:rPr>
          <w:spacing w:val="7"/>
        </w:rPr>
        <w:t xml:space="preserve"> </w:t>
      </w:r>
      <w:r w:rsidRPr="006F643D">
        <w:rPr>
          <w:spacing w:val="-2"/>
        </w:rPr>
        <w:t>Programs</w:t>
      </w:r>
      <w:r w:rsidR="008A7AB9" w:rsidRPr="006F643D">
        <w:rPr>
          <w:spacing w:val="-2"/>
        </w:rPr>
        <w:t xml:space="preserve"> </w:t>
      </w:r>
    </w:p>
    <w:p w14:paraId="1EA69009" w14:textId="77777777" w:rsidR="007D40BE" w:rsidRDefault="00BB2F7E">
      <w:pPr>
        <w:pStyle w:val="BodyText"/>
        <w:spacing w:before="180" w:line="261" w:lineRule="auto"/>
        <w:ind w:left="247" w:right="389"/>
      </w:pPr>
      <w:r>
        <w:rPr>
          <w:i/>
        </w:rPr>
        <w:t xml:space="preserve">Context: </w:t>
      </w:r>
      <w:r>
        <w:t>A benchmark of human services education and services delivery is the interdisciplinary approach to learning and professionalism. Curriculum development integrates specific theories, knowledge</w:t>
      </w:r>
      <w:r>
        <w:rPr>
          <w:spacing w:val="-7"/>
        </w:rPr>
        <w:t xml:space="preserve"> </w:t>
      </w:r>
      <w:r>
        <w:t>and skills that are tied to a conceptual framework and underlying philosophy. This must be congruent with the CSHSE National Standards and reflect the major theoretical emphasis and uniqueness of the program and curriculum.</w:t>
      </w:r>
    </w:p>
    <w:p w14:paraId="5DAB6C7B" w14:textId="77777777" w:rsidR="007D40BE" w:rsidRDefault="007D40BE">
      <w:pPr>
        <w:pStyle w:val="BodyText"/>
        <w:rPr>
          <w:sz w:val="17"/>
        </w:rPr>
      </w:pPr>
    </w:p>
    <w:tbl>
      <w:tblPr>
        <w:tblW w:w="0" w:type="auto"/>
        <w:tblInd w:w="1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76"/>
        <w:gridCol w:w="9384"/>
        <w:gridCol w:w="84"/>
      </w:tblGrid>
      <w:tr w:rsidR="007D40BE" w14:paraId="41D8A296" w14:textId="77777777">
        <w:trPr>
          <w:trHeight w:val="849"/>
        </w:trPr>
        <w:tc>
          <w:tcPr>
            <w:tcW w:w="10260" w:type="dxa"/>
            <w:gridSpan w:val="2"/>
          </w:tcPr>
          <w:p w14:paraId="6DEA1049" w14:textId="77777777" w:rsidR="007D40BE" w:rsidRDefault="00BB2F7E">
            <w:pPr>
              <w:pStyle w:val="TableParagraph"/>
              <w:rPr>
                <w:b/>
                <w:sz w:val="24"/>
              </w:rPr>
            </w:pPr>
            <w:r>
              <w:rPr>
                <w:b/>
                <w:sz w:val="24"/>
                <w:u w:val="thick"/>
              </w:rPr>
              <w:t>Standard</w:t>
            </w:r>
            <w:r>
              <w:rPr>
                <w:b/>
                <w:spacing w:val="-4"/>
                <w:sz w:val="24"/>
                <w:u w:val="thick"/>
              </w:rPr>
              <w:t xml:space="preserve"> </w:t>
            </w:r>
            <w:r>
              <w:rPr>
                <w:b/>
                <w:sz w:val="24"/>
                <w:u w:val="thick"/>
              </w:rPr>
              <w:t>2</w:t>
            </w:r>
            <w:r>
              <w:rPr>
                <w:b/>
                <w:sz w:val="24"/>
              </w:rPr>
              <w:t>:</w:t>
            </w:r>
            <w:r>
              <w:rPr>
                <w:b/>
                <w:spacing w:val="4"/>
                <w:sz w:val="24"/>
              </w:rPr>
              <w:t xml:space="preserve"> </w:t>
            </w:r>
            <w:r>
              <w:rPr>
                <w:b/>
                <w:sz w:val="24"/>
              </w:rPr>
              <w:t>The</w:t>
            </w:r>
            <w:r>
              <w:rPr>
                <w:b/>
                <w:spacing w:val="2"/>
                <w:sz w:val="24"/>
              </w:rPr>
              <w:t xml:space="preserve"> </w:t>
            </w:r>
            <w:r>
              <w:rPr>
                <w:b/>
                <w:sz w:val="24"/>
              </w:rPr>
              <w:t>program</w:t>
            </w:r>
            <w:r>
              <w:rPr>
                <w:b/>
                <w:spacing w:val="5"/>
                <w:sz w:val="24"/>
              </w:rPr>
              <w:t xml:space="preserve"> </w:t>
            </w:r>
            <w:r>
              <w:rPr>
                <w:b/>
                <w:sz w:val="24"/>
              </w:rPr>
              <w:t>shall</w:t>
            </w:r>
            <w:r>
              <w:rPr>
                <w:b/>
                <w:spacing w:val="6"/>
                <w:sz w:val="24"/>
              </w:rPr>
              <w:t xml:space="preserve"> </w:t>
            </w:r>
            <w:r>
              <w:rPr>
                <w:b/>
                <w:sz w:val="24"/>
              </w:rPr>
              <w:t>have</w:t>
            </w:r>
            <w:r>
              <w:rPr>
                <w:b/>
                <w:spacing w:val="1"/>
                <w:sz w:val="24"/>
              </w:rPr>
              <w:t xml:space="preserve"> </w:t>
            </w:r>
            <w:r>
              <w:rPr>
                <w:b/>
                <w:sz w:val="24"/>
              </w:rPr>
              <w:t>a</w:t>
            </w:r>
            <w:r>
              <w:rPr>
                <w:b/>
                <w:spacing w:val="1"/>
                <w:sz w:val="24"/>
              </w:rPr>
              <w:t xml:space="preserve"> </w:t>
            </w:r>
            <w:r>
              <w:rPr>
                <w:b/>
                <w:sz w:val="24"/>
              </w:rPr>
              <w:t>clearly</w:t>
            </w:r>
            <w:r>
              <w:rPr>
                <w:b/>
                <w:spacing w:val="1"/>
                <w:sz w:val="24"/>
              </w:rPr>
              <w:t xml:space="preserve"> </w:t>
            </w:r>
            <w:r>
              <w:rPr>
                <w:b/>
                <w:sz w:val="24"/>
              </w:rPr>
              <w:t>defined</w:t>
            </w:r>
            <w:r>
              <w:rPr>
                <w:b/>
                <w:spacing w:val="-1"/>
                <w:sz w:val="24"/>
              </w:rPr>
              <w:t xml:space="preserve"> </w:t>
            </w:r>
            <w:r>
              <w:rPr>
                <w:b/>
                <w:sz w:val="24"/>
              </w:rPr>
              <w:t>knowledge</w:t>
            </w:r>
            <w:r>
              <w:rPr>
                <w:b/>
                <w:spacing w:val="2"/>
                <w:sz w:val="24"/>
              </w:rPr>
              <w:t xml:space="preserve"> </w:t>
            </w:r>
            <w:r>
              <w:rPr>
                <w:b/>
                <w:spacing w:val="-2"/>
                <w:sz w:val="24"/>
              </w:rPr>
              <w:t>base.</w:t>
            </w:r>
          </w:p>
        </w:tc>
        <w:tc>
          <w:tcPr>
            <w:tcW w:w="84" w:type="dxa"/>
            <w:tcBorders>
              <w:top w:val="nil"/>
              <w:right w:val="nil"/>
            </w:tcBorders>
          </w:tcPr>
          <w:p w14:paraId="02EB378F" w14:textId="77777777" w:rsidR="007D40BE" w:rsidRDefault="007D40BE">
            <w:pPr>
              <w:pStyle w:val="TableParagraph"/>
              <w:spacing w:before="0"/>
              <w:ind w:left="0"/>
              <w:rPr>
                <w:sz w:val="24"/>
              </w:rPr>
            </w:pPr>
          </w:p>
        </w:tc>
      </w:tr>
      <w:tr w:rsidR="00C253B5" w14:paraId="1053EE89" w14:textId="77777777">
        <w:trPr>
          <w:trHeight w:val="549"/>
        </w:trPr>
        <w:tc>
          <w:tcPr>
            <w:tcW w:w="876" w:type="dxa"/>
          </w:tcPr>
          <w:p w14:paraId="3F755AA1" w14:textId="77777777" w:rsidR="00C253B5" w:rsidRDefault="00C253B5">
            <w:pPr>
              <w:pStyle w:val="TableParagraph"/>
              <w:spacing w:before="38"/>
              <w:ind w:left="0" w:right="182"/>
              <w:jc w:val="right"/>
              <w:rPr>
                <w:spacing w:val="-5"/>
                <w:sz w:val="24"/>
              </w:rPr>
            </w:pPr>
          </w:p>
        </w:tc>
        <w:tc>
          <w:tcPr>
            <w:tcW w:w="9468" w:type="dxa"/>
            <w:gridSpan w:val="2"/>
          </w:tcPr>
          <w:p w14:paraId="1422A656" w14:textId="77777777" w:rsidR="00C253B5" w:rsidRDefault="00C253B5">
            <w:pPr>
              <w:pStyle w:val="TableParagraph"/>
              <w:spacing w:before="38"/>
              <w:rPr>
                <w:sz w:val="24"/>
              </w:rPr>
            </w:pPr>
          </w:p>
        </w:tc>
      </w:tr>
      <w:tr w:rsidR="007D40BE" w14:paraId="06908A2C" w14:textId="77777777">
        <w:trPr>
          <w:trHeight w:val="549"/>
        </w:trPr>
        <w:tc>
          <w:tcPr>
            <w:tcW w:w="876" w:type="dxa"/>
          </w:tcPr>
          <w:p w14:paraId="2B70D367" w14:textId="77777777" w:rsidR="007D40BE" w:rsidRDefault="00BB2F7E">
            <w:pPr>
              <w:pStyle w:val="TableParagraph"/>
              <w:spacing w:before="38"/>
              <w:ind w:left="0" w:right="182"/>
              <w:jc w:val="right"/>
              <w:rPr>
                <w:sz w:val="24"/>
              </w:rPr>
            </w:pPr>
            <w:r>
              <w:rPr>
                <w:spacing w:val="-5"/>
                <w:sz w:val="24"/>
              </w:rPr>
              <w:t>a.</w:t>
            </w:r>
          </w:p>
        </w:tc>
        <w:tc>
          <w:tcPr>
            <w:tcW w:w="9468" w:type="dxa"/>
            <w:gridSpan w:val="2"/>
          </w:tcPr>
          <w:p w14:paraId="35D8B0BE" w14:textId="2A6C9C37" w:rsidR="001C3ACA" w:rsidRDefault="00BB2F7E" w:rsidP="005C2E0E">
            <w:pPr>
              <w:pStyle w:val="TableParagraph"/>
              <w:spacing w:before="38"/>
              <w:ind w:left="0"/>
              <w:rPr>
                <w:sz w:val="24"/>
              </w:rPr>
            </w:pPr>
            <w:r>
              <w:rPr>
                <w:sz w:val="24"/>
              </w:rPr>
              <w:t>Include</w:t>
            </w:r>
            <w:r>
              <w:rPr>
                <w:spacing w:val="8"/>
                <w:sz w:val="24"/>
              </w:rPr>
              <w:t xml:space="preserve"> </w:t>
            </w:r>
            <w:r>
              <w:rPr>
                <w:sz w:val="24"/>
              </w:rPr>
              <w:t>a</w:t>
            </w:r>
            <w:r>
              <w:rPr>
                <w:spacing w:val="9"/>
                <w:sz w:val="24"/>
              </w:rPr>
              <w:t xml:space="preserve"> </w:t>
            </w:r>
            <w:r>
              <w:rPr>
                <w:sz w:val="24"/>
              </w:rPr>
              <w:t>mission</w:t>
            </w:r>
            <w:r>
              <w:rPr>
                <w:spacing w:val="7"/>
                <w:sz w:val="24"/>
              </w:rPr>
              <w:t xml:space="preserve"> </w:t>
            </w:r>
            <w:r>
              <w:rPr>
                <w:sz w:val="24"/>
              </w:rPr>
              <w:t>statement</w:t>
            </w:r>
            <w:r>
              <w:rPr>
                <w:spacing w:val="13"/>
                <w:sz w:val="24"/>
              </w:rPr>
              <w:t xml:space="preserve"> </w:t>
            </w:r>
            <w:r>
              <w:rPr>
                <w:sz w:val="24"/>
              </w:rPr>
              <w:t>for</w:t>
            </w:r>
            <w:r>
              <w:rPr>
                <w:spacing w:val="12"/>
                <w:sz w:val="24"/>
              </w:rPr>
              <w:t xml:space="preserve"> </w:t>
            </w:r>
            <w:r>
              <w:rPr>
                <w:sz w:val="24"/>
              </w:rPr>
              <w:t>the</w:t>
            </w:r>
            <w:r>
              <w:rPr>
                <w:spacing w:val="9"/>
                <w:sz w:val="24"/>
              </w:rPr>
              <w:t xml:space="preserve"> </w:t>
            </w:r>
            <w:r>
              <w:rPr>
                <w:spacing w:val="-2"/>
                <w:sz w:val="24"/>
              </w:rPr>
              <w:t>program.</w:t>
            </w:r>
            <w:r w:rsidR="00A14793">
              <w:rPr>
                <w:spacing w:val="-2"/>
                <w:sz w:val="24"/>
              </w:rPr>
              <w:t xml:space="preserve"> </w:t>
            </w:r>
          </w:p>
          <w:p w14:paraId="55014077" w14:textId="77777777" w:rsidR="001C3ACA" w:rsidRDefault="001C3ACA" w:rsidP="005C2E0E">
            <w:pPr>
              <w:pStyle w:val="TableParagraph"/>
              <w:ind w:left="0"/>
              <w:rPr>
                <w:b/>
                <w:sz w:val="24"/>
              </w:rPr>
            </w:pPr>
            <w:r>
              <w:rPr>
                <w:b/>
                <w:spacing w:val="-2"/>
                <w:sz w:val="24"/>
                <w:u w:val="thick"/>
              </w:rPr>
              <w:t>Response:</w:t>
            </w:r>
          </w:p>
          <w:p w14:paraId="2C12EE19" w14:textId="77777777" w:rsidR="001C3ACA" w:rsidRDefault="001C3ACA" w:rsidP="005C2E0E">
            <w:pPr>
              <w:pStyle w:val="TableParagraph"/>
              <w:spacing w:before="22" w:line="242" w:lineRule="auto"/>
              <w:ind w:left="0" w:right="358"/>
              <w:rPr>
                <w:sz w:val="24"/>
              </w:rPr>
            </w:pPr>
            <w:r>
              <w:rPr>
                <w:sz w:val="24"/>
              </w:rPr>
              <w:t>The</w:t>
            </w:r>
            <w:r>
              <w:rPr>
                <w:spacing w:val="-4"/>
                <w:sz w:val="24"/>
              </w:rPr>
              <w:t xml:space="preserve"> </w:t>
            </w:r>
            <w:r>
              <w:rPr>
                <w:sz w:val="24"/>
              </w:rPr>
              <w:t>Human</w:t>
            </w:r>
            <w:r>
              <w:rPr>
                <w:spacing w:val="-2"/>
                <w:sz w:val="24"/>
              </w:rPr>
              <w:t xml:space="preserve"> </w:t>
            </w:r>
            <w:r>
              <w:rPr>
                <w:sz w:val="24"/>
              </w:rPr>
              <w:t>Services</w:t>
            </w:r>
            <w:r>
              <w:rPr>
                <w:spacing w:val="-3"/>
                <w:sz w:val="24"/>
              </w:rPr>
              <w:t xml:space="preserve"> </w:t>
            </w:r>
            <w:r>
              <w:rPr>
                <w:sz w:val="24"/>
              </w:rPr>
              <w:t>program</w:t>
            </w:r>
            <w:r>
              <w:rPr>
                <w:spacing w:val="-2"/>
                <w:sz w:val="24"/>
              </w:rPr>
              <w:t xml:space="preserve"> </w:t>
            </w:r>
            <w:r>
              <w:rPr>
                <w:sz w:val="24"/>
              </w:rPr>
              <w:t>has</w:t>
            </w:r>
            <w:r>
              <w:rPr>
                <w:spacing w:val="-3"/>
                <w:sz w:val="24"/>
              </w:rPr>
              <w:t xml:space="preserve"> </w:t>
            </w:r>
            <w:r>
              <w:rPr>
                <w:sz w:val="24"/>
              </w:rPr>
              <w:t>a</w:t>
            </w:r>
            <w:r>
              <w:rPr>
                <w:spacing w:val="-4"/>
                <w:sz w:val="24"/>
              </w:rPr>
              <w:t xml:space="preserve"> </w:t>
            </w:r>
            <w:r>
              <w:rPr>
                <w:sz w:val="24"/>
              </w:rPr>
              <w:t>mission</w:t>
            </w:r>
            <w:r>
              <w:rPr>
                <w:spacing w:val="-2"/>
                <w:sz w:val="24"/>
              </w:rPr>
              <w:t xml:space="preserve"> </w:t>
            </w:r>
            <w:r>
              <w:rPr>
                <w:sz w:val="24"/>
              </w:rPr>
              <w:t>that</w:t>
            </w:r>
            <w:r>
              <w:rPr>
                <w:spacing w:val="-2"/>
                <w:sz w:val="24"/>
              </w:rPr>
              <w:t xml:space="preserve"> </w:t>
            </w:r>
            <w:r>
              <w:rPr>
                <w:sz w:val="24"/>
              </w:rPr>
              <w:t>emphasizes</w:t>
            </w:r>
            <w:r>
              <w:rPr>
                <w:spacing w:val="-3"/>
                <w:sz w:val="24"/>
              </w:rPr>
              <w:t xml:space="preserve"> </w:t>
            </w:r>
            <w:r>
              <w:rPr>
                <w:sz w:val="24"/>
              </w:rPr>
              <w:t>the</w:t>
            </w:r>
            <w:r>
              <w:rPr>
                <w:spacing w:val="-2"/>
                <w:sz w:val="24"/>
              </w:rPr>
              <w:t xml:space="preserve"> </w:t>
            </w:r>
            <w:r>
              <w:rPr>
                <w:sz w:val="24"/>
              </w:rPr>
              <w:t>department’s</w:t>
            </w:r>
            <w:r>
              <w:rPr>
                <w:spacing w:val="-3"/>
                <w:sz w:val="24"/>
              </w:rPr>
              <w:t xml:space="preserve"> </w:t>
            </w:r>
            <w:r>
              <w:rPr>
                <w:sz w:val="24"/>
              </w:rPr>
              <w:t>philosophy</w:t>
            </w:r>
            <w:r>
              <w:rPr>
                <w:spacing w:val="-7"/>
                <w:sz w:val="24"/>
              </w:rPr>
              <w:t xml:space="preserve"> </w:t>
            </w:r>
            <w:r>
              <w:rPr>
                <w:sz w:val="24"/>
              </w:rPr>
              <w:t>that</w:t>
            </w:r>
            <w:r>
              <w:rPr>
                <w:spacing w:val="-2"/>
                <w:sz w:val="24"/>
              </w:rPr>
              <w:t xml:space="preserve"> </w:t>
            </w:r>
            <w:r>
              <w:rPr>
                <w:sz w:val="24"/>
              </w:rPr>
              <w:t>students</w:t>
            </w:r>
            <w:r>
              <w:rPr>
                <w:spacing w:val="-2"/>
                <w:sz w:val="24"/>
              </w:rPr>
              <w:t xml:space="preserve"> </w:t>
            </w:r>
            <w:r>
              <w:rPr>
                <w:sz w:val="24"/>
              </w:rPr>
              <w:t>are prepared with an education that allows them to be successful in their career, in furthering their education, and in their ability</w:t>
            </w:r>
            <w:r>
              <w:rPr>
                <w:spacing w:val="-1"/>
                <w:sz w:val="24"/>
              </w:rPr>
              <w:t xml:space="preserve"> </w:t>
            </w:r>
            <w:r>
              <w:rPr>
                <w:sz w:val="24"/>
              </w:rPr>
              <w:t>to act both competently and ethically.</w:t>
            </w:r>
          </w:p>
          <w:p w14:paraId="6D44F8E4" w14:textId="77777777" w:rsidR="001C3ACA" w:rsidRDefault="001C3ACA" w:rsidP="001C3ACA">
            <w:pPr>
              <w:pStyle w:val="TableParagraph"/>
              <w:spacing w:before="21"/>
              <w:rPr>
                <w:sz w:val="24"/>
              </w:rPr>
            </w:pPr>
          </w:p>
          <w:p w14:paraId="0A0D2B6E" w14:textId="77777777" w:rsidR="001C3ACA" w:rsidRDefault="001C3ACA" w:rsidP="005C2E0E">
            <w:pPr>
              <w:pStyle w:val="TableParagraph"/>
              <w:ind w:left="0"/>
              <w:rPr>
                <w:sz w:val="24"/>
              </w:rPr>
            </w:pPr>
            <w:r>
              <w:rPr>
                <w:spacing w:val="-2"/>
                <w:sz w:val="24"/>
                <w:u w:val="single"/>
              </w:rPr>
              <w:t>Mission</w:t>
            </w:r>
          </w:p>
          <w:p w14:paraId="3FBE17A2" w14:textId="048D29D3" w:rsidR="00A14793" w:rsidRPr="004C415D" w:rsidRDefault="001C3ACA" w:rsidP="004503F4">
            <w:pPr>
              <w:pStyle w:val="TableParagraph"/>
              <w:ind w:left="0"/>
              <w:jc w:val="both"/>
              <w:rPr>
                <w:b/>
                <w:bCs/>
                <w:i/>
                <w:iCs/>
                <w:color w:val="0000FF"/>
                <w:spacing w:val="-4"/>
                <w:sz w:val="24"/>
              </w:rPr>
            </w:pPr>
            <w:r>
              <w:rPr>
                <w:sz w:val="24"/>
              </w:rPr>
              <w:t>The</w:t>
            </w:r>
            <w:r>
              <w:rPr>
                <w:spacing w:val="-3"/>
                <w:sz w:val="24"/>
              </w:rPr>
              <w:t xml:space="preserve"> </w:t>
            </w:r>
            <w:r>
              <w:rPr>
                <w:sz w:val="24"/>
              </w:rPr>
              <w:t>mission</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Human</w:t>
            </w:r>
            <w:r>
              <w:rPr>
                <w:spacing w:val="-1"/>
                <w:sz w:val="24"/>
              </w:rPr>
              <w:t xml:space="preserve"> </w:t>
            </w:r>
            <w:r>
              <w:rPr>
                <w:sz w:val="24"/>
              </w:rPr>
              <w:t>Services</w:t>
            </w:r>
            <w:r>
              <w:rPr>
                <w:spacing w:val="-1"/>
                <w:sz w:val="24"/>
              </w:rPr>
              <w:t xml:space="preserve"> </w:t>
            </w:r>
            <w:r>
              <w:rPr>
                <w:sz w:val="24"/>
              </w:rPr>
              <w:t>program</w:t>
            </w:r>
            <w:r>
              <w:rPr>
                <w:spacing w:val="-1"/>
                <w:sz w:val="24"/>
              </w:rPr>
              <w:t xml:space="preserve"> </w:t>
            </w:r>
            <w:r>
              <w:rPr>
                <w:sz w:val="24"/>
              </w:rPr>
              <w:t>is</w:t>
            </w:r>
            <w:r>
              <w:rPr>
                <w:spacing w:val="-1"/>
                <w:sz w:val="24"/>
              </w:rPr>
              <w:t xml:space="preserve"> </w:t>
            </w:r>
            <w:r>
              <w:rPr>
                <w:sz w:val="24"/>
              </w:rPr>
              <w:t>to</w:t>
            </w:r>
            <w:r>
              <w:rPr>
                <w:spacing w:val="-1"/>
                <w:sz w:val="24"/>
              </w:rPr>
              <w:t xml:space="preserve"> </w:t>
            </w:r>
            <w:r>
              <w:rPr>
                <w:sz w:val="24"/>
              </w:rPr>
              <w:t>provide</w:t>
            </w:r>
            <w:r>
              <w:rPr>
                <w:spacing w:val="-3"/>
                <w:sz w:val="24"/>
              </w:rPr>
              <w:t xml:space="preserve"> </w:t>
            </w:r>
            <w:r>
              <w:rPr>
                <w:sz w:val="24"/>
              </w:rPr>
              <w:t>students</w:t>
            </w:r>
            <w:r>
              <w:rPr>
                <w:spacing w:val="-1"/>
                <w:sz w:val="24"/>
              </w:rPr>
              <w:t xml:space="preserve"> </w:t>
            </w:r>
            <w:r>
              <w:rPr>
                <w:sz w:val="24"/>
              </w:rPr>
              <w:t>with an</w:t>
            </w:r>
            <w:r>
              <w:rPr>
                <w:spacing w:val="-1"/>
                <w:sz w:val="24"/>
              </w:rPr>
              <w:t xml:space="preserve"> </w:t>
            </w:r>
            <w:r>
              <w:rPr>
                <w:sz w:val="24"/>
              </w:rPr>
              <w:t>intellectual</w:t>
            </w:r>
            <w:r>
              <w:rPr>
                <w:spacing w:val="-1"/>
                <w:sz w:val="24"/>
              </w:rPr>
              <w:t xml:space="preserve"> </w:t>
            </w:r>
            <w:r>
              <w:rPr>
                <w:sz w:val="24"/>
              </w:rPr>
              <w:t>and</w:t>
            </w:r>
            <w:r>
              <w:rPr>
                <w:spacing w:val="-1"/>
                <w:sz w:val="24"/>
              </w:rPr>
              <w:t xml:space="preserve"> </w:t>
            </w:r>
            <w:r>
              <w:rPr>
                <w:sz w:val="24"/>
              </w:rPr>
              <w:t>supportive learning</w:t>
            </w:r>
            <w:r>
              <w:rPr>
                <w:spacing w:val="-7"/>
                <w:sz w:val="24"/>
              </w:rPr>
              <w:t xml:space="preserve"> </w:t>
            </w:r>
            <w:r>
              <w:rPr>
                <w:sz w:val="24"/>
              </w:rPr>
              <w:t>environment</w:t>
            </w:r>
            <w:r>
              <w:rPr>
                <w:spacing w:val="-8"/>
                <w:sz w:val="24"/>
              </w:rPr>
              <w:t xml:space="preserve"> </w:t>
            </w:r>
            <w:r>
              <w:rPr>
                <w:sz w:val="24"/>
              </w:rPr>
              <w:t>that</w:t>
            </w:r>
            <w:r>
              <w:rPr>
                <w:spacing w:val="-4"/>
                <w:sz w:val="24"/>
              </w:rPr>
              <w:t xml:space="preserve"> </w:t>
            </w:r>
            <w:r>
              <w:rPr>
                <w:sz w:val="24"/>
              </w:rPr>
              <w:t>enables</w:t>
            </w:r>
            <w:r>
              <w:rPr>
                <w:spacing w:val="-4"/>
                <w:sz w:val="24"/>
              </w:rPr>
              <w:t xml:space="preserve"> </w:t>
            </w:r>
            <w:r>
              <w:rPr>
                <w:sz w:val="24"/>
              </w:rPr>
              <w:t>them</w:t>
            </w:r>
            <w:r>
              <w:rPr>
                <w:spacing w:val="-4"/>
                <w:sz w:val="24"/>
              </w:rPr>
              <w:t xml:space="preserve"> </w:t>
            </w:r>
            <w:r>
              <w:rPr>
                <w:sz w:val="24"/>
              </w:rPr>
              <w:t>to</w:t>
            </w:r>
            <w:r>
              <w:rPr>
                <w:spacing w:val="-8"/>
                <w:sz w:val="24"/>
              </w:rPr>
              <w:t xml:space="preserve"> </w:t>
            </w:r>
            <w:r>
              <w:rPr>
                <w:sz w:val="24"/>
              </w:rPr>
              <w:t>gain</w:t>
            </w:r>
            <w:r>
              <w:rPr>
                <w:spacing w:val="-4"/>
                <w:sz w:val="24"/>
              </w:rPr>
              <w:t xml:space="preserve"> </w:t>
            </w:r>
            <w:r>
              <w:rPr>
                <w:sz w:val="24"/>
              </w:rPr>
              <w:t>the</w:t>
            </w:r>
            <w:r>
              <w:rPr>
                <w:spacing w:val="-6"/>
                <w:sz w:val="24"/>
              </w:rPr>
              <w:t xml:space="preserve"> </w:t>
            </w:r>
            <w:r>
              <w:rPr>
                <w:sz w:val="24"/>
              </w:rPr>
              <w:t>theory,</w:t>
            </w:r>
            <w:r>
              <w:rPr>
                <w:spacing w:val="-1"/>
                <w:sz w:val="24"/>
              </w:rPr>
              <w:t xml:space="preserve"> </w:t>
            </w:r>
            <w:r>
              <w:rPr>
                <w:sz w:val="24"/>
              </w:rPr>
              <w:t>knowledge,</w:t>
            </w:r>
            <w:r>
              <w:rPr>
                <w:spacing w:val="-8"/>
                <w:sz w:val="24"/>
              </w:rPr>
              <w:t xml:space="preserve"> </w:t>
            </w:r>
            <w:r>
              <w:rPr>
                <w:sz w:val="24"/>
              </w:rPr>
              <w:t>skills</w:t>
            </w:r>
            <w:r>
              <w:rPr>
                <w:spacing w:val="-3"/>
                <w:sz w:val="24"/>
              </w:rPr>
              <w:t xml:space="preserve"> </w:t>
            </w:r>
            <w:r>
              <w:rPr>
                <w:sz w:val="24"/>
              </w:rPr>
              <w:t>and</w:t>
            </w:r>
            <w:r>
              <w:rPr>
                <w:spacing w:val="-6"/>
                <w:sz w:val="24"/>
              </w:rPr>
              <w:t xml:space="preserve"> </w:t>
            </w:r>
            <w:r>
              <w:rPr>
                <w:sz w:val="24"/>
              </w:rPr>
              <w:t>experience</w:t>
            </w:r>
            <w:r>
              <w:rPr>
                <w:spacing w:val="-8"/>
                <w:sz w:val="24"/>
              </w:rPr>
              <w:t xml:space="preserve"> </w:t>
            </w:r>
            <w:r>
              <w:rPr>
                <w:sz w:val="24"/>
              </w:rPr>
              <w:t>necessary for</w:t>
            </w:r>
            <w:r>
              <w:rPr>
                <w:spacing w:val="-5"/>
                <w:sz w:val="24"/>
              </w:rPr>
              <w:t xml:space="preserve"> </w:t>
            </w:r>
            <w:r>
              <w:rPr>
                <w:sz w:val="24"/>
              </w:rPr>
              <w:t>a</w:t>
            </w:r>
            <w:r>
              <w:rPr>
                <w:spacing w:val="-2"/>
                <w:sz w:val="24"/>
              </w:rPr>
              <w:t xml:space="preserve"> </w:t>
            </w:r>
            <w:r>
              <w:rPr>
                <w:sz w:val="24"/>
              </w:rPr>
              <w:t>meaningful career within</w:t>
            </w:r>
            <w:r>
              <w:rPr>
                <w:spacing w:val="-1"/>
                <w:sz w:val="24"/>
              </w:rPr>
              <w:t xml:space="preserve"> </w:t>
            </w:r>
            <w:r>
              <w:rPr>
                <w:sz w:val="24"/>
              </w:rPr>
              <w:t>the</w:t>
            </w:r>
            <w:r>
              <w:rPr>
                <w:spacing w:val="-1"/>
                <w:sz w:val="24"/>
              </w:rPr>
              <w:t xml:space="preserve"> </w:t>
            </w:r>
            <w:r>
              <w:rPr>
                <w:sz w:val="24"/>
              </w:rPr>
              <w:t>human</w:t>
            </w:r>
            <w:r>
              <w:rPr>
                <w:spacing w:val="-1"/>
                <w:sz w:val="24"/>
              </w:rPr>
              <w:t xml:space="preserve"> </w:t>
            </w:r>
            <w:r>
              <w:rPr>
                <w:sz w:val="24"/>
              </w:rPr>
              <w:t>services</w:t>
            </w:r>
            <w:r>
              <w:rPr>
                <w:spacing w:val="-1"/>
                <w:sz w:val="24"/>
              </w:rPr>
              <w:t xml:space="preserve"> </w:t>
            </w:r>
            <w:r>
              <w:rPr>
                <w:sz w:val="24"/>
              </w:rPr>
              <w:t>field</w:t>
            </w:r>
            <w:r>
              <w:rPr>
                <w:spacing w:val="-1"/>
                <w:sz w:val="24"/>
              </w:rPr>
              <w:t xml:space="preserve"> </w:t>
            </w:r>
            <w:r>
              <w:rPr>
                <w:sz w:val="24"/>
              </w:rPr>
              <w:t>and</w:t>
            </w:r>
            <w:r>
              <w:rPr>
                <w:spacing w:val="-1"/>
                <w:sz w:val="24"/>
              </w:rPr>
              <w:t xml:space="preserve"> </w:t>
            </w:r>
            <w:r>
              <w:rPr>
                <w:sz w:val="24"/>
              </w:rPr>
              <w:t>successful</w:t>
            </w:r>
            <w:r>
              <w:rPr>
                <w:spacing w:val="-1"/>
                <w:sz w:val="24"/>
              </w:rPr>
              <w:t xml:space="preserve"> </w:t>
            </w:r>
            <w:r>
              <w:rPr>
                <w:sz w:val="24"/>
              </w:rPr>
              <w:t>continuation</w:t>
            </w:r>
            <w:r>
              <w:rPr>
                <w:spacing w:val="-1"/>
                <w:sz w:val="24"/>
              </w:rPr>
              <w:t xml:space="preserve"> </w:t>
            </w:r>
            <w:r>
              <w:rPr>
                <w:sz w:val="24"/>
              </w:rPr>
              <w:t>of</w:t>
            </w:r>
            <w:r>
              <w:rPr>
                <w:spacing w:val="-2"/>
                <w:sz w:val="24"/>
              </w:rPr>
              <w:t xml:space="preserve"> </w:t>
            </w:r>
            <w:r>
              <w:rPr>
                <w:sz w:val="24"/>
              </w:rPr>
              <w:t>their</w:t>
            </w:r>
            <w:r>
              <w:rPr>
                <w:spacing w:val="-2"/>
                <w:sz w:val="24"/>
              </w:rPr>
              <w:t xml:space="preserve"> </w:t>
            </w:r>
            <w:r>
              <w:rPr>
                <w:sz w:val="24"/>
              </w:rPr>
              <w:t>education</w:t>
            </w:r>
            <w:r w:rsidR="005C2E0E">
              <w:rPr>
                <w:sz w:val="24"/>
              </w:rPr>
              <w:t xml:space="preserve"> </w:t>
            </w:r>
            <w:r w:rsidR="001B6467">
              <w:rPr>
                <w:sz w:val="24"/>
              </w:rPr>
              <w:t>{</w:t>
            </w:r>
            <w:r w:rsidR="004503F4" w:rsidRPr="004C415D">
              <w:rPr>
                <w:b/>
                <w:bCs/>
                <w:i/>
                <w:iCs/>
                <w:sz w:val="24"/>
                <w:szCs w:val="24"/>
              </w:rPr>
              <w:t xml:space="preserve">HUS Program Manual </w:t>
            </w:r>
            <w:proofErr w:type="gramStart"/>
            <w:r w:rsidR="004503F4" w:rsidRPr="004C415D">
              <w:rPr>
                <w:b/>
                <w:bCs/>
                <w:i/>
                <w:iCs/>
                <w:sz w:val="24"/>
                <w:szCs w:val="24"/>
              </w:rPr>
              <w:t>2025</w:t>
            </w:r>
            <w:r w:rsidR="001B6467" w:rsidRPr="00516824">
              <w:rPr>
                <w:sz w:val="24"/>
                <w:szCs w:val="24"/>
              </w:rPr>
              <w:t>}</w:t>
            </w:r>
            <w:r w:rsidR="00F11B76" w:rsidRPr="004C415D">
              <w:rPr>
                <w:b/>
                <w:bCs/>
                <w:i/>
                <w:iCs/>
                <w:sz w:val="24"/>
                <w:szCs w:val="24"/>
              </w:rPr>
              <w:t>.</w:t>
            </w:r>
            <w:proofErr w:type="gramEnd"/>
          </w:p>
          <w:p w14:paraId="58BE6691" w14:textId="77777777" w:rsidR="009A0705" w:rsidRDefault="009A0705" w:rsidP="005C2E0E">
            <w:pPr>
              <w:pStyle w:val="TableParagraph"/>
              <w:ind w:left="0"/>
              <w:rPr>
                <w:spacing w:val="-2"/>
                <w:sz w:val="24"/>
                <w:u w:val="single"/>
              </w:rPr>
            </w:pPr>
          </w:p>
          <w:p w14:paraId="378DD5AF" w14:textId="6AA1B58A" w:rsidR="00A14793" w:rsidRDefault="00A14793" w:rsidP="005C2E0E">
            <w:pPr>
              <w:pStyle w:val="TableParagraph"/>
              <w:ind w:left="0"/>
              <w:rPr>
                <w:sz w:val="24"/>
              </w:rPr>
            </w:pPr>
            <w:r>
              <w:rPr>
                <w:spacing w:val="-2"/>
                <w:sz w:val="24"/>
                <w:u w:val="single"/>
              </w:rPr>
              <w:t>Purpose</w:t>
            </w:r>
          </w:p>
          <w:p w14:paraId="574B6341" w14:textId="77777777" w:rsidR="00A14793" w:rsidRDefault="00A14793" w:rsidP="005C2E0E">
            <w:pPr>
              <w:pStyle w:val="TableParagraph"/>
              <w:spacing w:before="41" w:line="242" w:lineRule="auto"/>
              <w:ind w:left="0" w:right="358"/>
              <w:rPr>
                <w:sz w:val="24"/>
              </w:rPr>
            </w:pPr>
            <w:r>
              <w:rPr>
                <w:sz w:val="24"/>
              </w:rPr>
              <w:t>The</w:t>
            </w:r>
            <w:r>
              <w:rPr>
                <w:spacing w:val="-6"/>
                <w:sz w:val="24"/>
              </w:rPr>
              <w:t xml:space="preserve"> </w:t>
            </w:r>
            <w:r>
              <w:rPr>
                <w:sz w:val="24"/>
              </w:rPr>
              <w:t>theories,</w:t>
            </w:r>
            <w:r>
              <w:rPr>
                <w:spacing w:val="-4"/>
                <w:sz w:val="24"/>
              </w:rPr>
              <w:t xml:space="preserve"> </w:t>
            </w:r>
            <w:r>
              <w:rPr>
                <w:sz w:val="24"/>
              </w:rPr>
              <w:t>knowledge</w:t>
            </w:r>
            <w:r>
              <w:rPr>
                <w:spacing w:val="-2"/>
                <w:sz w:val="24"/>
              </w:rPr>
              <w:t xml:space="preserve"> </w:t>
            </w:r>
            <w:r>
              <w:rPr>
                <w:sz w:val="24"/>
              </w:rPr>
              <w:t>and</w:t>
            </w:r>
            <w:r>
              <w:rPr>
                <w:spacing w:val="-4"/>
                <w:sz w:val="24"/>
              </w:rPr>
              <w:t xml:space="preserve"> </w:t>
            </w:r>
            <w:r>
              <w:rPr>
                <w:sz w:val="24"/>
              </w:rPr>
              <w:t>skills</w:t>
            </w:r>
            <w:r>
              <w:rPr>
                <w:spacing w:val="-4"/>
                <w:sz w:val="24"/>
              </w:rPr>
              <w:t xml:space="preserve"> </w:t>
            </w:r>
            <w:r>
              <w:rPr>
                <w:sz w:val="24"/>
              </w:rPr>
              <w:t>that</w:t>
            </w:r>
            <w:r>
              <w:rPr>
                <w:spacing w:val="-4"/>
                <w:sz w:val="24"/>
              </w:rPr>
              <w:t xml:space="preserve"> </w:t>
            </w:r>
            <w:r>
              <w:rPr>
                <w:sz w:val="24"/>
              </w:rPr>
              <w:t>prepare</w:t>
            </w:r>
            <w:r>
              <w:rPr>
                <w:spacing w:val="-4"/>
                <w:sz w:val="24"/>
              </w:rPr>
              <w:t xml:space="preserve"> </w:t>
            </w:r>
            <w:r>
              <w:rPr>
                <w:sz w:val="24"/>
              </w:rPr>
              <w:t>generalist</w:t>
            </w:r>
            <w:r>
              <w:rPr>
                <w:spacing w:val="-4"/>
                <w:sz w:val="24"/>
              </w:rPr>
              <w:t xml:space="preserve"> </w:t>
            </w:r>
            <w:r>
              <w:rPr>
                <w:sz w:val="24"/>
              </w:rPr>
              <w:t>human</w:t>
            </w:r>
            <w:r>
              <w:rPr>
                <w:spacing w:val="-4"/>
                <w:sz w:val="24"/>
              </w:rPr>
              <w:t xml:space="preserve"> </w:t>
            </w:r>
            <w:r>
              <w:rPr>
                <w:sz w:val="24"/>
              </w:rPr>
              <w:t>service</w:t>
            </w:r>
            <w:r>
              <w:rPr>
                <w:spacing w:val="-5"/>
                <w:sz w:val="24"/>
              </w:rPr>
              <w:t xml:space="preserve"> </w:t>
            </w:r>
            <w:r>
              <w:rPr>
                <w:sz w:val="24"/>
              </w:rPr>
              <w:t>workers</w:t>
            </w:r>
            <w:r>
              <w:rPr>
                <w:spacing w:val="-4"/>
                <w:sz w:val="24"/>
              </w:rPr>
              <w:t xml:space="preserve"> </w:t>
            </w:r>
            <w:r>
              <w:rPr>
                <w:sz w:val="24"/>
              </w:rPr>
              <w:t>are accomplished through the following objectives:</w:t>
            </w:r>
          </w:p>
          <w:p w14:paraId="022B95CD" w14:textId="77777777" w:rsidR="00A14793" w:rsidRDefault="00A14793" w:rsidP="00A14793">
            <w:pPr>
              <w:pStyle w:val="TableParagraph"/>
              <w:spacing w:before="76"/>
              <w:rPr>
                <w:sz w:val="24"/>
              </w:rPr>
            </w:pPr>
          </w:p>
          <w:p w14:paraId="5D1E7D23" w14:textId="77777777" w:rsidR="00A14793" w:rsidRDefault="00A14793" w:rsidP="00A14793">
            <w:pPr>
              <w:pStyle w:val="TableParagraph"/>
              <w:numPr>
                <w:ilvl w:val="0"/>
                <w:numId w:val="14"/>
              </w:numPr>
              <w:tabs>
                <w:tab w:val="left" w:pos="712"/>
              </w:tabs>
              <w:spacing w:before="0"/>
              <w:ind w:right="1048"/>
              <w:rPr>
                <w:sz w:val="24"/>
              </w:rPr>
            </w:pPr>
            <w:r>
              <w:rPr>
                <w:sz w:val="24"/>
              </w:rPr>
              <w:t>Develop,</w:t>
            </w:r>
            <w:r>
              <w:rPr>
                <w:spacing w:val="-8"/>
                <w:sz w:val="24"/>
              </w:rPr>
              <w:t xml:space="preserve"> </w:t>
            </w:r>
            <w:r>
              <w:rPr>
                <w:sz w:val="24"/>
              </w:rPr>
              <w:t>within</w:t>
            </w:r>
            <w:r>
              <w:rPr>
                <w:spacing w:val="-6"/>
                <w:sz w:val="24"/>
              </w:rPr>
              <w:t xml:space="preserve"> </w:t>
            </w:r>
            <w:r>
              <w:rPr>
                <w:sz w:val="24"/>
              </w:rPr>
              <w:t>students,</w:t>
            </w:r>
            <w:r>
              <w:rPr>
                <w:spacing w:val="-2"/>
                <w:sz w:val="24"/>
              </w:rPr>
              <w:t xml:space="preserve"> </w:t>
            </w:r>
            <w:r>
              <w:rPr>
                <w:sz w:val="24"/>
              </w:rPr>
              <w:t>a</w:t>
            </w:r>
            <w:r>
              <w:rPr>
                <w:spacing w:val="-12"/>
                <w:sz w:val="24"/>
              </w:rPr>
              <w:t xml:space="preserve"> </w:t>
            </w:r>
            <w:r>
              <w:rPr>
                <w:sz w:val="24"/>
              </w:rPr>
              <w:t>repertoire</w:t>
            </w:r>
            <w:r>
              <w:rPr>
                <w:spacing w:val="-9"/>
                <w:sz w:val="24"/>
              </w:rPr>
              <w:t xml:space="preserve"> </w:t>
            </w:r>
            <w:r>
              <w:rPr>
                <w:sz w:val="24"/>
              </w:rPr>
              <w:t>of</w:t>
            </w:r>
            <w:r>
              <w:rPr>
                <w:spacing w:val="-9"/>
                <w:sz w:val="24"/>
              </w:rPr>
              <w:t xml:space="preserve"> </w:t>
            </w:r>
            <w:r>
              <w:rPr>
                <w:sz w:val="24"/>
              </w:rPr>
              <w:t>basic</w:t>
            </w:r>
            <w:r>
              <w:rPr>
                <w:spacing w:val="-8"/>
                <w:sz w:val="24"/>
              </w:rPr>
              <w:t xml:space="preserve"> </w:t>
            </w:r>
            <w:r>
              <w:rPr>
                <w:sz w:val="24"/>
              </w:rPr>
              <w:t>interpersonal</w:t>
            </w:r>
            <w:r>
              <w:rPr>
                <w:spacing w:val="-4"/>
                <w:sz w:val="24"/>
              </w:rPr>
              <w:t xml:space="preserve"> </w:t>
            </w:r>
            <w:r>
              <w:rPr>
                <w:sz w:val="24"/>
              </w:rPr>
              <w:t>skills</w:t>
            </w:r>
            <w:r>
              <w:rPr>
                <w:spacing w:val="-2"/>
                <w:sz w:val="24"/>
              </w:rPr>
              <w:t xml:space="preserve"> </w:t>
            </w:r>
            <w:r>
              <w:rPr>
                <w:sz w:val="24"/>
              </w:rPr>
              <w:t>which</w:t>
            </w:r>
            <w:r>
              <w:rPr>
                <w:spacing w:val="-3"/>
                <w:sz w:val="24"/>
              </w:rPr>
              <w:t xml:space="preserve"> </w:t>
            </w:r>
            <w:r>
              <w:rPr>
                <w:sz w:val="24"/>
              </w:rPr>
              <w:t>enable</w:t>
            </w:r>
            <w:r>
              <w:rPr>
                <w:spacing w:val="-10"/>
                <w:sz w:val="24"/>
              </w:rPr>
              <w:t xml:space="preserve"> </w:t>
            </w:r>
            <w:r>
              <w:rPr>
                <w:sz w:val="24"/>
              </w:rPr>
              <w:t>them</w:t>
            </w:r>
            <w:r>
              <w:rPr>
                <w:spacing w:val="-3"/>
                <w:sz w:val="24"/>
              </w:rPr>
              <w:t xml:space="preserve"> </w:t>
            </w:r>
            <w:r>
              <w:rPr>
                <w:sz w:val="24"/>
              </w:rPr>
              <w:t>to</w:t>
            </w:r>
            <w:r>
              <w:rPr>
                <w:spacing w:val="-3"/>
                <w:sz w:val="24"/>
              </w:rPr>
              <w:t xml:space="preserve"> </w:t>
            </w:r>
            <w:r>
              <w:rPr>
                <w:sz w:val="24"/>
              </w:rPr>
              <w:t>work effectively with individuals, families and groups</w:t>
            </w:r>
          </w:p>
          <w:p w14:paraId="75B3933D" w14:textId="77777777" w:rsidR="00A14793" w:rsidRDefault="00A14793" w:rsidP="00A14793">
            <w:pPr>
              <w:pStyle w:val="TableParagraph"/>
              <w:numPr>
                <w:ilvl w:val="0"/>
                <w:numId w:val="14"/>
              </w:numPr>
              <w:tabs>
                <w:tab w:val="left" w:pos="712"/>
              </w:tabs>
              <w:spacing w:before="42"/>
              <w:ind w:hanging="540"/>
              <w:rPr>
                <w:sz w:val="24"/>
              </w:rPr>
            </w:pPr>
            <w:r>
              <w:rPr>
                <w:sz w:val="24"/>
              </w:rPr>
              <w:t>Graduate</w:t>
            </w:r>
            <w:r>
              <w:rPr>
                <w:spacing w:val="-4"/>
                <w:sz w:val="24"/>
              </w:rPr>
              <w:t xml:space="preserve"> </w:t>
            </w:r>
            <w:r>
              <w:rPr>
                <w:sz w:val="24"/>
              </w:rPr>
              <w:t>students</w:t>
            </w:r>
            <w:r>
              <w:rPr>
                <w:spacing w:val="-1"/>
                <w:sz w:val="24"/>
              </w:rPr>
              <w:t xml:space="preserve"> </w:t>
            </w:r>
            <w:r>
              <w:rPr>
                <w:sz w:val="24"/>
              </w:rPr>
              <w:t>who</w:t>
            </w:r>
            <w:r>
              <w:rPr>
                <w:spacing w:val="-1"/>
                <w:sz w:val="24"/>
              </w:rPr>
              <w:t xml:space="preserve"> </w:t>
            </w:r>
            <w:r>
              <w:rPr>
                <w:sz w:val="24"/>
              </w:rPr>
              <w:t>possess</w:t>
            </w:r>
            <w:r>
              <w:rPr>
                <w:spacing w:val="-1"/>
                <w:sz w:val="24"/>
              </w:rPr>
              <w:t xml:space="preserve"> </w:t>
            </w:r>
            <w:r>
              <w:rPr>
                <w:sz w:val="24"/>
              </w:rPr>
              <w:t>the</w:t>
            </w:r>
            <w:r>
              <w:rPr>
                <w:spacing w:val="-4"/>
                <w:sz w:val="24"/>
              </w:rPr>
              <w:t xml:space="preserve"> </w:t>
            </w:r>
            <w:r>
              <w:rPr>
                <w:sz w:val="24"/>
              </w:rPr>
              <w:t>knowledge</w:t>
            </w:r>
            <w:r>
              <w:rPr>
                <w:spacing w:val="-5"/>
                <w:sz w:val="24"/>
              </w:rPr>
              <w:t xml:space="preserve"> </w:t>
            </w:r>
            <w:r>
              <w:rPr>
                <w:sz w:val="24"/>
              </w:rPr>
              <w:t>and skills</w:t>
            </w:r>
            <w:r>
              <w:rPr>
                <w:spacing w:val="-3"/>
                <w:sz w:val="24"/>
              </w:rPr>
              <w:t xml:space="preserve"> </w:t>
            </w:r>
            <w:r>
              <w:rPr>
                <w:sz w:val="24"/>
              </w:rPr>
              <w:t>to</w:t>
            </w:r>
            <w:r>
              <w:rPr>
                <w:spacing w:val="-4"/>
                <w:sz w:val="24"/>
              </w:rPr>
              <w:t xml:space="preserve"> </w:t>
            </w:r>
            <w:r>
              <w:rPr>
                <w:sz w:val="24"/>
              </w:rPr>
              <w:t>practice</w:t>
            </w:r>
            <w:r>
              <w:rPr>
                <w:spacing w:val="-3"/>
                <w:sz w:val="24"/>
              </w:rPr>
              <w:t xml:space="preserve"> </w:t>
            </w:r>
            <w:r>
              <w:rPr>
                <w:sz w:val="24"/>
              </w:rPr>
              <w:t>effectively</w:t>
            </w:r>
            <w:r>
              <w:rPr>
                <w:spacing w:val="-12"/>
                <w:sz w:val="24"/>
              </w:rPr>
              <w:t xml:space="preserve"> </w:t>
            </w:r>
            <w:r>
              <w:rPr>
                <w:sz w:val="24"/>
              </w:rPr>
              <w:t>and</w:t>
            </w:r>
            <w:r>
              <w:rPr>
                <w:spacing w:val="-3"/>
                <w:sz w:val="24"/>
              </w:rPr>
              <w:t xml:space="preserve"> </w:t>
            </w:r>
            <w:r>
              <w:rPr>
                <w:spacing w:val="-2"/>
                <w:sz w:val="24"/>
              </w:rPr>
              <w:t>ethically</w:t>
            </w:r>
          </w:p>
          <w:p w14:paraId="05246EBE" w14:textId="77777777" w:rsidR="00A14793" w:rsidRDefault="00A14793" w:rsidP="00A14793">
            <w:pPr>
              <w:pStyle w:val="TableParagraph"/>
              <w:numPr>
                <w:ilvl w:val="0"/>
                <w:numId w:val="14"/>
              </w:numPr>
              <w:tabs>
                <w:tab w:val="left" w:pos="712"/>
              </w:tabs>
              <w:spacing w:before="40"/>
              <w:ind w:hanging="540"/>
              <w:rPr>
                <w:sz w:val="24"/>
              </w:rPr>
            </w:pPr>
            <w:r>
              <w:rPr>
                <w:sz w:val="24"/>
              </w:rPr>
              <w:t>Graduate</w:t>
            </w:r>
            <w:r>
              <w:rPr>
                <w:spacing w:val="-17"/>
                <w:sz w:val="24"/>
              </w:rPr>
              <w:t xml:space="preserve"> </w:t>
            </w:r>
            <w:r>
              <w:rPr>
                <w:sz w:val="24"/>
              </w:rPr>
              <w:t>human</w:t>
            </w:r>
            <w:r>
              <w:rPr>
                <w:spacing w:val="-9"/>
                <w:sz w:val="24"/>
              </w:rPr>
              <w:t xml:space="preserve"> </w:t>
            </w:r>
            <w:r>
              <w:rPr>
                <w:sz w:val="24"/>
              </w:rPr>
              <w:t>service</w:t>
            </w:r>
            <w:r>
              <w:rPr>
                <w:spacing w:val="-11"/>
                <w:sz w:val="24"/>
              </w:rPr>
              <w:t xml:space="preserve"> </w:t>
            </w:r>
            <w:r>
              <w:rPr>
                <w:sz w:val="24"/>
              </w:rPr>
              <w:t>practitioners</w:t>
            </w:r>
            <w:r>
              <w:rPr>
                <w:spacing w:val="-6"/>
                <w:sz w:val="24"/>
              </w:rPr>
              <w:t xml:space="preserve"> </w:t>
            </w:r>
            <w:r>
              <w:rPr>
                <w:sz w:val="24"/>
              </w:rPr>
              <w:t>who</w:t>
            </w:r>
            <w:r>
              <w:rPr>
                <w:spacing w:val="-7"/>
                <w:sz w:val="24"/>
              </w:rPr>
              <w:t xml:space="preserve"> </w:t>
            </w:r>
            <w:r>
              <w:rPr>
                <w:sz w:val="24"/>
              </w:rPr>
              <w:t>demonstrate</w:t>
            </w:r>
            <w:r>
              <w:rPr>
                <w:spacing w:val="-6"/>
                <w:sz w:val="24"/>
              </w:rPr>
              <w:t xml:space="preserve"> </w:t>
            </w:r>
            <w:r>
              <w:rPr>
                <w:sz w:val="24"/>
              </w:rPr>
              <w:t>personal</w:t>
            </w:r>
            <w:r>
              <w:rPr>
                <w:spacing w:val="-6"/>
                <w:sz w:val="24"/>
              </w:rPr>
              <w:t xml:space="preserve"> </w:t>
            </w:r>
            <w:r>
              <w:rPr>
                <w:sz w:val="24"/>
              </w:rPr>
              <w:t>awareness</w:t>
            </w:r>
            <w:r>
              <w:rPr>
                <w:spacing w:val="-1"/>
                <w:sz w:val="24"/>
              </w:rPr>
              <w:t xml:space="preserve"> </w:t>
            </w:r>
            <w:r>
              <w:rPr>
                <w:sz w:val="24"/>
              </w:rPr>
              <w:t>and</w:t>
            </w:r>
            <w:r>
              <w:rPr>
                <w:spacing w:val="-19"/>
                <w:sz w:val="24"/>
              </w:rPr>
              <w:t xml:space="preserve"> </w:t>
            </w:r>
            <w:r>
              <w:rPr>
                <w:sz w:val="24"/>
              </w:rPr>
              <w:t>self-care</w:t>
            </w:r>
            <w:r>
              <w:rPr>
                <w:spacing w:val="-7"/>
                <w:sz w:val="24"/>
              </w:rPr>
              <w:t xml:space="preserve"> </w:t>
            </w:r>
            <w:r>
              <w:rPr>
                <w:spacing w:val="-2"/>
                <w:sz w:val="24"/>
              </w:rPr>
              <w:t>strategies</w:t>
            </w:r>
          </w:p>
          <w:p w14:paraId="61B931EF" w14:textId="77777777" w:rsidR="00A14793" w:rsidRDefault="00A14793" w:rsidP="00A14793">
            <w:pPr>
              <w:pStyle w:val="TableParagraph"/>
              <w:numPr>
                <w:ilvl w:val="0"/>
                <w:numId w:val="14"/>
              </w:numPr>
              <w:tabs>
                <w:tab w:val="left" w:pos="712"/>
              </w:tabs>
              <w:spacing w:before="42"/>
              <w:ind w:hanging="540"/>
              <w:rPr>
                <w:sz w:val="24"/>
              </w:rPr>
            </w:pPr>
            <w:r>
              <w:rPr>
                <w:sz w:val="24"/>
              </w:rPr>
              <w:t>Prepare</w:t>
            </w:r>
            <w:r>
              <w:rPr>
                <w:spacing w:val="-7"/>
                <w:sz w:val="24"/>
              </w:rPr>
              <w:t xml:space="preserve"> </w:t>
            </w:r>
            <w:r>
              <w:rPr>
                <w:sz w:val="24"/>
              </w:rPr>
              <w:t>students</w:t>
            </w:r>
            <w:r>
              <w:rPr>
                <w:spacing w:val="-1"/>
                <w:sz w:val="24"/>
              </w:rPr>
              <w:t xml:space="preserve"> </w:t>
            </w:r>
            <w:r>
              <w:rPr>
                <w:sz w:val="24"/>
              </w:rPr>
              <w:t>for</w:t>
            </w:r>
            <w:r>
              <w:rPr>
                <w:spacing w:val="-7"/>
                <w:sz w:val="24"/>
              </w:rPr>
              <w:t xml:space="preserve"> </w:t>
            </w:r>
            <w:r>
              <w:rPr>
                <w:sz w:val="24"/>
              </w:rPr>
              <w:t>work as</w:t>
            </w:r>
            <w:r>
              <w:rPr>
                <w:spacing w:val="-1"/>
                <w:sz w:val="24"/>
              </w:rPr>
              <w:t xml:space="preserve"> </w:t>
            </w:r>
            <w:r>
              <w:rPr>
                <w:sz w:val="24"/>
              </w:rPr>
              <w:t>human</w:t>
            </w:r>
            <w:r>
              <w:rPr>
                <w:spacing w:val="-3"/>
                <w:sz w:val="24"/>
              </w:rPr>
              <w:t xml:space="preserve"> </w:t>
            </w:r>
            <w:r>
              <w:rPr>
                <w:sz w:val="24"/>
              </w:rPr>
              <w:t>service generalists</w:t>
            </w:r>
            <w:r>
              <w:rPr>
                <w:spacing w:val="1"/>
                <w:sz w:val="24"/>
              </w:rPr>
              <w:t xml:space="preserve"> </w:t>
            </w:r>
            <w:r>
              <w:rPr>
                <w:sz w:val="24"/>
              </w:rPr>
              <w:t>in</w:t>
            </w:r>
            <w:r>
              <w:rPr>
                <w:spacing w:val="-3"/>
                <w:sz w:val="24"/>
              </w:rPr>
              <w:t xml:space="preserve"> </w:t>
            </w:r>
            <w:r>
              <w:rPr>
                <w:sz w:val="24"/>
              </w:rPr>
              <w:t>a</w:t>
            </w:r>
            <w:r>
              <w:rPr>
                <w:spacing w:val="-7"/>
                <w:sz w:val="24"/>
              </w:rPr>
              <w:t xml:space="preserve"> </w:t>
            </w:r>
            <w:r>
              <w:rPr>
                <w:sz w:val="24"/>
              </w:rPr>
              <w:t>variety</w:t>
            </w:r>
            <w:r>
              <w:rPr>
                <w:spacing w:val="-15"/>
                <w:sz w:val="24"/>
              </w:rPr>
              <w:t xml:space="preserve"> </w:t>
            </w:r>
            <w:r>
              <w:rPr>
                <w:sz w:val="24"/>
              </w:rPr>
              <w:t>of</w:t>
            </w:r>
            <w:r>
              <w:rPr>
                <w:spacing w:val="-4"/>
                <w:sz w:val="24"/>
              </w:rPr>
              <w:t xml:space="preserve"> </w:t>
            </w:r>
            <w:r>
              <w:rPr>
                <w:sz w:val="24"/>
              </w:rPr>
              <w:t>human</w:t>
            </w:r>
            <w:r>
              <w:rPr>
                <w:spacing w:val="-3"/>
                <w:sz w:val="24"/>
              </w:rPr>
              <w:t xml:space="preserve"> </w:t>
            </w:r>
            <w:r>
              <w:rPr>
                <w:sz w:val="24"/>
              </w:rPr>
              <w:t>service</w:t>
            </w:r>
            <w:r>
              <w:rPr>
                <w:spacing w:val="-6"/>
                <w:sz w:val="24"/>
              </w:rPr>
              <w:t xml:space="preserve"> </w:t>
            </w:r>
            <w:r>
              <w:rPr>
                <w:spacing w:val="-2"/>
                <w:sz w:val="24"/>
              </w:rPr>
              <w:t>settings</w:t>
            </w:r>
          </w:p>
          <w:p w14:paraId="18BD7F89" w14:textId="77777777" w:rsidR="00A14793" w:rsidRDefault="00A14793" w:rsidP="00A14793">
            <w:pPr>
              <w:pStyle w:val="TableParagraph"/>
              <w:numPr>
                <w:ilvl w:val="0"/>
                <w:numId w:val="14"/>
              </w:numPr>
              <w:jc w:val="both"/>
              <w:rPr>
                <w:sz w:val="24"/>
              </w:rPr>
            </w:pPr>
            <w:r>
              <w:rPr>
                <w:sz w:val="24"/>
              </w:rPr>
              <w:t>Encourage</w:t>
            </w:r>
            <w:r>
              <w:rPr>
                <w:spacing w:val="-9"/>
                <w:sz w:val="24"/>
              </w:rPr>
              <w:t xml:space="preserve"> </w:t>
            </w:r>
            <w:r>
              <w:rPr>
                <w:sz w:val="24"/>
              </w:rPr>
              <w:t>students</w:t>
            </w:r>
            <w:r>
              <w:rPr>
                <w:spacing w:val="-1"/>
                <w:sz w:val="24"/>
              </w:rPr>
              <w:t xml:space="preserve"> </w:t>
            </w:r>
            <w:r>
              <w:rPr>
                <w:sz w:val="24"/>
              </w:rPr>
              <w:t>to</w:t>
            </w:r>
            <w:r>
              <w:rPr>
                <w:spacing w:val="-1"/>
                <w:sz w:val="24"/>
              </w:rPr>
              <w:t xml:space="preserve"> </w:t>
            </w:r>
            <w:r>
              <w:rPr>
                <w:sz w:val="24"/>
              </w:rPr>
              <w:t>continue</w:t>
            </w:r>
            <w:r>
              <w:rPr>
                <w:spacing w:val="-6"/>
                <w:sz w:val="24"/>
              </w:rPr>
              <w:t xml:space="preserve"> </w:t>
            </w:r>
            <w:r>
              <w:rPr>
                <w:sz w:val="24"/>
              </w:rPr>
              <w:t>their</w:t>
            </w:r>
            <w:r>
              <w:rPr>
                <w:spacing w:val="-2"/>
                <w:sz w:val="24"/>
              </w:rPr>
              <w:t xml:space="preserve"> </w:t>
            </w:r>
            <w:r>
              <w:rPr>
                <w:sz w:val="24"/>
              </w:rPr>
              <w:t>lifelong</w:t>
            </w:r>
            <w:r>
              <w:rPr>
                <w:spacing w:val="-9"/>
                <w:sz w:val="24"/>
              </w:rPr>
              <w:t xml:space="preserve"> </w:t>
            </w:r>
            <w:r>
              <w:rPr>
                <w:sz w:val="24"/>
              </w:rPr>
              <w:t>learning,</w:t>
            </w:r>
            <w:r>
              <w:rPr>
                <w:spacing w:val="-1"/>
                <w:sz w:val="24"/>
              </w:rPr>
              <w:t xml:space="preserve"> </w:t>
            </w:r>
            <w:r>
              <w:rPr>
                <w:sz w:val="24"/>
              </w:rPr>
              <w:t>both</w:t>
            </w:r>
            <w:r>
              <w:rPr>
                <w:spacing w:val="-1"/>
                <w:sz w:val="24"/>
              </w:rPr>
              <w:t xml:space="preserve"> </w:t>
            </w:r>
            <w:r>
              <w:rPr>
                <w:sz w:val="24"/>
              </w:rPr>
              <w:t>formally</w:t>
            </w:r>
            <w:r>
              <w:rPr>
                <w:spacing w:val="-15"/>
                <w:sz w:val="24"/>
              </w:rPr>
              <w:t xml:space="preserve"> </w:t>
            </w:r>
            <w:r>
              <w:rPr>
                <w:sz w:val="24"/>
              </w:rPr>
              <w:t>and</w:t>
            </w:r>
            <w:r>
              <w:rPr>
                <w:spacing w:val="-12"/>
                <w:sz w:val="24"/>
              </w:rPr>
              <w:t xml:space="preserve"> </w:t>
            </w:r>
            <w:r>
              <w:rPr>
                <w:spacing w:val="-2"/>
                <w:sz w:val="24"/>
              </w:rPr>
              <w:t>informally</w:t>
            </w:r>
          </w:p>
          <w:p w14:paraId="06098DB4" w14:textId="77777777" w:rsidR="00A14793" w:rsidRDefault="00A14793" w:rsidP="001C3ACA">
            <w:pPr>
              <w:pStyle w:val="TableParagraph"/>
              <w:ind w:left="172"/>
              <w:jc w:val="both"/>
              <w:rPr>
                <w:color w:val="0000FF"/>
                <w:spacing w:val="-4"/>
                <w:sz w:val="24"/>
              </w:rPr>
            </w:pPr>
          </w:p>
          <w:p w14:paraId="344A3D99" w14:textId="77777777" w:rsidR="00A03E3B" w:rsidRDefault="00A03E3B" w:rsidP="00A03E3B">
            <w:pPr>
              <w:pStyle w:val="TableParagraph"/>
              <w:ind w:left="105"/>
              <w:rPr>
                <w:b/>
                <w:spacing w:val="-2"/>
                <w:sz w:val="24"/>
                <w:u w:val="thick"/>
              </w:rPr>
            </w:pPr>
          </w:p>
          <w:p w14:paraId="6D2B6409" w14:textId="341B36AC" w:rsidR="00A03E3B" w:rsidRDefault="00A03E3B" w:rsidP="00A03E3B">
            <w:pPr>
              <w:pStyle w:val="TableParagraph"/>
              <w:spacing w:before="38"/>
              <w:ind w:left="0"/>
              <w:rPr>
                <w:sz w:val="24"/>
              </w:rPr>
            </w:pPr>
          </w:p>
        </w:tc>
      </w:tr>
      <w:tr w:rsidR="007D40BE" w14:paraId="53B53336" w14:textId="77777777">
        <w:trPr>
          <w:trHeight w:val="837"/>
        </w:trPr>
        <w:tc>
          <w:tcPr>
            <w:tcW w:w="876" w:type="dxa"/>
          </w:tcPr>
          <w:p w14:paraId="07E45360" w14:textId="77777777" w:rsidR="007D40BE" w:rsidRDefault="00BB2F7E">
            <w:pPr>
              <w:pStyle w:val="TableParagraph"/>
              <w:spacing w:before="38"/>
              <w:ind w:left="0" w:right="194"/>
              <w:jc w:val="right"/>
              <w:rPr>
                <w:sz w:val="24"/>
              </w:rPr>
            </w:pPr>
            <w:r>
              <w:rPr>
                <w:spacing w:val="-5"/>
                <w:sz w:val="24"/>
              </w:rPr>
              <w:lastRenderedPageBreak/>
              <w:t>b.</w:t>
            </w:r>
          </w:p>
        </w:tc>
        <w:tc>
          <w:tcPr>
            <w:tcW w:w="9468" w:type="dxa"/>
            <w:gridSpan w:val="2"/>
          </w:tcPr>
          <w:p w14:paraId="7E1DAD2F" w14:textId="77777777" w:rsidR="007D40BE" w:rsidRDefault="00BB2F7E" w:rsidP="00EA7D8E">
            <w:pPr>
              <w:pStyle w:val="TableParagraph"/>
              <w:spacing w:line="261" w:lineRule="auto"/>
              <w:ind w:left="0"/>
              <w:rPr>
                <w:sz w:val="24"/>
              </w:rPr>
            </w:pPr>
            <w:r>
              <w:rPr>
                <w:sz w:val="24"/>
              </w:rPr>
              <w:t>Demonstrate alignment with the mission of the units in which the program is housed (e.g., department, college, university, etc.)</w:t>
            </w:r>
          </w:p>
          <w:p w14:paraId="0B80F2CB" w14:textId="77777777" w:rsidR="000C399C" w:rsidRDefault="000C399C" w:rsidP="00EA7D8E">
            <w:pPr>
              <w:pStyle w:val="TableParagraph"/>
              <w:ind w:left="0"/>
              <w:rPr>
                <w:b/>
                <w:sz w:val="24"/>
              </w:rPr>
            </w:pPr>
            <w:r>
              <w:rPr>
                <w:b/>
                <w:spacing w:val="-2"/>
                <w:sz w:val="24"/>
                <w:u w:val="thick"/>
              </w:rPr>
              <w:t>Response:</w:t>
            </w:r>
          </w:p>
          <w:p w14:paraId="6CEF0C37" w14:textId="712FC526" w:rsidR="000C399C" w:rsidRDefault="000C399C" w:rsidP="00EA7D8E">
            <w:pPr>
              <w:pStyle w:val="TableParagraph"/>
              <w:spacing w:before="21"/>
              <w:ind w:left="0" w:right="358"/>
              <w:rPr>
                <w:sz w:val="24"/>
                <w:szCs w:val="24"/>
              </w:rPr>
            </w:pPr>
            <w:r w:rsidRPr="43D5A70A">
              <w:rPr>
                <w:sz w:val="24"/>
                <w:szCs w:val="24"/>
              </w:rPr>
              <w:t>The college’s mission statement guides the philosophy of all programs offered at AACC. The Human Services program supports the college’s mission by fostering excellence in learning and teaching. The Human</w:t>
            </w:r>
            <w:r w:rsidRPr="43D5A70A">
              <w:rPr>
                <w:spacing w:val="-3"/>
                <w:sz w:val="24"/>
                <w:szCs w:val="24"/>
              </w:rPr>
              <w:t xml:space="preserve"> </w:t>
            </w:r>
            <w:r w:rsidRPr="43D5A70A">
              <w:rPr>
                <w:sz w:val="24"/>
                <w:szCs w:val="24"/>
              </w:rPr>
              <w:t>Services program</w:t>
            </w:r>
            <w:r w:rsidRPr="43D5A70A">
              <w:rPr>
                <w:spacing w:val="-3"/>
                <w:sz w:val="24"/>
                <w:szCs w:val="24"/>
              </w:rPr>
              <w:t xml:space="preserve"> </w:t>
            </w:r>
            <w:r w:rsidRPr="43D5A70A">
              <w:rPr>
                <w:sz w:val="24"/>
                <w:szCs w:val="24"/>
              </w:rPr>
              <w:t>also</w:t>
            </w:r>
            <w:r w:rsidRPr="43D5A70A">
              <w:rPr>
                <w:spacing w:val="-3"/>
                <w:sz w:val="24"/>
                <w:szCs w:val="24"/>
              </w:rPr>
              <w:t xml:space="preserve"> </w:t>
            </w:r>
            <w:r w:rsidRPr="43D5A70A">
              <w:rPr>
                <w:sz w:val="24"/>
                <w:szCs w:val="24"/>
              </w:rPr>
              <w:t>supports</w:t>
            </w:r>
            <w:r w:rsidRPr="43D5A70A">
              <w:rPr>
                <w:spacing w:val="-3"/>
                <w:sz w:val="24"/>
                <w:szCs w:val="24"/>
              </w:rPr>
              <w:t xml:space="preserve"> </w:t>
            </w:r>
            <w:r w:rsidRPr="43D5A70A">
              <w:rPr>
                <w:sz w:val="24"/>
                <w:szCs w:val="24"/>
              </w:rPr>
              <w:t>the</w:t>
            </w:r>
            <w:r w:rsidRPr="43D5A70A">
              <w:rPr>
                <w:spacing w:val="-4"/>
                <w:sz w:val="24"/>
                <w:szCs w:val="24"/>
              </w:rPr>
              <w:t xml:space="preserve"> </w:t>
            </w:r>
            <w:r w:rsidRPr="43D5A70A">
              <w:rPr>
                <w:sz w:val="24"/>
                <w:szCs w:val="24"/>
              </w:rPr>
              <w:t>School</w:t>
            </w:r>
            <w:r w:rsidRPr="43D5A70A">
              <w:rPr>
                <w:spacing w:val="-3"/>
                <w:sz w:val="24"/>
                <w:szCs w:val="24"/>
              </w:rPr>
              <w:t xml:space="preserve"> </w:t>
            </w:r>
            <w:r w:rsidRPr="43D5A70A">
              <w:rPr>
                <w:sz w:val="24"/>
                <w:szCs w:val="24"/>
              </w:rPr>
              <w:t>of</w:t>
            </w:r>
            <w:r w:rsidRPr="43D5A70A">
              <w:rPr>
                <w:spacing w:val="-3"/>
                <w:sz w:val="24"/>
                <w:szCs w:val="24"/>
              </w:rPr>
              <w:t xml:space="preserve"> </w:t>
            </w:r>
            <w:r w:rsidRPr="43D5A70A">
              <w:rPr>
                <w:sz w:val="24"/>
                <w:szCs w:val="24"/>
              </w:rPr>
              <w:t>Health</w:t>
            </w:r>
            <w:r w:rsidRPr="43D5A70A">
              <w:rPr>
                <w:spacing w:val="-3"/>
                <w:sz w:val="24"/>
                <w:szCs w:val="24"/>
              </w:rPr>
              <w:t xml:space="preserve"> </w:t>
            </w:r>
            <w:r w:rsidRPr="43D5A70A">
              <w:rPr>
                <w:sz w:val="24"/>
                <w:szCs w:val="24"/>
              </w:rPr>
              <w:t>Sciences’</w:t>
            </w:r>
            <w:r w:rsidRPr="43D5A70A">
              <w:rPr>
                <w:spacing w:val="-3"/>
                <w:sz w:val="24"/>
                <w:szCs w:val="24"/>
              </w:rPr>
              <w:t xml:space="preserve"> </w:t>
            </w:r>
            <w:r w:rsidRPr="43D5A70A">
              <w:rPr>
                <w:sz w:val="24"/>
                <w:szCs w:val="24"/>
              </w:rPr>
              <w:t>mission</w:t>
            </w:r>
            <w:r w:rsidRPr="43D5A70A">
              <w:rPr>
                <w:spacing w:val="-3"/>
                <w:sz w:val="24"/>
                <w:szCs w:val="24"/>
              </w:rPr>
              <w:t xml:space="preserve"> </w:t>
            </w:r>
            <w:r w:rsidRPr="43D5A70A">
              <w:rPr>
                <w:sz w:val="24"/>
                <w:szCs w:val="24"/>
              </w:rPr>
              <w:t>by</w:t>
            </w:r>
            <w:r w:rsidRPr="43D5A70A">
              <w:rPr>
                <w:spacing w:val="-8"/>
                <w:sz w:val="24"/>
                <w:szCs w:val="24"/>
              </w:rPr>
              <w:t xml:space="preserve"> </w:t>
            </w:r>
            <w:r w:rsidRPr="43D5A70A">
              <w:rPr>
                <w:sz w:val="24"/>
                <w:szCs w:val="24"/>
              </w:rPr>
              <w:t>preparing</w:t>
            </w:r>
            <w:r w:rsidRPr="43D5A70A">
              <w:rPr>
                <w:spacing w:val="-6"/>
                <w:sz w:val="24"/>
                <w:szCs w:val="24"/>
              </w:rPr>
              <w:t xml:space="preserve"> </w:t>
            </w:r>
            <w:r w:rsidRPr="43D5A70A">
              <w:rPr>
                <w:sz w:val="24"/>
                <w:szCs w:val="24"/>
              </w:rPr>
              <w:t>students</w:t>
            </w:r>
            <w:r w:rsidRPr="43D5A70A">
              <w:rPr>
                <w:spacing w:val="-1"/>
                <w:sz w:val="24"/>
                <w:szCs w:val="24"/>
              </w:rPr>
              <w:t xml:space="preserve"> </w:t>
            </w:r>
            <w:r w:rsidRPr="43D5A70A">
              <w:rPr>
                <w:sz w:val="24"/>
                <w:szCs w:val="24"/>
              </w:rPr>
              <w:t>who value diversity, equit</w:t>
            </w:r>
            <w:r w:rsidR="00F63158" w:rsidRPr="43D5A70A">
              <w:rPr>
                <w:sz w:val="24"/>
                <w:szCs w:val="24"/>
              </w:rPr>
              <w:t>y,</w:t>
            </w:r>
            <w:r w:rsidRPr="43D5A70A">
              <w:rPr>
                <w:sz w:val="24"/>
                <w:szCs w:val="24"/>
              </w:rPr>
              <w:t xml:space="preserve"> inclusion</w:t>
            </w:r>
            <w:r w:rsidR="00F63158" w:rsidRPr="43D5A70A">
              <w:rPr>
                <w:sz w:val="24"/>
                <w:szCs w:val="24"/>
              </w:rPr>
              <w:t xml:space="preserve"> and anti-racism</w:t>
            </w:r>
            <w:r w:rsidRPr="43D5A70A">
              <w:rPr>
                <w:sz w:val="24"/>
                <w:szCs w:val="24"/>
              </w:rPr>
              <w:t xml:space="preserve"> a</w:t>
            </w:r>
            <w:r w:rsidR="005432FF" w:rsidRPr="43D5A70A">
              <w:rPr>
                <w:sz w:val="24"/>
                <w:szCs w:val="24"/>
              </w:rPr>
              <w:t>s well as implement</w:t>
            </w:r>
            <w:r w:rsidRPr="43D5A70A">
              <w:rPr>
                <w:sz w:val="24"/>
                <w:szCs w:val="24"/>
              </w:rPr>
              <w:t xml:space="preserve"> cultural</w:t>
            </w:r>
            <w:r w:rsidR="004B1B3D" w:rsidRPr="43D5A70A">
              <w:rPr>
                <w:sz w:val="24"/>
                <w:szCs w:val="24"/>
              </w:rPr>
              <w:t>ly relevant practices</w:t>
            </w:r>
            <w:r w:rsidRPr="43D5A70A">
              <w:rPr>
                <w:sz w:val="24"/>
                <w:szCs w:val="24"/>
              </w:rPr>
              <w:t xml:space="preserve"> with their clients, enter the workforce in their chosen field </w:t>
            </w:r>
            <w:r w:rsidR="005432FF" w:rsidRPr="43D5A70A">
              <w:rPr>
                <w:sz w:val="24"/>
                <w:szCs w:val="24"/>
              </w:rPr>
              <w:t>and</w:t>
            </w:r>
            <w:r w:rsidR="00C85295" w:rsidRPr="43D5A70A">
              <w:rPr>
                <w:sz w:val="24"/>
                <w:szCs w:val="24"/>
              </w:rPr>
              <w:t xml:space="preserve"> demonstrate the ability to </w:t>
            </w:r>
            <w:r w:rsidRPr="43D5A70A">
              <w:rPr>
                <w:sz w:val="24"/>
                <w:szCs w:val="24"/>
              </w:rPr>
              <w:t>problem-solve and use critical thinkin</w:t>
            </w:r>
            <w:r w:rsidR="005904CE" w:rsidRPr="43D5A70A">
              <w:rPr>
                <w:sz w:val="24"/>
                <w:szCs w:val="24"/>
              </w:rPr>
              <w:t>g skills</w:t>
            </w:r>
            <w:r w:rsidRPr="43D5A70A">
              <w:rPr>
                <w:sz w:val="24"/>
                <w:szCs w:val="24"/>
              </w:rPr>
              <w:t>.</w:t>
            </w:r>
          </w:p>
          <w:p w14:paraId="29B49C35" w14:textId="39516B35" w:rsidR="000C399C" w:rsidRDefault="000C399C" w:rsidP="00EA7D8E">
            <w:pPr>
              <w:pStyle w:val="TableParagraph"/>
              <w:spacing w:before="195"/>
              <w:ind w:left="0"/>
              <w:rPr>
                <w:sz w:val="24"/>
              </w:rPr>
            </w:pPr>
            <w:r>
              <w:rPr>
                <w:sz w:val="24"/>
                <w:u w:val="single"/>
              </w:rPr>
              <w:t>Anne</w:t>
            </w:r>
            <w:r>
              <w:rPr>
                <w:spacing w:val="-8"/>
                <w:sz w:val="24"/>
                <w:u w:val="single"/>
              </w:rPr>
              <w:t xml:space="preserve"> </w:t>
            </w:r>
            <w:r>
              <w:rPr>
                <w:sz w:val="24"/>
                <w:u w:val="single"/>
              </w:rPr>
              <w:t>Arundel</w:t>
            </w:r>
            <w:r>
              <w:rPr>
                <w:spacing w:val="-1"/>
                <w:sz w:val="24"/>
                <w:u w:val="single"/>
              </w:rPr>
              <w:t xml:space="preserve"> </w:t>
            </w:r>
            <w:r>
              <w:rPr>
                <w:sz w:val="24"/>
                <w:u w:val="single"/>
              </w:rPr>
              <w:t>Community</w:t>
            </w:r>
            <w:r>
              <w:rPr>
                <w:spacing w:val="-13"/>
                <w:sz w:val="24"/>
                <w:u w:val="single"/>
              </w:rPr>
              <w:t xml:space="preserve"> </w:t>
            </w:r>
            <w:r>
              <w:rPr>
                <w:sz w:val="24"/>
                <w:u w:val="single"/>
              </w:rPr>
              <w:t>College’s</w:t>
            </w:r>
            <w:r>
              <w:rPr>
                <w:spacing w:val="-2"/>
                <w:sz w:val="24"/>
                <w:u w:val="single"/>
              </w:rPr>
              <w:t xml:space="preserve"> Mission</w:t>
            </w:r>
          </w:p>
          <w:p w14:paraId="10D96B68" w14:textId="77777777" w:rsidR="000C399C" w:rsidRDefault="000C399C" w:rsidP="00EA7D8E">
            <w:pPr>
              <w:pStyle w:val="TableParagraph"/>
              <w:ind w:left="0" w:right="358"/>
              <w:rPr>
                <w:sz w:val="24"/>
              </w:rPr>
            </w:pPr>
            <w:r>
              <w:rPr>
                <w:sz w:val="24"/>
              </w:rPr>
              <w:t>With</w:t>
            </w:r>
            <w:r>
              <w:rPr>
                <w:spacing w:val="-3"/>
                <w:sz w:val="24"/>
              </w:rPr>
              <w:t xml:space="preserve"> </w:t>
            </w:r>
            <w:r>
              <w:rPr>
                <w:sz w:val="24"/>
              </w:rPr>
              <w:t>learning</w:t>
            </w:r>
            <w:r>
              <w:rPr>
                <w:spacing w:val="-5"/>
                <w:sz w:val="24"/>
              </w:rPr>
              <w:t xml:space="preserve"> </w:t>
            </w:r>
            <w:r>
              <w:rPr>
                <w:sz w:val="24"/>
              </w:rPr>
              <w:t>as</w:t>
            </w:r>
            <w:r>
              <w:rPr>
                <w:spacing w:val="-3"/>
                <w:sz w:val="24"/>
              </w:rPr>
              <w:t xml:space="preserve"> </w:t>
            </w:r>
            <w:r>
              <w:rPr>
                <w:sz w:val="24"/>
              </w:rPr>
              <w:t>its</w:t>
            </w:r>
            <w:r>
              <w:rPr>
                <w:spacing w:val="-3"/>
                <w:sz w:val="24"/>
              </w:rPr>
              <w:t xml:space="preserve"> </w:t>
            </w:r>
            <w:r>
              <w:rPr>
                <w:sz w:val="24"/>
              </w:rPr>
              <w:t>central</w:t>
            </w:r>
            <w:r>
              <w:rPr>
                <w:spacing w:val="-3"/>
                <w:sz w:val="24"/>
              </w:rPr>
              <w:t xml:space="preserve"> </w:t>
            </w:r>
            <w:r>
              <w:rPr>
                <w:sz w:val="24"/>
              </w:rPr>
              <w:t>mission,</w:t>
            </w:r>
            <w:r>
              <w:rPr>
                <w:spacing w:val="-3"/>
                <w:sz w:val="24"/>
              </w:rPr>
              <w:t xml:space="preserve"> </w:t>
            </w:r>
            <w:r>
              <w:rPr>
                <w:sz w:val="24"/>
              </w:rPr>
              <w:t>Anne</w:t>
            </w:r>
            <w:r>
              <w:rPr>
                <w:spacing w:val="-4"/>
                <w:sz w:val="24"/>
              </w:rPr>
              <w:t xml:space="preserve"> </w:t>
            </w:r>
            <w:r>
              <w:rPr>
                <w:sz w:val="24"/>
              </w:rPr>
              <w:t>Arundel</w:t>
            </w:r>
            <w:r>
              <w:rPr>
                <w:spacing w:val="-3"/>
                <w:sz w:val="24"/>
              </w:rPr>
              <w:t xml:space="preserve"> </w:t>
            </w:r>
            <w:r>
              <w:rPr>
                <w:sz w:val="24"/>
              </w:rPr>
              <w:t>Community</w:t>
            </w:r>
            <w:r>
              <w:rPr>
                <w:spacing w:val="-10"/>
                <w:sz w:val="24"/>
              </w:rPr>
              <w:t xml:space="preserve"> </w:t>
            </w:r>
            <w:r>
              <w:rPr>
                <w:sz w:val="24"/>
              </w:rPr>
              <w:t>College</w:t>
            </w:r>
            <w:r>
              <w:rPr>
                <w:spacing w:val="-4"/>
                <w:sz w:val="24"/>
              </w:rPr>
              <w:t xml:space="preserve"> </w:t>
            </w:r>
            <w:r>
              <w:rPr>
                <w:sz w:val="24"/>
              </w:rPr>
              <w:t>responds</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needs</w:t>
            </w:r>
            <w:r>
              <w:rPr>
                <w:spacing w:val="-3"/>
                <w:sz w:val="24"/>
              </w:rPr>
              <w:t xml:space="preserve"> </w:t>
            </w:r>
            <w:r>
              <w:rPr>
                <w:sz w:val="24"/>
              </w:rPr>
              <w:t>of</w:t>
            </w:r>
            <w:r>
              <w:rPr>
                <w:spacing w:val="-3"/>
                <w:sz w:val="24"/>
              </w:rPr>
              <w:t xml:space="preserve"> </w:t>
            </w:r>
            <w:r>
              <w:rPr>
                <w:sz w:val="24"/>
              </w:rPr>
              <w:t xml:space="preserve">our diverse community by offering high quality, affordable, accessible and innovative lifelong learning </w:t>
            </w:r>
            <w:r>
              <w:rPr>
                <w:spacing w:val="-2"/>
                <w:sz w:val="24"/>
              </w:rPr>
              <w:t>opportunities.</w:t>
            </w:r>
          </w:p>
          <w:p w14:paraId="7FFA3990" w14:textId="77777777" w:rsidR="000C399C" w:rsidRDefault="000C399C" w:rsidP="000C399C">
            <w:pPr>
              <w:pStyle w:val="TableParagraph"/>
              <w:spacing w:before="92"/>
              <w:rPr>
                <w:sz w:val="24"/>
              </w:rPr>
            </w:pPr>
          </w:p>
          <w:p w14:paraId="3D7F3FC6" w14:textId="77777777" w:rsidR="000C399C" w:rsidRDefault="000C399C" w:rsidP="00EA7D8E">
            <w:pPr>
              <w:pStyle w:val="TableParagraph"/>
              <w:ind w:left="0"/>
              <w:rPr>
                <w:sz w:val="24"/>
              </w:rPr>
            </w:pPr>
            <w:r>
              <w:rPr>
                <w:sz w:val="24"/>
                <w:u w:val="single"/>
              </w:rPr>
              <w:t>School</w:t>
            </w:r>
            <w:r>
              <w:rPr>
                <w:spacing w:val="-3"/>
                <w:sz w:val="24"/>
                <w:u w:val="single"/>
              </w:rPr>
              <w:t xml:space="preserve"> </w:t>
            </w:r>
            <w:r>
              <w:rPr>
                <w:sz w:val="24"/>
                <w:u w:val="single"/>
              </w:rPr>
              <w:t>of</w:t>
            </w:r>
            <w:r>
              <w:rPr>
                <w:spacing w:val="-5"/>
                <w:sz w:val="24"/>
                <w:u w:val="single"/>
              </w:rPr>
              <w:t xml:space="preserve"> </w:t>
            </w:r>
            <w:r>
              <w:rPr>
                <w:sz w:val="24"/>
                <w:u w:val="single"/>
              </w:rPr>
              <w:t>Health</w:t>
            </w:r>
            <w:r>
              <w:rPr>
                <w:spacing w:val="-2"/>
                <w:sz w:val="24"/>
                <w:u w:val="single"/>
              </w:rPr>
              <w:t xml:space="preserve"> </w:t>
            </w:r>
            <w:r>
              <w:rPr>
                <w:sz w:val="24"/>
                <w:u w:val="single"/>
              </w:rPr>
              <w:t>Sciences’</w:t>
            </w:r>
            <w:r>
              <w:rPr>
                <w:spacing w:val="-4"/>
                <w:sz w:val="24"/>
                <w:u w:val="single"/>
              </w:rPr>
              <w:t xml:space="preserve"> </w:t>
            </w:r>
            <w:r>
              <w:rPr>
                <w:spacing w:val="-2"/>
                <w:sz w:val="24"/>
                <w:u w:val="single"/>
              </w:rPr>
              <w:t>Mission</w:t>
            </w:r>
          </w:p>
          <w:p w14:paraId="695288C8" w14:textId="74881030" w:rsidR="00C65AC7" w:rsidRDefault="000C399C" w:rsidP="00EA7D8E">
            <w:pPr>
              <w:pStyle w:val="TableParagraph"/>
              <w:spacing w:line="261" w:lineRule="auto"/>
              <w:ind w:left="0"/>
              <w:rPr>
                <w:sz w:val="24"/>
              </w:rPr>
            </w:pPr>
            <w:r w:rsidRPr="009A0705">
              <w:rPr>
                <w:sz w:val="24"/>
              </w:rPr>
              <w:t>The mission of the Anne Arundel Community</w:t>
            </w:r>
            <w:r w:rsidRPr="009A0705">
              <w:rPr>
                <w:spacing w:val="-3"/>
                <w:sz w:val="24"/>
              </w:rPr>
              <w:t xml:space="preserve"> </w:t>
            </w:r>
            <w:r w:rsidRPr="009A0705">
              <w:rPr>
                <w:sz w:val="24"/>
              </w:rPr>
              <w:t xml:space="preserve">College School of Health Sciences is to educate and mentor </w:t>
            </w:r>
            <w:r w:rsidR="005904CE" w:rsidRPr="009A0705">
              <w:rPr>
                <w:sz w:val="24"/>
              </w:rPr>
              <w:t>students to</w:t>
            </w:r>
            <w:r w:rsidRPr="009A0705">
              <w:rPr>
                <w:spacing w:val="-3"/>
                <w:sz w:val="24"/>
              </w:rPr>
              <w:t xml:space="preserve"> </w:t>
            </w:r>
            <w:r w:rsidRPr="009A0705">
              <w:rPr>
                <w:sz w:val="24"/>
              </w:rPr>
              <w:t>become</w:t>
            </w:r>
            <w:r w:rsidRPr="009A0705">
              <w:rPr>
                <w:spacing w:val="-3"/>
                <w:sz w:val="24"/>
              </w:rPr>
              <w:t xml:space="preserve"> </w:t>
            </w:r>
            <w:r w:rsidRPr="009A0705">
              <w:rPr>
                <w:sz w:val="24"/>
              </w:rPr>
              <w:t>competent</w:t>
            </w:r>
            <w:r w:rsidRPr="009A0705">
              <w:rPr>
                <w:spacing w:val="-3"/>
                <w:sz w:val="24"/>
              </w:rPr>
              <w:t xml:space="preserve"> </w:t>
            </w:r>
            <w:r w:rsidRPr="009A0705">
              <w:rPr>
                <w:sz w:val="24"/>
              </w:rPr>
              <w:t>and</w:t>
            </w:r>
            <w:r w:rsidRPr="009A0705">
              <w:rPr>
                <w:spacing w:val="-3"/>
                <w:sz w:val="24"/>
              </w:rPr>
              <w:t xml:space="preserve"> </w:t>
            </w:r>
            <w:r w:rsidRPr="009A0705">
              <w:rPr>
                <w:sz w:val="24"/>
              </w:rPr>
              <w:t>compassionate</w:t>
            </w:r>
            <w:r w:rsidRPr="009A0705">
              <w:rPr>
                <w:spacing w:val="-2"/>
                <w:sz w:val="24"/>
              </w:rPr>
              <w:t xml:space="preserve"> </w:t>
            </w:r>
            <w:r w:rsidRPr="009A0705">
              <w:rPr>
                <w:sz w:val="24"/>
              </w:rPr>
              <w:t>patient-centered</w:t>
            </w:r>
            <w:r w:rsidRPr="009A0705">
              <w:rPr>
                <w:spacing w:val="-3"/>
                <w:sz w:val="24"/>
              </w:rPr>
              <w:t xml:space="preserve"> </w:t>
            </w:r>
            <w:r w:rsidRPr="009A0705">
              <w:rPr>
                <w:sz w:val="24"/>
              </w:rPr>
              <w:t>clinicians</w:t>
            </w:r>
            <w:r w:rsidRPr="009A0705">
              <w:rPr>
                <w:spacing w:val="-3"/>
                <w:sz w:val="24"/>
              </w:rPr>
              <w:t xml:space="preserve"> </w:t>
            </w:r>
            <w:r w:rsidRPr="009A0705">
              <w:rPr>
                <w:sz w:val="24"/>
              </w:rPr>
              <w:t>by</w:t>
            </w:r>
            <w:r w:rsidRPr="009A0705">
              <w:rPr>
                <w:spacing w:val="-8"/>
                <w:sz w:val="24"/>
              </w:rPr>
              <w:t xml:space="preserve"> </w:t>
            </w:r>
            <w:r w:rsidRPr="009A0705">
              <w:rPr>
                <w:sz w:val="24"/>
              </w:rPr>
              <w:t>providing</w:t>
            </w:r>
            <w:r w:rsidRPr="009A0705">
              <w:rPr>
                <w:spacing w:val="-6"/>
                <w:sz w:val="24"/>
              </w:rPr>
              <w:t xml:space="preserve"> </w:t>
            </w:r>
            <w:r w:rsidRPr="009A0705">
              <w:rPr>
                <w:sz w:val="24"/>
              </w:rPr>
              <w:t>an</w:t>
            </w:r>
            <w:r w:rsidRPr="009A0705">
              <w:rPr>
                <w:spacing w:val="-1"/>
                <w:sz w:val="24"/>
              </w:rPr>
              <w:t xml:space="preserve"> </w:t>
            </w:r>
            <w:r w:rsidRPr="009A0705">
              <w:rPr>
                <w:sz w:val="24"/>
              </w:rPr>
              <w:t>education</w:t>
            </w:r>
            <w:r w:rsidRPr="009A0705">
              <w:rPr>
                <w:spacing w:val="-3"/>
                <w:sz w:val="24"/>
              </w:rPr>
              <w:t xml:space="preserve"> </w:t>
            </w:r>
            <w:r w:rsidRPr="009A0705">
              <w:rPr>
                <w:sz w:val="24"/>
              </w:rPr>
              <w:t>that includes evidence-based knowledge and practical skills essential for employment</w:t>
            </w:r>
            <w:r w:rsidR="009A0705" w:rsidRPr="009A0705">
              <w:rPr>
                <w:sz w:val="24"/>
              </w:rPr>
              <w:t>.</w:t>
            </w:r>
            <w:r>
              <w:rPr>
                <w:sz w:val="24"/>
              </w:rPr>
              <w:t xml:space="preserve"> Our health sciences programs are dedicated to engaging students in the education process and producing graduates who hold high ethical standards, demonstrate critical thinking, communicate effectively, value diversity, equity and inclusion and are committed to lifelong learning and professional growth.</w:t>
            </w:r>
          </w:p>
          <w:p w14:paraId="0CDA1BA9" w14:textId="77777777" w:rsidR="00C65AC7" w:rsidRDefault="00C65AC7" w:rsidP="00A14793">
            <w:pPr>
              <w:pStyle w:val="TableParagraph"/>
              <w:ind w:left="712"/>
              <w:jc w:val="both"/>
              <w:rPr>
                <w:sz w:val="24"/>
              </w:rPr>
            </w:pPr>
          </w:p>
        </w:tc>
      </w:tr>
      <w:tr w:rsidR="007D40BE" w14:paraId="6691D0D2" w14:textId="77777777">
        <w:trPr>
          <w:trHeight w:val="1148"/>
        </w:trPr>
        <w:tc>
          <w:tcPr>
            <w:tcW w:w="876" w:type="dxa"/>
          </w:tcPr>
          <w:p w14:paraId="6F613AC1" w14:textId="77777777" w:rsidR="007D40BE" w:rsidRDefault="00BB2F7E">
            <w:pPr>
              <w:pStyle w:val="TableParagraph"/>
              <w:ind w:left="0" w:right="182"/>
              <w:jc w:val="right"/>
              <w:rPr>
                <w:sz w:val="24"/>
              </w:rPr>
            </w:pPr>
            <w:r>
              <w:rPr>
                <w:spacing w:val="-5"/>
                <w:sz w:val="24"/>
              </w:rPr>
              <w:t>c.</w:t>
            </w:r>
          </w:p>
        </w:tc>
        <w:tc>
          <w:tcPr>
            <w:tcW w:w="9468" w:type="dxa"/>
            <w:gridSpan w:val="2"/>
          </w:tcPr>
          <w:p w14:paraId="7C1BE28F" w14:textId="1F82E476" w:rsidR="007D40BE" w:rsidRDefault="00BB2F7E" w:rsidP="00F532D7">
            <w:pPr>
              <w:pStyle w:val="TableParagraph"/>
              <w:spacing w:before="62" w:line="256" w:lineRule="auto"/>
              <w:ind w:left="0" w:right="208"/>
              <w:rPr>
                <w:sz w:val="24"/>
              </w:rPr>
            </w:pPr>
            <w:r>
              <w:rPr>
                <w:sz w:val="24"/>
              </w:rPr>
              <w:t>Provide a brief description of the major knowledge base and theories from which the curriculum draws to support the conceptual framework (e.g. counseling theories, biopsychosocial, systems theory, change theory, etc.).</w:t>
            </w:r>
          </w:p>
          <w:p w14:paraId="50DBED77" w14:textId="77777777" w:rsidR="006869D6" w:rsidRDefault="006869D6" w:rsidP="00F532D7">
            <w:pPr>
              <w:pStyle w:val="TableParagraph"/>
              <w:spacing w:before="275"/>
              <w:ind w:left="0"/>
              <w:rPr>
                <w:b/>
                <w:sz w:val="24"/>
              </w:rPr>
            </w:pPr>
            <w:r>
              <w:rPr>
                <w:b/>
                <w:spacing w:val="-2"/>
                <w:sz w:val="24"/>
                <w:u w:val="thick"/>
              </w:rPr>
              <w:t>Response:</w:t>
            </w:r>
          </w:p>
          <w:p w14:paraId="60B081CB" w14:textId="702BAC1E" w:rsidR="006869D6" w:rsidRDefault="006869D6" w:rsidP="00F532D7">
            <w:pPr>
              <w:pStyle w:val="TableParagraph"/>
              <w:spacing w:before="62" w:line="256" w:lineRule="auto"/>
              <w:ind w:left="0" w:right="208"/>
              <w:rPr>
                <w:sz w:val="24"/>
              </w:rPr>
            </w:pPr>
            <w:r>
              <w:rPr>
                <w:sz w:val="24"/>
              </w:rPr>
              <w:t>The Human Services program emphasizes the interdisciplinary, biopsychosocial approach to helping that is grounded in a variety of theoretical foundations. Throughout the program, students are introduced to various</w:t>
            </w:r>
            <w:r>
              <w:rPr>
                <w:spacing w:val="-4"/>
                <w:sz w:val="24"/>
              </w:rPr>
              <w:t xml:space="preserve"> </w:t>
            </w:r>
            <w:r>
              <w:rPr>
                <w:sz w:val="24"/>
              </w:rPr>
              <w:t>theoretical</w:t>
            </w:r>
            <w:r>
              <w:rPr>
                <w:spacing w:val="-4"/>
                <w:sz w:val="24"/>
              </w:rPr>
              <w:t xml:space="preserve"> </w:t>
            </w:r>
            <w:r>
              <w:rPr>
                <w:sz w:val="24"/>
              </w:rPr>
              <w:t>orientations</w:t>
            </w:r>
            <w:r>
              <w:rPr>
                <w:spacing w:val="-4"/>
                <w:sz w:val="24"/>
              </w:rPr>
              <w:t xml:space="preserve"> </w:t>
            </w:r>
            <w:r>
              <w:rPr>
                <w:sz w:val="24"/>
              </w:rPr>
              <w:t>such</w:t>
            </w:r>
            <w:r>
              <w:rPr>
                <w:spacing w:val="-4"/>
                <w:sz w:val="24"/>
              </w:rPr>
              <w:t xml:space="preserve"> </w:t>
            </w:r>
            <w:r>
              <w:rPr>
                <w:sz w:val="24"/>
              </w:rPr>
              <w:t>as</w:t>
            </w:r>
            <w:r>
              <w:rPr>
                <w:spacing w:val="-4"/>
                <w:sz w:val="24"/>
              </w:rPr>
              <w:t xml:space="preserve"> </w:t>
            </w:r>
            <w:r w:rsidR="00FF7EE8">
              <w:rPr>
                <w:spacing w:val="-4"/>
                <w:sz w:val="24"/>
              </w:rPr>
              <w:t>psychoanalysis</w:t>
            </w:r>
            <w:r w:rsidR="008C67D8">
              <w:rPr>
                <w:spacing w:val="-4"/>
                <w:sz w:val="24"/>
              </w:rPr>
              <w:t xml:space="preserve">, </w:t>
            </w:r>
            <w:r w:rsidR="00FF7EE8">
              <w:rPr>
                <w:spacing w:val="-4"/>
                <w:sz w:val="24"/>
              </w:rPr>
              <w:t xml:space="preserve">cognitive </w:t>
            </w:r>
            <w:r w:rsidR="00A034FF">
              <w:rPr>
                <w:sz w:val="24"/>
              </w:rPr>
              <w:t xml:space="preserve">behavioral </w:t>
            </w:r>
            <w:r w:rsidR="00A034FF">
              <w:rPr>
                <w:spacing w:val="-4"/>
                <w:sz w:val="24"/>
              </w:rPr>
              <w:t>and</w:t>
            </w:r>
            <w:r>
              <w:rPr>
                <w:spacing w:val="-3"/>
                <w:sz w:val="24"/>
              </w:rPr>
              <w:t xml:space="preserve"> </w:t>
            </w:r>
            <w:r>
              <w:rPr>
                <w:sz w:val="24"/>
              </w:rPr>
              <w:t>client-centered</w:t>
            </w:r>
            <w:r>
              <w:rPr>
                <w:spacing w:val="-4"/>
                <w:sz w:val="24"/>
              </w:rPr>
              <w:t xml:space="preserve"> </w:t>
            </w:r>
            <w:r>
              <w:rPr>
                <w:sz w:val="24"/>
              </w:rPr>
              <w:t>theories,</w:t>
            </w:r>
            <w:r>
              <w:rPr>
                <w:spacing w:val="-2"/>
                <w:sz w:val="24"/>
              </w:rPr>
              <w:t xml:space="preserve"> </w:t>
            </w:r>
            <w:r>
              <w:rPr>
                <w:sz w:val="24"/>
              </w:rPr>
              <w:t>but</w:t>
            </w:r>
            <w:r>
              <w:rPr>
                <w:spacing w:val="-4"/>
                <w:sz w:val="24"/>
              </w:rPr>
              <w:t xml:space="preserve"> </w:t>
            </w:r>
            <w:r>
              <w:rPr>
                <w:sz w:val="24"/>
              </w:rPr>
              <w:t>the emphasis is on an eclectic</w:t>
            </w:r>
            <w:r>
              <w:rPr>
                <w:spacing w:val="-1"/>
                <w:sz w:val="24"/>
              </w:rPr>
              <w:t xml:space="preserve"> </w:t>
            </w:r>
            <w:r>
              <w:rPr>
                <w:sz w:val="24"/>
              </w:rPr>
              <w:t>orientation that stresses the</w:t>
            </w:r>
            <w:r>
              <w:rPr>
                <w:spacing w:val="-1"/>
                <w:sz w:val="24"/>
              </w:rPr>
              <w:t xml:space="preserve"> </w:t>
            </w:r>
            <w:r>
              <w:rPr>
                <w:sz w:val="24"/>
              </w:rPr>
              <w:t>importance</w:t>
            </w:r>
            <w:r>
              <w:rPr>
                <w:spacing w:val="-1"/>
                <w:sz w:val="24"/>
              </w:rPr>
              <w:t xml:space="preserve"> </w:t>
            </w:r>
            <w:r>
              <w:rPr>
                <w:sz w:val="24"/>
              </w:rPr>
              <w:t>of flexibility</w:t>
            </w:r>
            <w:r>
              <w:rPr>
                <w:spacing w:val="-8"/>
                <w:sz w:val="24"/>
              </w:rPr>
              <w:t xml:space="preserve"> </w:t>
            </w:r>
            <w:r>
              <w:rPr>
                <w:sz w:val="24"/>
              </w:rPr>
              <w:t>to adapt helping</w:t>
            </w:r>
            <w:r>
              <w:rPr>
                <w:spacing w:val="-3"/>
                <w:sz w:val="24"/>
              </w:rPr>
              <w:t xml:space="preserve"> </w:t>
            </w:r>
            <w:r>
              <w:rPr>
                <w:sz w:val="24"/>
              </w:rPr>
              <w:t>responses to individual needs and circumstances.</w:t>
            </w:r>
          </w:p>
        </w:tc>
      </w:tr>
      <w:tr w:rsidR="007D40BE" w14:paraId="4DFC32C2" w14:textId="77777777">
        <w:trPr>
          <w:trHeight w:val="848"/>
        </w:trPr>
        <w:tc>
          <w:tcPr>
            <w:tcW w:w="876" w:type="dxa"/>
          </w:tcPr>
          <w:p w14:paraId="799AAD01" w14:textId="106EBB1C" w:rsidR="007D40BE" w:rsidRDefault="00BB2F7E">
            <w:pPr>
              <w:pStyle w:val="TableParagraph"/>
              <w:ind w:left="0" w:right="194"/>
              <w:jc w:val="right"/>
              <w:rPr>
                <w:sz w:val="24"/>
              </w:rPr>
            </w:pPr>
            <w:r>
              <w:rPr>
                <w:spacing w:val="-5"/>
                <w:sz w:val="24"/>
              </w:rPr>
              <w:t>d.</w:t>
            </w:r>
          </w:p>
        </w:tc>
        <w:tc>
          <w:tcPr>
            <w:tcW w:w="9468" w:type="dxa"/>
            <w:gridSpan w:val="2"/>
          </w:tcPr>
          <w:p w14:paraId="22F1D5C4" w14:textId="77777777" w:rsidR="007D40BE" w:rsidRDefault="00BB2F7E" w:rsidP="00F532D7">
            <w:pPr>
              <w:pStyle w:val="TableParagraph"/>
              <w:spacing w:before="62" w:line="249" w:lineRule="auto"/>
              <w:ind w:left="0"/>
              <w:rPr>
                <w:sz w:val="24"/>
              </w:rPr>
            </w:pPr>
            <w:r>
              <w:rPr>
                <w:sz w:val="24"/>
              </w:rPr>
              <w:t>Describe the multidisciplinary, interdisciplinary, or transdisciplinary approach to knowledge, theories, and skills included in the curriculum.</w:t>
            </w:r>
          </w:p>
          <w:p w14:paraId="7851FB7F" w14:textId="77777777" w:rsidR="00547601" w:rsidRDefault="00547601" w:rsidP="00F532D7">
            <w:pPr>
              <w:pStyle w:val="TableParagraph"/>
              <w:spacing w:before="275"/>
              <w:ind w:left="0"/>
              <w:rPr>
                <w:b/>
                <w:sz w:val="24"/>
              </w:rPr>
            </w:pPr>
            <w:r>
              <w:rPr>
                <w:b/>
                <w:spacing w:val="-2"/>
                <w:sz w:val="24"/>
                <w:u w:val="thick"/>
              </w:rPr>
              <w:t>Response:</w:t>
            </w:r>
          </w:p>
          <w:p w14:paraId="6DF55886" w14:textId="221BCEE1" w:rsidR="00547601" w:rsidRDefault="00547601" w:rsidP="00F532D7">
            <w:pPr>
              <w:pStyle w:val="TableParagraph"/>
              <w:spacing w:before="62" w:line="249" w:lineRule="auto"/>
              <w:ind w:left="0"/>
              <w:rPr>
                <w:sz w:val="24"/>
              </w:rPr>
            </w:pPr>
            <w:r>
              <w:rPr>
                <w:sz w:val="24"/>
              </w:rPr>
              <w:t xml:space="preserve">The Human Services program utilizes a multidisciplinary approach to knowledge, theories and skills that </w:t>
            </w:r>
            <w:proofErr w:type="gramStart"/>
            <w:r w:rsidR="008C67D8">
              <w:rPr>
                <w:sz w:val="24"/>
              </w:rPr>
              <w:t>include</w:t>
            </w:r>
            <w:r w:rsidR="00A1092D">
              <w:rPr>
                <w:sz w:val="24"/>
              </w:rPr>
              <w:t>s</w:t>
            </w:r>
            <w:proofErr w:type="gramEnd"/>
            <w:r>
              <w:rPr>
                <w:sz w:val="24"/>
              </w:rPr>
              <w:t xml:space="preserve"> general education courses, human services skills courses and fieldwork </w:t>
            </w:r>
            <w:r>
              <w:rPr>
                <w:sz w:val="24"/>
              </w:rPr>
              <w:lastRenderedPageBreak/>
              <w:t>experiences. The incorporation</w:t>
            </w:r>
            <w:r>
              <w:rPr>
                <w:spacing w:val="-3"/>
                <w:sz w:val="24"/>
              </w:rPr>
              <w:t xml:space="preserve"> </w:t>
            </w:r>
            <w:r>
              <w:rPr>
                <w:sz w:val="24"/>
              </w:rPr>
              <w:t>of</w:t>
            </w:r>
            <w:r>
              <w:rPr>
                <w:spacing w:val="-4"/>
                <w:sz w:val="24"/>
              </w:rPr>
              <w:t xml:space="preserve"> </w:t>
            </w:r>
            <w:r>
              <w:rPr>
                <w:sz w:val="24"/>
              </w:rPr>
              <w:t>liberal</w:t>
            </w:r>
            <w:r>
              <w:rPr>
                <w:spacing w:val="-2"/>
                <w:sz w:val="24"/>
              </w:rPr>
              <w:t xml:space="preserve"> </w:t>
            </w:r>
            <w:r>
              <w:rPr>
                <w:sz w:val="24"/>
              </w:rPr>
              <w:t>arts</w:t>
            </w:r>
            <w:r>
              <w:rPr>
                <w:spacing w:val="-4"/>
                <w:sz w:val="24"/>
              </w:rPr>
              <w:t xml:space="preserve"> </w:t>
            </w:r>
            <w:r>
              <w:rPr>
                <w:sz w:val="24"/>
              </w:rPr>
              <w:t>courses</w:t>
            </w:r>
            <w:r>
              <w:rPr>
                <w:spacing w:val="-4"/>
                <w:sz w:val="24"/>
              </w:rPr>
              <w:t xml:space="preserve"> </w:t>
            </w:r>
            <w:r>
              <w:rPr>
                <w:sz w:val="24"/>
              </w:rPr>
              <w:t>enriches</w:t>
            </w:r>
            <w:r>
              <w:rPr>
                <w:spacing w:val="-4"/>
                <w:sz w:val="24"/>
              </w:rPr>
              <w:t xml:space="preserve"> </w:t>
            </w:r>
            <w:r>
              <w:rPr>
                <w:sz w:val="24"/>
              </w:rPr>
              <w:t>students’</w:t>
            </w:r>
            <w:r>
              <w:rPr>
                <w:spacing w:val="-3"/>
                <w:sz w:val="24"/>
              </w:rPr>
              <w:t xml:space="preserve"> </w:t>
            </w:r>
            <w:r>
              <w:rPr>
                <w:sz w:val="24"/>
              </w:rPr>
              <w:t>personal</w:t>
            </w:r>
            <w:r>
              <w:rPr>
                <w:spacing w:val="-3"/>
                <w:sz w:val="24"/>
              </w:rPr>
              <w:t xml:space="preserve"> </w:t>
            </w:r>
            <w:r>
              <w:rPr>
                <w:sz w:val="24"/>
              </w:rPr>
              <w:t>and</w:t>
            </w:r>
            <w:r>
              <w:rPr>
                <w:spacing w:val="-3"/>
                <w:sz w:val="24"/>
              </w:rPr>
              <w:t xml:space="preserve"> </w:t>
            </w:r>
            <w:r>
              <w:rPr>
                <w:sz w:val="24"/>
              </w:rPr>
              <w:t>professional</w:t>
            </w:r>
            <w:r>
              <w:rPr>
                <w:spacing w:val="-3"/>
                <w:sz w:val="24"/>
              </w:rPr>
              <w:t xml:space="preserve"> </w:t>
            </w:r>
            <w:r>
              <w:rPr>
                <w:sz w:val="24"/>
              </w:rPr>
              <w:t>life.</w:t>
            </w:r>
            <w:r>
              <w:rPr>
                <w:spacing w:val="-3"/>
                <w:sz w:val="24"/>
              </w:rPr>
              <w:t xml:space="preserve"> </w:t>
            </w:r>
            <w:r>
              <w:rPr>
                <w:sz w:val="24"/>
              </w:rPr>
              <w:t>Both</w:t>
            </w:r>
            <w:r>
              <w:rPr>
                <w:spacing w:val="-3"/>
                <w:sz w:val="24"/>
              </w:rPr>
              <w:t xml:space="preserve"> </w:t>
            </w:r>
            <w:r>
              <w:rPr>
                <w:sz w:val="24"/>
              </w:rPr>
              <w:t>in</w:t>
            </w:r>
            <w:r>
              <w:rPr>
                <w:spacing w:val="-3"/>
                <w:sz w:val="24"/>
              </w:rPr>
              <w:t xml:space="preserve"> </w:t>
            </w:r>
            <w:r>
              <w:rPr>
                <w:sz w:val="24"/>
              </w:rPr>
              <w:t>didactic</w:t>
            </w:r>
            <w:r>
              <w:rPr>
                <w:spacing w:val="-4"/>
                <w:sz w:val="24"/>
              </w:rPr>
              <w:t xml:space="preserve"> </w:t>
            </w:r>
            <w:r>
              <w:rPr>
                <w:sz w:val="24"/>
              </w:rPr>
              <w:t>and fieldwork courses, class discussions and activities emphasize a multidisciplinary perspective. Similarly, the department’s faculty are from multiple disciplines including social workers, psychologists, and addiction counselors</w:t>
            </w:r>
            <w:r w:rsidR="00A034FF">
              <w:rPr>
                <w:sz w:val="24"/>
              </w:rPr>
              <w:t>.</w:t>
            </w:r>
          </w:p>
          <w:p w14:paraId="29905E88" w14:textId="77777777" w:rsidR="006869D6" w:rsidRDefault="006869D6">
            <w:pPr>
              <w:pStyle w:val="TableParagraph"/>
              <w:spacing w:before="62" w:line="249" w:lineRule="auto"/>
              <w:rPr>
                <w:sz w:val="24"/>
              </w:rPr>
            </w:pPr>
          </w:p>
        </w:tc>
      </w:tr>
      <w:tr w:rsidR="007D40BE" w14:paraId="5F65EC66" w14:textId="77777777">
        <w:trPr>
          <w:trHeight w:val="2505"/>
        </w:trPr>
        <w:tc>
          <w:tcPr>
            <w:tcW w:w="876" w:type="dxa"/>
          </w:tcPr>
          <w:p w14:paraId="08F7A920" w14:textId="77777777" w:rsidR="007D40BE" w:rsidRDefault="00BB2F7E">
            <w:pPr>
              <w:pStyle w:val="TableParagraph"/>
              <w:spacing w:before="38"/>
              <w:ind w:left="0" w:right="230"/>
              <w:jc w:val="right"/>
              <w:rPr>
                <w:sz w:val="24"/>
              </w:rPr>
            </w:pPr>
            <w:r>
              <w:rPr>
                <w:spacing w:val="-5"/>
                <w:sz w:val="24"/>
              </w:rPr>
              <w:lastRenderedPageBreak/>
              <w:t>e.</w:t>
            </w:r>
          </w:p>
        </w:tc>
        <w:tc>
          <w:tcPr>
            <w:tcW w:w="9468" w:type="dxa"/>
            <w:gridSpan w:val="2"/>
          </w:tcPr>
          <w:p w14:paraId="53B0A175" w14:textId="77777777" w:rsidR="007D40BE" w:rsidRDefault="00BB2F7E" w:rsidP="00F532D7">
            <w:pPr>
              <w:pStyle w:val="TableParagraph"/>
              <w:spacing w:line="256" w:lineRule="auto"/>
              <w:ind w:left="0"/>
              <w:rPr>
                <w:sz w:val="24"/>
              </w:rPr>
            </w:pPr>
            <w:r>
              <w:rPr>
                <w:sz w:val="24"/>
              </w:rPr>
              <w:t>Provide</w:t>
            </w:r>
            <w:r>
              <w:rPr>
                <w:spacing w:val="-4"/>
                <w:sz w:val="24"/>
              </w:rPr>
              <w:t xml:space="preserve"> </w:t>
            </w:r>
            <w:r>
              <w:rPr>
                <w:sz w:val="24"/>
              </w:rPr>
              <w:t>a matrix mapping the curriculum Standards (11-20) and Specifications to required courses. The information provided on the matrix must clearly reflect congruence with the information provided in the Self-Study narrative and the syllabi.</w:t>
            </w:r>
          </w:p>
          <w:p w14:paraId="394C5352" w14:textId="77777777" w:rsidR="007D40BE" w:rsidRDefault="00BB2F7E" w:rsidP="00DB0976">
            <w:pPr>
              <w:pStyle w:val="TableParagraph"/>
              <w:spacing w:before="158" w:line="261" w:lineRule="auto"/>
              <w:ind w:left="0" w:right="48"/>
              <w:rPr>
                <w:sz w:val="24"/>
              </w:rPr>
            </w:pPr>
            <w:r>
              <w:rPr>
                <w:sz w:val="24"/>
              </w:rPr>
              <w:t xml:space="preserve">NOTE: </w:t>
            </w:r>
            <w:r>
              <w:rPr>
                <w:i/>
                <w:sz w:val="24"/>
              </w:rPr>
              <w:t>The</w:t>
            </w:r>
            <w:r>
              <w:rPr>
                <w:i/>
                <w:spacing w:val="-8"/>
                <w:sz w:val="24"/>
              </w:rPr>
              <w:t xml:space="preserve"> </w:t>
            </w:r>
            <w:r>
              <w:rPr>
                <w:i/>
                <w:sz w:val="24"/>
              </w:rPr>
              <w:t>Matrix must include required courses for all students that contribute to compliance with the Curriculum Standards and their Specifications. If a program has specific concentrations, identify the specific core courses in the concentration that comply with a Standard and its Specifications</w:t>
            </w:r>
            <w:r>
              <w:rPr>
                <w:sz w:val="24"/>
              </w:rPr>
              <w:t>.</w:t>
            </w:r>
          </w:p>
          <w:p w14:paraId="4EC80183" w14:textId="77777777" w:rsidR="00F532D7" w:rsidRDefault="00F532D7" w:rsidP="00F532D7">
            <w:pPr>
              <w:pStyle w:val="TableParagraph"/>
              <w:ind w:left="0"/>
              <w:rPr>
                <w:b/>
                <w:spacing w:val="-2"/>
                <w:sz w:val="24"/>
                <w:u w:val="single"/>
              </w:rPr>
            </w:pPr>
          </w:p>
          <w:p w14:paraId="7A06601F" w14:textId="54154369" w:rsidR="00D77A36" w:rsidRDefault="00D77A36" w:rsidP="00F532D7">
            <w:pPr>
              <w:pStyle w:val="TableParagraph"/>
              <w:ind w:left="0"/>
              <w:rPr>
                <w:b/>
                <w:sz w:val="24"/>
              </w:rPr>
            </w:pPr>
            <w:r>
              <w:rPr>
                <w:b/>
                <w:spacing w:val="-2"/>
                <w:sz w:val="24"/>
                <w:u w:val="single"/>
              </w:rPr>
              <w:t>Response:</w:t>
            </w:r>
          </w:p>
          <w:p w14:paraId="74F20697" w14:textId="157FC09F" w:rsidR="007B1DE7" w:rsidRPr="002A49D6" w:rsidRDefault="00A1092D" w:rsidP="00DB0976">
            <w:pPr>
              <w:pStyle w:val="TableParagraph"/>
              <w:spacing w:before="158" w:line="261" w:lineRule="auto"/>
              <w:ind w:left="0" w:right="48"/>
              <w:rPr>
                <w:b/>
                <w:sz w:val="24"/>
              </w:rPr>
            </w:pPr>
            <w:r w:rsidRPr="00610F23">
              <w:rPr>
                <w:bCs/>
                <w:sz w:val="24"/>
              </w:rPr>
              <w:t>Refer to the</w:t>
            </w:r>
            <w:r>
              <w:rPr>
                <w:b/>
                <w:sz w:val="24"/>
              </w:rPr>
              <w:t xml:space="preserve"> </w:t>
            </w:r>
            <w:r w:rsidR="00D77A36" w:rsidRPr="00B03094">
              <w:rPr>
                <w:b/>
                <w:sz w:val="24"/>
              </w:rPr>
              <w:t>{Course</w:t>
            </w:r>
            <w:r w:rsidR="00D77A36" w:rsidRPr="00B03094">
              <w:rPr>
                <w:b/>
                <w:spacing w:val="-1"/>
                <w:sz w:val="24"/>
              </w:rPr>
              <w:t xml:space="preserve"> </w:t>
            </w:r>
            <w:r w:rsidR="00D77A36" w:rsidRPr="00B03094">
              <w:rPr>
                <w:b/>
                <w:spacing w:val="-2"/>
                <w:sz w:val="24"/>
              </w:rPr>
              <w:t>Matrix}</w:t>
            </w:r>
          </w:p>
        </w:tc>
      </w:tr>
    </w:tbl>
    <w:p w14:paraId="5A39BBE3" w14:textId="77777777" w:rsidR="007D40BE" w:rsidRDefault="007D40BE">
      <w:pPr>
        <w:pStyle w:val="BodyText"/>
        <w:spacing w:before="38"/>
      </w:pPr>
    </w:p>
    <w:p w14:paraId="0F292C16" w14:textId="77777777" w:rsidR="007D40BE" w:rsidRDefault="00BB2F7E">
      <w:pPr>
        <w:pStyle w:val="Heading1"/>
        <w:numPr>
          <w:ilvl w:val="1"/>
          <w:numId w:val="11"/>
        </w:numPr>
        <w:tabs>
          <w:tab w:val="left" w:pos="534"/>
        </w:tabs>
        <w:ind w:left="534" w:hanging="286"/>
        <w:jc w:val="left"/>
      </w:pPr>
      <w:bookmarkStart w:id="24" w:name="C._Community_Assessment"/>
      <w:bookmarkEnd w:id="24"/>
      <w:r>
        <w:t>Community</w:t>
      </w:r>
      <w:r>
        <w:rPr>
          <w:spacing w:val="7"/>
        </w:rPr>
        <w:t xml:space="preserve"> </w:t>
      </w:r>
      <w:r>
        <w:rPr>
          <w:spacing w:val="-2"/>
        </w:rPr>
        <w:t>Assessment</w:t>
      </w:r>
    </w:p>
    <w:p w14:paraId="435032F2" w14:textId="77777777" w:rsidR="007D40BE" w:rsidRDefault="00BB2F7E">
      <w:pPr>
        <w:pStyle w:val="BodyText"/>
        <w:spacing w:before="264" w:line="256" w:lineRule="auto"/>
        <w:ind w:left="247" w:right="389"/>
      </w:pPr>
      <w:r>
        <w:rPr>
          <w:i/>
        </w:rPr>
        <w:t xml:space="preserve">Context: </w:t>
      </w:r>
      <w:r>
        <w:t>Human services</w:t>
      </w:r>
      <w:r>
        <w:rPr>
          <w:spacing w:val="-15"/>
        </w:rPr>
        <w:t xml:space="preserve"> </w:t>
      </w:r>
      <w:r>
        <w:t>programs</w:t>
      </w:r>
      <w:r>
        <w:rPr>
          <w:spacing w:val="-15"/>
        </w:rPr>
        <w:t xml:space="preserve"> </w:t>
      </w:r>
      <w:r>
        <w:t>continually</w:t>
      </w:r>
      <w:r>
        <w:rPr>
          <w:spacing w:val="-19"/>
        </w:rPr>
        <w:t xml:space="preserve"> </w:t>
      </w:r>
      <w:r>
        <w:t>interact with and affect human services delivery within the local community</w:t>
      </w:r>
      <w:r>
        <w:rPr>
          <w:spacing w:val="-16"/>
        </w:rPr>
        <w:t xml:space="preserve"> </w:t>
      </w:r>
      <w:r>
        <w:t>through</w:t>
      </w:r>
      <w:r>
        <w:rPr>
          <w:spacing w:val="-16"/>
        </w:rPr>
        <w:t xml:space="preserve"> </w:t>
      </w:r>
      <w:r>
        <w:t>field</w:t>
      </w:r>
      <w:r>
        <w:rPr>
          <w:spacing w:val="-16"/>
        </w:rPr>
        <w:t xml:space="preserve"> </w:t>
      </w:r>
      <w:r>
        <w:t>placements</w:t>
      </w:r>
      <w:r>
        <w:rPr>
          <w:spacing w:val="-13"/>
        </w:rPr>
        <w:t xml:space="preserve"> </w:t>
      </w:r>
      <w:r>
        <w:t>and alumnae/i.</w:t>
      </w:r>
      <w:r>
        <w:rPr>
          <w:spacing w:val="-16"/>
        </w:rPr>
        <w:t xml:space="preserve"> </w:t>
      </w:r>
      <w:r>
        <w:t>Programs should be designed to interface with the needs of major employers in terms of job needs and career ladders so there is an orderly and continuous supply of competent professionals.</w:t>
      </w:r>
    </w:p>
    <w:p w14:paraId="7F4B232A" w14:textId="77777777" w:rsidR="007D40BE" w:rsidRDefault="00BB2F7E">
      <w:pPr>
        <w:pStyle w:val="BodyText"/>
        <w:rPr>
          <w:sz w:val="16"/>
        </w:rPr>
      </w:pPr>
      <w:r>
        <w:rPr>
          <w:noProof/>
        </w:rPr>
        <mc:AlternateContent>
          <mc:Choice Requires="wps">
            <w:drawing>
              <wp:anchor distT="0" distB="0" distL="0" distR="0" simplePos="0" relativeHeight="251658240" behindDoc="1" locked="0" layoutInCell="1" allowOverlap="1" wp14:anchorId="4EE6571B" wp14:editId="07777777">
                <wp:simplePos x="0" y="0"/>
                <wp:positionH relativeFrom="page">
                  <wp:posOffset>749300</wp:posOffset>
                </wp:positionH>
                <wp:positionV relativeFrom="paragraph">
                  <wp:posOffset>132070</wp:posOffset>
                </wp:positionV>
                <wp:extent cx="6525895" cy="127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5895" cy="12700"/>
                        </a:xfrm>
                        <a:custGeom>
                          <a:avLst/>
                          <a:gdLst/>
                          <a:ahLst/>
                          <a:cxnLst/>
                          <a:rect l="l" t="t" r="r" b="b"/>
                          <a:pathLst>
                            <a:path w="6525895" h="12700">
                              <a:moveTo>
                                <a:pt x="6525514" y="0"/>
                              </a:moveTo>
                              <a:lnTo>
                                <a:pt x="0" y="0"/>
                              </a:lnTo>
                              <a:lnTo>
                                <a:pt x="0" y="12191"/>
                              </a:lnTo>
                              <a:lnTo>
                                <a:pt x="6525514" y="12191"/>
                              </a:lnTo>
                              <a:lnTo>
                                <a:pt x="6525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408CCD" id="Graphic 3" o:spid="_x0000_s1026" style="position:absolute;margin-left:59pt;margin-top:10.4pt;width:513.85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6525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" path="m6525514,l,,,12191r6525514,l6525514,xe" fillcolor="black" stroked="f">
                <v:path arrowok="t"/>
                <w10:wrap type="topAndBottom" anchorx="page"/>
              </v:shape>
            </w:pict>
          </mc:Fallback>
        </mc:AlternateContent>
      </w:r>
    </w:p>
    <w:tbl>
      <w:tblPr>
        <w:tblW w:w="0" w:type="auto"/>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92"/>
        <w:gridCol w:w="9468"/>
      </w:tblGrid>
      <w:tr w:rsidR="007D40BE" w14:paraId="32346F32" w14:textId="77777777" w:rsidTr="432D0519">
        <w:trPr>
          <w:trHeight w:val="849"/>
        </w:trPr>
        <w:tc>
          <w:tcPr>
            <w:tcW w:w="10260" w:type="dxa"/>
            <w:gridSpan w:val="2"/>
          </w:tcPr>
          <w:p w14:paraId="3D21A245" w14:textId="77777777" w:rsidR="007D40BE" w:rsidRDefault="00BB2F7E">
            <w:pPr>
              <w:pStyle w:val="TableParagraph"/>
              <w:spacing w:before="62" w:line="249" w:lineRule="auto"/>
              <w:rPr>
                <w:b/>
                <w:sz w:val="24"/>
              </w:rPr>
            </w:pPr>
            <w:r>
              <w:rPr>
                <w:b/>
                <w:sz w:val="24"/>
                <w:u w:val="thick"/>
              </w:rPr>
              <w:t>Standard 3</w:t>
            </w:r>
            <w:r>
              <w:rPr>
                <w:b/>
                <w:sz w:val="24"/>
              </w:rPr>
              <w:t>: The program shall include periodic mechanisms for assessment of and response to changing policies, needs, and trends of the profession and community.</w:t>
            </w:r>
          </w:p>
        </w:tc>
      </w:tr>
      <w:tr w:rsidR="007D40BE" w14:paraId="2FEDC13B" w14:textId="77777777" w:rsidTr="432D0519">
        <w:trPr>
          <w:trHeight w:val="848"/>
        </w:trPr>
        <w:tc>
          <w:tcPr>
            <w:tcW w:w="792" w:type="dxa"/>
          </w:tcPr>
          <w:p w14:paraId="254EDAE0" w14:textId="77777777" w:rsidR="007D40BE" w:rsidRDefault="00BB2F7E">
            <w:pPr>
              <w:pStyle w:val="TableParagraph"/>
              <w:ind w:left="0" w:right="109"/>
              <w:jc w:val="right"/>
              <w:rPr>
                <w:sz w:val="24"/>
              </w:rPr>
            </w:pPr>
            <w:r>
              <w:rPr>
                <w:spacing w:val="-5"/>
                <w:sz w:val="24"/>
              </w:rPr>
              <w:t>a.</w:t>
            </w:r>
          </w:p>
        </w:tc>
        <w:tc>
          <w:tcPr>
            <w:tcW w:w="9468" w:type="dxa"/>
          </w:tcPr>
          <w:p w14:paraId="3DFF47CA" w14:textId="77777777" w:rsidR="007D40BE" w:rsidRDefault="00BB2F7E" w:rsidP="00314122">
            <w:pPr>
              <w:pStyle w:val="TableParagraph"/>
              <w:spacing w:before="62" w:line="249" w:lineRule="auto"/>
              <w:ind w:left="0"/>
              <w:rPr>
                <w:sz w:val="24"/>
              </w:rPr>
            </w:pPr>
            <w:r>
              <w:rPr>
                <w:sz w:val="24"/>
              </w:rPr>
              <w:t>If the program is less than five years old, provide documentation that supported the initial development of the human services program (such as a community needs assessment).</w:t>
            </w:r>
          </w:p>
          <w:p w14:paraId="0571F491" w14:textId="77777777" w:rsidR="00537F2A" w:rsidRDefault="00537F2A" w:rsidP="00314122">
            <w:pPr>
              <w:pStyle w:val="TableParagraph"/>
              <w:spacing w:before="275"/>
              <w:ind w:left="0"/>
              <w:rPr>
                <w:b/>
                <w:sz w:val="24"/>
              </w:rPr>
            </w:pPr>
            <w:r>
              <w:rPr>
                <w:b/>
                <w:spacing w:val="-2"/>
                <w:sz w:val="24"/>
                <w:u w:val="thick"/>
              </w:rPr>
              <w:t>Response:</w:t>
            </w:r>
          </w:p>
          <w:p w14:paraId="3709497C" w14:textId="7FC00C87" w:rsidR="00537F2A" w:rsidRDefault="00537F2A" w:rsidP="00314122">
            <w:pPr>
              <w:pStyle w:val="TableParagraph"/>
              <w:spacing w:before="62" w:line="249" w:lineRule="auto"/>
              <w:ind w:left="0"/>
              <w:rPr>
                <w:sz w:val="24"/>
              </w:rPr>
            </w:pPr>
            <w:r>
              <w:rPr>
                <w:sz w:val="24"/>
              </w:rPr>
              <w:t>Program</w:t>
            </w:r>
            <w:r>
              <w:rPr>
                <w:spacing w:val="-6"/>
                <w:sz w:val="24"/>
              </w:rPr>
              <w:t xml:space="preserve"> </w:t>
            </w:r>
            <w:r>
              <w:rPr>
                <w:sz w:val="24"/>
              </w:rPr>
              <w:t>is</w:t>
            </w:r>
            <w:r>
              <w:rPr>
                <w:spacing w:val="-1"/>
                <w:sz w:val="24"/>
              </w:rPr>
              <w:t xml:space="preserve"> </w:t>
            </w:r>
            <w:r>
              <w:rPr>
                <w:sz w:val="24"/>
              </w:rPr>
              <w:t>more</w:t>
            </w:r>
            <w:r>
              <w:rPr>
                <w:spacing w:val="-7"/>
                <w:sz w:val="24"/>
              </w:rPr>
              <w:t xml:space="preserve"> </w:t>
            </w:r>
            <w:r>
              <w:rPr>
                <w:sz w:val="24"/>
              </w:rPr>
              <w:t>than</w:t>
            </w:r>
            <w:r>
              <w:rPr>
                <w:spacing w:val="-5"/>
                <w:sz w:val="24"/>
              </w:rPr>
              <w:t xml:space="preserve"> </w:t>
            </w:r>
            <w:r>
              <w:rPr>
                <w:sz w:val="24"/>
              </w:rPr>
              <w:t>five years</w:t>
            </w:r>
            <w:r>
              <w:rPr>
                <w:spacing w:val="-1"/>
                <w:sz w:val="24"/>
              </w:rPr>
              <w:t xml:space="preserve"> </w:t>
            </w:r>
            <w:r>
              <w:rPr>
                <w:spacing w:val="-4"/>
                <w:sz w:val="24"/>
              </w:rPr>
              <w:t>old.</w:t>
            </w:r>
          </w:p>
        </w:tc>
      </w:tr>
      <w:tr w:rsidR="007D40BE" w14:paraId="2E36B78D" w14:textId="77777777" w:rsidTr="432D0519">
        <w:trPr>
          <w:trHeight w:val="2492"/>
        </w:trPr>
        <w:tc>
          <w:tcPr>
            <w:tcW w:w="792" w:type="dxa"/>
            <w:vMerge w:val="restart"/>
          </w:tcPr>
          <w:p w14:paraId="1F4BE734" w14:textId="77777777" w:rsidR="007D40BE" w:rsidRDefault="00BB2F7E">
            <w:pPr>
              <w:pStyle w:val="TableParagraph"/>
              <w:ind w:left="496"/>
              <w:rPr>
                <w:sz w:val="24"/>
              </w:rPr>
            </w:pPr>
            <w:r>
              <w:rPr>
                <w:spacing w:val="-5"/>
                <w:sz w:val="24"/>
              </w:rPr>
              <w:t>b.</w:t>
            </w:r>
          </w:p>
        </w:tc>
        <w:tc>
          <w:tcPr>
            <w:tcW w:w="9468" w:type="dxa"/>
          </w:tcPr>
          <w:p w14:paraId="77BE12C6" w14:textId="77777777" w:rsidR="007D40BE" w:rsidRDefault="00BB2F7E" w:rsidP="00714A8B">
            <w:pPr>
              <w:pStyle w:val="TableParagraph"/>
              <w:spacing w:before="62" w:line="256" w:lineRule="auto"/>
              <w:ind w:left="0"/>
              <w:rPr>
                <w:sz w:val="24"/>
              </w:rPr>
            </w:pPr>
            <w:r>
              <w:rPr>
                <w:sz w:val="24"/>
              </w:rPr>
              <w:t>An Advisory Committee shall be established to provide feedback regarding local, state, and national trends and needs, policy changes, and to act as an advocate for the program. The committee should include individuals representing the human services field, such as field experience agencies, employing agencies, citizen advocacy groups, alums, current students, adjunct</w:t>
            </w:r>
            <w:r>
              <w:rPr>
                <w:spacing w:val="13"/>
                <w:sz w:val="24"/>
              </w:rPr>
              <w:t xml:space="preserve"> </w:t>
            </w:r>
            <w:r>
              <w:rPr>
                <w:sz w:val="24"/>
              </w:rPr>
              <w:t>faculty,</w:t>
            </w:r>
            <w:r>
              <w:rPr>
                <w:spacing w:val="8"/>
                <w:sz w:val="24"/>
              </w:rPr>
              <w:t xml:space="preserve"> </w:t>
            </w:r>
            <w:r>
              <w:rPr>
                <w:sz w:val="24"/>
              </w:rPr>
              <w:t>and</w:t>
            </w:r>
            <w:r>
              <w:rPr>
                <w:spacing w:val="7"/>
                <w:sz w:val="24"/>
              </w:rPr>
              <w:t xml:space="preserve"> </w:t>
            </w:r>
            <w:r>
              <w:rPr>
                <w:sz w:val="24"/>
              </w:rPr>
              <w:t>other</w:t>
            </w:r>
            <w:r>
              <w:rPr>
                <w:spacing w:val="12"/>
                <w:sz w:val="24"/>
              </w:rPr>
              <w:t xml:space="preserve"> </w:t>
            </w:r>
            <w:r>
              <w:rPr>
                <w:sz w:val="24"/>
              </w:rPr>
              <w:t>persons</w:t>
            </w:r>
            <w:r>
              <w:rPr>
                <w:spacing w:val="10"/>
                <w:sz w:val="24"/>
              </w:rPr>
              <w:t xml:space="preserve"> </w:t>
            </w:r>
            <w:r>
              <w:rPr>
                <w:sz w:val="24"/>
              </w:rPr>
              <w:t>related</w:t>
            </w:r>
            <w:r>
              <w:rPr>
                <w:spacing w:val="7"/>
                <w:sz w:val="24"/>
              </w:rPr>
              <w:t xml:space="preserve"> </w:t>
            </w:r>
            <w:r>
              <w:rPr>
                <w:sz w:val="24"/>
              </w:rPr>
              <w:t>to</w:t>
            </w:r>
            <w:r>
              <w:rPr>
                <w:spacing w:val="8"/>
                <w:sz w:val="24"/>
              </w:rPr>
              <w:t xml:space="preserve"> </w:t>
            </w:r>
            <w:r>
              <w:rPr>
                <w:sz w:val="24"/>
              </w:rPr>
              <w:t>the</w:t>
            </w:r>
            <w:r>
              <w:rPr>
                <w:spacing w:val="9"/>
                <w:sz w:val="24"/>
              </w:rPr>
              <w:t xml:space="preserve"> </w:t>
            </w:r>
            <w:r>
              <w:rPr>
                <w:sz w:val="24"/>
              </w:rPr>
              <w:t>field</w:t>
            </w:r>
            <w:r>
              <w:rPr>
                <w:spacing w:val="8"/>
                <w:sz w:val="24"/>
              </w:rPr>
              <w:t xml:space="preserve"> </w:t>
            </w:r>
            <w:r>
              <w:rPr>
                <w:sz w:val="24"/>
              </w:rPr>
              <w:t>of</w:t>
            </w:r>
            <w:r>
              <w:rPr>
                <w:spacing w:val="12"/>
                <w:sz w:val="24"/>
              </w:rPr>
              <w:t xml:space="preserve"> </w:t>
            </w:r>
            <w:r>
              <w:rPr>
                <w:sz w:val="24"/>
              </w:rPr>
              <w:t>human</w:t>
            </w:r>
            <w:r>
              <w:rPr>
                <w:spacing w:val="8"/>
                <w:sz w:val="24"/>
              </w:rPr>
              <w:t xml:space="preserve"> </w:t>
            </w:r>
            <w:r>
              <w:rPr>
                <w:sz w:val="24"/>
              </w:rPr>
              <w:t>services.</w:t>
            </w:r>
            <w:r>
              <w:rPr>
                <w:spacing w:val="8"/>
                <w:sz w:val="24"/>
              </w:rPr>
              <w:t xml:space="preserve"> </w:t>
            </w:r>
            <w:r>
              <w:rPr>
                <w:sz w:val="24"/>
              </w:rPr>
              <w:t>Provide</w:t>
            </w:r>
            <w:r>
              <w:rPr>
                <w:spacing w:val="9"/>
                <w:sz w:val="24"/>
              </w:rPr>
              <w:t xml:space="preserve"> </w:t>
            </w:r>
            <w:r>
              <w:rPr>
                <w:sz w:val="24"/>
              </w:rPr>
              <w:t>the</w:t>
            </w:r>
            <w:r>
              <w:rPr>
                <w:spacing w:val="9"/>
                <w:sz w:val="24"/>
              </w:rPr>
              <w:t xml:space="preserve"> </w:t>
            </w:r>
            <w:r>
              <w:rPr>
                <w:spacing w:val="-2"/>
                <w:sz w:val="24"/>
              </w:rPr>
              <w:t>following:</w:t>
            </w:r>
          </w:p>
          <w:p w14:paraId="68E44CA6" w14:textId="195D7AA3" w:rsidR="007D40BE" w:rsidRDefault="00BB2F7E" w:rsidP="0061168F">
            <w:pPr>
              <w:pStyle w:val="TableParagraph"/>
              <w:numPr>
                <w:ilvl w:val="0"/>
                <w:numId w:val="15"/>
              </w:numPr>
              <w:spacing w:before="156" w:line="261" w:lineRule="auto"/>
              <w:rPr>
                <w:sz w:val="24"/>
              </w:rPr>
            </w:pPr>
            <w:r>
              <w:rPr>
                <w:sz w:val="24"/>
              </w:rPr>
              <w:t xml:space="preserve">A detailed description of the membership of the Advisory Committee (e.g. names, agencies, roles, </w:t>
            </w:r>
            <w:proofErr w:type="gramStart"/>
            <w:r>
              <w:rPr>
                <w:sz w:val="24"/>
              </w:rPr>
              <w:t>relationship</w:t>
            </w:r>
            <w:proofErr w:type="gramEnd"/>
            <w:r>
              <w:rPr>
                <w:sz w:val="24"/>
              </w:rPr>
              <w:t xml:space="preserve"> to program, etc.),</w:t>
            </w:r>
          </w:p>
          <w:p w14:paraId="3006DFE3" w14:textId="775AC1D2" w:rsidR="0061168F" w:rsidRDefault="0061168F" w:rsidP="00314122">
            <w:pPr>
              <w:pStyle w:val="TableParagraph"/>
              <w:spacing w:before="275"/>
              <w:ind w:left="0"/>
              <w:rPr>
                <w:b/>
                <w:spacing w:val="-2"/>
                <w:sz w:val="24"/>
                <w:u w:val="thick"/>
              </w:rPr>
            </w:pPr>
            <w:r>
              <w:rPr>
                <w:b/>
                <w:spacing w:val="-2"/>
                <w:sz w:val="24"/>
                <w:u w:val="thick"/>
              </w:rPr>
              <w:t>Response:</w:t>
            </w:r>
          </w:p>
          <w:p w14:paraId="10E623F6" w14:textId="30D677DA" w:rsidR="0061168F" w:rsidRDefault="1460E932" w:rsidP="432D0519">
            <w:pPr>
              <w:pStyle w:val="TableParagraph"/>
              <w:ind w:left="0" w:right="127"/>
              <w:rPr>
                <w:sz w:val="24"/>
                <w:szCs w:val="24"/>
              </w:rPr>
            </w:pPr>
            <w:r w:rsidRPr="432D0519">
              <w:rPr>
                <w:sz w:val="24"/>
                <w:szCs w:val="24"/>
              </w:rPr>
              <w:t xml:space="preserve">The membership of the </w:t>
            </w:r>
            <w:r w:rsidR="48DC3D2B" w:rsidRPr="432D0519">
              <w:rPr>
                <w:b/>
                <w:bCs/>
                <w:i/>
                <w:iCs/>
                <w:sz w:val="24"/>
                <w:szCs w:val="24"/>
              </w:rPr>
              <w:t>Human Services Advisory Board</w:t>
            </w:r>
            <w:r w:rsidR="5692F1BF" w:rsidRPr="432D0519">
              <w:rPr>
                <w:i/>
                <w:iCs/>
                <w:sz w:val="24"/>
                <w:szCs w:val="24"/>
              </w:rPr>
              <w:t xml:space="preserve"> </w:t>
            </w:r>
            <w:r w:rsidR="479E813C" w:rsidRPr="432D0519">
              <w:rPr>
                <w:sz w:val="24"/>
                <w:szCs w:val="24"/>
              </w:rPr>
              <w:t>includes</w:t>
            </w:r>
            <w:r w:rsidRPr="432D0519">
              <w:rPr>
                <w:sz w:val="24"/>
                <w:szCs w:val="24"/>
              </w:rPr>
              <w:t xml:space="preserve"> full-time faculty members,</w:t>
            </w:r>
            <w:r w:rsidRPr="432D0519">
              <w:rPr>
                <w:spacing w:val="-10"/>
                <w:sz w:val="24"/>
                <w:szCs w:val="24"/>
              </w:rPr>
              <w:t xml:space="preserve"> </w:t>
            </w:r>
            <w:r w:rsidRPr="432D0519">
              <w:rPr>
                <w:sz w:val="24"/>
                <w:szCs w:val="24"/>
              </w:rPr>
              <w:t>several</w:t>
            </w:r>
            <w:r w:rsidRPr="432D0519">
              <w:rPr>
                <w:spacing w:val="-5"/>
                <w:sz w:val="24"/>
                <w:szCs w:val="24"/>
              </w:rPr>
              <w:t xml:space="preserve"> </w:t>
            </w:r>
            <w:r w:rsidR="479E813C" w:rsidRPr="432D0519">
              <w:rPr>
                <w:sz w:val="24"/>
                <w:szCs w:val="24"/>
              </w:rPr>
              <w:t>part-time</w:t>
            </w:r>
            <w:r w:rsidR="479E813C" w:rsidRPr="432D0519">
              <w:rPr>
                <w:spacing w:val="-1"/>
                <w:sz w:val="24"/>
                <w:szCs w:val="24"/>
              </w:rPr>
              <w:t xml:space="preserve"> </w:t>
            </w:r>
            <w:r w:rsidRPr="432D0519">
              <w:rPr>
                <w:sz w:val="24"/>
                <w:szCs w:val="24"/>
              </w:rPr>
              <w:t>faculty</w:t>
            </w:r>
            <w:r w:rsidRPr="432D0519">
              <w:rPr>
                <w:spacing w:val="-16"/>
                <w:sz w:val="24"/>
                <w:szCs w:val="24"/>
              </w:rPr>
              <w:t xml:space="preserve"> </w:t>
            </w:r>
            <w:r w:rsidRPr="432D0519">
              <w:rPr>
                <w:sz w:val="24"/>
                <w:szCs w:val="24"/>
              </w:rPr>
              <w:t>members,</w:t>
            </w:r>
            <w:r w:rsidRPr="432D0519">
              <w:rPr>
                <w:spacing w:val="-4"/>
                <w:sz w:val="24"/>
                <w:szCs w:val="24"/>
              </w:rPr>
              <w:t xml:space="preserve"> </w:t>
            </w:r>
            <w:r w:rsidRPr="432D0519">
              <w:rPr>
                <w:sz w:val="24"/>
                <w:szCs w:val="24"/>
              </w:rPr>
              <w:t>and</w:t>
            </w:r>
            <w:r w:rsidRPr="432D0519">
              <w:rPr>
                <w:spacing w:val="-6"/>
                <w:sz w:val="24"/>
                <w:szCs w:val="24"/>
              </w:rPr>
              <w:t xml:space="preserve"> </w:t>
            </w:r>
            <w:r w:rsidRPr="432D0519">
              <w:rPr>
                <w:sz w:val="24"/>
                <w:szCs w:val="24"/>
              </w:rPr>
              <w:t>other</w:t>
            </w:r>
            <w:r w:rsidRPr="432D0519">
              <w:rPr>
                <w:spacing w:val="-9"/>
                <w:sz w:val="24"/>
                <w:szCs w:val="24"/>
              </w:rPr>
              <w:t xml:space="preserve"> </w:t>
            </w:r>
            <w:r w:rsidRPr="432D0519">
              <w:rPr>
                <w:sz w:val="24"/>
                <w:szCs w:val="24"/>
              </w:rPr>
              <w:t>related</w:t>
            </w:r>
            <w:r w:rsidRPr="432D0519">
              <w:rPr>
                <w:spacing w:val="-3"/>
                <w:sz w:val="24"/>
                <w:szCs w:val="24"/>
              </w:rPr>
              <w:t xml:space="preserve"> </w:t>
            </w:r>
            <w:r w:rsidRPr="432D0519">
              <w:rPr>
                <w:sz w:val="24"/>
                <w:szCs w:val="24"/>
              </w:rPr>
              <w:t>college</w:t>
            </w:r>
            <w:r w:rsidRPr="432D0519">
              <w:rPr>
                <w:spacing w:val="-6"/>
                <w:sz w:val="24"/>
                <w:szCs w:val="24"/>
              </w:rPr>
              <w:t xml:space="preserve"> </w:t>
            </w:r>
            <w:r w:rsidRPr="432D0519">
              <w:rPr>
                <w:sz w:val="24"/>
                <w:szCs w:val="24"/>
              </w:rPr>
              <w:t>faculty</w:t>
            </w:r>
            <w:r w:rsidRPr="432D0519">
              <w:rPr>
                <w:spacing w:val="-15"/>
                <w:sz w:val="24"/>
                <w:szCs w:val="24"/>
              </w:rPr>
              <w:t xml:space="preserve"> </w:t>
            </w:r>
            <w:r w:rsidRPr="432D0519">
              <w:rPr>
                <w:sz w:val="24"/>
                <w:szCs w:val="24"/>
              </w:rPr>
              <w:t>and</w:t>
            </w:r>
            <w:r w:rsidRPr="432D0519">
              <w:rPr>
                <w:spacing w:val="-6"/>
                <w:sz w:val="24"/>
                <w:szCs w:val="24"/>
              </w:rPr>
              <w:t xml:space="preserve"> </w:t>
            </w:r>
            <w:r w:rsidRPr="432D0519">
              <w:rPr>
                <w:sz w:val="24"/>
                <w:szCs w:val="24"/>
              </w:rPr>
              <w:t>staff</w:t>
            </w:r>
            <w:r w:rsidR="056330B0" w:rsidRPr="432D0519">
              <w:rPr>
                <w:sz w:val="24"/>
                <w:szCs w:val="24"/>
              </w:rPr>
              <w:t>.</w:t>
            </w:r>
            <w:r w:rsidRPr="432D0519">
              <w:rPr>
                <w:spacing w:val="-3"/>
                <w:sz w:val="24"/>
                <w:szCs w:val="24"/>
              </w:rPr>
              <w:t xml:space="preserve"> </w:t>
            </w:r>
            <w:r w:rsidR="056330B0" w:rsidRPr="432D0519">
              <w:rPr>
                <w:sz w:val="24"/>
                <w:szCs w:val="24"/>
              </w:rPr>
              <w:t>T</w:t>
            </w:r>
            <w:r w:rsidRPr="432D0519">
              <w:rPr>
                <w:sz w:val="24"/>
                <w:szCs w:val="24"/>
              </w:rPr>
              <w:t>he</w:t>
            </w:r>
            <w:r w:rsidR="056330B0" w:rsidRPr="432D0519">
              <w:rPr>
                <w:sz w:val="24"/>
                <w:szCs w:val="24"/>
              </w:rPr>
              <w:t xml:space="preserve"> community</w:t>
            </w:r>
            <w:r w:rsidRPr="432D0519">
              <w:rPr>
                <w:spacing w:val="-8"/>
                <w:sz w:val="24"/>
                <w:szCs w:val="24"/>
              </w:rPr>
              <w:t xml:space="preserve"> </w:t>
            </w:r>
            <w:r w:rsidRPr="432D0519">
              <w:rPr>
                <w:sz w:val="24"/>
                <w:szCs w:val="24"/>
              </w:rPr>
              <w:lastRenderedPageBreak/>
              <w:t>members</w:t>
            </w:r>
            <w:r w:rsidRPr="432D0519">
              <w:rPr>
                <w:spacing w:val="-1"/>
                <w:sz w:val="24"/>
                <w:szCs w:val="24"/>
              </w:rPr>
              <w:t xml:space="preserve"> </w:t>
            </w:r>
            <w:r w:rsidRPr="432D0519">
              <w:rPr>
                <w:sz w:val="24"/>
                <w:szCs w:val="24"/>
              </w:rPr>
              <w:t>represent field placement agencies, agencies</w:t>
            </w:r>
            <w:r w:rsidR="479E813C" w:rsidRPr="432D0519">
              <w:rPr>
                <w:sz w:val="24"/>
                <w:szCs w:val="24"/>
              </w:rPr>
              <w:t xml:space="preserve"> that employ our graduates</w:t>
            </w:r>
            <w:r w:rsidRPr="432D0519">
              <w:rPr>
                <w:sz w:val="24"/>
                <w:szCs w:val="24"/>
              </w:rPr>
              <w:t xml:space="preserve">, human </w:t>
            </w:r>
            <w:r w:rsidR="056330B0" w:rsidRPr="432D0519">
              <w:rPr>
                <w:sz w:val="24"/>
                <w:szCs w:val="24"/>
              </w:rPr>
              <w:t>s</w:t>
            </w:r>
            <w:r w:rsidRPr="432D0519">
              <w:rPr>
                <w:sz w:val="24"/>
                <w:szCs w:val="24"/>
              </w:rPr>
              <w:t xml:space="preserve">ervices baccalaureate programs, alumni, and current </w:t>
            </w:r>
            <w:r w:rsidRPr="432D0519">
              <w:rPr>
                <w:spacing w:val="-2"/>
                <w:sz w:val="24"/>
                <w:szCs w:val="24"/>
              </w:rPr>
              <w:t>students</w:t>
            </w:r>
            <w:r w:rsidR="59C09EB0" w:rsidRPr="432D0519">
              <w:rPr>
                <w:spacing w:val="-2"/>
                <w:sz w:val="24"/>
                <w:szCs w:val="24"/>
              </w:rPr>
              <w:t>.</w:t>
            </w:r>
          </w:p>
        </w:tc>
      </w:tr>
      <w:tr w:rsidR="007D40BE" w14:paraId="4F98E78E" w14:textId="77777777" w:rsidTr="432D0519">
        <w:trPr>
          <w:trHeight w:val="1474"/>
        </w:trPr>
        <w:tc>
          <w:tcPr>
            <w:tcW w:w="792" w:type="dxa"/>
            <w:vMerge/>
          </w:tcPr>
          <w:p w14:paraId="72A3D3EC" w14:textId="77777777" w:rsidR="007D40BE" w:rsidRDefault="007D40BE">
            <w:pPr>
              <w:rPr>
                <w:sz w:val="2"/>
                <w:szCs w:val="2"/>
              </w:rPr>
            </w:pPr>
          </w:p>
        </w:tc>
        <w:tc>
          <w:tcPr>
            <w:tcW w:w="9468" w:type="dxa"/>
          </w:tcPr>
          <w:p w14:paraId="55C9425E" w14:textId="77777777" w:rsidR="00747798" w:rsidRDefault="00747798" w:rsidP="00300C5D">
            <w:pPr>
              <w:pStyle w:val="TableParagraph"/>
              <w:ind w:left="0"/>
              <w:rPr>
                <w:b/>
                <w:spacing w:val="-2"/>
                <w:sz w:val="24"/>
                <w:u w:val="single"/>
              </w:rPr>
            </w:pPr>
          </w:p>
          <w:p w14:paraId="356D9438" w14:textId="35E0BA8B" w:rsidR="000E7812" w:rsidRDefault="00314122" w:rsidP="00314122">
            <w:pPr>
              <w:pStyle w:val="TableParagraph"/>
              <w:ind w:left="0"/>
              <w:rPr>
                <w:spacing w:val="-2"/>
                <w:sz w:val="24"/>
              </w:rPr>
            </w:pPr>
            <w:r>
              <w:rPr>
                <w:sz w:val="24"/>
              </w:rPr>
              <w:t>1</w:t>
            </w:r>
            <w:r w:rsidR="000E7812">
              <w:rPr>
                <w:sz w:val="24"/>
              </w:rPr>
              <w:t>.</w:t>
            </w:r>
            <w:r w:rsidR="000E7812" w:rsidRPr="00FB1D9F">
              <w:rPr>
                <w:sz w:val="24"/>
              </w:rPr>
              <w:t>Minutes</w:t>
            </w:r>
            <w:r w:rsidR="000E7812" w:rsidRPr="00FB1D9F">
              <w:rPr>
                <w:spacing w:val="10"/>
                <w:sz w:val="24"/>
              </w:rPr>
              <w:t xml:space="preserve"> </w:t>
            </w:r>
            <w:r w:rsidR="000E7812" w:rsidRPr="00FB1D9F">
              <w:rPr>
                <w:sz w:val="24"/>
              </w:rPr>
              <w:t>of</w:t>
            </w:r>
            <w:r w:rsidR="000E7812" w:rsidRPr="00FB1D9F">
              <w:rPr>
                <w:spacing w:val="11"/>
                <w:sz w:val="24"/>
              </w:rPr>
              <w:t xml:space="preserve"> </w:t>
            </w:r>
            <w:r w:rsidR="000E7812" w:rsidRPr="00FB1D9F">
              <w:rPr>
                <w:sz w:val="24"/>
              </w:rPr>
              <w:t>advisory</w:t>
            </w:r>
            <w:r w:rsidR="000E7812" w:rsidRPr="00FB1D9F">
              <w:rPr>
                <w:spacing w:val="8"/>
                <w:sz w:val="24"/>
              </w:rPr>
              <w:t xml:space="preserve"> </w:t>
            </w:r>
            <w:r w:rsidR="000E7812" w:rsidRPr="00FB1D9F">
              <w:rPr>
                <w:sz w:val="24"/>
              </w:rPr>
              <w:t>committee</w:t>
            </w:r>
            <w:r w:rsidR="000E7812" w:rsidRPr="00FB1D9F">
              <w:rPr>
                <w:spacing w:val="8"/>
                <w:sz w:val="24"/>
              </w:rPr>
              <w:t xml:space="preserve"> </w:t>
            </w:r>
            <w:r w:rsidR="000E7812" w:rsidRPr="00FB1D9F">
              <w:rPr>
                <w:sz w:val="24"/>
              </w:rPr>
              <w:t>meetings</w:t>
            </w:r>
            <w:r w:rsidR="000E7812" w:rsidRPr="00FB1D9F">
              <w:rPr>
                <w:spacing w:val="9"/>
                <w:sz w:val="24"/>
              </w:rPr>
              <w:t xml:space="preserve"> </w:t>
            </w:r>
            <w:r w:rsidR="000E7812" w:rsidRPr="00FB1D9F">
              <w:rPr>
                <w:sz w:val="24"/>
              </w:rPr>
              <w:t>from</w:t>
            </w:r>
            <w:r w:rsidR="000E7812" w:rsidRPr="00FB1D9F">
              <w:rPr>
                <w:spacing w:val="13"/>
                <w:sz w:val="24"/>
              </w:rPr>
              <w:t xml:space="preserve"> </w:t>
            </w:r>
            <w:r w:rsidR="000E7812" w:rsidRPr="00FB1D9F">
              <w:rPr>
                <w:sz w:val="24"/>
              </w:rPr>
              <w:t>the</w:t>
            </w:r>
            <w:r w:rsidR="000E7812" w:rsidRPr="00FB1D9F">
              <w:rPr>
                <w:spacing w:val="8"/>
                <w:sz w:val="24"/>
              </w:rPr>
              <w:t xml:space="preserve"> </w:t>
            </w:r>
            <w:r w:rsidR="000E7812" w:rsidRPr="00FB1D9F">
              <w:rPr>
                <w:sz w:val="24"/>
              </w:rPr>
              <w:t>last</w:t>
            </w:r>
            <w:r w:rsidR="000E7812" w:rsidRPr="00FB1D9F">
              <w:rPr>
                <w:spacing w:val="12"/>
                <w:sz w:val="24"/>
              </w:rPr>
              <w:t xml:space="preserve"> </w:t>
            </w:r>
            <w:r w:rsidR="000E7812" w:rsidRPr="00FB1D9F">
              <w:rPr>
                <w:sz w:val="24"/>
              </w:rPr>
              <w:t>two</w:t>
            </w:r>
            <w:r w:rsidR="000E7812" w:rsidRPr="00FB1D9F">
              <w:rPr>
                <w:spacing w:val="8"/>
                <w:sz w:val="24"/>
              </w:rPr>
              <w:t xml:space="preserve"> </w:t>
            </w:r>
            <w:r w:rsidR="000E7812" w:rsidRPr="00FB1D9F">
              <w:rPr>
                <w:spacing w:val="-2"/>
                <w:sz w:val="24"/>
              </w:rPr>
              <w:t>years</w:t>
            </w:r>
            <w:r w:rsidR="00CD6E29" w:rsidRPr="00FB1D9F">
              <w:rPr>
                <w:spacing w:val="-2"/>
                <w:sz w:val="24"/>
              </w:rPr>
              <w:t xml:space="preserve"> </w:t>
            </w:r>
          </w:p>
          <w:p w14:paraId="47DBE64F" w14:textId="77777777" w:rsidR="000E7812" w:rsidRDefault="000E7812" w:rsidP="000E7812">
            <w:pPr>
              <w:pStyle w:val="TableParagraph"/>
              <w:ind w:left="105"/>
              <w:rPr>
                <w:b/>
                <w:spacing w:val="-2"/>
                <w:sz w:val="24"/>
                <w:u w:val="single"/>
              </w:rPr>
            </w:pPr>
          </w:p>
          <w:p w14:paraId="5A1F46DB" w14:textId="77777777" w:rsidR="000E7812" w:rsidRDefault="000E7812" w:rsidP="004B7C45">
            <w:pPr>
              <w:pStyle w:val="TableParagraph"/>
              <w:ind w:left="0"/>
              <w:rPr>
                <w:b/>
                <w:sz w:val="24"/>
              </w:rPr>
            </w:pPr>
            <w:r>
              <w:rPr>
                <w:b/>
                <w:spacing w:val="-2"/>
                <w:sz w:val="24"/>
                <w:u w:val="single"/>
              </w:rPr>
              <w:t>Response:</w:t>
            </w:r>
          </w:p>
          <w:p w14:paraId="7CEE1772" w14:textId="12B0A3A2" w:rsidR="000E7812" w:rsidRDefault="000E7812" w:rsidP="004B7C45">
            <w:pPr>
              <w:pStyle w:val="TableParagraph"/>
              <w:ind w:left="0"/>
              <w:rPr>
                <w:sz w:val="24"/>
              </w:rPr>
            </w:pPr>
            <w:r>
              <w:rPr>
                <w:sz w:val="24"/>
              </w:rPr>
              <w:t>The</w:t>
            </w:r>
            <w:r>
              <w:rPr>
                <w:spacing w:val="-4"/>
                <w:sz w:val="24"/>
              </w:rPr>
              <w:t xml:space="preserve"> </w:t>
            </w:r>
            <w:r>
              <w:rPr>
                <w:sz w:val="24"/>
              </w:rPr>
              <w:t>Advisory</w:t>
            </w:r>
            <w:r>
              <w:rPr>
                <w:spacing w:val="-7"/>
                <w:sz w:val="24"/>
              </w:rPr>
              <w:t xml:space="preserve"> </w:t>
            </w:r>
            <w:r>
              <w:rPr>
                <w:sz w:val="24"/>
              </w:rPr>
              <w:t>Board</w:t>
            </w:r>
            <w:r>
              <w:rPr>
                <w:spacing w:val="-2"/>
                <w:sz w:val="24"/>
              </w:rPr>
              <w:t xml:space="preserve"> </w:t>
            </w:r>
            <w:r>
              <w:rPr>
                <w:sz w:val="24"/>
              </w:rPr>
              <w:t>meets</w:t>
            </w:r>
            <w:r>
              <w:rPr>
                <w:spacing w:val="-2"/>
                <w:sz w:val="24"/>
              </w:rPr>
              <w:t xml:space="preserve"> </w:t>
            </w:r>
            <w:r>
              <w:rPr>
                <w:sz w:val="24"/>
              </w:rPr>
              <w:t>annually,</w:t>
            </w:r>
            <w:r>
              <w:rPr>
                <w:spacing w:val="-2"/>
                <w:sz w:val="24"/>
              </w:rPr>
              <w:t xml:space="preserve"> </w:t>
            </w:r>
            <w:r>
              <w:rPr>
                <w:sz w:val="24"/>
              </w:rPr>
              <w:t>typically</w:t>
            </w:r>
            <w:r>
              <w:rPr>
                <w:spacing w:val="-3"/>
                <w:sz w:val="24"/>
              </w:rPr>
              <w:t xml:space="preserve"> </w:t>
            </w:r>
            <w:r>
              <w:rPr>
                <w:sz w:val="24"/>
              </w:rPr>
              <w:t>near</w:t>
            </w:r>
            <w:r>
              <w:rPr>
                <w:spacing w:val="-2"/>
                <w:sz w:val="24"/>
              </w:rPr>
              <w:t xml:space="preserve"> </w:t>
            </w:r>
            <w:r>
              <w:rPr>
                <w:sz w:val="24"/>
              </w:rPr>
              <w:t>the</w:t>
            </w:r>
            <w:r>
              <w:rPr>
                <w:spacing w:val="-3"/>
                <w:sz w:val="24"/>
              </w:rPr>
              <w:t xml:space="preserve"> </w:t>
            </w:r>
            <w:r>
              <w:rPr>
                <w:sz w:val="24"/>
              </w:rPr>
              <w:t>end</w:t>
            </w:r>
            <w:r>
              <w:rPr>
                <w:spacing w:val="-2"/>
                <w:sz w:val="24"/>
              </w:rPr>
              <w:t xml:space="preserve"> </w:t>
            </w:r>
            <w:r>
              <w:rPr>
                <w:sz w:val="24"/>
              </w:rPr>
              <w:t>of</w:t>
            </w:r>
            <w:r>
              <w:rPr>
                <w:spacing w:val="-3"/>
                <w:sz w:val="24"/>
              </w:rPr>
              <w:t xml:space="preserve"> </w:t>
            </w:r>
            <w:r>
              <w:rPr>
                <w:sz w:val="24"/>
              </w:rPr>
              <w:t>the</w:t>
            </w:r>
            <w:r>
              <w:rPr>
                <w:spacing w:val="-1"/>
                <w:sz w:val="24"/>
              </w:rPr>
              <w:t xml:space="preserve"> </w:t>
            </w:r>
            <w:r>
              <w:rPr>
                <w:sz w:val="24"/>
              </w:rPr>
              <w:t>academic</w:t>
            </w:r>
            <w:r>
              <w:rPr>
                <w:spacing w:val="-3"/>
                <w:sz w:val="24"/>
              </w:rPr>
              <w:t xml:space="preserve"> </w:t>
            </w:r>
            <w:r>
              <w:rPr>
                <w:sz w:val="24"/>
              </w:rPr>
              <w:t>spring semester. Minutes from June 2024 and 2025 meetings are included.</w:t>
            </w:r>
          </w:p>
          <w:p w14:paraId="223E7C64" w14:textId="77777777" w:rsidR="00314122" w:rsidRDefault="00314122" w:rsidP="004B7C45">
            <w:pPr>
              <w:pStyle w:val="TableParagraph"/>
              <w:ind w:left="0"/>
            </w:pPr>
          </w:p>
          <w:p w14:paraId="035670D8" w14:textId="4116BEC5" w:rsidR="00747798" w:rsidRDefault="005E4065" w:rsidP="00C845D9">
            <w:pPr>
              <w:pStyle w:val="TableParagraph"/>
              <w:ind w:left="0"/>
              <w:rPr>
                <w:b/>
                <w:bCs/>
                <w:i/>
                <w:iCs/>
                <w:sz w:val="24"/>
              </w:rPr>
            </w:pPr>
            <w:r>
              <w:rPr>
                <w:b/>
                <w:bCs/>
                <w:i/>
                <w:iCs/>
                <w:sz w:val="24"/>
              </w:rPr>
              <w:t xml:space="preserve">Advisory Board </w:t>
            </w:r>
            <w:r w:rsidR="00091784">
              <w:rPr>
                <w:b/>
                <w:bCs/>
                <w:i/>
                <w:iCs/>
                <w:sz w:val="24"/>
              </w:rPr>
              <w:t xml:space="preserve">Meeting </w:t>
            </w:r>
            <w:r>
              <w:rPr>
                <w:b/>
                <w:bCs/>
                <w:i/>
                <w:iCs/>
                <w:sz w:val="24"/>
              </w:rPr>
              <w:t>Agenda and Minutes 2024</w:t>
            </w:r>
          </w:p>
          <w:p w14:paraId="510D7B20" w14:textId="09874774" w:rsidR="007C7897" w:rsidRPr="002A49D6" w:rsidRDefault="005E4065" w:rsidP="00C845D9">
            <w:pPr>
              <w:pStyle w:val="TableParagraph"/>
              <w:ind w:left="0"/>
              <w:rPr>
                <w:b/>
                <w:bCs/>
                <w:i/>
                <w:iCs/>
                <w:sz w:val="24"/>
              </w:rPr>
            </w:pPr>
            <w:r>
              <w:rPr>
                <w:b/>
                <w:bCs/>
                <w:i/>
                <w:iCs/>
                <w:sz w:val="24"/>
              </w:rPr>
              <w:t>Advisory Board Meeting Agenda and Minutes 2025</w:t>
            </w:r>
          </w:p>
        </w:tc>
      </w:tr>
      <w:tr w:rsidR="007D40BE" w14:paraId="5A46D185" w14:textId="77777777" w:rsidTr="432D0519">
        <w:trPr>
          <w:trHeight w:val="849"/>
        </w:trPr>
        <w:tc>
          <w:tcPr>
            <w:tcW w:w="792" w:type="dxa"/>
            <w:vMerge/>
          </w:tcPr>
          <w:p w14:paraId="0D0B940D" w14:textId="77777777" w:rsidR="007D40BE" w:rsidRDefault="007D40BE">
            <w:pPr>
              <w:rPr>
                <w:sz w:val="2"/>
                <w:szCs w:val="2"/>
              </w:rPr>
            </w:pPr>
          </w:p>
        </w:tc>
        <w:tc>
          <w:tcPr>
            <w:tcW w:w="9468" w:type="dxa"/>
          </w:tcPr>
          <w:p w14:paraId="2485C31C" w14:textId="79E5C604" w:rsidR="007D40BE" w:rsidRDefault="00BB2F7E" w:rsidP="00314122">
            <w:pPr>
              <w:pStyle w:val="TableParagraph"/>
              <w:numPr>
                <w:ilvl w:val="0"/>
                <w:numId w:val="15"/>
              </w:numPr>
              <w:spacing w:before="62" w:line="249" w:lineRule="auto"/>
              <w:rPr>
                <w:sz w:val="24"/>
              </w:rPr>
            </w:pPr>
            <w:r>
              <w:rPr>
                <w:sz w:val="24"/>
              </w:rPr>
              <w:t>A narrative or table of how the committee interfaces with the program in relationship to specific issues.</w:t>
            </w:r>
          </w:p>
          <w:p w14:paraId="4304FFF8" w14:textId="77777777" w:rsidR="00314122" w:rsidRDefault="00314122" w:rsidP="00AD1C4B">
            <w:pPr>
              <w:pStyle w:val="TableParagraph"/>
              <w:spacing w:line="274" w:lineRule="exact"/>
              <w:ind w:left="105"/>
              <w:rPr>
                <w:b/>
                <w:spacing w:val="-2"/>
                <w:sz w:val="24"/>
                <w:u w:val="single"/>
              </w:rPr>
            </w:pPr>
          </w:p>
          <w:p w14:paraId="5F9CC2F2" w14:textId="4888CBF3" w:rsidR="00AD1C4B" w:rsidRDefault="00AD1C4B" w:rsidP="00314122">
            <w:pPr>
              <w:pStyle w:val="TableParagraph"/>
              <w:spacing w:line="274" w:lineRule="exact"/>
              <w:ind w:left="0"/>
              <w:rPr>
                <w:b/>
                <w:sz w:val="24"/>
              </w:rPr>
            </w:pPr>
            <w:r>
              <w:rPr>
                <w:b/>
                <w:spacing w:val="-2"/>
                <w:sz w:val="24"/>
                <w:u w:val="single"/>
              </w:rPr>
              <w:t>Response:</w:t>
            </w:r>
          </w:p>
          <w:p w14:paraId="1BEFAC5C" w14:textId="3C430500" w:rsidR="00AD1C4B" w:rsidRDefault="00AD1C4B" w:rsidP="00314122">
            <w:pPr>
              <w:pStyle w:val="TableParagraph"/>
              <w:ind w:left="0"/>
              <w:rPr>
                <w:sz w:val="24"/>
              </w:rPr>
            </w:pPr>
            <w:r>
              <w:rPr>
                <w:sz w:val="24"/>
              </w:rPr>
              <w:t>Advisory</w:t>
            </w:r>
            <w:r>
              <w:rPr>
                <w:spacing w:val="-4"/>
                <w:sz w:val="24"/>
              </w:rPr>
              <w:t xml:space="preserve"> </w:t>
            </w:r>
            <w:r>
              <w:rPr>
                <w:sz w:val="24"/>
              </w:rPr>
              <w:t>Board members are active in the community</w:t>
            </w:r>
            <w:r>
              <w:rPr>
                <w:spacing w:val="-10"/>
                <w:sz w:val="24"/>
              </w:rPr>
              <w:t xml:space="preserve"> </w:t>
            </w:r>
            <w:r>
              <w:rPr>
                <w:sz w:val="24"/>
              </w:rPr>
              <w:t>and provide excellent support and feedback to the Human</w:t>
            </w:r>
            <w:r>
              <w:rPr>
                <w:spacing w:val="-3"/>
                <w:sz w:val="24"/>
              </w:rPr>
              <w:t xml:space="preserve"> </w:t>
            </w:r>
            <w:r>
              <w:rPr>
                <w:sz w:val="24"/>
              </w:rPr>
              <w:t>Services</w:t>
            </w:r>
            <w:r>
              <w:rPr>
                <w:spacing w:val="-3"/>
                <w:sz w:val="24"/>
              </w:rPr>
              <w:t xml:space="preserve"> </w:t>
            </w:r>
            <w:r>
              <w:rPr>
                <w:sz w:val="24"/>
              </w:rPr>
              <w:t>program.</w:t>
            </w:r>
            <w:r>
              <w:rPr>
                <w:spacing w:val="-3"/>
                <w:sz w:val="24"/>
              </w:rPr>
              <w:t xml:space="preserve"> </w:t>
            </w:r>
            <w:r>
              <w:rPr>
                <w:sz w:val="24"/>
              </w:rPr>
              <w:t>Meeting</w:t>
            </w:r>
            <w:r>
              <w:rPr>
                <w:spacing w:val="-7"/>
                <w:sz w:val="24"/>
              </w:rPr>
              <w:t xml:space="preserve"> </w:t>
            </w:r>
            <w:r>
              <w:rPr>
                <w:sz w:val="24"/>
              </w:rPr>
              <w:t>attendance</w:t>
            </w:r>
            <w:r>
              <w:rPr>
                <w:spacing w:val="-6"/>
                <w:sz w:val="24"/>
              </w:rPr>
              <w:t xml:space="preserve"> </w:t>
            </w:r>
            <w:r>
              <w:rPr>
                <w:sz w:val="24"/>
              </w:rPr>
              <w:t>is</w:t>
            </w:r>
            <w:r>
              <w:rPr>
                <w:spacing w:val="-6"/>
                <w:sz w:val="24"/>
              </w:rPr>
              <w:t xml:space="preserve"> </w:t>
            </w:r>
            <w:r>
              <w:rPr>
                <w:sz w:val="24"/>
              </w:rPr>
              <w:t>high,</w:t>
            </w:r>
            <w:r>
              <w:rPr>
                <w:spacing w:val="-3"/>
                <w:sz w:val="24"/>
              </w:rPr>
              <w:t xml:space="preserve"> </w:t>
            </w:r>
            <w:r>
              <w:rPr>
                <w:sz w:val="24"/>
              </w:rPr>
              <w:t>and</w:t>
            </w:r>
            <w:r>
              <w:rPr>
                <w:spacing w:val="-3"/>
                <w:sz w:val="24"/>
              </w:rPr>
              <w:t xml:space="preserve"> </w:t>
            </w:r>
            <w:r>
              <w:rPr>
                <w:sz w:val="24"/>
              </w:rPr>
              <w:t>recommendations</w:t>
            </w:r>
            <w:r>
              <w:rPr>
                <w:spacing w:val="-2"/>
                <w:sz w:val="24"/>
              </w:rPr>
              <w:t xml:space="preserve"> </w:t>
            </w:r>
            <w:r>
              <w:rPr>
                <w:sz w:val="24"/>
              </w:rPr>
              <w:t>have</w:t>
            </w:r>
            <w:r>
              <w:rPr>
                <w:spacing w:val="-7"/>
                <w:sz w:val="24"/>
              </w:rPr>
              <w:t xml:space="preserve"> </w:t>
            </w:r>
            <w:r>
              <w:rPr>
                <w:sz w:val="24"/>
              </w:rPr>
              <w:t>been extremely</w:t>
            </w:r>
            <w:r>
              <w:rPr>
                <w:spacing w:val="-8"/>
                <w:sz w:val="24"/>
              </w:rPr>
              <w:t xml:space="preserve"> </w:t>
            </w:r>
            <w:r>
              <w:rPr>
                <w:sz w:val="24"/>
              </w:rPr>
              <w:t>helpful</w:t>
            </w:r>
            <w:r>
              <w:rPr>
                <w:spacing w:val="-2"/>
                <w:sz w:val="24"/>
              </w:rPr>
              <w:t xml:space="preserve"> </w:t>
            </w:r>
            <w:r>
              <w:rPr>
                <w:sz w:val="24"/>
              </w:rPr>
              <w:t>in building and marketing the program.</w:t>
            </w:r>
          </w:p>
          <w:p w14:paraId="1B9EF058" w14:textId="5296382E" w:rsidR="00AD1C4B" w:rsidRDefault="00AD1C4B" w:rsidP="00AD1C4B">
            <w:pPr>
              <w:pStyle w:val="TableParagraph"/>
              <w:spacing w:before="1"/>
              <w:rPr>
                <w:sz w:val="24"/>
              </w:rPr>
            </w:pPr>
            <w:r>
              <w:rPr>
                <w:sz w:val="24"/>
              </w:rPr>
              <w:t>As illustrated in the Advisory Board minutes, the Board regularly provides suggestions on such program issues as recruitment, curriculum needs, and fieldwork sites. The Board plays a strong role as an advocate of the program</w:t>
            </w:r>
            <w:r w:rsidR="00EF2958">
              <w:rPr>
                <w:sz w:val="24"/>
              </w:rPr>
              <w:t xml:space="preserve"> by pr</w:t>
            </w:r>
            <w:r w:rsidR="00EF2958" w:rsidRPr="00EF2958">
              <w:rPr>
                <w:sz w:val="24"/>
              </w:rPr>
              <w:t>omoting the program within the</w:t>
            </w:r>
            <w:r w:rsidR="00EF2958">
              <w:rPr>
                <w:sz w:val="24"/>
              </w:rPr>
              <w:t xml:space="preserve">ir </w:t>
            </w:r>
            <w:r w:rsidR="00EF2958" w:rsidRPr="00EF2958">
              <w:rPr>
                <w:sz w:val="24"/>
              </w:rPr>
              <w:t>agencies</w:t>
            </w:r>
            <w:r w:rsidR="00EF2958">
              <w:rPr>
                <w:sz w:val="24"/>
              </w:rPr>
              <w:t>,</w:t>
            </w:r>
            <w:r w:rsidR="00EF2958" w:rsidRPr="00EF2958">
              <w:rPr>
                <w:sz w:val="24"/>
              </w:rPr>
              <w:t xml:space="preserve"> sharing community resources that create additional opportunities for human services faculty to engage in outreach and marketing</w:t>
            </w:r>
            <w:r w:rsidR="00EF2958">
              <w:rPr>
                <w:sz w:val="24"/>
              </w:rPr>
              <w:t xml:space="preserve"> </w:t>
            </w:r>
            <w:r w:rsidR="00EF2958" w:rsidRPr="00EF2958">
              <w:rPr>
                <w:sz w:val="24"/>
              </w:rPr>
              <w:t>as well as offering insight into evolving human services trends that inform and strengthen the program.</w:t>
            </w:r>
          </w:p>
          <w:p w14:paraId="6EB56A02" w14:textId="7C45CDE3" w:rsidR="00CB0554" w:rsidRDefault="00DF6529" w:rsidP="00314122">
            <w:pPr>
              <w:pStyle w:val="TableParagraph"/>
              <w:spacing w:before="62" w:line="249" w:lineRule="auto"/>
              <w:ind w:left="0"/>
              <w:rPr>
                <w:sz w:val="24"/>
              </w:rPr>
            </w:pPr>
            <w:r>
              <w:rPr>
                <w:sz w:val="24"/>
              </w:rPr>
              <w:t xml:space="preserve">An example of </w:t>
            </w:r>
            <w:r w:rsidR="00637A74">
              <w:rPr>
                <w:sz w:val="24"/>
              </w:rPr>
              <w:t xml:space="preserve">Advisory Board members’ </w:t>
            </w:r>
            <w:r>
              <w:rPr>
                <w:sz w:val="24"/>
              </w:rPr>
              <w:t xml:space="preserve">feedback leading to programmatic changes </w:t>
            </w:r>
            <w:r w:rsidR="00637A74">
              <w:rPr>
                <w:sz w:val="24"/>
              </w:rPr>
              <w:t xml:space="preserve">stems </w:t>
            </w:r>
            <w:r>
              <w:rPr>
                <w:sz w:val="24"/>
              </w:rPr>
              <w:t xml:space="preserve">from an observation of students’ lack of confidence in conducting phone assessments. To address this issue, a communications module was added into the second internship course, Theories of Counseling: Fieldwork {HUS </w:t>
            </w:r>
            <w:proofErr w:type="gramStart"/>
            <w:r>
              <w:rPr>
                <w:sz w:val="24"/>
              </w:rPr>
              <w:t>217</w:t>
            </w:r>
            <w:r w:rsidR="00637A74">
              <w:rPr>
                <w:sz w:val="24"/>
              </w:rPr>
              <w:t>}</w:t>
            </w:r>
            <w:r>
              <w:rPr>
                <w:sz w:val="24"/>
              </w:rPr>
              <w:t>.</w:t>
            </w:r>
            <w:proofErr w:type="gramEnd"/>
            <w:r>
              <w:rPr>
                <w:sz w:val="24"/>
              </w:rPr>
              <w:t xml:space="preserve"> </w:t>
            </w:r>
            <w:r w:rsidR="009F4BB1">
              <w:rPr>
                <w:sz w:val="24"/>
              </w:rPr>
              <w:t xml:space="preserve"> </w:t>
            </w:r>
            <w:r w:rsidR="00637A74">
              <w:rPr>
                <w:sz w:val="24"/>
              </w:rPr>
              <w:t>Further r</w:t>
            </w:r>
            <w:r w:rsidR="00EF7A7A">
              <w:rPr>
                <w:sz w:val="24"/>
              </w:rPr>
              <w:t>ecommendations from</w:t>
            </w:r>
            <w:r w:rsidR="00637A74">
              <w:rPr>
                <w:sz w:val="24"/>
              </w:rPr>
              <w:t xml:space="preserve"> the</w:t>
            </w:r>
            <w:r w:rsidR="00EF7A7A">
              <w:rPr>
                <w:sz w:val="24"/>
              </w:rPr>
              <w:t xml:space="preserve"> </w:t>
            </w:r>
            <w:r w:rsidR="00637A74">
              <w:rPr>
                <w:sz w:val="24"/>
              </w:rPr>
              <w:t>A</w:t>
            </w:r>
            <w:r w:rsidR="00EF7A7A">
              <w:rPr>
                <w:sz w:val="24"/>
              </w:rPr>
              <w:t xml:space="preserve">dvisory </w:t>
            </w:r>
            <w:r w:rsidR="00637A74">
              <w:rPr>
                <w:sz w:val="24"/>
              </w:rPr>
              <w:t>B</w:t>
            </w:r>
            <w:r w:rsidR="00EF7A7A">
              <w:rPr>
                <w:sz w:val="24"/>
              </w:rPr>
              <w:t>oard include ensuring that we continue to work with students regarding professionalism</w:t>
            </w:r>
            <w:r w:rsidR="00637A74">
              <w:rPr>
                <w:sz w:val="24"/>
              </w:rPr>
              <w:t xml:space="preserve"> and cultural competency</w:t>
            </w:r>
            <w:r w:rsidR="00EF7A7A">
              <w:rPr>
                <w:sz w:val="24"/>
              </w:rPr>
              <w:t>, HIP</w:t>
            </w:r>
            <w:r w:rsidR="00637A74">
              <w:rPr>
                <w:sz w:val="24"/>
              </w:rPr>
              <w:t>A</w:t>
            </w:r>
            <w:r w:rsidR="00EF7A7A">
              <w:rPr>
                <w:sz w:val="24"/>
              </w:rPr>
              <w:t xml:space="preserve">A, </w:t>
            </w:r>
            <w:r w:rsidR="00637A74">
              <w:rPr>
                <w:sz w:val="24"/>
              </w:rPr>
              <w:t xml:space="preserve">and </w:t>
            </w:r>
            <w:r w:rsidR="00EF7A7A">
              <w:rPr>
                <w:sz w:val="24"/>
              </w:rPr>
              <w:t>professional attire</w:t>
            </w:r>
            <w:r w:rsidR="00637A74">
              <w:rPr>
                <w:sz w:val="24"/>
              </w:rPr>
              <w:t>.</w:t>
            </w:r>
            <w:r w:rsidR="0007340C">
              <w:rPr>
                <w:sz w:val="24"/>
              </w:rPr>
              <w:t xml:space="preserve"> </w:t>
            </w:r>
          </w:p>
          <w:p w14:paraId="5910BCDE" w14:textId="77777777" w:rsidR="00CB0554" w:rsidRDefault="00CB0554" w:rsidP="00FD5160">
            <w:pPr>
              <w:pStyle w:val="TableParagraph"/>
              <w:spacing w:before="62" w:line="249" w:lineRule="auto"/>
              <w:rPr>
                <w:sz w:val="24"/>
              </w:rPr>
            </w:pPr>
          </w:p>
          <w:p w14:paraId="2D631BDE" w14:textId="128608F9" w:rsidR="00AD1C4B" w:rsidRPr="0067627E" w:rsidRDefault="00AD1C4B" w:rsidP="00C845D9">
            <w:pPr>
              <w:pStyle w:val="TableParagraph"/>
              <w:spacing w:before="62" w:line="249" w:lineRule="auto"/>
              <w:ind w:left="0"/>
              <w:rPr>
                <w:sz w:val="24"/>
                <w:szCs w:val="24"/>
              </w:rPr>
            </w:pPr>
          </w:p>
        </w:tc>
      </w:tr>
      <w:tr w:rsidR="007D40BE" w14:paraId="6AF70456" w14:textId="77777777" w:rsidTr="432D0519">
        <w:trPr>
          <w:trHeight w:val="848"/>
        </w:trPr>
        <w:tc>
          <w:tcPr>
            <w:tcW w:w="792" w:type="dxa"/>
          </w:tcPr>
          <w:p w14:paraId="0B5550A3" w14:textId="1731E62D" w:rsidR="007D40BE" w:rsidRDefault="001E3ECE">
            <w:pPr>
              <w:pStyle w:val="TableParagraph"/>
              <w:spacing w:before="38"/>
              <w:ind w:left="0" w:right="109"/>
              <w:jc w:val="right"/>
              <w:rPr>
                <w:sz w:val="24"/>
              </w:rPr>
            </w:pPr>
            <w:r>
              <w:rPr>
                <w:sz w:val="24"/>
              </w:rPr>
              <w:t>c.</w:t>
            </w:r>
          </w:p>
        </w:tc>
        <w:tc>
          <w:tcPr>
            <w:tcW w:w="9468" w:type="dxa"/>
          </w:tcPr>
          <w:p w14:paraId="41483647" w14:textId="7FEE7AFE" w:rsidR="007D40BE" w:rsidRDefault="00BB2F7E" w:rsidP="00EC54CC">
            <w:pPr>
              <w:pStyle w:val="TableParagraph"/>
              <w:spacing w:line="261" w:lineRule="auto"/>
              <w:ind w:left="0"/>
              <w:rPr>
                <w:spacing w:val="-2"/>
                <w:sz w:val="24"/>
              </w:rPr>
            </w:pPr>
            <w:r w:rsidRPr="005F357D">
              <w:rPr>
                <w:sz w:val="24"/>
              </w:rPr>
              <w:t xml:space="preserve">Describe other mechanisms, if any, used to respond to changing needs in the human services </w:t>
            </w:r>
            <w:r w:rsidRPr="005F357D">
              <w:rPr>
                <w:spacing w:val="-2"/>
                <w:sz w:val="24"/>
              </w:rPr>
              <w:t>field.</w:t>
            </w:r>
            <w:r w:rsidR="0060741A" w:rsidRPr="005F357D">
              <w:rPr>
                <w:spacing w:val="-2"/>
                <w:sz w:val="24"/>
              </w:rPr>
              <w:t xml:space="preserve"> </w:t>
            </w:r>
          </w:p>
          <w:p w14:paraId="6DDE7626" w14:textId="7EEA92AB" w:rsidR="00C44216" w:rsidRDefault="00C44216" w:rsidP="00314122">
            <w:pPr>
              <w:pStyle w:val="TableParagraph"/>
              <w:spacing w:before="264" w:line="274" w:lineRule="exact"/>
              <w:ind w:left="0"/>
              <w:rPr>
                <w:b/>
                <w:sz w:val="24"/>
              </w:rPr>
            </w:pPr>
            <w:r>
              <w:rPr>
                <w:b/>
                <w:spacing w:val="-2"/>
                <w:sz w:val="24"/>
                <w:u w:val="single"/>
              </w:rPr>
              <w:t>Response:</w:t>
            </w:r>
          </w:p>
          <w:p w14:paraId="019EB752" w14:textId="77777777" w:rsidR="00A936D7" w:rsidRDefault="00A936D7" w:rsidP="00A936D7">
            <w:pPr>
              <w:pStyle w:val="TableParagraph"/>
              <w:ind w:left="0" w:right="205"/>
              <w:rPr>
                <w:sz w:val="24"/>
              </w:rPr>
            </w:pPr>
            <w:bookmarkStart w:id="25" w:name="_Hlk219458206"/>
            <w:r w:rsidRPr="005D5EED">
              <w:rPr>
                <w:sz w:val="24"/>
              </w:rPr>
              <w:t>Feedback is solicited from fieldwork agency</w:t>
            </w:r>
            <w:r w:rsidRPr="005D5EED">
              <w:rPr>
                <w:spacing w:val="-2"/>
                <w:sz w:val="24"/>
              </w:rPr>
              <w:t xml:space="preserve"> </w:t>
            </w:r>
            <w:r w:rsidRPr="005D5EED">
              <w:rPr>
                <w:sz w:val="24"/>
              </w:rPr>
              <w:t>supervisors to maintain awareness of changing trends in the field</w:t>
            </w:r>
            <w:r w:rsidRPr="00A63082">
              <w:rPr>
                <w:sz w:val="24"/>
              </w:rPr>
              <w:t xml:space="preserve"> such as motivational interviewing.  As a result, motivational interviewing was </w:t>
            </w:r>
            <w:r w:rsidRPr="00A63082">
              <w:rPr>
                <w:sz w:val="24"/>
              </w:rPr>
              <w:lastRenderedPageBreak/>
              <w:t>more thoroughly integrated into the Case Management, Assessment, and Counseling course</w:t>
            </w:r>
            <w:r w:rsidRPr="005D5EED">
              <w:rPr>
                <w:b/>
                <w:bCs/>
                <w:i/>
                <w:iCs/>
                <w:sz w:val="24"/>
              </w:rPr>
              <w:t xml:space="preserve"> </w:t>
            </w:r>
            <w:r w:rsidRPr="00A63082">
              <w:rPr>
                <w:sz w:val="24"/>
              </w:rPr>
              <w:t>(HUS 114).</w:t>
            </w:r>
          </w:p>
          <w:p w14:paraId="1CB69121" w14:textId="77777777" w:rsidR="00F1199E" w:rsidRPr="00D04AF8" w:rsidRDefault="00F1199E" w:rsidP="00A936D7">
            <w:pPr>
              <w:pStyle w:val="TableParagraph"/>
              <w:ind w:left="0" w:right="205"/>
              <w:rPr>
                <w:sz w:val="24"/>
              </w:rPr>
            </w:pPr>
          </w:p>
          <w:p w14:paraId="239CE3F3" w14:textId="0EA90740" w:rsidR="00A936D7" w:rsidRDefault="00A936D7" w:rsidP="00A936D7">
            <w:r>
              <w:rPr>
                <w:sz w:val="24"/>
              </w:rPr>
              <w:t xml:space="preserve">Department meetings with full-time and part-time faculty are held annually every fall. Department meetings provide an opportunity to engage with part-time </w:t>
            </w:r>
            <w:proofErr w:type="gramStart"/>
            <w:r>
              <w:rPr>
                <w:sz w:val="24"/>
              </w:rPr>
              <w:t>faculty</w:t>
            </w:r>
            <w:proofErr w:type="gramEnd"/>
            <w:r>
              <w:rPr>
                <w:sz w:val="24"/>
              </w:rPr>
              <w:t xml:space="preserve"> who are practitioners and provide insight </w:t>
            </w:r>
            <w:r w:rsidR="00F1199E">
              <w:rPr>
                <w:sz w:val="24"/>
              </w:rPr>
              <w:t>into practice concerns in the human services field and/or currents</w:t>
            </w:r>
            <w:r>
              <w:rPr>
                <w:sz w:val="24"/>
              </w:rPr>
              <w:t xml:space="preserve"> trends in the human service field.  </w:t>
            </w:r>
            <w:r w:rsidR="00F1199E" w:rsidRPr="00F1199E">
              <w:rPr>
                <w:sz w:val="24"/>
              </w:rPr>
              <w:t>Ongoing conversations focus on strengthening students’ clinical writing skills while ensuring that ethical practice is consistently incorporated and fully addressed across all human services courses.</w:t>
            </w:r>
          </w:p>
          <w:bookmarkEnd w:id="25"/>
          <w:p w14:paraId="5376C273" w14:textId="77777777" w:rsidR="00D53504" w:rsidRDefault="00D53504" w:rsidP="0060741A">
            <w:pPr>
              <w:pStyle w:val="TableParagraph"/>
              <w:ind w:left="105" w:right="127"/>
              <w:rPr>
                <w:sz w:val="24"/>
              </w:rPr>
            </w:pPr>
          </w:p>
          <w:p w14:paraId="1A40688A" w14:textId="3AE6E184" w:rsidR="00943406" w:rsidRDefault="00BA40F9" w:rsidP="00314122">
            <w:pPr>
              <w:pStyle w:val="TableParagraph"/>
              <w:ind w:left="0" w:right="127"/>
              <w:rPr>
                <w:sz w:val="24"/>
              </w:rPr>
            </w:pPr>
            <w:r>
              <w:rPr>
                <w:sz w:val="24"/>
              </w:rPr>
              <w:t>F</w:t>
            </w:r>
            <w:r w:rsidR="0060741A">
              <w:rPr>
                <w:sz w:val="24"/>
              </w:rPr>
              <w:t xml:space="preserve">aculty are encouraged to maintain community relationships by serving on boards of directors and other organizational groups. </w:t>
            </w:r>
          </w:p>
          <w:p w14:paraId="2F233364" w14:textId="77777777" w:rsidR="00943406" w:rsidRDefault="00943406" w:rsidP="00D53504">
            <w:pPr>
              <w:pStyle w:val="TableParagraph"/>
              <w:ind w:left="105" w:right="127"/>
              <w:rPr>
                <w:sz w:val="24"/>
              </w:rPr>
            </w:pPr>
          </w:p>
          <w:p w14:paraId="17FC1D2C" w14:textId="7EDFAA7A" w:rsidR="0060741A" w:rsidRDefault="0060741A" w:rsidP="00314122">
            <w:pPr>
              <w:pStyle w:val="TableParagraph"/>
              <w:ind w:left="0" w:right="127"/>
              <w:rPr>
                <w:sz w:val="24"/>
              </w:rPr>
            </w:pPr>
            <w:r>
              <w:rPr>
                <w:sz w:val="24"/>
              </w:rPr>
              <w:t xml:space="preserve">The </w:t>
            </w:r>
            <w:r w:rsidR="00BA40F9">
              <w:rPr>
                <w:sz w:val="24"/>
              </w:rPr>
              <w:t xml:space="preserve">Fieldwork Coordinator </w:t>
            </w:r>
            <w:r>
              <w:rPr>
                <w:sz w:val="24"/>
              </w:rPr>
              <w:t>works collaboratively with the college’s</w:t>
            </w:r>
            <w:r w:rsidR="00D53504">
              <w:rPr>
                <w:sz w:val="24"/>
              </w:rPr>
              <w:t xml:space="preserve"> </w:t>
            </w:r>
            <w:hyperlink r:id="rId31">
              <w:r w:rsidRPr="00610F23">
                <w:rPr>
                  <w:sz w:val="24"/>
                  <w:szCs w:val="24"/>
                </w:rPr>
                <w:t>Sarbanes Center</w:t>
              </w:r>
            </w:hyperlink>
            <w:r w:rsidRPr="00610F23">
              <w:rPr>
                <w:sz w:val="24"/>
                <w:szCs w:val="24"/>
              </w:rPr>
              <w:t xml:space="preserve"> </w:t>
            </w:r>
            <w:hyperlink r:id="rId32">
              <w:r w:rsidRPr="00610F23">
                <w:rPr>
                  <w:sz w:val="24"/>
                  <w:szCs w:val="24"/>
                </w:rPr>
                <w:t>for Career and</w:t>
              </w:r>
            </w:hyperlink>
            <w:r w:rsidRPr="00610F23">
              <w:rPr>
                <w:sz w:val="24"/>
                <w:szCs w:val="24"/>
              </w:rPr>
              <w:t xml:space="preserve"> </w:t>
            </w:r>
            <w:r w:rsidR="0085344D" w:rsidRPr="00610F23">
              <w:rPr>
                <w:sz w:val="24"/>
                <w:szCs w:val="24"/>
              </w:rPr>
              <w:t xml:space="preserve">Engagement </w:t>
            </w:r>
            <w:hyperlink r:id="rId33" w:history="1">
              <w:r w:rsidR="007B35E6" w:rsidRPr="007B35E6">
                <w:rPr>
                  <w:rStyle w:val="Hyperlink"/>
                  <w:i/>
                  <w:iCs/>
                </w:rPr>
                <w:t>{</w:t>
              </w:r>
              <w:r w:rsidR="007B35E6" w:rsidRPr="00610F23">
                <w:rPr>
                  <w:rStyle w:val="Hyperlink"/>
                  <w:i/>
                  <w:iCs/>
                  <w:sz w:val="24"/>
                  <w:szCs w:val="24"/>
                </w:rPr>
                <w:t>Sarbanes Center for Career and Civic Engagement}</w:t>
              </w:r>
            </w:hyperlink>
            <w:r w:rsidR="0085344D">
              <w:t xml:space="preserve"> </w:t>
            </w:r>
            <w:r>
              <w:rPr>
                <w:sz w:val="24"/>
              </w:rPr>
              <w:t>to</w:t>
            </w:r>
            <w:r>
              <w:rPr>
                <w:spacing w:val="-3"/>
                <w:sz w:val="24"/>
              </w:rPr>
              <w:t xml:space="preserve"> </w:t>
            </w:r>
            <w:r>
              <w:rPr>
                <w:sz w:val="24"/>
              </w:rPr>
              <w:t>share</w:t>
            </w:r>
            <w:r>
              <w:rPr>
                <w:spacing w:val="-5"/>
                <w:sz w:val="24"/>
              </w:rPr>
              <w:t xml:space="preserve"> </w:t>
            </w:r>
            <w:r>
              <w:rPr>
                <w:sz w:val="24"/>
              </w:rPr>
              <w:t>resources</w:t>
            </w:r>
            <w:r>
              <w:rPr>
                <w:spacing w:val="-1"/>
                <w:sz w:val="24"/>
              </w:rPr>
              <w:t xml:space="preserve"> </w:t>
            </w:r>
            <w:r>
              <w:rPr>
                <w:sz w:val="24"/>
              </w:rPr>
              <w:t>and</w:t>
            </w:r>
            <w:r>
              <w:rPr>
                <w:spacing w:val="-3"/>
                <w:sz w:val="24"/>
              </w:rPr>
              <w:t xml:space="preserve"> </w:t>
            </w:r>
            <w:r>
              <w:rPr>
                <w:sz w:val="24"/>
              </w:rPr>
              <w:t>strengthen</w:t>
            </w:r>
            <w:r>
              <w:rPr>
                <w:spacing w:val="-3"/>
                <w:sz w:val="24"/>
              </w:rPr>
              <w:t xml:space="preserve"> </w:t>
            </w:r>
            <w:r>
              <w:rPr>
                <w:sz w:val="24"/>
              </w:rPr>
              <w:t>community</w:t>
            </w:r>
            <w:r>
              <w:rPr>
                <w:spacing w:val="-6"/>
                <w:sz w:val="24"/>
              </w:rPr>
              <w:t xml:space="preserve"> </w:t>
            </w:r>
            <w:r>
              <w:rPr>
                <w:sz w:val="24"/>
              </w:rPr>
              <w:t>partnerships.</w:t>
            </w:r>
            <w:r w:rsidR="00EA38DC">
              <w:rPr>
                <w:sz w:val="24"/>
              </w:rPr>
              <w:t xml:space="preserve"> </w:t>
            </w:r>
          </w:p>
          <w:p w14:paraId="21C46F23" w14:textId="77777777" w:rsidR="00D53504" w:rsidRDefault="00D53504" w:rsidP="00D53504">
            <w:pPr>
              <w:pStyle w:val="TableParagraph"/>
              <w:ind w:left="105" w:right="127"/>
              <w:rPr>
                <w:sz w:val="24"/>
              </w:rPr>
            </w:pPr>
          </w:p>
          <w:p w14:paraId="72C35857" w14:textId="1185F030" w:rsidR="00C44216" w:rsidRDefault="00C44216" w:rsidP="0060741A">
            <w:pPr>
              <w:pStyle w:val="TableParagraph"/>
              <w:spacing w:line="261" w:lineRule="auto"/>
              <w:rPr>
                <w:sz w:val="24"/>
              </w:rPr>
            </w:pPr>
          </w:p>
        </w:tc>
      </w:tr>
    </w:tbl>
    <w:p w14:paraId="0E27B00A" w14:textId="77777777" w:rsidR="007D40BE" w:rsidRDefault="007D40BE">
      <w:pPr>
        <w:pStyle w:val="BodyText"/>
      </w:pPr>
    </w:p>
    <w:p w14:paraId="60061E4C" w14:textId="77777777" w:rsidR="007D40BE" w:rsidRDefault="007D40BE">
      <w:pPr>
        <w:pStyle w:val="BodyText"/>
        <w:spacing w:before="80"/>
      </w:pPr>
    </w:p>
    <w:p w14:paraId="735C8F72" w14:textId="77777777" w:rsidR="00EC54CC" w:rsidRDefault="00EC54CC">
      <w:pPr>
        <w:pStyle w:val="BodyText"/>
        <w:spacing w:before="80"/>
      </w:pPr>
    </w:p>
    <w:p w14:paraId="50117D69" w14:textId="43CEC601" w:rsidR="007D40BE" w:rsidRPr="00B1543F" w:rsidRDefault="00BB2F7E">
      <w:pPr>
        <w:pStyle w:val="Heading1"/>
        <w:numPr>
          <w:ilvl w:val="1"/>
          <w:numId w:val="11"/>
        </w:numPr>
        <w:tabs>
          <w:tab w:val="left" w:pos="534"/>
        </w:tabs>
        <w:ind w:left="534" w:hanging="286"/>
        <w:jc w:val="left"/>
      </w:pPr>
      <w:bookmarkStart w:id="26" w:name="D._Program_Evaluation"/>
      <w:bookmarkEnd w:id="26"/>
      <w:r w:rsidRPr="00B1543F">
        <w:t>Program</w:t>
      </w:r>
      <w:r w:rsidRPr="00B1543F">
        <w:rPr>
          <w:spacing w:val="3"/>
        </w:rPr>
        <w:t xml:space="preserve"> </w:t>
      </w:r>
      <w:r w:rsidRPr="00B1543F">
        <w:rPr>
          <w:spacing w:val="-2"/>
        </w:rPr>
        <w:t>Evaluatio</w:t>
      </w:r>
      <w:r w:rsidR="00D8005B" w:rsidRPr="00B1543F">
        <w:rPr>
          <w:spacing w:val="-2"/>
        </w:rPr>
        <w:t xml:space="preserve">n </w:t>
      </w:r>
    </w:p>
    <w:p w14:paraId="3C179986" w14:textId="77777777" w:rsidR="007D40BE" w:rsidRDefault="00BB2F7E">
      <w:pPr>
        <w:pStyle w:val="BodyText"/>
        <w:spacing w:before="264" w:line="261" w:lineRule="auto"/>
        <w:ind w:left="248"/>
      </w:pPr>
      <w:r>
        <w:rPr>
          <w:i/>
        </w:rPr>
        <w:t xml:space="preserve">Context: </w:t>
      </w:r>
      <w:r>
        <w:t xml:space="preserve">To ensure the program is effective in producing competent professionals, the program must be evaluated on a regular basis. In addition, the program must assess how well the needs of students and graduates are </w:t>
      </w:r>
      <w:proofErr w:type="gramStart"/>
      <w:r>
        <w:t>being met</w:t>
      </w:r>
      <w:proofErr w:type="gramEnd"/>
      <w:r>
        <w:t xml:space="preserve">. These evaluations/assessments are the </w:t>
      </w:r>
      <w:proofErr w:type="gramStart"/>
      <w:r>
        <w:t>bases</w:t>
      </w:r>
      <w:proofErr w:type="gramEnd"/>
      <w:r>
        <w:t xml:space="preserve"> for modifying and improving the </w:t>
      </w:r>
      <w:r>
        <w:rPr>
          <w:spacing w:val="-2"/>
        </w:rPr>
        <w:t>program.</w:t>
      </w:r>
    </w:p>
    <w:p w14:paraId="44EAFD9C" w14:textId="77777777" w:rsidR="007D40BE" w:rsidRDefault="007D40BE">
      <w:pPr>
        <w:pStyle w:val="BodyText"/>
        <w:spacing w:before="1"/>
        <w:rPr>
          <w:sz w:val="17"/>
        </w:rPr>
      </w:pPr>
    </w:p>
    <w:tbl>
      <w:tblPr>
        <w:tblW w:w="0" w:type="auto"/>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92"/>
        <w:gridCol w:w="9468"/>
      </w:tblGrid>
      <w:tr w:rsidR="007D40BE" w14:paraId="6B721E4B" w14:textId="77777777" w:rsidTr="432D0519">
        <w:trPr>
          <w:trHeight w:val="1137"/>
        </w:trPr>
        <w:tc>
          <w:tcPr>
            <w:tcW w:w="10260" w:type="dxa"/>
            <w:gridSpan w:val="2"/>
          </w:tcPr>
          <w:p w14:paraId="79627A92" w14:textId="77777777" w:rsidR="007D40BE" w:rsidRDefault="00BB2F7E">
            <w:pPr>
              <w:pStyle w:val="TableParagraph"/>
              <w:spacing w:line="256" w:lineRule="auto"/>
              <w:rPr>
                <w:sz w:val="24"/>
              </w:rPr>
            </w:pPr>
            <w:r>
              <w:rPr>
                <w:b/>
                <w:sz w:val="24"/>
                <w:u w:val="thick"/>
              </w:rPr>
              <w:t>Standard 4</w:t>
            </w:r>
            <w:r>
              <w:rPr>
                <w:b/>
                <w:sz w:val="24"/>
              </w:rPr>
              <w:t>: The program shall conduct, and report to the public, consistent formal evaluations, which determine</w:t>
            </w:r>
            <w:r>
              <w:rPr>
                <w:b/>
                <w:spacing w:val="-20"/>
                <w:sz w:val="24"/>
              </w:rPr>
              <w:t xml:space="preserve"> </w:t>
            </w:r>
            <w:r>
              <w:rPr>
                <w:b/>
                <w:sz w:val="24"/>
              </w:rPr>
              <w:t>its effectiveness in meeting the needs of the students, community, and the human services field</w:t>
            </w:r>
            <w:r>
              <w:rPr>
                <w:sz w:val="24"/>
              </w:rPr>
              <w:t>.</w:t>
            </w:r>
          </w:p>
        </w:tc>
      </w:tr>
      <w:tr w:rsidR="007D40BE" w14:paraId="340BC92E" w14:textId="77777777" w:rsidTr="432D0519">
        <w:trPr>
          <w:trHeight w:val="1305"/>
        </w:trPr>
        <w:tc>
          <w:tcPr>
            <w:tcW w:w="792" w:type="dxa"/>
            <w:vMerge w:val="restart"/>
            <w:tcBorders>
              <w:bottom w:val="nil"/>
            </w:tcBorders>
          </w:tcPr>
          <w:p w14:paraId="39597B99" w14:textId="77777777" w:rsidR="007D40BE" w:rsidRDefault="00BB2F7E">
            <w:pPr>
              <w:pStyle w:val="TableParagraph"/>
              <w:rPr>
                <w:sz w:val="24"/>
              </w:rPr>
            </w:pPr>
            <w:r>
              <w:rPr>
                <w:spacing w:val="-5"/>
                <w:sz w:val="24"/>
              </w:rPr>
              <w:t>a.</w:t>
            </w:r>
          </w:p>
        </w:tc>
        <w:tc>
          <w:tcPr>
            <w:tcW w:w="9468" w:type="dxa"/>
          </w:tcPr>
          <w:p w14:paraId="76B91AC6" w14:textId="3A763BC1" w:rsidR="007D40BE" w:rsidRDefault="00BB2F7E" w:rsidP="006905DB">
            <w:pPr>
              <w:pStyle w:val="TableParagraph"/>
              <w:spacing w:before="62" w:line="249" w:lineRule="auto"/>
              <w:ind w:left="0" w:right="208"/>
              <w:rPr>
                <w:sz w:val="24"/>
              </w:rPr>
            </w:pPr>
            <w:r>
              <w:rPr>
                <w:sz w:val="24"/>
              </w:rPr>
              <w:t>The program</w:t>
            </w:r>
            <w:r>
              <w:rPr>
                <w:spacing w:val="-14"/>
                <w:sz w:val="24"/>
              </w:rPr>
              <w:t xml:space="preserve"> </w:t>
            </w:r>
            <w:r>
              <w:rPr>
                <w:sz w:val="24"/>
              </w:rPr>
              <w:t>has clear,</w:t>
            </w:r>
            <w:r>
              <w:rPr>
                <w:spacing w:val="-19"/>
                <w:sz w:val="24"/>
              </w:rPr>
              <w:t xml:space="preserve"> </w:t>
            </w:r>
            <w:r>
              <w:rPr>
                <w:sz w:val="24"/>
              </w:rPr>
              <w:t>measurable</w:t>
            </w:r>
            <w:r>
              <w:rPr>
                <w:spacing w:val="-18"/>
                <w:sz w:val="24"/>
              </w:rPr>
              <w:t xml:space="preserve"> </w:t>
            </w:r>
            <w:r>
              <w:rPr>
                <w:sz w:val="24"/>
              </w:rPr>
              <w:t>student</w:t>
            </w:r>
            <w:r>
              <w:rPr>
                <w:spacing w:val="-14"/>
                <w:sz w:val="24"/>
              </w:rPr>
              <w:t xml:space="preserve"> </w:t>
            </w:r>
            <w:r>
              <w:rPr>
                <w:sz w:val="24"/>
              </w:rPr>
              <w:t>learning</w:t>
            </w:r>
            <w:r>
              <w:rPr>
                <w:spacing w:val="-7"/>
                <w:sz w:val="24"/>
              </w:rPr>
              <w:t xml:space="preserve"> </w:t>
            </w:r>
            <w:r>
              <w:rPr>
                <w:sz w:val="24"/>
              </w:rPr>
              <w:t>outcomes that align with the standards and an assessment plan that has been implemented. Provide the following:</w:t>
            </w:r>
          </w:p>
          <w:p w14:paraId="7B25BB68" w14:textId="00784330" w:rsidR="005F1BCB" w:rsidRDefault="005F1BCB" w:rsidP="006905DB">
            <w:pPr>
              <w:pStyle w:val="TableParagraph"/>
              <w:spacing w:before="62" w:line="249" w:lineRule="auto"/>
              <w:ind w:left="0" w:right="208"/>
              <w:rPr>
                <w:sz w:val="24"/>
              </w:rPr>
            </w:pPr>
          </w:p>
          <w:p w14:paraId="50A47D9A" w14:textId="14580C83" w:rsidR="007D40BE" w:rsidRDefault="00BB2F7E" w:rsidP="006905DB">
            <w:pPr>
              <w:pStyle w:val="TableParagraph"/>
              <w:spacing w:before="170"/>
              <w:ind w:left="0"/>
              <w:rPr>
                <w:sz w:val="24"/>
                <w:szCs w:val="24"/>
              </w:rPr>
            </w:pPr>
            <w:r w:rsidRPr="2FD54F05">
              <w:rPr>
                <w:sz w:val="24"/>
                <w:szCs w:val="24"/>
              </w:rPr>
              <w:t>1.</w:t>
            </w:r>
            <w:r w:rsidRPr="2FD54F05">
              <w:rPr>
                <w:spacing w:val="39"/>
                <w:sz w:val="24"/>
                <w:szCs w:val="24"/>
              </w:rPr>
              <w:t xml:space="preserve"> </w:t>
            </w:r>
            <w:r w:rsidRPr="2FD54F05">
              <w:rPr>
                <w:sz w:val="24"/>
                <w:szCs w:val="24"/>
              </w:rPr>
              <w:t>Measurable</w:t>
            </w:r>
            <w:r w:rsidRPr="2FD54F05">
              <w:rPr>
                <w:spacing w:val="9"/>
                <w:sz w:val="24"/>
                <w:szCs w:val="24"/>
              </w:rPr>
              <w:t xml:space="preserve"> </w:t>
            </w:r>
            <w:r w:rsidRPr="2FD54F05">
              <w:rPr>
                <w:sz w:val="24"/>
                <w:szCs w:val="24"/>
              </w:rPr>
              <w:t>student</w:t>
            </w:r>
            <w:r w:rsidRPr="2FD54F05">
              <w:rPr>
                <w:spacing w:val="12"/>
                <w:sz w:val="24"/>
                <w:szCs w:val="24"/>
              </w:rPr>
              <w:t xml:space="preserve"> </w:t>
            </w:r>
            <w:r w:rsidRPr="2FD54F05">
              <w:rPr>
                <w:sz w:val="24"/>
                <w:szCs w:val="24"/>
              </w:rPr>
              <w:t>learning</w:t>
            </w:r>
            <w:r w:rsidRPr="2FD54F05">
              <w:rPr>
                <w:spacing w:val="7"/>
                <w:sz w:val="24"/>
                <w:szCs w:val="24"/>
              </w:rPr>
              <w:t xml:space="preserve"> </w:t>
            </w:r>
            <w:r w:rsidRPr="2FD54F05">
              <w:rPr>
                <w:spacing w:val="-2"/>
                <w:sz w:val="24"/>
                <w:szCs w:val="24"/>
              </w:rPr>
              <w:t>outcomes</w:t>
            </w:r>
          </w:p>
          <w:p w14:paraId="580849AF" w14:textId="5E2BB744" w:rsidR="007D40BE" w:rsidRDefault="007D40BE" w:rsidP="2FD54F05">
            <w:pPr>
              <w:pStyle w:val="TableParagraph"/>
              <w:spacing w:before="1"/>
              <w:ind w:left="172"/>
              <w:rPr>
                <w:b/>
                <w:bCs/>
                <w:color w:val="000000" w:themeColor="text1"/>
                <w:sz w:val="24"/>
                <w:szCs w:val="24"/>
                <w:u w:val="single"/>
              </w:rPr>
            </w:pPr>
          </w:p>
          <w:p w14:paraId="0B90D58B" w14:textId="24EFEBBF" w:rsidR="007D40BE" w:rsidRDefault="27039959" w:rsidP="006905DB">
            <w:pPr>
              <w:pStyle w:val="TableParagraph"/>
              <w:spacing w:before="1"/>
              <w:ind w:left="0"/>
              <w:rPr>
                <w:color w:val="000000" w:themeColor="text1"/>
                <w:sz w:val="24"/>
                <w:szCs w:val="24"/>
              </w:rPr>
            </w:pPr>
            <w:r w:rsidRPr="2FD54F05">
              <w:rPr>
                <w:b/>
                <w:bCs/>
                <w:color w:val="000000" w:themeColor="text1"/>
                <w:sz w:val="24"/>
                <w:szCs w:val="24"/>
                <w:u w:val="single"/>
              </w:rPr>
              <w:t>Response:</w:t>
            </w:r>
          </w:p>
          <w:p w14:paraId="3257FDA5" w14:textId="77777777" w:rsidR="00E54C25" w:rsidRDefault="27039959" w:rsidP="006905DB">
            <w:pPr>
              <w:pStyle w:val="TableParagraph"/>
              <w:spacing w:before="45"/>
              <w:ind w:left="0"/>
              <w:rPr>
                <w:color w:val="000000" w:themeColor="text1"/>
                <w:sz w:val="24"/>
                <w:szCs w:val="24"/>
              </w:rPr>
            </w:pPr>
            <w:r w:rsidRPr="2FD54F05">
              <w:rPr>
                <w:color w:val="000000" w:themeColor="text1"/>
                <w:sz w:val="24"/>
                <w:szCs w:val="24"/>
              </w:rPr>
              <w:t>The program outcomes</w:t>
            </w:r>
            <w:r w:rsidR="00C530E9">
              <w:rPr>
                <w:color w:val="000000" w:themeColor="text1"/>
                <w:sz w:val="24"/>
                <w:szCs w:val="24"/>
              </w:rPr>
              <w:t xml:space="preserve"> were </w:t>
            </w:r>
            <w:r w:rsidRPr="2FD54F05">
              <w:rPr>
                <w:color w:val="000000" w:themeColor="text1"/>
                <w:sz w:val="24"/>
                <w:szCs w:val="24"/>
              </w:rPr>
              <w:t>updated in 202</w:t>
            </w:r>
            <w:r w:rsidR="00C530E9">
              <w:rPr>
                <w:color w:val="000000" w:themeColor="text1"/>
                <w:sz w:val="24"/>
                <w:szCs w:val="24"/>
              </w:rPr>
              <w:t>5.</w:t>
            </w:r>
            <w:r w:rsidR="008C4571">
              <w:rPr>
                <w:color w:val="000000" w:themeColor="text1"/>
                <w:sz w:val="24"/>
                <w:szCs w:val="24"/>
              </w:rPr>
              <w:t xml:space="preserve"> </w:t>
            </w:r>
          </w:p>
          <w:p w14:paraId="679972E7" w14:textId="77777777" w:rsidR="00E54C25" w:rsidRDefault="00E54C25" w:rsidP="00E54C25">
            <w:pPr>
              <w:pStyle w:val="xmsonormal"/>
            </w:pPr>
            <w:r>
              <w:rPr>
                <w:sz w:val="22"/>
                <w:szCs w:val="22"/>
              </w:rPr>
              <w:t>Upon successful completion of this program, students will be able to:</w:t>
            </w:r>
          </w:p>
          <w:p w14:paraId="04D9F1CC" w14:textId="3206A2A8" w:rsidR="00E54C25" w:rsidRDefault="00E54C25" w:rsidP="00E54C25">
            <w:pPr>
              <w:pStyle w:val="xmsonormal"/>
            </w:pPr>
            <w:r>
              <w:rPr>
                <w:sz w:val="22"/>
                <w:szCs w:val="22"/>
              </w:rPr>
              <w:t xml:space="preserve">1. Demonstrate basic counseling and case management skills and techniques </w:t>
            </w:r>
            <w:r w:rsidR="002905FF">
              <w:rPr>
                <w:sz w:val="22"/>
                <w:szCs w:val="22"/>
              </w:rPr>
              <w:t>to</w:t>
            </w:r>
            <w:r>
              <w:rPr>
                <w:sz w:val="22"/>
                <w:szCs w:val="22"/>
              </w:rPr>
              <w:t xml:space="preserve"> facilitate client services.</w:t>
            </w:r>
          </w:p>
          <w:p w14:paraId="381DC579" w14:textId="77777777" w:rsidR="00E54C25" w:rsidRDefault="00E54C25" w:rsidP="00E54C25">
            <w:pPr>
              <w:pStyle w:val="xmsonormal"/>
            </w:pPr>
            <w:r>
              <w:rPr>
                <w:sz w:val="22"/>
                <w:szCs w:val="22"/>
              </w:rPr>
              <w:lastRenderedPageBreak/>
              <w:t>a. Client Intervention and Strategies (Standard 16)</w:t>
            </w:r>
          </w:p>
          <w:p w14:paraId="692D8CCB" w14:textId="77777777" w:rsidR="00E54C25" w:rsidRDefault="00E54C25" w:rsidP="00E54C25">
            <w:pPr>
              <w:pStyle w:val="xmsonormal"/>
            </w:pPr>
            <w:r>
              <w:rPr>
                <w:sz w:val="22"/>
                <w:szCs w:val="22"/>
              </w:rPr>
              <w:t>b. Interpersonal Skills (Standard 17)</w:t>
            </w:r>
          </w:p>
          <w:p w14:paraId="137F3FC9" w14:textId="77777777" w:rsidR="00E54C25" w:rsidRDefault="00E54C25" w:rsidP="00E54C25">
            <w:pPr>
              <w:pStyle w:val="xmsonormal"/>
            </w:pPr>
            <w:r>
              <w:rPr>
                <w:sz w:val="22"/>
                <w:szCs w:val="22"/>
              </w:rPr>
              <w:t>2. Design a plan to assess clients, design and implement specific and measurable goals.</w:t>
            </w:r>
          </w:p>
          <w:p w14:paraId="13BEB50C" w14:textId="77777777" w:rsidR="00E54C25" w:rsidRDefault="00E54C25" w:rsidP="00E54C25">
            <w:pPr>
              <w:pStyle w:val="xmsonormal"/>
            </w:pPr>
            <w:r>
              <w:rPr>
                <w:sz w:val="22"/>
                <w:szCs w:val="22"/>
              </w:rPr>
              <w:t>a. Program Evaluation and Planning (Standard 15)</w:t>
            </w:r>
          </w:p>
          <w:p w14:paraId="16345B96" w14:textId="77777777" w:rsidR="00E54C25" w:rsidRDefault="00E54C25" w:rsidP="00E54C25">
            <w:pPr>
              <w:pStyle w:val="xmsonormal"/>
            </w:pPr>
            <w:r>
              <w:rPr>
                <w:sz w:val="22"/>
                <w:szCs w:val="22"/>
              </w:rPr>
              <w:t>3. Describe the administrative aspects of service delivery.</w:t>
            </w:r>
          </w:p>
          <w:p w14:paraId="71AA553E" w14:textId="77777777" w:rsidR="00E54C25" w:rsidRDefault="00E54C25" w:rsidP="00E54C25">
            <w:pPr>
              <w:pStyle w:val="xmsonormal"/>
            </w:pPr>
            <w:r>
              <w:rPr>
                <w:sz w:val="22"/>
                <w:szCs w:val="22"/>
              </w:rPr>
              <w:t>a. Human Services Delivery (Standard 13)</w:t>
            </w:r>
          </w:p>
          <w:p w14:paraId="2E951DDE" w14:textId="77777777" w:rsidR="00E54C25" w:rsidRDefault="00E54C25" w:rsidP="00E54C25">
            <w:pPr>
              <w:pStyle w:val="xmsonormal"/>
            </w:pPr>
            <w:r>
              <w:rPr>
                <w:sz w:val="22"/>
                <w:szCs w:val="22"/>
              </w:rPr>
              <w:t>b. Client Intervention and Strategies (Standard 16)</w:t>
            </w:r>
          </w:p>
          <w:p w14:paraId="29A78852" w14:textId="77777777" w:rsidR="00E54C25" w:rsidRDefault="00E54C25" w:rsidP="00E54C25">
            <w:pPr>
              <w:pStyle w:val="xmsonormal"/>
            </w:pPr>
            <w:r>
              <w:rPr>
                <w:sz w:val="22"/>
                <w:szCs w:val="22"/>
              </w:rPr>
              <w:t>4. Develop interpersonal skills with clients and team members and demonstrate professional behaviors.</w:t>
            </w:r>
          </w:p>
          <w:p w14:paraId="1B256DE2" w14:textId="77777777" w:rsidR="00E54C25" w:rsidRDefault="00E54C25" w:rsidP="00E54C25">
            <w:pPr>
              <w:pStyle w:val="xmsonormal"/>
            </w:pPr>
            <w:r>
              <w:rPr>
                <w:sz w:val="22"/>
                <w:szCs w:val="22"/>
              </w:rPr>
              <w:t>a. Interpersonal Skills (Standard 17)</w:t>
            </w:r>
          </w:p>
          <w:p w14:paraId="05F54482" w14:textId="77777777" w:rsidR="00E54C25" w:rsidRDefault="00E54C25" w:rsidP="00E54C25">
            <w:pPr>
              <w:pStyle w:val="xmsonormal"/>
            </w:pPr>
            <w:r>
              <w:rPr>
                <w:sz w:val="22"/>
                <w:szCs w:val="22"/>
              </w:rPr>
              <w:t>b. Client Related Values and Attitudes (Standard 18)</w:t>
            </w:r>
          </w:p>
          <w:p w14:paraId="2D51D4B1" w14:textId="77777777" w:rsidR="00E54C25" w:rsidRDefault="00E54C25" w:rsidP="00E54C25">
            <w:pPr>
              <w:pStyle w:val="xmsonormal"/>
            </w:pPr>
            <w:r>
              <w:rPr>
                <w:sz w:val="22"/>
                <w:szCs w:val="22"/>
              </w:rPr>
              <w:t>c. Self-Development (Standard 19)</w:t>
            </w:r>
          </w:p>
          <w:p w14:paraId="37595D3F" w14:textId="77777777" w:rsidR="00E54C25" w:rsidRDefault="00E54C25" w:rsidP="00E54C25">
            <w:pPr>
              <w:pStyle w:val="xmsonormal"/>
            </w:pPr>
            <w:r>
              <w:rPr>
                <w:sz w:val="22"/>
                <w:szCs w:val="22"/>
              </w:rPr>
              <w:t>5. Examine how their own values, personalities, reaction patterns, interpersonal styles, limitations and self-care practices impact their role as a human services professional.</w:t>
            </w:r>
          </w:p>
          <w:p w14:paraId="7A5B16A5" w14:textId="77777777" w:rsidR="00E54C25" w:rsidRDefault="00E54C25" w:rsidP="00E54C25">
            <w:pPr>
              <w:pStyle w:val="xmsonormal"/>
            </w:pPr>
            <w:r>
              <w:rPr>
                <w:sz w:val="22"/>
                <w:szCs w:val="22"/>
              </w:rPr>
              <w:t>a. Interpersonal Skills (Standard 17)</w:t>
            </w:r>
          </w:p>
          <w:p w14:paraId="1380B334" w14:textId="77777777" w:rsidR="00E54C25" w:rsidRDefault="00E54C25" w:rsidP="00E54C25">
            <w:pPr>
              <w:pStyle w:val="xmsonormal"/>
            </w:pPr>
            <w:r>
              <w:rPr>
                <w:sz w:val="22"/>
                <w:szCs w:val="22"/>
              </w:rPr>
              <w:t>b. Client Related Values and Attitudes (Standard 18)</w:t>
            </w:r>
          </w:p>
          <w:p w14:paraId="4B677DB9" w14:textId="77777777" w:rsidR="00E54C25" w:rsidRDefault="00E54C25" w:rsidP="00E54C25">
            <w:pPr>
              <w:pStyle w:val="xmsonormal"/>
            </w:pPr>
            <w:r>
              <w:rPr>
                <w:sz w:val="22"/>
                <w:szCs w:val="22"/>
              </w:rPr>
              <w:t>c. Self-Development (Standard 19)</w:t>
            </w:r>
          </w:p>
          <w:p w14:paraId="5C4F0603" w14:textId="77777777" w:rsidR="00E54C25" w:rsidRDefault="00E54C25" w:rsidP="00E54C25">
            <w:pPr>
              <w:pStyle w:val="xmsonormal"/>
            </w:pPr>
            <w:r>
              <w:rPr>
                <w:sz w:val="22"/>
                <w:szCs w:val="22"/>
              </w:rPr>
              <w:t>6. Analyze the importance of family, social networks, and community systems in the treatment process.</w:t>
            </w:r>
          </w:p>
          <w:p w14:paraId="5EA678D4" w14:textId="77777777" w:rsidR="00E54C25" w:rsidRDefault="00E54C25" w:rsidP="00E54C25">
            <w:pPr>
              <w:pStyle w:val="xmsonormal"/>
            </w:pPr>
            <w:r>
              <w:rPr>
                <w:sz w:val="22"/>
                <w:szCs w:val="22"/>
              </w:rPr>
              <w:t>a. Client Intervention and Strategies (Standard 16)</w:t>
            </w:r>
          </w:p>
          <w:p w14:paraId="337651C1" w14:textId="77777777" w:rsidR="00E54C25" w:rsidRDefault="00E54C25" w:rsidP="00E54C25">
            <w:pPr>
              <w:pStyle w:val="xmsonormal"/>
            </w:pPr>
            <w:r>
              <w:rPr>
                <w:sz w:val="22"/>
                <w:szCs w:val="22"/>
              </w:rPr>
              <w:t>7. Identify community resources.</w:t>
            </w:r>
          </w:p>
          <w:p w14:paraId="5D2B32CD" w14:textId="77777777" w:rsidR="00E54C25" w:rsidRDefault="00E54C25" w:rsidP="00E54C25">
            <w:pPr>
              <w:pStyle w:val="xmsonormal"/>
            </w:pPr>
            <w:r>
              <w:rPr>
                <w:sz w:val="22"/>
                <w:szCs w:val="22"/>
              </w:rPr>
              <w:t>a. Client Intervention and Strategies (Standard 16)</w:t>
            </w:r>
          </w:p>
          <w:p w14:paraId="5D48CC92" w14:textId="77777777" w:rsidR="00E54C25" w:rsidRDefault="00E54C25" w:rsidP="00E54C25">
            <w:pPr>
              <w:pStyle w:val="xmsonormal"/>
            </w:pPr>
            <w:r>
              <w:rPr>
                <w:sz w:val="22"/>
                <w:szCs w:val="22"/>
              </w:rPr>
              <w:t>8. Demonstrate effective group facilitation skills.</w:t>
            </w:r>
          </w:p>
          <w:p w14:paraId="4CDCDEAC" w14:textId="77777777" w:rsidR="00E54C25" w:rsidRDefault="00E54C25" w:rsidP="00E54C25">
            <w:pPr>
              <w:pStyle w:val="xmsonormal"/>
            </w:pPr>
            <w:r>
              <w:rPr>
                <w:sz w:val="22"/>
                <w:szCs w:val="22"/>
              </w:rPr>
              <w:t>a. Human Systems (Standards 12)</w:t>
            </w:r>
          </w:p>
          <w:p w14:paraId="505739F6" w14:textId="77777777" w:rsidR="00E54C25" w:rsidRDefault="00E54C25" w:rsidP="00E54C25">
            <w:pPr>
              <w:pStyle w:val="xmsonormal"/>
            </w:pPr>
            <w:r>
              <w:rPr>
                <w:sz w:val="22"/>
                <w:szCs w:val="22"/>
              </w:rPr>
              <w:t>b. Client Intervention and Strategies (Standard 16)</w:t>
            </w:r>
          </w:p>
          <w:p w14:paraId="3D57652A" w14:textId="77777777" w:rsidR="00E54C25" w:rsidRDefault="00E54C25" w:rsidP="00E54C25">
            <w:pPr>
              <w:pStyle w:val="xmsonormal"/>
            </w:pPr>
            <w:r>
              <w:rPr>
                <w:sz w:val="22"/>
                <w:szCs w:val="22"/>
              </w:rPr>
              <w:t xml:space="preserve">9. Examine diverse </w:t>
            </w:r>
            <w:proofErr w:type="gramStart"/>
            <w:r>
              <w:rPr>
                <w:sz w:val="22"/>
                <w:szCs w:val="22"/>
              </w:rPr>
              <w:t>cultures, and</w:t>
            </w:r>
            <w:proofErr w:type="gramEnd"/>
            <w:r>
              <w:rPr>
                <w:sz w:val="22"/>
                <w:szCs w:val="22"/>
              </w:rPr>
              <w:t xml:space="preserve"> incorporate the relevant needs of culturally diverse groups into clinical practice.</w:t>
            </w:r>
          </w:p>
          <w:p w14:paraId="5CD0CB15" w14:textId="77777777" w:rsidR="00E54C25" w:rsidRDefault="00E54C25" w:rsidP="00E54C25">
            <w:pPr>
              <w:pStyle w:val="xmsonormal"/>
            </w:pPr>
            <w:r>
              <w:rPr>
                <w:sz w:val="22"/>
                <w:szCs w:val="22"/>
              </w:rPr>
              <w:lastRenderedPageBreak/>
              <w:t>a. Interpersonal Skills (Standard 17)</w:t>
            </w:r>
          </w:p>
          <w:p w14:paraId="510BC1C4" w14:textId="77777777" w:rsidR="00E54C25" w:rsidRDefault="00E54C25" w:rsidP="00E54C25">
            <w:pPr>
              <w:pStyle w:val="xmsonormal"/>
            </w:pPr>
            <w:r>
              <w:rPr>
                <w:sz w:val="22"/>
                <w:szCs w:val="22"/>
              </w:rPr>
              <w:t>b. Client Related Values and Attitudes (Standard 18)</w:t>
            </w:r>
          </w:p>
          <w:p w14:paraId="4B154D93" w14:textId="77777777" w:rsidR="00E54C25" w:rsidRDefault="00E54C25" w:rsidP="00E54C25">
            <w:pPr>
              <w:pStyle w:val="xmsonormal"/>
            </w:pPr>
            <w:r>
              <w:rPr>
                <w:sz w:val="22"/>
                <w:szCs w:val="22"/>
              </w:rPr>
              <w:t>10. Summarize the field of human services and addiction professional's obligations to adhere to legal, ethical and behavioral standards of conduct in the helping relationship.</w:t>
            </w:r>
          </w:p>
          <w:p w14:paraId="0B4DE449" w14:textId="77777777" w:rsidR="00E54C25" w:rsidRDefault="00E54C25" w:rsidP="00E54C25">
            <w:pPr>
              <w:pStyle w:val="xmsonormal"/>
            </w:pPr>
            <w:r>
              <w:rPr>
                <w:sz w:val="22"/>
                <w:szCs w:val="22"/>
              </w:rPr>
              <w:t>a. Interpersonal Skills (Standard 17)</w:t>
            </w:r>
          </w:p>
          <w:p w14:paraId="463B7CDE" w14:textId="77777777" w:rsidR="00E54C25" w:rsidRDefault="00E54C25" w:rsidP="00E54C25">
            <w:pPr>
              <w:pStyle w:val="xmsonormal"/>
            </w:pPr>
            <w:r>
              <w:rPr>
                <w:sz w:val="22"/>
                <w:szCs w:val="22"/>
              </w:rPr>
              <w:t>b. Client Related Values and Attitudes (Standard 18)</w:t>
            </w:r>
          </w:p>
          <w:p w14:paraId="73321AE6" w14:textId="77777777" w:rsidR="00E54C25" w:rsidRDefault="00E54C25" w:rsidP="00E54C25">
            <w:pPr>
              <w:pStyle w:val="xmsonormal"/>
            </w:pPr>
            <w:r>
              <w:rPr>
                <w:sz w:val="22"/>
                <w:szCs w:val="22"/>
              </w:rPr>
              <w:t>11. Identify and explain historical development of Human Services.</w:t>
            </w:r>
          </w:p>
          <w:p w14:paraId="643EE9FB" w14:textId="77777777" w:rsidR="00E54C25" w:rsidRDefault="00E54C25" w:rsidP="00E54C25">
            <w:pPr>
              <w:pStyle w:val="xmsonormal"/>
            </w:pPr>
            <w:r>
              <w:rPr>
                <w:sz w:val="22"/>
                <w:szCs w:val="22"/>
              </w:rPr>
              <w:t>a. History (Standard 11)</w:t>
            </w:r>
          </w:p>
          <w:p w14:paraId="5CA328E9" w14:textId="77777777" w:rsidR="00E54C25" w:rsidRDefault="00E54C25" w:rsidP="00E54C25">
            <w:pPr>
              <w:pStyle w:val="xmsonormal"/>
            </w:pPr>
            <w:r>
              <w:rPr>
                <w:sz w:val="22"/>
                <w:szCs w:val="22"/>
              </w:rPr>
              <w:t>12. Assess the conditions which promote or limit human functioning within the human system.</w:t>
            </w:r>
          </w:p>
          <w:p w14:paraId="7A654D9B" w14:textId="77777777" w:rsidR="00E54C25" w:rsidRDefault="00E54C25" w:rsidP="00E54C25">
            <w:pPr>
              <w:pStyle w:val="xmsonormal"/>
            </w:pPr>
            <w:r>
              <w:rPr>
                <w:sz w:val="22"/>
                <w:szCs w:val="22"/>
              </w:rPr>
              <w:t>a. Human Systems (Standard 12)</w:t>
            </w:r>
          </w:p>
          <w:p w14:paraId="1B5F20C8" w14:textId="77777777" w:rsidR="00E54C25" w:rsidRDefault="00E54C25" w:rsidP="00E54C25">
            <w:pPr>
              <w:pStyle w:val="xmsonormal"/>
            </w:pPr>
            <w:r>
              <w:rPr>
                <w:sz w:val="22"/>
                <w:szCs w:val="22"/>
              </w:rPr>
              <w:t>b. Human Services Delivery (Standard 13)</w:t>
            </w:r>
          </w:p>
          <w:p w14:paraId="2B795AAB" w14:textId="77777777" w:rsidR="00E54C25" w:rsidRDefault="00E54C25" w:rsidP="00E54C25">
            <w:pPr>
              <w:pStyle w:val="xmsonormal"/>
            </w:pPr>
            <w:r>
              <w:rPr>
                <w:sz w:val="22"/>
                <w:szCs w:val="22"/>
              </w:rPr>
              <w:t>c. Program Planning and Evaluation (Standard 15)</w:t>
            </w:r>
          </w:p>
          <w:p w14:paraId="69982CEF" w14:textId="77777777" w:rsidR="00E54C25" w:rsidRDefault="00E54C25" w:rsidP="00E54C25">
            <w:pPr>
              <w:pStyle w:val="xmsonormal"/>
            </w:pPr>
            <w:r>
              <w:rPr>
                <w:sz w:val="22"/>
                <w:szCs w:val="22"/>
              </w:rPr>
              <w:t>13. Complete required fieldwork with the Human Services Department and apply meaningful connections between classroom learning and experiences in field.</w:t>
            </w:r>
          </w:p>
          <w:p w14:paraId="0E00AC5C" w14:textId="77777777" w:rsidR="00E54C25" w:rsidRDefault="00E54C25" w:rsidP="00E54C25">
            <w:pPr>
              <w:pStyle w:val="xmsonormal"/>
            </w:pPr>
            <w:r>
              <w:rPr>
                <w:sz w:val="22"/>
                <w:szCs w:val="22"/>
              </w:rPr>
              <w:t>a. Field Experience (Standard 20)</w:t>
            </w:r>
          </w:p>
          <w:p w14:paraId="7423FBB4" w14:textId="74A75819" w:rsidR="007D40BE" w:rsidRDefault="007D40BE" w:rsidP="005806EB">
            <w:pPr>
              <w:pStyle w:val="xmsonormal"/>
            </w:pPr>
          </w:p>
        </w:tc>
      </w:tr>
      <w:tr w:rsidR="007D40BE" w14:paraId="1657BA2A" w14:textId="77777777" w:rsidTr="432D0519">
        <w:trPr>
          <w:trHeight w:val="561"/>
        </w:trPr>
        <w:tc>
          <w:tcPr>
            <w:tcW w:w="792" w:type="dxa"/>
            <w:vMerge/>
          </w:tcPr>
          <w:p w14:paraId="4B94D5A5" w14:textId="77777777" w:rsidR="007D40BE" w:rsidRDefault="007D40BE">
            <w:pPr>
              <w:rPr>
                <w:sz w:val="2"/>
                <w:szCs w:val="2"/>
              </w:rPr>
            </w:pPr>
          </w:p>
        </w:tc>
        <w:tc>
          <w:tcPr>
            <w:tcW w:w="9468" w:type="dxa"/>
          </w:tcPr>
          <w:p w14:paraId="5E093EB1" w14:textId="7AF14BFE" w:rsidR="007D40BE" w:rsidRDefault="00BB2F7E" w:rsidP="2FD54F05">
            <w:pPr>
              <w:pStyle w:val="TableParagraph"/>
              <w:ind w:left="0"/>
              <w:rPr>
                <w:sz w:val="24"/>
                <w:szCs w:val="24"/>
              </w:rPr>
            </w:pPr>
            <w:r w:rsidRPr="2FD54F05">
              <w:rPr>
                <w:sz w:val="24"/>
                <w:szCs w:val="24"/>
              </w:rPr>
              <w:t>2.</w:t>
            </w:r>
            <w:r w:rsidRPr="2FD54F05">
              <w:rPr>
                <w:spacing w:val="30"/>
                <w:sz w:val="24"/>
                <w:szCs w:val="24"/>
              </w:rPr>
              <w:t xml:space="preserve"> </w:t>
            </w:r>
            <w:r w:rsidRPr="2FD54F05">
              <w:rPr>
                <w:sz w:val="24"/>
                <w:szCs w:val="24"/>
              </w:rPr>
              <w:t>Assessment</w:t>
            </w:r>
            <w:r w:rsidRPr="2FD54F05">
              <w:rPr>
                <w:spacing w:val="12"/>
                <w:sz w:val="24"/>
                <w:szCs w:val="24"/>
              </w:rPr>
              <w:t xml:space="preserve"> </w:t>
            </w:r>
            <w:r w:rsidRPr="2FD54F05">
              <w:rPr>
                <w:sz w:val="24"/>
                <w:szCs w:val="24"/>
              </w:rPr>
              <w:t>plan</w:t>
            </w:r>
            <w:r w:rsidRPr="2FD54F05">
              <w:rPr>
                <w:spacing w:val="5"/>
                <w:sz w:val="24"/>
                <w:szCs w:val="24"/>
              </w:rPr>
              <w:t xml:space="preserve"> </w:t>
            </w:r>
            <w:r w:rsidRPr="2FD54F05">
              <w:rPr>
                <w:sz w:val="24"/>
                <w:szCs w:val="24"/>
              </w:rPr>
              <w:t>(include</w:t>
            </w:r>
            <w:r w:rsidRPr="2FD54F05">
              <w:rPr>
                <w:spacing w:val="6"/>
                <w:sz w:val="24"/>
                <w:szCs w:val="24"/>
              </w:rPr>
              <w:t xml:space="preserve"> </w:t>
            </w:r>
            <w:r w:rsidRPr="2FD54F05">
              <w:rPr>
                <w:spacing w:val="-2"/>
                <w:sz w:val="24"/>
                <w:szCs w:val="24"/>
              </w:rPr>
              <w:t>timelines)</w:t>
            </w:r>
          </w:p>
          <w:p w14:paraId="1B81E2B2" w14:textId="77777777" w:rsidR="006905DB" w:rsidRDefault="006905DB" w:rsidP="006905DB">
            <w:pPr>
              <w:pStyle w:val="TableParagraph"/>
              <w:spacing w:before="1"/>
              <w:ind w:left="0"/>
              <w:rPr>
                <w:b/>
                <w:bCs/>
                <w:color w:val="000000" w:themeColor="text1"/>
                <w:sz w:val="24"/>
                <w:szCs w:val="24"/>
                <w:u w:val="single"/>
              </w:rPr>
            </w:pPr>
          </w:p>
          <w:p w14:paraId="037C0F22" w14:textId="495D4DE3" w:rsidR="006905DB" w:rsidRDefault="006905DB" w:rsidP="006905DB">
            <w:pPr>
              <w:pStyle w:val="TableParagraph"/>
              <w:spacing w:before="1"/>
              <w:ind w:left="0"/>
              <w:rPr>
                <w:color w:val="000000" w:themeColor="text1"/>
                <w:sz w:val="24"/>
                <w:szCs w:val="24"/>
              </w:rPr>
            </w:pPr>
            <w:r w:rsidRPr="2FD54F05">
              <w:rPr>
                <w:b/>
                <w:bCs/>
                <w:color w:val="000000" w:themeColor="text1"/>
                <w:sz w:val="24"/>
                <w:szCs w:val="24"/>
                <w:u w:val="single"/>
              </w:rPr>
              <w:t>Response:</w:t>
            </w:r>
          </w:p>
          <w:p w14:paraId="78EA6160" w14:textId="1777071E" w:rsidR="007D40BE" w:rsidRDefault="007422F2" w:rsidP="2FD54F05">
            <w:pPr>
              <w:pStyle w:val="TableParagraph"/>
              <w:ind w:left="0"/>
            </w:pPr>
            <w:r>
              <w:rPr>
                <w:color w:val="000000" w:themeColor="text1"/>
                <w:sz w:val="24"/>
                <w:szCs w:val="24"/>
              </w:rPr>
              <w:t>The Human Services program is on a five-year Learning Outcome Assessment cycle.  Cycle 1 occurred in 2018-2019.  The 2</w:t>
            </w:r>
            <w:r w:rsidRPr="005806EB">
              <w:rPr>
                <w:color w:val="000000" w:themeColor="text1"/>
                <w:sz w:val="24"/>
                <w:szCs w:val="24"/>
                <w:vertAlign w:val="superscript"/>
              </w:rPr>
              <w:t>nd</w:t>
            </w:r>
            <w:r>
              <w:rPr>
                <w:color w:val="000000" w:themeColor="text1"/>
                <w:sz w:val="24"/>
                <w:szCs w:val="24"/>
              </w:rPr>
              <w:t xml:space="preserve"> cycle occurred in 2020-2021. </w:t>
            </w:r>
            <w:r w:rsidR="45BFFCDA" w:rsidRPr="2FD54F05">
              <w:rPr>
                <w:color w:val="000000" w:themeColor="text1"/>
                <w:sz w:val="24"/>
                <w:szCs w:val="24"/>
              </w:rPr>
              <w:t xml:space="preserve">The most </w:t>
            </w:r>
            <w:r w:rsidR="338B92E1" w:rsidRPr="2FD54F05">
              <w:rPr>
                <w:color w:val="000000" w:themeColor="text1"/>
                <w:sz w:val="24"/>
                <w:szCs w:val="24"/>
              </w:rPr>
              <w:t>recent</w:t>
            </w:r>
            <w:r w:rsidR="45BFFCDA" w:rsidRPr="2FD54F05">
              <w:rPr>
                <w:color w:val="000000" w:themeColor="text1"/>
                <w:sz w:val="24"/>
                <w:szCs w:val="24"/>
              </w:rPr>
              <w:t xml:space="preserve"> </w:t>
            </w:r>
            <w:r w:rsidR="00D93708">
              <w:rPr>
                <w:color w:val="000000" w:themeColor="text1"/>
                <w:sz w:val="24"/>
                <w:szCs w:val="24"/>
              </w:rPr>
              <w:t>program</w:t>
            </w:r>
            <w:r w:rsidR="572242C7" w:rsidRPr="2FD54F05">
              <w:rPr>
                <w:color w:val="000000" w:themeColor="text1"/>
                <w:sz w:val="24"/>
                <w:szCs w:val="24"/>
              </w:rPr>
              <w:t xml:space="preserve"> outcomes </w:t>
            </w:r>
            <w:r w:rsidR="00D93708">
              <w:rPr>
                <w:color w:val="000000" w:themeColor="text1"/>
                <w:sz w:val="24"/>
                <w:szCs w:val="24"/>
              </w:rPr>
              <w:t xml:space="preserve">assessment </w:t>
            </w:r>
            <w:r w:rsidR="572242C7" w:rsidRPr="2FD54F05">
              <w:rPr>
                <w:color w:val="000000" w:themeColor="text1"/>
                <w:sz w:val="24"/>
                <w:szCs w:val="24"/>
              </w:rPr>
              <w:t>occurred in s</w:t>
            </w:r>
            <w:r w:rsidR="45BFFCDA" w:rsidRPr="2FD54F05">
              <w:rPr>
                <w:color w:val="000000" w:themeColor="text1"/>
                <w:sz w:val="24"/>
                <w:szCs w:val="24"/>
              </w:rPr>
              <w:t>pring 2025</w:t>
            </w:r>
            <w:r w:rsidR="7097F83D" w:rsidRPr="2FD54F05">
              <w:rPr>
                <w:color w:val="000000" w:themeColor="text1"/>
                <w:sz w:val="24"/>
                <w:szCs w:val="24"/>
              </w:rPr>
              <w:t xml:space="preserve">. </w:t>
            </w:r>
            <w:r w:rsidR="45BFFCDA" w:rsidRPr="2FD54F05">
              <w:rPr>
                <w:color w:val="000000" w:themeColor="text1"/>
                <w:sz w:val="24"/>
                <w:szCs w:val="24"/>
              </w:rPr>
              <w:t xml:space="preserve"> Learning outcomes assessment data is collected from program courses to assess if program outcomes are being met. Each </w:t>
            </w:r>
            <w:proofErr w:type="gramStart"/>
            <w:r w:rsidR="45BFFCDA" w:rsidRPr="2FD54F05">
              <w:rPr>
                <w:color w:val="000000" w:themeColor="text1"/>
                <w:sz w:val="24"/>
                <w:szCs w:val="24"/>
              </w:rPr>
              <w:t>program outcome</w:t>
            </w:r>
            <w:proofErr w:type="gramEnd"/>
            <w:r w:rsidR="45BFFCDA" w:rsidRPr="2FD54F05">
              <w:rPr>
                <w:color w:val="000000" w:themeColor="text1"/>
                <w:sz w:val="24"/>
                <w:szCs w:val="24"/>
              </w:rPr>
              <w:t xml:space="preserve"> is aligned to a Human Services class </w:t>
            </w:r>
            <w:r w:rsidR="0089308C">
              <w:rPr>
                <w:color w:val="000000" w:themeColor="text1"/>
                <w:sz w:val="24"/>
                <w:szCs w:val="24"/>
              </w:rPr>
              <w:t xml:space="preserve">using </w:t>
            </w:r>
            <w:r w:rsidR="00C545A4">
              <w:rPr>
                <w:color w:val="000000" w:themeColor="text1"/>
                <w:sz w:val="24"/>
                <w:szCs w:val="24"/>
              </w:rPr>
              <w:t xml:space="preserve">the </w:t>
            </w:r>
            <w:r w:rsidR="00C53EBA" w:rsidRPr="00AB32F7">
              <w:rPr>
                <w:b/>
                <w:bCs/>
                <w:i/>
                <w:iCs/>
                <w:color w:val="000000" w:themeColor="text1"/>
                <w:sz w:val="24"/>
                <w:szCs w:val="24"/>
              </w:rPr>
              <w:t xml:space="preserve">Curriculum Mapping Human Services </w:t>
            </w:r>
            <w:r w:rsidR="0056236B">
              <w:rPr>
                <w:b/>
                <w:bCs/>
                <w:i/>
                <w:iCs/>
                <w:color w:val="000000" w:themeColor="text1"/>
                <w:sz w:val="24"/>
                <w:szCs w:val="24"/>
              </w:rPr>
              <w:t>C</w:t>
            </w:r>
            <w:r w:rsidR="00C53EBA" w:rsidRPr="00AB32F7">
              <w:rPr>
                <w:b/>
                <w:bCs/>
                <w:i/>
                <w:iCs/>
                <w:color w:val="000000" w:themeColor="text1"/>
                <w:sz w:val="24"/>
                <w:szCs w:val="24"/>
              </w:rPr>
              <w:t>ycle 3</w:t>
            </w:r>
            <w:r w:rsidR="00E73D9C" w:rsidRPr="00E73D9C">
              <w:rPr>
                <w:color w:val="000000" w:themeColor="text1"/>
                <w:sz w:val="24"/>
                <w:szCs w:val="24"/>
              </w:rPr>
              <w:t>.</w:t>
            </w:r>
            <w:r w:rsidR="45BFFCDA" w:rsidRPr="00E73D9C">
              <w:rPr>
                <w:color w:val="000000" w:themeColor="text1"/>
                <w:sz w:val="24"/>
                <w:szCs w:val="24"/>
              </w:rPr>
              <w:t xml:space="preserve"> </w:t>
            </w:r>
            <w:r w:rsidR="005F20AE">
              <w:rPr>
                <w:color w:val="000000" w:themeColor="text1"/>
                <w:sz w:val="24"/>
                <w:szCs w:val="24"/>
              </w:rPr>
              <w:t>T</w:t>
            </w:r>
            <w:r w:rsidR="002242EF">
              <w:rPr>
                <w:color w:val="000000" w:themeColor="text1"/>
                <w:sz w:val="24"/>
                <w:szCs w:val="24"/>
              </w:rPr>
              <w:t xml:space="preserve">he </w:t>
            </w:r>
            <w:r w:rsidR="002242EF" w:rsidRPr="002C4DF8">
              <w:rPr>
                <w:b/>
                <w:bCs/>
                <w:i/>
                <w:iCs/>
                <w:color w:val="000000" w:themeColor="text1"/>
                <w:sz w:val="24"/>
                <w:szCs w:val="24"/>
              </w:rPr>
              <w:t>Assessment</w:t>
            </w:r>
            <w:r w:rsidR="00C545A4" w:rsidRPr="002C4DF8">
              <w:rPr>
                <w:b/>
                <w:bCs/>
                <w:i/>
                <w:iCs/>
                <w:sz w:val="24"/>
                <w:szCs w:val="24"/>
              </w:rPr>
              <w:t xml:space="preserve"> </w:t>
            </w:r>
            <w:r w:rsidR="002C4DF8">
              <w:rPr>
                <w:b/>
                <w:bCs/>
                <w:i/>
                <w:iCs/>
                <w:sz w:val="24"/>
                <w:szCs w:val="24"/>
              </w:rPr>
              <w:t>T</w:t>
            </w:r>
            <w:r w:rsidR="00C545A4" w:rsidRPr="002C4DF8">
              <w:rPr>
                <w:b/>
                <w:bCs/>
                <w:i/>
                <w:iCs/>
                <w:sz w:val="24"/>
                <w:szCs w:val="24"/>
              </w:rPr>
              <w:t>ool</w:t>
            </w:r>
            <w:r w:rsidR="00C545A4" w:rsidRPr="00D2087F">
              <w:rPr>
                <w:b/>
                <w:bCs/>
                <w:i/>
                <w:iCs/>
                <w:sz w:val="24"/>
                <w:szCs w:val="24"/>
              </w:rPr>
              <w:t xml:space="preserve"> </w:t>
            </w:r>
            <w:r w:rsidR="002C4DF8">
              <w:rPr>
                <w:b/>
                <w:bCs/>
                <w:i/>
                <w:iCs/>
                <w:sz w:val="24"/>
                <w:szCs w:val="24"/>
              </w:rPr>
              <w:t>C</w:t>
            </w:r>
            <w:r w:rsidR="00C545A4" w:rsidRPr="00D2087F">
              <w:rPr>
                <w:b/>
                <w:bCs/>
                <w:i/>
                <w:iCs/>
                <w:sz w:val="24"/>
                <w:szCs w:val="24"/>
              </w:rPr>
              <w:t xml:space="preserve">hart </w:t>
            </w:r>
            <w:r w:rsidR="002C4DF8">
              <w:rPr>
                <w:b/>
                <w:bCs/>
                <w:i/>
                <w:iCs/>
                <w:sz w:val="24"/>
                <w:szCs w:val="24"/>
              </w:rPr>
              <w:t>H</w:t>
            </w:r>
            <w:r w:rsidR="00C545A4" w:rsidRPr="00D2087F">
              <w:rPr>
                <w:b/>
                <w:bCs/>
                <w:i/>
                <w:iCs/>
                <w:sz w:val="24"/>
                <w:szCs w:val="24"/>
              </w:rPr>
              <w:t xml:space="preserve">uman </w:t>
            </w:r>
            <w:r w:rsidR="002C4DF8">
              <w:rPr>
                <w:b/>
                <w:bCs/>
                <w:i/>
                <w:iCs/>
                <w:sz w:val="24"/>
                <w:szCs w:val="24"/>
              </w:rPr>
              <w:t>S</w:t>
            </w:r>
            <w:r w:rsidR="00C545A4" w:rsidRPr="00D2087F">
              <w:rPr>
                <w:b/>
                <w:bCs/>
                <w:i/>
                <w:iCs/>
                <w:sz w:val="24"/>
                <w:szCs w:val="24"/>
              </w:rPr>
              <w:t xml:space="preserve">ervices </w:t>
            </w:r>
            <w:r w:rsidR="00AB32F7">
              <w:rPr>
                <w:b/>
                <w:bCs/>
                <w:i/>
                <w:iCs/>
                <w:sz w:val="24"/>
                <w:szCs w:val="24"/>
              </w:rPr>
              <w:t xml:space="preserve">Assignments </w:t>
            </w:r>
            <w:r w:rsidR="002C4DF8">
              <w:rPr>
                <w:b/>
                <w:bCs/>
                <w:i/>
                <w:iCs/>
                <w:sz w:val="24"/>
                <w:szCs w:val="24"/>
              </w:rPr>
              <w:t>C</w:t>
            </w:r>
            <w:r w:rsidR="00C545A4" w:rsidRPr="00D2087F">
              <w:rPr>
                <w:b/>
                <w:bCs/>
                <w:i/>
                <w:iCs/>
                <w:sz w:val="24"/>
                <w:szCs w:val="24"/>
              </w:rPr>
              <w:t>ycle Spring 2025</w:t>
            </w:r>
            <w:r w:rsidR="00C545A4">
              <w:rPr>
                <w:color w:val="000000" w:themeColor="text1"/>
                <w:sz w:val="24"/>
                <w:szCs w:val="24"/>
              </w:rPr>
              <w:t xml:space="preserve"> </w:t>
            </w:r>
            <w:r w:rsidR="45BFFCDA" w:rsidRPr="2FD54F05">
              <w:rPr>
                <w:color w:val="000000" w:themeColor="text1"/>
                <w:sz w:val="24"/>
                <w:szCs w:val="24"/>
              </w:rPr>
              <w:t xml:space="preserve">is </w:t>
            </w:r>
            <w:r w:rsidR="00C545A4">
              <w:rPr>
                <w:color w:val="000000" w:themeColor="text1"/>
                <w:sz w:val="24"/>
                <w:szCs w:val="24"/>
              </w:rPr>
              <w:t>used</w:t>
            </w:r>
            <w:r w:rsidR="45BFFCDA" w:rsidRPr="2FD54F05">
              <w:rPr>
                <w:color w:val="000000" w:themeColor="text1"/>
                <w:sz w:val="24"/>
                <w:szCs w:val="24"/>
              </w:rPr>
              <w:t xml:space="preserve"> </w:t>
            </w:r>
            <w:r w:rsidR="005F20AE">
              <w:rPr>
                <w:color w:val="000000" w:themeColor="text1"/>
                <w:sz w:val="24"/>
                <w:szCs w:val="24"/>
              </w:rPr>
              <w:t>to identify</w:t>
            </w:r>
            <w:r w:rsidR="00C545A4">
              <w:rPr>
                <w:color w:val="000000" w:themeColor="text1"/>
                <w:sz w:val="24"/>
                <w:szCs w:val="24"/>
              </w:rPr>
              <w:t xml:space="preserve"> the specific </w:t>
            </w:r>
            <w:r w:rsidR="00AF7983">
              <w:rPr>
                <w:color w:val="000000" w:themeColor="text1"/>
                <w:sz w:val="24"/>
                <w:szCs w:val="24"/>
              </w:rPr>
              <w:t>assignment</w:t>
            </w:r>
            <w:r w:rsidR="00C545A4">
              <w:rPr>
                <w:color w:val="000000" w:themeColor="text1"/>
                <w:sz w:val="24"/>
                <w:szCs w:val="24"/>
              </w:rPr>
              <w:t xml:space="preserve"> that will measure the learning outcome </w:t>
            </w:r>
            <w:r w:rsidR="45BFFCDA" w:rsidRPr="2FD54F05">
              <w:rPr>
                <w:color w:val="000000" w:themeColor="text1"/>
                <w:sz w:val="24"/>
                <w:szCs w:val="24"/>
              </w:rPr>
              <w:t>(</w:t>
            </w:r>
            <w:r w:rsidR="005F20AE">
              <w:rPr>
                <w:color w:val="000000" w:themeColor="text1"/>
                <w:sz w:val="24"/>
                <w:szCs w:val="24"/>
              </w:rPr>
              <w:t>e.g.</w:t>
            </w:r>
            <w:r w:rsidR="00C545A4">
              <w:rPr>
                <w:color w:val="000000" w:themeColor="text1"/>
                <w:sz w:val="24"/>
                <w:szCs w:val="24"/>
              </w:rPr>
              <w:t xml:space="preserve"> </w:t>
            </w:r>
            <w:r w:rsidR="45BFFCDA" w:rsidRPr="2FD54F05">
              <w:rPr>
                <w:color w:val="000000" w:themeColor="text1"/>
                <w:sz w:val="24"/>
                <w:szCs w:val="24"/>
              </w:rPr>
              <w:t>discussion board assignments, role</w:t>
            </w:r>
            <w:r w:rsidR="002C4DF8" w:rsidRPr="2FD54F05">
              <w:rPr>
                <w:color w:val="000000" w:themeColor="text1"/>
                <w:sz w:val="24"/>
                <w:szCs w:val="24"/>
              </w:rPr>
              <w:t>-play</w:t>
            </w:r>
            <w:r w:rsidR="45BFFCDA" w:rsidRPr="2FD54F05">
              <w:rPr>
                <w:color w:val="000000" w:themeColor="text1"/>
                <w:sz w:val="24"/>
                <w:szCs w:val="24"/>
              </w:rPr>
              <w:t xml:space="preserve"> assignments, reflective response assignment, group projects, research papers</w:t>
            </w:r>
            <w:r w:rsidR="00C545A4">
              <w:rPr>
                <w:color w:val="000000" w:themeColor="text1"/>
                <w:sz w:val="24"/>
                <w:szCs w:val="24"/>
              </w:rPr>
              <w:t>, treatment plan,</w:t>
            </w:r>
            <w:r w:rsidR="002C4DF8">
              <w:rPr>
                <w:color w:val="000000" w:themeColor="text1"/>
                <w:sz w:val="24"/>
                <w:szCs w:val="24"/>
              </w:rPr>
              <w:t xml:space="preserve"> </w:t>
            </w:r>
            <w:r w:rsidR="00C545A4">
              <w:rPr>
                <w:color w:val="000000" w:themeColor="text1"/>
                <w:sz w:val="24"/>
                <w:szCs w:val="24"/>
              </w:rPr>
              <w:t>etc.</w:t>
            </w:r>
            <w:r w:rsidR="00D21981" w:rsidRPr="2FD54F05">
              <w:rPr>
                <w:color w:val="000000" w:themeColor="text1"/>
                <w:sz w:val="24"/>
                <w:szCs w:val="24"/>
              </w:rPr>
              <w:t>). The</w:t>
            </w:r>
            <w:r w:rsidR="45BFFCDA" w:rsidRPr="2FD54F05">
              <w:rPr>
                <w:color w:val="000000" w:themeColor="text1"/>
                <w:sz w:val="24"/>
                <w:szCs w:val="24"/>
              </w:rPr>
              <w:t xml:space="preserve"> Human Services department set two </w:t>
            </w:r>
            <w:r w:rsidR="005F20AE">
              <w:rPr>
                <w:color w:val="000000" w:themeColor="text1"/>
                <w:sz w:val="24"/>
                <w:szCs w:val="24"/>
              </w:rPr>
              <w:t xml:space="preserve">assessment </w:t>
            </w:r>
            <w:r w:rsidR="45BFFCDA" w:rsidRPr="2FD54F05">
              <w:rPr>
                <w:color w:val="000000" w:themeColor="text1"/>
                <w:sz w:val="24"/>
                <w:szCs w:val="24"/>
              </w:rPr>
              <w:t>data points. The first data point is the “acceptable target” of 90% of students achieve a score of 75% or better on the</w:t>
            </w:r>
            <w:r w:rsidR="00AF7983">
              <w:rPr>
                <w:color w:val="000000" w:themeColor="text1"/>
                <w:sz w:val="24"/>
                <w:szCs w:val="24"/>
              </w:rPr>
              <w:t xml:space="preserve"> assignment</w:t>
            </w:r>
            <w:r w:rsidR="45BFFCDA" w:rsidRPr="2FD54F05">
              <w:rPr>
                <w:color w:val="000000" w:themeColor="text1"/>
                <w:sz w:val="24"/>
                <w:szCs w:val="24"/>
              </w:rPr>
              <w:t xml:space="preserve"> used to collect data; the second data point is the “ideal target” of 90% of students achieve a score of 85% or better on the</w:t>
            </w:r>
            <w:r w:rsidR="00AF7983">
              <w:rPr>
                <w:color w:val="000000" w:themeColor="text1"/>
                <w:sz w:val="24"/>
                <w:szCs w:val="24"/>
              </w:rPr>
              <w:t xml:space="preserve"> assignment</w:t>
            </w:r>
            <w:r w:rsidR="45BFFCDA" w:rsidRPr="2FD54F05">
              <w:rPr>
                <w:color w:val="000000" w:themeColor="text1"/>
                <w:sz w:val="24"/>
                <w:szCs w:val="24"/>
              </w:rPr>
              <w:t xml:space="preserve"> used to collect data. </w:t>
            </w:r>
          </w:p>
          <w:p w14:paraId="2E017055" w14:textId="78A0368A" w:rsidR="007D40BE" w:rsidRDefault="007D40BE" w:rsidP="2FD54F05">
            <w:pPr>
              <w:pStyle w:val="TableParagraph"/>
              <w:ind w:left="484"/>
              <w:rPr>
                <w:color w:val="000000" w:themeColor="text1"/>
                <w:sz w:val="24"/>
                <w:szCs w:val="24"/>
              </w:rPr>
            </w:pPr>
          </w:p>
          <w:p w14:paraId="4F073162" w14:textId="1B16C451" w:rsidR="007D40BE" w:rsidRDefault="45BFFCDA" w:rsidP="2FD54F05">
            <w:pPr>
              <w:pStyle w:val="TableParagraph"/>
              <w:ind w:left="0"/>
              <w:rPr>
                <w:color w:val="000000" w:themeColor="text1"/>
                <w:sz w:val="24"/>
                <w:szCs w:val="24"/>
              </w:rPr>
            </w:pPr>
            <w:r w:rsidRPr="2FD54F05">
              <w:rPr>
                <w:color w:val="000000" w:themeColor="text1"/>
                <w:sz w:val="24"/>
                <w:szCs w:val="24"/>
              </w:rPr>
              <w:t>Qua</w:t>
            </w:r>
            <w:r w:rsidR="0D7C701E" w:rsidRPr="2FD54F05">
              <w:rPr>
                <w:color w:val="000000" w:themeColor="text1"/>
                <w:sz w:val="24"/>
                <w:szCs w:val="24"/>
              </w:rPr>
              <w:t>litative</w:t>
            </w:r>
            <w:r w:rsidRPr="2FD54F05">
              <w:rPr>
                <w:color w:val="000000" w:themeColor="text1"/>
                <w:sz w:val="24"/>
                <w:szCs w:val="24"/>
              </w:rPr>
              <w:t xml:space="preserve"> measures include</w:t>
            </w:r>
            <w:r w:rsidR="00AF7983">
              <w:rPr>
                <w:color w:val="000000" w:themeColor="text1"/>
                <w:sz w:val="24"/>
                <w:szCs w:val="24"/>
              </w:rPr>
              <w:t xml:space="preserve"> assessing student</w:t>
            </w:r>
            <w:r w:rsidR="005F20AE">
              <w:rPr>
                <w:color w:val="000000" w:themeColor="text1"/>
                <w:sz w:val="24"/>
                <w:szCs w:val="24"/>
              </w:rPr>
              <w:t>s</w:t>
            </w:r>
            <w:r w:rsidR="00AF7983">
              <w:rPr>
                <w:color w:val="000000" w:themeColor="text1"/>
                <w:sz w:val="24"/>
                <w:szCs w:val="24"/>
              </w:rPr>
              <w:t xml:space="preserve"> through the</w:t>
            </w:r>
            <w:r w:rsidRPr="2FD54F05">
              <w:rPr>
                <w:color w:val="000000" w:themeColor="text1"/>
                <w:sz w:val="24"/>
                <w:szCs w:val="24"/>
              </w:rPr>
              <w:t xml:space="preserve"> </w:t>
            </w:r>
            <w:r w:rsidR="00AF7983" w:rsidRPr="00D2087F">
              <w:rPr>
                <w:b/>
                <w:bCs/>
                <w:i/>
                <w:iCs/>
                <w:sz w:val="24"/>
                <w:szCs w:val="24"/>
              </w:rPr>
              <w:t xml:space="preserve">Human Services Field Placement Prerequisite and Corequisites </w:t>
            </w:r>
            <w:r w:rsidR="0091247B" w:rsidRPr="00D2087F">
              <w:rPr>
                <w:b/>
                <w:bCs/>
                <w:i/>
                <w:iCs/>
                <w:sz w:val="24"/>
                <w:szCs w:val="24"/>
              </w:rPr>
              <w:t xml:space="preserve">Professional </w:t>
            </w:r>
            <w:r w:rsidR="00E73D9C">
              <w:rPr>
                <w:b/>
                <w:bCs/>
                <w:i/>
                <w:iCs/>
                <w:sz w:val="24"/>
                <w:szCs w:val="24"/>
              </w:rPr>
              <w:t>Expectations</w:t>
            </w:r>
            <w:r w:rsidR="00E73D9C">
              <w:rPr>
                <w:color w:val="000000" w:themeColor="text1"/>
                <w:sz w:val="24"/>
                <w:szCs w:val="24"/>
              </w:rPr>
              <w:t xml:space="preserve"> </w:t>
            </w:r>
            <w:r w:rsidRPr="2FD54F05">
              <w:rPr>
                <w:color w:val="000000" w:themeColor="text1"/>
                <w:sz w:val="24"/>
                <w:szCs w:val="24"/>
              </w:rPr>
              <w:t>throughout the program and</w:t>
            </w:r>
            <w:r w:rsidR="736D78AA" w:rsidRPr="2FD54F05">
              <w:rPr>
                <w:color w:val="000000" w:themeColor="text1"/>
                <w:sz w:val="24"/>
                <w:szCs w:val="24"/>
              </w:rPr>
              <w:t xml:space="preserve"> </w:t>
            </w:r>
            <w:r w:rsidRPr="2FD54F05">
              <w:rPr>
                <w:color w:val="000000" w:themeColor="text1"/>
                <w:sz w:val="24"/>
                <w:szCs w:val="24"/>
              </w:rPr>
              <w:t>the</w:t>
            </w:r>
            <w:r w:rsidR="0091247B">
              <w:rPr>
                <w:sz w:val="24"/>
                <w:szCs w:val="24"/>
              </w:rPr>
              <w:t xml:space="preserve"> </w:t>
            </w:r>
            <w:r w:rsidR="00AF7983" w:rsidRPr="00D2087F">
              <w:rPr>
                <w:b/>
                <w:bCs/>
                <w:i/>
                <w:iCs/>
                <w:sz w:val="24"/>
                <w:szCs w:val="24"/>
              </w:rPr>
              <w:t>Performance Evaluation of Students</w:t>
            </w:r>
            <w:r w:rsidR="00AF7983">
              <w:rPr>
                <w:color w:val="000000" w:themeColor="text1"/>
                <w:sz w:val="24"/>
                <w:szCs w:val="24"/>
              </w:rPr>
              <w:t xml:space="preserve"> that is used to evaluate students at the fieldwork agency. </w:t>
            </w:r>
          </w:p>
          <w:p w14:paraId="7383B306" w14:textId="77777777" w:rsidR="00E93F11" w:rsidRDefault="00E93F11" w:rsidP="2FD54F05">
            <w:pPr>
              <w:pStyle w:val="TableParagraph"/>
              <w:ind w:left="0"/>
              <w:rPr>
                <w:color w:val="000000" w:themeColor="text1"/>
                <w:sz w:val="24"/>
                <w:szCs w:val="24"/>
              </w:rPr>
            </w:pPr>
          </w:p>
          <w:p w14:paraId="657B674B" w14:textId="7C67320B" w:rsidR="00E93F11" w:rsidRDefault="00E93F11" w:rsidP="2FD54F05">
            <w:pPr>
              <w:pStyle w:val="TableParagraph"/>
              <w:ind w:left="0"/>
            </w:pPr>
          </w:p>
        </w:tc>
      </w:tr>
      <w:tr w:rsidR="007D40BE" w14:paraId="79147BBD" w14:textId="77777777" w:rsidTr="432D0519">
        <w:tblPrEx>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PrEx>
        <w:trPr>
          <w:trHeight w:val="849"/>
        </w:trPr>
        <w:tc>
          <w:tcPr>
            <w:tcW w:w="792" w:type="dxa"/>
            <w:vMerge w:val="restart"/>
            <w:tcBorders>
              <w:top w:val="nil"/>
              <w:left w:val="single" w:sz="6" w:space="0" w:color="000000" w:themeColor="text1"/>
              <w:bottom w:val="single" w:sz="6" w:space="0" w:color="000000" w:themeColor="text1"/>
              <w:right w:val="single" w:sz="6" w:space="0" w:color="000000" w:themeColor="text1"/>
            </w:tcBorders>
          </w:tcPr>
          <w:p w14:paraId="3656B9AB" w14:textId="77777777" w:rsidR="007D40BE" w:rsidRDefault="007D40BE">
            <w:pPr>
              <w:pStyle w:val="TableParagraph"/>
              <w:spacing w:before="0"/>
              <w:ind w:left="0"/>
              <w:rPr>
                <w:sz w:val="24"/>
              </w:rPr>
            </w:pPr>
          </w:p>
        </w:tc>
        <w:tc>
          <w:tcPr>
            <w:tcW w:w="946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B6ED6D1" w14:textId="6C24827B" w:rsidR="007D40BE" w:rsidRDefault="00BB2F7E" w:rsidP="00AF7983">
            <w:pPr>
              <w:pStyle w:val="TableParagraph"/>
              <w:numPr>
                <w:ilvl w:val="0"/>
                <w:numId w:val="15"/>
              </w:numPr>
              <w:spacing w:before="62" w:line="249" w:lineRule="auto"/>
              <w:rPr>
                <w:sz w:val="24"/>
                <w:szCs w:val="24"/>
              </w:rPr>
            </w:pPr>
            <w:r w:rsidRPr="3C0CB19A">
              <w:rPr>
                <w:sz w:val="24"/>
                <w:szCs w:val="24"/>
              </w:rPr>
              <w:t xml:space="preserve">Examples of assessment </w:t>
            </w:r>
            <w:r w:rsidR="2CAE8BFE" w:rsidRPr="3C0CB19A">
              <w:rPr>
                <w:sz w:val="24"/>
                <w:szCs w:val="24"/>
              </w:rPr>
              <w:t xml:space="preserve">tools </w:t>
            </w:r>
            <w:r w:rsidR="006A69B4">
              <w:rPr>
                <w:sz w:val="24"/>
                <w:szCs w:val="24"/>
              </w:rPr>
              <w:t>(</w:t>
            </w:r>
            <w:r w:rsidR="2CAE8BFE" w:rsidRPr="3C0CB19A">
              <w:rPr>
                <w:sz w:val="24"/>
                <w:szCs w:val="24"/>
              </w:rPr>
              <w:t>e.g.</w:t>
            </w:r>
            <w:r w:rsidRPr="3C0CB19A">
              <w:rPr>
                <w:sz w:val="24"/>
                <w:szCs w:val="24"/>
              </w:rPr>
              <w:t xml:space="preserve"> rubrics, exams, portfolios, surveys, capstone evaluations, etc.).</w:t>
            </w:r>
          </w:p>
          <w:p w14:paraId="14331E3F" w14:textId="529EF37F" w:rsidR="007D40BE" w:rsidRDefault="681E89CB" w:rsidP="00AF7983">
            <w:pPr>
              <w:pStyle w:val="TableParagraph"/>
              <w:spacing w:before="62" w:line="249" w:lineRule="auto"/>
              <w:ind w:left="0"/>
              <w:rPr>
                <w:color w:val="000000" w:themeColor="text1"/>
                <w:sz w:val="24"/>
                <w:szCs w:val="24"/>
              </w:rPr>
            </w:pPr>
            <w:r w:rsidRPr="2FD54F05">
              <w:rPr>
                <w:b/>
                <w:bCs/>
                <w:color w:val="000000" w:themeColor="text1"/>
                <w:sz w:val="24"/>
                <w:szCs w:val="24"/>
                <w:u w:val="single"/>
              </w:rPr>
              <w:t>Response:</w:t>
            </w:r>
          </w:p>
          <w:p w14:paraId="1AB6E9ED" w14:textId="5D4BC1DE" w:rsidR="007D40BE" w:rsidRDefault="681E89CB" w:rsidP="2FD54F05">
            <w:pPr>
              <w:spacing w:before="24" w:line="249" w:lineRule="auto"/>
              <w:rPr>
                <w:color w:val="000000" w:themeColor="text1"/>
                <w:sz w:val="24"/>
                <w:szCs w:val="24"/>
              </w:rPr>
            </w:pPr>
            <w:r w:rsidRPr="2FD54F05">
              <w:rPr>
                <w:color w:val="000000" w:themeColor="text1"/>
                <w:sz w:val="24"/>
                <w:szCs w:val="24"/>
              </w:rPr>
              <w:t xml:space="preserve">In the classroom </w:t>
            </w:r>
            <w:r w:rsidR="7032F66E" w:rsidRPr="2FD54F05">
              <w:rPr>
                <w:color w:val="000000" w:themeColor="text1"/>
                <w:sz w:val="24"/>
                <w:szCs w:val="24"/>
              </w:rPr>
              <w:t>setting,</w:t>
            </w:r>
            <w:r w:rsidRPr="2FD54F05">
              <w:rPr>
                <w:color w:val="000000" w:themeColor="text1"/>
                <w:sz w:val="24"/>
                <w:szCs w:val="24"/>
              </w:rPr>
              <w:t xml:space="preserve"> a variety of assessment tools are used to assess student outcomes, including class assignments, quizzes/exams, group projects, research assignments, and skill-based assignments. Rubrics are used to</w:t>
            </w:r>
            <w:r w:rsidR="00AF7983">
              <w:rPr>
                <w:color w:val="000000" w:themeColor="text1"/>
                <w:sz w:val="24"/>
                <w:szCs w:val="24"/>
              </w:rPr>
              <w:t xml:space="preserve"> </w:t>
            </w:r>
            <w:r w:rsidR="00A104B1">
              <w:rPr>
                <w:color w:val="000000" w:themeColor="text1"/>
                <w:sz w:val="24"/>
                <w:szCs w:val="24"/>
              </w:rPr>
              <w:t xml:space="preserve">evaluate </w:t>
            </w:r>
            <w:r w:rsidRPr="2FD54F05">
              <w:rPr>
                <w:color w:val="000000" w:themeColor="text1"/>
                <w:sz w:val="24"/>
                <w:szCs w:val="24"/>
              </w:rPr>
              <w:t xml:space="preserve">assignments. Through the </w:t>
            </w:r>
            <w:r w:rsidRPr="0056236B">
              <w:rPr>
                <w:color w:val="000000" w:themeColor="text1"/>
                <w:sz w:val="24"/>
                <w:szCs w:val="24"/>
              </w:rPr>
              <w:t>Learning Outcomes Assessment</w:t>
            </w:r>
            <w:r w:rsidRPr="2FD54F05">
              <w:rPr>
                <w:color w:val="000000" w:themeColor="text1"/>
                <w:sz w:val="24"/>
                <w:szCs w:val="24"/>
              </w:rPr>
              <w:t xml:space="preserve"> (LOA) process, specific classes were linked to each program </w:t>
            </w:r>
            <w:proofErr w:type="gramStart"/>
            <w:r w:rsidRPr="2FD54F05">
              <w:rPr>
                <w:color w:val="000000" w:themeColor="text1"/>
                <w:sz w:val="24"/>
                <w:szCs w:val="24"/>
              </w:rPr>
              <w:t>outcome</w:t>
            </w:r>
            <w:proofErr w:type="gramEnd"/>
            <w:r w:rsidRPr="2FD54F05">
              <w:rPr>
                <w:color w:val="000000" w:themeColor="text1"/>
                <w:sz w:val="24"/>
                <w:szCs w:val="24"/>
              </w:rPr>
              <w:t xml:space="preserve"> and an assessment tool was used to measure each outcome </w:t>
            </w:r>
            <w:r w:rsidR="00AF7983" w:rsidRPr="0056236B">
              <w:rPr>
                <w:b/>
                <w:bCs/>
                <w:i/>
                <w:iCs/>
                <w:sz w:val="24"/>
                <w:szCs w:val="24"/>
              </w:rPr>
              <w:t xml:space="preserve">Assessment </w:t>
            </w:r>
            <w:r w:rsidR="006A69B4" w:rsidRPr="0056236B">
              <w:rPr>
                <w:b/>
                <w:bCs/>
                <w:i/>
                <w:iCs/>
                <w:sz w:val="24"/>
                <w:szCs w:val="24"/>
              </w:rPr>
              <w:t xml:space="preserve">Tool Chart </w:t>
            </w:r>
            <w:r w:rsidR="00AF7983" w:rsidRPr="0056236B">
              <w:rPr>
                <w:b/>
                <w:bCs/>
                <w:i/>
                <w:iCs/>
                <w:sz w:val="24"/>
                <w:szCs w:val="24"/>
              </w:rPr>
              <w:t xml:space="preserve">for </w:t>
            </w:r>
            <w:r w:rsidR="006A69B4" w:rsidRPr="0056236B">
              <w:rPr>
                <w:b/>
                <w:bCs/>
                <w:i/>
                <w:iCs/>
                <w:sz w:val="24"/>
                <w:szCs w:val="24"/>
              </w:rPr>
              <w:t>Human S</w:t>
            </w:r>
            <w:r w:rsidR="00AF7983" w:rsidRPr="0056236B">
              <w:rPr>
                <w:b/>
                <w:bCs/>
                <w:i/>
                <w:iCs/>
                <w:sz w:val="24"/>
                <w:szCs w:val="24"/>
              </w:rPr>
              <w:t xml:space="preserve">ervices </w:t>
            </w:r>
            <w:r w:rsidR="0056236B">
              <w:rPr>
                <w:b/>
                <w:bCs/>
                <w:i/>
                <w:iCs/>
                <w:sz w:val="24"/>
                <w:szCs w:val="24"/>
              </w:rPr>
              <w:t xml:space="preserve">Assignments </w:t>
            </w:r>
            <w:r w:rsidR="006A69B4" w:rsidRPr="0056236B">
              <w:rPr>
                <w:b/>
                <w:bCs/>
                <w:i/>
                <w:iCs/>
                <w:sz w:val="24"/>
                <w:szCs w:val="24"/>
              </w:rPr>
              <w:t xml:space="preserve">Cycle </w:t>
            </w:r>
            <w:r w:rsidR="00AF7983" w:rsidRPr="0056236B">
              <w:rPr>
                <w:b/>
                <w:bCs/>
                <w:i/>
                <w:iCs/>
                <w:sz w:val="24"/>
                <w:szCs w:val="24"/>
              </w:rPr>
              <w:t>Spring 2025</w:t>
            </w:r>
            <w:r w:rsidR="00AF7983" w:rsidRPr="00A104B1">
              <w:rPr>
                <w:i/>
                <w:iCs/>
                <w:color w:val="000000" w:themeColor="text1"/>
                <w:sz w:val="24"/>
                <w:szCs w:val="24"/>
              </w:rPr>
              <w:t>.</w:t>
            </w:r>
            <w:r w:rsidR="00AF7983">
              <w:rPr>
                <w:color w:val="000000" w:themeColor="text1"/>
                <w:sz w:val="24"/>
                <w:szCs w:val="24"/>
              </w:rPr>
              <w:t xml:space="preserve"> </w:t>
            </w:r>
          </w:p>
          <w:p w14:paraId="44369118" w14:textId="40D1E3E7" w:rsidR="00AF7983" w:rsidRDefault="00AF7983" w:rsidP="2FD54F05">
            <w:pPr>
              <w:spacing w:before="24" w:line="249" w:lineRule="auto"/>
              <w:rPr>
                <w:color w:val="000000" w:themeColor="text1"/>
                <w:sz w:val="24"/>
                <w:szCs w:val="24"/>
              </w:rPr>
            </w:pPr>
            <w:r>
              <w:rPr>
                <w:color w:val="000000" w:themeColor="text1"/>
                <w:sz w:val="24"/>
                <w:szCs w:val="24"/>
              </w:rPr>
              <w:t xml:space="preserve"> </w:t>
            </w:r>
          </w:p>
          <w:p w14:paraId="1E3AC6C0" w14:textId="01D699E7" w:rsidR="007D40BE" w:rsidRDefault="681E89CB" w:rsidP="00AF7983">
            <w:pPr>
              <w:pStyle w:val="TableParagraph"/>
              <w:spacing w:before="1" w:line="249" w:lineRule="auto"/>
              <w:ind w:left="0" w:right="234"/>
              <w:rPr>
                <w:color w:val="000000" w:themeColor="text1"/>
                <w:sz w:val="24"/>
                <w:szCs w:val="24"/>
              </w:rPr>
            </w:pPr>
            <w:r w:rsidRPr="2FD54F05">
              <w:rPr>
                <w:color w:val="000000" w:themeColor="text1"/>
                <w:sz w:val="24"/>
                <w:szCs w:val="24"/>
              </w:rPr>
              <w:t>The field placement evaluation is another tool used to measure student learning outcomes. The</w:t>
            </w:r>
            <w:r w:rsidR="00AF7983">
              <w:rPr>
                <w:color w:val="000000" w:themeColor="text1"/>
                <w:sz w:val="24"/>
                <w:szCs w:val="24"/>
              </w:rPr>
              <w:t xml:space="preserve"> </w:t>
            </w:r>
            <w:r w:rsidR="00AF7983" w:rsidRPr="00D2087F">
              <w:rPr>
                <w:b/>
                <w:bCs/>
                <w:i/>
                <w:iCs/>
                <w:sz w:val="24"/>
                <w:szCs w:val="24"/>
              </w:rPr>
              <w:t>Performance Evaluation of Students</w:t>
            </w:r>
            <w:r w:rsidR="00AF7983">
              <w:rPr>
                <w:color w:val="000000" w:themeColor="text1"/>
                <w:sz w:val="24"/>
                <w:szCs w:val="24"/>
              </w:rPr>
              <w:t xml:space="preserve"> </w:t>
            </w:r>
            <w:r w:rsidRPr="2FD54F05">
              <w:rPr>
                <w:color w:val="000000" w:themeColor="text1"/>
                <w:sz w:val="24"/>
                <w:szCs w:val="24"/>
              </w:rPr>
              <w:t xml:space="preserve">tool is used at mid-term and at the end of each field placement. The student self-evaluates and is then rated by the agency supervisor who discusses the ratings with the student. For each of the six major learning goals and associated objectives, students are rated as being </w:t>
            </w:r>
            <w:r w:rsidR="00AF7983" w:rsidRPr="2FD54F05">
              <w:rPr>
                <w:color w:val="000000" w:themeColor="text1"/>
                <w:sz w:val="24"/>
                <w:szCs w:val="24"/>
              </w:rPr>
              <w:t>be</w:t>
            </w:r>
            <w:r w:rsidR="00AF7983">
              <w:rPr>
                <w:color w:val="000000" w:themeColor="text1"/>
                <w:sz w:val="24"/>
                <w:szCs w:val="24"/>
              </w:rPr>
              <w:t>l</w:t>
            </w:r>
            <w:r w:rsidR="00AF7983" w:rsidRPr="2FD54F05">
              <w:rPr>
                <w:color w:val="000000" w:themeColor="text1"/>
                <w:sz w:val="24"/>
                <w:szCs w:val="24"/>
              </w:rPr>
              <w:t>ow</w:t>
            </w:r>
            <w:r w:rsidRPr="2FD54F05">
              <w:rPr>
                <w:color w:val="000000" w:themeColor="text1"/>
                <w:sz w:val="24"/>
                <w:szCs w:val="24"/>
              </w:rPr>
              <w:t xml:space="preserve"> expectations, meeting expectations, or </w:t>
            </w:r>
            <w:r w:rsidR="54E78C3A" w:rsidRPr="2FD54F05">
              <w:rPr>
                <w:color w:val="000000" w:themeColor="text1"/>
                <w:sz w:val="24"/>
                <w:szCs w:val="24"/>
              </w:rPr>
              <w:t>exceeding expectations</w:t>
            </w:r>
            <w:r w:rsidRPr="2FD54F05">
              <w:rPr>
                <w:color w:val="000000" w:themeColor="text1"/>
                <w:sz w:val="24"/>
                <w:szCs w:val="24"/>
              </w:rPr>
              <w:t>. These ratings are reviewed by the fieldwork course instructor and used as an evaluation of the student’s course performance and as a learning tool for students to improve their performance.</w:t>
            </w:r>
          </w:p>
          <w:p w14:paraId="6426BF1E" w14:textId="1AE7795F" w:rsidR="007D40BE" w:rsidRDefault="00D8005B" w:rsidP="00AF7983">
            <w:pPr>
              <w:pStyle w:val="TableParagraph"/>
              <w:spacing w:before="182" w:line="259" w:lineRule="auto"/>
              <w:ind w:left="0" w:right="380"/>
            </w:pPr>
            <w:r w:rsidRPr="00D2087F">
              <w:rPr>
                <w:b/>
                <w:bCs/>
                <w:i/>
                <w:iCs/>
                <w:sz w:val="24"/>
                <w:szCs w:val="24"/>
              </w:rPr>
              <w:t xml:space="preserve">Human Services Field Placement Prerequisite and Corequisite </w:t>
            </w:r>
            <w:r w:rsidR="00A104B1" w:rsidRPr="00D2087F">
              <w:rPr>
                <w:b/>
                <w:bCs/>
                <w:i/>
                <w:iCs/>
                <w:sz w:val="24"/>
                <w:szCs w:val="24"/>
              </w:rPr>
              <w:t xml:space="preserve">Professional </w:t>
            </w:r>
            <w:r w:rsidR="0056236B">
              <w:rPr>
                <w:b/>
                <w:bCs/>
                <w:i/>
                <w:iCs/>
                <w:sz w:val="24"/>
                <w:szCs w:val="24"/>
              </w:rPr>
              <w:t>Expectations</w:t>
            </w:r>
            <w:r w:rsidR="0056236B">
              <w:rPr>
                <w:sz w:val="24"/>
                <w:szCs w:val="24"/>
              </w:rPr>
              <w:t xml:space="preserve"> </w:t>
            </w:r>
            <w:r w:rsidR="6E78F04B" w:rsidRPr="060808D3">
              <w:rPr>
                <w:color w:val="000000" w:themeColor="text1"/>
                <w:sz w:val="24"/>
                <w:szCs w:val="24"/>
              </w:rPr>
              <w:t xml:space="preserve">are used to measure students’ appropriateness for the human services field. Students’ professional behaviors are monitored in all Human Services classes with a focus on the Human Services and Addiction Counseling Ethics in Practice class </w:t>
            </w:r>
            <w:r w:rsidR="00574F93">
              <w:rPr>
                <w:sz w:val="24"/>
                <w:szCs w:val="24"/>
              </w:rPr>
              <w:t>{HUS 101}</w:t>
            </w:r>
            <w:r w:rsidR="3A840F5E" w:rsidRPr="060808D3">
              <w:rPr>
                <w:color w:val="000000" w:themeColor="text1"/>
                <w:sz w:val="24"/>
                <w:szCs w:val="24"/>
              </w:rPr>
              <w:t xml:space="preserve"> and Group Dynamics </w:t>
            </w:r>
            <w:r w:rsidRPr="00A104B1">
              <w:rPr>
                <w:sz w:val="24"/>
                <w:szCs w:val="24"/>
              </w:rPr>
              <w:t xml:space="preserve">{HUS </w:t>
            </w:r>
            <w:proofErr w:type="gramStart"/>
            <w:r w:rsidRPr="00A104B1">
              <w:rPr>
                <w:sz w:val="24"/>
                <w:szCs w:val="24"/>
              </w:rPr>
              <w:t>141}</w:t>
            </w:r>
            <w:r w:rsidR="3A840F5E" w:rsidRPr="060808D3">
              <w:rPr>
                <w:color w:val="000000" w:themeColor="text1"/>
                <w:sz w:val="24"/>
                <w:szCs w:val="24"/>
              </w:rPr>
              <w:t>.</w:t>
            </w:r>
            <w:proofErr w:type="gramEnd"/>
            <w:r w:rsidR="3A840F5E" w:rsidRPr="060808D3">
              <w:rPr>
                <w:color w:val="000000" w:themeColor="text1"/>
                <w:sz w:val="24"/>
                <w:szCs w:val="24"/>
              </w:rPr>
              <w:t xml:space="preserve"> </w:t>
            </w:r>
            <w:r w:rsidR="6E78F04B" w:rsidRPr="060808D3">
              <w:rPr>
                <w:color w:val="000000" w:themeColor="text1"/>
                <w:sz w:val="24"/>
                <w:szCs w:val="24"/>
              </w:rPr>
              <w:t xml:space="preserve">If students demonstrate cited professional behaviors, permission is given for the students to </w:t>
            </w:r>
            <w:r w:rsidR="2AE5555F" w:rsidRPr="060808D3">
              <w:rPr>
                <w:color w:val="000000" w:themeColor="text1"/>
                <w:sz w:val="24"/>
                <w:szCs w:val="24"/>
              </w:rPr>
              <w:t>pursue</w:t>
            </w:r>
            <w:r w:rsidR="6E78F04B" w:rsidRPr="060808D3">
              <w:rPr>
                <w:color w:val="000000" w:themeColor="text1"/>
                <w:sz w:val="24"/>
                <w:szCs w:val="24"/>
              </w:rPr>
              <w:t xml:space="preserve"> fieldwork. Students also need to continue to demonstrate professional behaviors throughout the fieldwork process. If professional behaviors are not maintained while in fieldwork, </w:t>
            </w:r>
            <w:r w:rsidR="006A69B4">
              <w:rPr>
                <w:color w:val="000000" w:themeColor="text1"/>
                <w:sz w:val="24"/>
                <w:szCs w:val="24"/>
              </w:rPr>
              <w:t xml:space="preserve">the </w:t>
            </w:r>
            <w:r w:rsidR="6E78F04B" w:rsidRPr="060808D3">
              <w:rPr>
                <w:color w:val="000000" w:themeColor="text1"/>
                <w:sz w:val="24"/>
                <w:szCs w:val="24"/>
              </w:rPr>
              <w:t>student</w:t>
            </w:r>
            <w:r w:rsidR="006A69B4">
              <w:rPr>
                <w:color w:val="000000" w:themeColor="text1"/>
                <w:sz w:val="24"/>
                <w:szCs w:val="24"/>
              </w:rPr>
              <w:t xml:space="preserve"> </w:t>
            </w:r>
            <w:r w:rsidR="6E78F04B" w:rsidRPr="060808D3">
              <w:rPr>
                <w:color w:val="000000" w:themeColor="text1"/>
                <w:sz w:val="24"/>
                <w:szCs w:val="24"/>
              </w:rPr>
              <w:t>is not given permission to pursue the next fieldwork class.</w:t>
            </w:r>
            <w:r w:rsidR="00FA3242">
              <w:rPr>
                <w:color w:val="000000" w:themeColor="text1"/>
                <w:sz w:val="24"/>
                <w:szCs w:val="24"/>
              </w:rPr>
              <w:t xml:space="preserve"> A </w:t>
            </w:r>
            <w:r w:rsidR="00A104B1" w:rsidRPr="00D2087F">
              <w:rPr>
                <w:b/>
                <w:bCs/>
                <w:i/>
                <w:iCs/>
                <w:color w:val="000000" w:themeColor="text1"/>
                <w:sz w:val="24"/>
                <w:szCs w:val="24"/>
              </w:rPr>
              <w:t>Professional Expectation Concerns</w:t>
            </w:r>
            <w:r w:rsidR="00A104B1">
              <w:rPr>
                <w:color w:val="000000" w:themeColor="text1"/>
                <w:sz w:val="24"/>
                <w:szCs w:val="24"/>
              </w:rPr>
              <w:t xml:space="preserve"> </w:t>
            </w:r>
            <w:r w:rsidR="00FA3242">
              <w:rPr>
                <w:color w:val="000000" w:themeColor="text1"/>
                <w:sz w:val="24"/>
                <w:szCs w:val="24"/>
              </w:rPr>
              <w:t xml:space="preserve">is created with the student </w:t>
            </w:r>
            <w:r w:rsidR="00A32271">
              <w:rPr>
                <w:color w:val="000000" w:themeColor="text1"/>
                <w:sz w:val="24"/>
                <w:szCs w:val="24"/>
              </w:rPr>
              <w:t>to</w:t>
            </w:r>
            <w:r w:rsidR="00FA3242">
              <w:rPr>
                <w:color w:val="000000" w:themeColor="text1"/>
                <w:sz w:val="24"/>
                <w:szCs w:val="24"/>
              </w:rPr>
              <w:t xml:space="preserve"> address </w:t>
            </w:r>
            <w:r w:rsidR="004D5322">
              <w:rPr>
                <w:color w:val="000000" w:themeColor="text1"/>
                <w:sz w:val="24"/>
                <w:szCs w:val="24"/>
              </w:rPr>
              <w:t>concern</w:t>
            </w:r>
            <w:r w:rsidR="00DA3664">
              <w:rPr>
                <w:color w:val="000000" w:themeColor="text1"/>
                <w:sz w:val="24"/>
                <w:szCs w:val="24"/>
              </w:rPr>
              <w:t xml:space="preserve">s so that the student </w:t>
            </w:r>
            <w:r w:rsidR="004244A8">
              <w:rPr>
                <w:color w:val="000000" w:themeColor="text1"/>
                <w:sz w:val="24"/>
                <w:szCs w:val="24"/>
              </w:rPr>
              <w:t>can</w:t>
            </w:r>
            <w:r w:rsidR="00DA3664">
              <w:rPr>
                <w:color w:val="000000" w:themeColor="text1"/>
                <w:sz w:val="24"/>
                <w:szCs w:val="24"/>
              </w:rPr>
              <w:t xml:space="preserve"> eventually complete fieldwork. </w:t>
            </w:r>
            <w:r w:rsidR="00A973F0">
              <w:rPr>
                <w:color w:val="000000" w:themeColor="text1"/>
                <w:sz w:val="24"/>
                <w:szCs w:val="24"/>
              </w:rPr>
              <w:t xml:space="preserve"> </w:t>
            </w:r>
          </w:p>
          <w:p w14:paraId="6ECA69E7" w14:textId="01DBE7EB" w:rsidR="007D40BE" w:rsidRDefault="007D40BE" w:rsidP="2FD54F05">
            <w:pPr>
              <w:pStyle w:val="TableParagraph"/>
              <w:spacing w:before="1" w:line="249" w:lineRule="auto"/>
              <w:ind w:left="105" w:right="234" w:hanging="24"/>
              <w:rPr>
                <w:color w:val="000000" w:themeColor="text1"/>
                <w:sz w:val="24"/>
                <w:szCs w:val="24"/>
              </w:rPr>
            </w:pPr>
          </w:p>
          <w:p w14:paraId="5B838226" w14:textId="509CE704" w:rsidR="007D40BE" w:rsidRDefault="007D40BE" w:rsidP="2FD54F05">
            <w:pPr>
              <w:pStyle w:val="TableParagraph"/>
              <w:spacing w:before="62" w:line="249" w:lineRule="auto"/>
              <w:ind w:left="844" w:hanging="360"/>
              <w:rPr>
                <w:color w:val="0000FF"/>
                <w:sz w:val="24"/>
                <w:szCs w:val="24"/>
                <w:u w:val="single"/>
              </w:rPr>
            </w:pPr>
          </w:p>
        </w:tc>
      </w:tr>
      <w:tr w:rsidR="007D40BE" w14:paraId="36135A1E" w14:textId="77777777" w:rsidTr="432D0519">
        <w:tblPrEx>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PrEx>
        <w:trPr>
          <w:trHeight w:val="2310"/>
        </w:trPr>
        <w:tc>
          <w:tcPr>
            <w:tcW w:w="792" w:type="dxa"/>
            <w:vMerge/>
          </w:tcPr>
          <w:p w14:paraId="45FB0818" w14:textId="77777777" w:rsidR="007D40BE" w:rsidRDefault="007D40BE">
            <w:pPr>
              <w:rPr>
                <w:sz w:val="2"/>
                <w:szCs w:val="2"/>
              </w:rPr>
            </w:pPr>
          </w:p>
        </w:tc>
        <w:tc>
          <w:tcPr>
            <w:tcW w:w="946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0DD184A" w14:textId="105C3EC0" w:rsidR="007D40BE" w:rsidRDefault="00BB2F7E" w:rsidP="060808D3">
            <w:pPr>
              <w:pStyle w:val="TableParagraph"/>
              <w:ind w:left="0"/>
              <w:rPr>
                <w:sz w:val="24"/>
                <w:szCs w:val="24"/>
              </w:rPr>
            </w:pPr>
            <w:r w:rsidRPr="3C0CB19A">
              <w:rPr>
                <w:sz w:val="24"/>
                <w:szCs w:val="24"/>
              </w:rPr>
              <w:t>4</w:t>
            </w:r>
            <w:r w:rsidR="6FDEF667" w:rsidRPr="3C0CB19A">
              <w:rPr>
                <w:sz w:val="24"/>
                <w:szCs w:val="24"/>
              </w:rPr>
              <w:t>. A</w:t>
            </w:r>
            <w:r w:rsidRPr="3C0CB19A">
              <w:rPr>
                <w:spacing w:val="12"/>
                <w:sz w:val="24"/>
                <w:szCs w:val="24"/>
              </w:rPr>
              <w:t xml:space="preserve"> </w:t>
            </w:r>
            <w:r w:rsidRPr="3C0CB19A">
              <w:rPr>
                <w:sz w:val="24"/>
                <w:szCs w:val="24"/>
              </w:rPr>
              <w:t>description</w:t>
            </w:r>
            <w:r w:rsidRPr="3C0CB19A">
              <w:rPr>
                <w:spacing w:val="5"/>
                <w:sz w:val="24"/>
                <w:szCs w:val="24"/>
              </w:rPr>
              <w:t xml:space="preserve"> </w:t>
            </w:r>
            <w:r w:rsidRPr="3C0CB19A">
              <w:rPr>
                <w:sz w:val="24"/>
                <w:szCs w:val="24"/>
              </w:rPr>
              <w:t>of</w:t>
            </w:r>
            <w:r w:rsidRPr="3C0CB19A">
              <w:rPr>
                <w:spacing w:val="9"/>
                <w:sz w:val="24"/>
                <w:szCs w:val="24"/>
              </w:rPr>
              <w:t xml:space="preserve"> </w:t>
            </w:r>
            <w:r w:rsidRPr="3C0CB19A">
              <w:rPr>
                <w:sz w:val="24"/>
                <w:szCs w:val="24"/>
              </w:rPr>
              <w:t>how</w:t>
            </w:r>
            <w:r w:rsidRPr="3C0CB19A">
              <w:rPr>
                <w:spacing w:val="-2"/>
                <w:sz w:val="24"/>
                <w:szCs w:val="24"/>
              </w:rPr>
              <w:t xml:space="preserve"> </w:t>
            </w:r>
            <w:r w:rsidRPr="3C0CB19A">
              <w:rPr>
                <w:sz w:val="24"/>
                <w:szCs w:val="24"/>
              </w:rPr>
              <w:t>the</w:t>
            </w:r>
            <w:r w:rsidRPr="3C0CB19A">
              <w:rPr>
                <w:spacing w:val="6"/>
                <w:sz w:val="24"/>
                <w:szCs w:val="24"/>
              </w:rPr>
              <w:t xml:space="preserve"> </w:t>
            </w:r>
            <w:r w:rsidRPr="3C0CB19A">
              <w:rPr>
                <w:sz w:val="24"/>
                <w:szCs w:val="24"/>
              </w:rPr>
              <w:t>evaluation</w:t>
            </w:r>
            <w:r w:rsidRPr="3C0CB19A">
              <w:rPr>
                <w:spacing w:val="4"/>
                <w:sz w:val="24"/>
                <w:szCs w:val="24"/>
              </w:rPr>
              <w:t xml:space="preserve"> </w:t>
            </w:r>
            <w:r w:rsidRPr="3C0CB19A">
              <w:rPr>
                <w:sz w:val="24"/>
                <w:szCs w:val="24"/>
              </w:rPr>
              <w:t>may</w:t>
            </w:r>
            <w:r w:rsidRPr="3C0CB19A">
              <w:rPr>
                <w:spacing w:val="4"/>
                <w:sz w:val="24"/>
                <w:szCs w:val="24"/>
              </w:rPr>
              <w:t xml:space="preserve"> </w:t>
            </w:r>
            <w:r w:rsidRPr="3C0CB19A">
              <w:rPr>
                <w:sz w:val="24"/>
                <w:szCs w:val="24"/>
              </w:rPr>
              <w:t>or</w:t>
            </w:r>
            <w:r w:rsidRPr="3C0CB19A">
              <w:rPr>
                <w:spacing w:val="10"/>
                <w:sz w:val="24"/>
                <w:szCs w:val="24"/>
              </w:rPr>
              <w:t xml:space="preserve"> </w:t>
            </w:r>
            <w:r w:rsidRPr="3C0CB19A">
              <w:rPr>
                <w:sz w:val="24"/>
                <w:szCs w:val="24"/>
              </w:rPr>
              <w:t>may</w:t>
            </w:r>
            <w:r w:rsidRPr="3C0CB19A">
              <w:rPr>
                <w:spacing w:val="4"/>
                <w:sz w:val="24"/>
                <w:szCs w:val="24"/>
              </w:rPr>
              <w:t xml:space="preserve"> </w:t>
            </w:r>
            <w:r w:rsidRPr="3C0CB19A">
              <w:rPr>
                <w:sz w:val="24"/>
                <w:szCs w:val="24"/>
              </w:rPr>
              <w:t>not</w:t>
            </w:r>
            <w:r w:rsidRPr="3C0CB19A">
              <w:rPr>
                <w:spacing w:val="10"/>
                <w:sz w:val="24"/>
                <w:szCs w:val="24"/>
              </w:rPr>
              <w:t xml:space="preserve"> </w:t>
            </w:r>
            <w:r w:rsidRPr="3C0CB19A">
              <w:rPr>
                <w:sz w:val="24"/>
                <w:szCs w:val="24"/>
              </w:rPr>
              <w:t>have</w:t>
            </w:r>
            <w:r w:rsidRPr="3C0CB19A">
              <w:rPr>
                <w:spacing w:val="6"/>
                <w:sz w:val="24"/>
                <w:szCs w:val="24"/>
              </w:rPr>
              <w:t xml:space="preserve"> </w:t>
            </w:r>
            <w:r w:rsidRPr="3C0CB19A">
              <w:rPr>
                <w:sz w:val="24"/>
                <w:szCs w:val="24"/>
              </w:rPr>
              <w:t>resulted</w:t>
            </w:r>
            <w:r w:rsidRPr="3C0CB19A">
              <w:rPr>
                <w:spacing w:val="5"/>
                <w:sz w:val="24"/>
                <w:szCs w:val="24"/>
              </w:rPr>
              <w:t xml:space="preserve"> </w:t>
            </w:r>
            <w:r w:rsidRPr="3C0CB19A">
              <w:rPr>
                <w:sz w:val="24"/>
                <w:szCs w:val="24"/>
              </w:rPr>
              <w:t>in</w:t>
            </w:r>
            <w:r w:rsidRPr="3C0CB19A">
              <w:rPr>
                <w:spacing w:val="5"/>
                <w:sz w:val="24"/>
                <w:szCs w:val="24"/>
              </w:rPr>
              <w:t xml:space="preserve"> </w:t>
            </w:r>
            <w:r w:rsidRPr="3C0CB19A">
              <w:rPr>
                <w:sz w:val="24"/>
                <w:szCs w:val="24"/>
              </w:rPr>
              <w:t>any</w:t>
            </w:r>
            <w:r w:rsidRPr="3C0CB19A">
              <w:rPr>
                <w:spacing w:val="5"/>
                <w:sz w:val="24"/>
                <w:szCs w:val="24"/>
              </w:rPr>
              <w:t xml:space="preserve"> </w:t>
            </w:r>
            <w:r w:rsidRPr="3C0CB19A">
              <w:rPr>
                <w:spacing w:val="-2"/>
                <w:sz w:val="24"/>
                <w:szCs w:val="24"/>
              </w:rPr>
              <w:t>change.</w:t>
            </w:r>
          </w:p>
          <w:p w14:paraId="6D83DF74" w14:textId="171C4547" w:rsidR="007D40BE" w:rsidRDefault="007D40BE" w:rsidP="060808D3">
            <w:pPr>
              <w:pStyle w:val="TableParagraph"/>
              <w:ind w:left="0"/>
              <w:rPr>
                <w:sz w:val="24"/>
                <w:szCs w:val="24"/>
              </w:rPr>
            </w:pPr>
          </w:p>
          <w:p w14:paraId="6AE4BEF6" w14:textId="3261F285" w:rsidR="007D40BE" w:rsidRDefault="6F96A936" w:rsidP="00430F18">
            <w:r w:rsidRPr="060808D3">
              <w:rPr>
                <w:b/>
                <w:bCs/>
                <w:sz w:val="24"/>
                <w:szCs w:val="24"/>
                <w:u w:val="single"/>
              </w:rPr>
              <w:t>Response:</w:t>
            </w:r>
          </w:p>
          <w:p w14:paraId="2AB17465" w14:textId="5BE27FAD" w:rsidR="00EC392A" w:rsidRDefault="00216BD8" w:rsidP="00EC392A">
            <w:pPr>
              <w:rPr>
                <w:sz w:val="24"/>
                <w:szCs w:val="24"/>
              </w:rPr>
            </w:pPr>
            <w:r>
              <w:rPr>
                <w:sz w:val="24"/>
                <w:szCs w:val="24"/>
              </w:rPr>
              <w:t xml:space="preserve">As indicated in </w:t>
            </w:r>
            <w:r w:rsidR="00C07BD2" w:rsidRPr="00992CA3">
              <w:rPr>
                <w:sz w:val="24"/>
                <w:szCs w:val="24"/>
              </w:rPr>
              <w:t>the</w:t>
            </w:r>
            <w:r w:rsidR="00C07BD2" w:rsidRPr="005806EB">
              <w:rPr>
                <w:b/>
                <w:bCs/>
                <w:i/>
                <w:iCs/>
                <w:sz w:val="24"/>
                <w:szCs w:val="24"/>
              </w:rPr>
              <w:t xml:space="preserve"> Program</w:t>
            </w:r>
            <w:r w:rsidR="00C07BD2">
              <w:rPr>
                <w:b/>
                <w:bCs/>
                <w:i/>
                <w:iCs/>
                <w:sz w:val="24"/>
                <w:szCs w:val="24"/>
              </w:rPr>
              <w:t xml:space="preserve"> Learning Outcomes Data Collection Template for Human Services and the </w:t>
            </w:r>
            <w:r w:rsidRPr="00D2087F">
              <w:rPr>
                <w:b/>
                <w:bCs/>
                <w:i/>
                <w:iCs/>
                <w:sz w:val="24"/>
                <w:szCs w:val="24"/>
              </w:rPr>
              <w:t>Overall Learning Outcome Assessment Report</w:t>
            </w:r>
            <w:r>
              <w:rPr>
                <w:b/>
                <w:bCs/>
                <w:i/>
                <w:iCs/>
                <w:sz w:val="24"/>
                <w:szCs w:val="24"/>
              </w:rPr>
              <w:t xml:space="preserve">, </w:t>
            </w:r>
            <w:r w:rsidRPr="0056236B">
              <w:rPr>
                <w:sz w:val="24"/>
                <w:szCs w:val="24"/>
              </w:rPr>
              <w:t>q</w:t>
            </w:r>
            <w:r w:rsidR="6F96A936" w:rsidRPr="00EC392A">
              <w:rPr>
                <w:sz w:val="24"/>
                <w:szCs w:val="24"/>
              </w:rPr>
              <w:t xml:space="preserve">uantitative data </w:t>
            </w:r>
            <w:r w:rsidR="00C07BD2">
              <w:rPr>
                <w:sz w:val="24"/>
                <w:szCs w:val="24"/>
              </w:rPr>
              <w:t>for</w:t>
            </w:r>
            <w:r w:rsidR="00516824">
              <w:rPr>
                <w:sz w:val="24"/>
                <w:szCs w:val="24"/>
              </w:rPr>
              <w:t xml:space="preserve"> </w:t>
            </w:r>
            <w:r w:rsidR="00C07BD2">
              <w:rPr>
                <w:sz w:val="24"/>
                <w:szCs w:val="24"/>
              </w:rPr>
              <w:t>nine</w:t>
            </w:r>
            <w:r w:rsidR="00516824">
              <w:rPr>
                <w:sz w:val="24"/>
                <w:szCs w:val="24"/>
              </w:rPr>
              <w:t xml:space="preserve"> courses </w:t>
            </w:r>
            <w:r w:rsidR="00992CA3">
              <w:rPr>
                <w:sz w:val="24"/>
                <w:szCs w:val="24"/>
              </w:rPr>
              <w:t>indicated that</w:t>
            </w:r>
            <w:r w:rsidR="002F4982" w:rsidRPr="00EC392A">
              <w:rPr>
                <w:sz w:val="24"/>
                <w:szCs w:val="24"/>
              </w:rPr>
              <w:t xml:space="preserve"> </w:t>
            </w:r>
            <w:r w:rsidR="6F96A936" w:rsidRPr="00EC392A">
              <w:rPr>
                <w:sz w:val="24"/>
                <w:szCs w:val="24"/>
              </w:rPr>
              <w:t xml:space="preserve">90% of students received 75% or better on the measurement tools </w:t>
            </w:r>
            <w:r w:rsidR="00EC392A" w:rsidRPr="00EC392A">
              <w:rPr>
                <w:sz w:val="24"/>
                <w:szCs w:val="24"/>
              </w:rPr>
              <w:t>used to</w:t>
            </w:r>
            <w:r w:rsidR="00B4678B" w:rsidRPr="00EC392A">
              <w:rPr>
                <w:sz w:val="24"/>
                <w:szCs w:val="24"/>
              </w:rPr>
              <w:t xml:space="preserve"> assess the program outcome</w:t>
            </w:r>
            <w:r w:rsidR="00B8340A">
              <w:rPr>
                <w:sz w:val="24"/>
                <w:szCs w:val="24"/>
              </w:rPr>
              <w:t>.</w:t>
            </w:r>
            <w:r w:rsidR="00C07BD2">
              <w:rPr>
                <w:sz w:val="24"/>
                <w:szCs w:val="24"/>
              </w:rPr>
              <w:t xml:space="preserve"> In three courses, 90% of students did not receive a 75% or better indicating that the target was not met. </w:t>
            </w:r>
            <w:r w:rsidR="00B4678B" w:rsidRPr="00EC392A">
              <w:rPr>
                <w:sz w:val="24"/>
                <w:szCs w:val="24"/>
              </w:rPr>
              <w:t xml:space="preserve">  In classes where the target was not met, </w:t>
            </w:r>
            <w:r w:rsidR="00A63B50" w:rsidRPr="00EC392A">
              <w:rPr>
                <w:sz w:val="24"/>
                <w:szCs w:val="24"/>
              </w:rPr>
              <w:t>instructors devised</w:t>
            </w:r>
            <w:r w:rsidR="00832A31" w:rsidRPr="00EC392A">
              <w:rPr>
                <w:sz w:val="24"/>
                <w:szCs w:val="24"/>
              </w:rPr>
              <w:t xml:space="preserve"> action plans</w:t>
            </w:r>
            <w:r w:rsidR="00F867B3" w:rsidRPr="00EC392A">
              <w:rPr>
                <w:sz w:val="24"/>
                <w:szCs w:val="24"/>
              </w:rPr>
              <w:t xml:space="preserve"> to enhance</w:t>
            </w:r>
            <w:r w:rsidR="00832A31" w:rsidRPr="00EC392A">
              <w:rPr>
                <w:sz w:val="24"/>
                <w:szCs w:val="24"/>
              </w:rPr>
              <w:t xml:space="preserve"> </w:t>
            </w:r>
            <w:r w:rsidR="00EE28D6" w:rsidRPr="00EC392A">
              <w:rPr>
                <w:sz w:val="24"/>
                <w:szCs w:val="24"/>
              </w:rPr>
              <w:t>pedagogical</w:t>
            </w:r>
            <w:r w:rsidR="00832A31" w:rsidRPr="00EC392A">
              <w:rPr>
                <w:sz w:val="24"/>
                <w:szCs w:val="24"/>
              </w:rPr>
              <w:t xml:space="preserve"> strateg</w:t>
            </w:r>
            <w:r w:rsidR="00F867B3" w:rsidRPr="00EC392A">
              <w:rPr>
                <w:sz w:val="24"/>
                <w:szCs w:val="24"/>
              </w:rPr>
              <w:t>ies</w:t>
            </w:r>
            <w:r>
              <w:rPr>
                <w:sz w:val="24"/>
                <w:szCs w:val="24"/>
              </w:rPr>
              <w:t>.</w:t>
            </w:r>
            <w:r w:rsidR="00F867B3" w:rsidRPr="00EC392A">
              <w:rPr>
                <w:i/>
                <w:iCs/>
                <w:sz w:val="24"/>
                <w:szCs w:val="24"/>
              </w:rPr>
              <w:t xml:space="preserve"> </w:t>
            </w:r>
            <w:r w:rsidR="00EC392A" w:rsidRPr="00EC392A">
              <w:rPr>
                <w:sz w:val="24"/>
                <w:szCs w:val="24"/>
              </w:rPr>
              <w:t xml:space="preserve"> </w:t>
            </w:r>
          </w:p>
          <w:p w14:paraId="2B11481A" w14:textId="23E0E345" w:rsidR="00EC392A" w:rsidRDefault="00EC392A" w:rsidP="00EC392A">
            <w:pPr>
              <w:rPr>
                <w:sz w:val="24"/>
                <w:szCs w:val="24"/>
              </w:rPr>
            </w:pPr>
          </w:p>
          <w:p w14:paraId="7BD8D566" w14:textId="1731718B" w:rsidR="007D40BE" w:rsidRDefault="00216BD8" w:rsidP="00EC392A">
            <w:pPr>
              <w:rPr>
                <w:sz w:val="24"/>
                <w:szCs w:val="24"/>
              </w:rPr>
            </w:pPr>
            <w:r w:rsidRPr="004E5C2F">
              <w:rPr>
                <w:sz w:val="24"/>
                <w:szCs w:val="24"/>
              </w:rPr>
              <w:t>The</w:t>
            </w:r>
            <w:r>
              <w:rPr>
                <w:b/>
                <w:bCs/>
                <w:i/>
                <w:iCs/>
                <w:sz w:val="24"/>
                <w:szCs w:val="24"/>
              </w:rPr>
              <w:t xml:space="preserve"> </w:t>
            </w:r>
            <w:r w:rsidR="004D7D84">
              <w:rPr>
                <w:b/>
                <w:bCs/>
                <w:i/>
                <w:iCs/>
                <w:sz w:val="24"/>
                <w:szCs w:val="24"/>
              </w:rPr>
              <w:t xml:space="preserve">Performance Evaluation of </w:t>
            </w:r>
            <w:r w:rsidR="00196FFB">
              <w:rPr>
                <w:b/>
                <w:bCs/>
                <w:i/>
                <w:iCs/>
                <w:sz w:val="24"/>
                <w:szCs w:val="24"/>
              </w:rPr>
              <w:t xml:space="preserve">Students </w:t>
            </w:r>
            <w:r>
              <w:rPr>
                <w:sz w:val="24"/>
                <w:szCs w:val="24"/>
              </w:rPr>
              <w:t>is</w:t>
            </w:r>
            <w:r w:rsidRPr="060808D3">
              <w:rPr>
                <w:sz w:val="24"/>
                <w:szCs w:val="24"/>
              </w:rPr>
              <w:t xml:space="preserve"> </w:t>
            </w:r>
            <w:r w:rsidR="6F96A936" w:rsidRPr="060808D3">
              <w:rPr>
                <w:sz w:val="24"/>
                <w:szCs w:val="24"/>
              </w:rPr>
              <w:t xml:space="preserve">reviewed to ensure that students are meeting cited learning </w:t>
            </w:r>
            <w:r w:rsidR="5900CCA4" w:rsidRPr="060808D3">
              <w:rPr>
                <w:sz w:val="24"/>
                <w:szCs w:val="24"/>
              </w:rPr>
              <w:t>objectives</w:t>
            </w:r>
            <w:r>
              <w:rPr>
                <w:sz w:val="24"/>
                <w:szCs w:val="24"/>
              </w:rPr>
              <w:t xml:space="preserve"> while in </w:t>
            </w:r>
            <w:r w:rsidR="002759BB">
              <w:rPr>
                <w:sz w:val="24"/>
                <w:szCs w:val="24"/>
              </w:rPr>
              <w:t xml:space="preserve">fieldwork for the following courses: Fieldwork: Counseling, </w:t>
            </w:r>
            <w:r w:rsidR="002759BB">
              <w:rPr>
                <w:sz w:val="24"/>
                <w:szCs w:val="24"/>
              </w:rPr>
              <w:lastRenderedPageBreak/>
              <w:t xml:space="preserve">Assessment and Case Management </w:t>
            </w:r>
            <w:r w:rsidR="00C07995">
              <w:rPr>
                <w:sz w:val="24"/>
                <w:szCs w:val="24"/>
              </w:rPr>
              <w:t>{</w:t>
            </w:r>
            <w:r w:rsidR="002759BB">
              <w:rPr>
                <w:sz w:val="24"/>
                <w:szCs w:val="24"/>
              </w:rPr>
              <w:t>HUS 115</w:t>
            </w:r>
            <w:r w:rsidR="00C07995">
              <w:rPr>
                <w:sz w:val="24"/>
                <w:szCs w:val="24"/>
              </w:rPr>
              <w:t>}</w:t>
            </w:r>
            <w:r w:rsidR="002759BB">
              <w:rPr>
                <w:sz w:val="24"/>
                <w:szCs w:val="24"/>
              </w:rPr>
              <w:t xml:space="preserve"> and Fieldwork: Theories of Counseling </w:t>
            </w:r>
            <w:r w:rsidR="00C07995">
              <w:rPr>
                <w:sz w:val="24"/>
                <w:szCs w:val="24"/>
              </w:rPr>
              <w:t>{</w:t>
            </w:r>
            <w:r w:rsidR="002759BB">
              <w:rPr>
                <w:sz w:val="24"/>
                <w:szCs w:val="24"/>
              </w:rPr>
              <w:t xml:space="preserve">HUS </w:t>
            </w:r>
            <w:proofErr w:type="gramStart"/>
            <w:r w:rsidR="002759BB">
              <w:rPr>
                <w:sz w:val="24"/>
                <w:szCs w:val="24"/>
              </w:rPr>
              <w:t>217</w:t>
            </w:r>
            <w:r w:rsidR="00C07995">
              <w:rPr>
                <w:sz w:val="24"/>
                <w:szCs w:val="24"/>
              </w:rPr>
              <w:t>}</w:t>
            </w:r>
            <w:r w:rsidR="002759BB">
              <w:rPr>
                <w:sz w:val="24"/>
                <w:szCs w:val="24"/>
              </w:rPr>
              <w:t>.</w:t>
            </w:r>
            <w:proofErr w:type="gramEnd"/>
            <w:r w:rsidR="6F96A936" w:rsidRPr="060808D3">
              <w:rPr>
                <w:sz w:val="24"/>
                <w:szCs w:val="24"/>
              </w:rPr>
              <w:t xml:space="preserve"> </w:t>
            </w:r>
            <w:r w:rsidR="38AF1E2D" w:rsidRPr="060808D3">
              <w:rPr>
                <w:sz w:val="24"/>
                <w:szCs w:val="24"/>
              </w:rPr>
              <w:t xml:space="preserve"> </w:t>
            </w:r>
          </w:p>
        </w:tc>
      </w:tr>
      <w:tr w:rsidR="007D40BE" w14:paraId="2CAA53FD" w14:textId="77777777" w:rsidTr="432D0519">
        <w:tblPrEx>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PrEx>
        <w:trPr>
          <w:trHeight w:val="525"/>
        </w:trPr>
        <w:tc>
          <w:tcPr>
            <w:tcW w:w="792"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AD0C01A" w14:textId="77777777" w:rsidR="007D40BE" w:rsidRDefault="00BB2F7E">
            <w:pPr>
              <w:pStyle w:val="TableParagraph"/>
              <w:rPr>
                <w:sz w:val="24"/>
              </w:rPr>
            </w:pPr>
            <w:r>
              <w:rPr>
                <w:spacing w:val="-5"/>
                <w:sz w:val="24"/>
              </w:rPr>
              <w:lastRenderedPageBreak/>
              <w:t>b.</w:t>
            </w:r>
          </w:p>
        </w:tc>
        <w:tc>
          <w:tcPr>
            <w:tcW w:w="946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078FEBC" w14:textId="1606A6BF" w:rsidR="007D40BE" w:rsidRDefault="00BB2F7E" w:rsidP="00430F18">
            <w:pPr>
              <w:pStyle w:val="TableParagraph"/>
              <w:spacing w:before="62" w:line="256" w:lineRule="auto"/>
              <w:ind w:left="0"/>
              <w:rPr>
                <w:sz w:val="24"/>
              </w:rPr>
            </w:pPr>
            <w:r w:rsidRPr="060808D3">
              <w:rPr>
                <w:sz w:val="24"/>
                <w:szCs w:val="24"/>
              </w:rPr>
              <w:t xml:space="preserve">The program </w:t>
            </w:r>
            <w:proofErr w:type="gramStart"/>
            <w:r w:rsidRPr="060808D3">
              <w:rPr>
                <w:sz w:val="24"/>
                <w:szCs w:val="24"/>
              </w:rPr>
              <w:t>shall</w:t>
            </w:r>
            <w:proofErr w:type="gramEnd"/>
            <w:r w:rsidRPr="060808D3">
              <w:rPr>
                <w:sz w:val="24"/>
                <w:szCs w:val="24"/>
              </w:rPr>
              <w:t xml:space="preserve"> conduct a formal program evaluation at least every five years. The formal evaluation shall include student surveys, agency surveys, graduate follow-up surveys, active participation of the advisory committee, involvement of agencies where students are in field placements, course and faculty evaluations, and evaluative data mandated or conducted by the </w:t>
            </w:r>
            <w:r w:rsidRPr="060808D3">
              <w:rPr>
                <w:spacing w:val="-2"/>
                <w:sz w:val="24"/>
                <w:szCs w:val="24"/>
              </w:rPr>
              <w:t>institution.</w:t>
            </w:r>
          </w:p>
          <w:p w14:paraId="07B947F7" w14:textId="26E1AB35" w:rsidR="060808D3" w:rsidRDefault="060808D3" w:rsidP="060808D3">
            <w:pPr>
              <w:pStyle w:val="TableParagraph"/>
              <w:spacing w:before="0" w:line="276" w:lineRule="exact"/>
              <w:rPr>
                <w:sz w:val="24"/>
                <w:szCs w:val="24"/>
              </w:rPr>
            </w:pPr>
          </w:p>
          <w:p w14:paraId="54A4AA9C" w14:textId="77777777" w:rsidR="007D40BE" w:rsidRDefault="00BB2F7E" w:rsidP="00430F18">
            <w:pPr>
              <w:pStyle w:val="TableParagraph"/>
              <w:spacing w:before="0" w:line="276" w:lineRule="exact"/>
              <w:ind w:left="0"/>
              <w:rPr>
                <w:sz w:val="24"/>
              </w:rPr>
            </w:pPr>
            <w:r>
              <w:rPr>
                <w:sz w:val="24"/>
              </w:rPr>
              <w:t>Provide</w:t>
            </w:r>
            <w:r>
              <w:rPr>
                <w:spacing w:val="7"/>
                <w:sz w:val="24"/>
              </w:rPr>
              <w:t xml:space="preserve"> </w:t>
            </w:r>
            <w:r>
              <w:rPr>
                <w:sz w:val="24"/>
              </w:rPr>
              <w:t>the</w:t>
            </w:r>
            <w:r>
              <w:rPr>
                <w:spacing w:val="7"/>
                <w:sz w:val="24"/>
              </w:rPr>
              <w:t xml:space="preserve"> </w:t>
            </w:r>
            <w:r>
              <w:rPr>
                <w:spacing w:val="-2"/>
                <w:sz w:val="24"/>
              </w:rPr>
              <w:t>following:</w:t>
            </w:r>
          </w:p>
          <w:p w14:paraId="46C8767D" w14:textId="54FE7805" w:rsidR="007D40BE" w:rsidRDefault="00BB2F7E" w:rsidP="00430F18">
            <w:pPr>
              <w:pStyle w:val="TableParagraph"/>
              <w:spacing w:before="180" w:line="251" w:lineRule="exact"/>
              <w:ind w:left="0"/>
              <w:rPr>
                <w:sz w:val="24"/>
                <w:szCs w:val="24"/>
              </w:rPr>
            </w:pPr>
            <w:r w:rsidRPr="060808D3">
              <w:rPr>
                <w:sz w:val="24"/>
                <w:szCs w:val="24"/>
              </w:rPr>
              <w:t>1</w:t>
            </w:r>
            <w:r w:rsidR="00196FFB" w:rsidRPr="060808D3">
              <w:rPr>
                <w:sz w:val="24"/>
                <w:szCs w:val="24"/>
              </w:rPr>
              <w:t>.</w:t>
            </w:r>
            <w:r w:rsidR="00196FFB" w:rsidRPr="060808D3">
              <w:rPr>
                <w:spacing w:val="35"/>
                <w:sz w:val="24"/>
                <w:szCs w:val="24"/>
              </w:rPr>
              <w:t xml:space="preserve"> A</w:t>
            </w:r>
            <w:r w:rsidRPr="060808D3">
              <w:rPr>
                <w:spacing w:val="-3"/>
                <w:sz w:val="24"/>
                <w:szCs w:val="24"/>
              </w:rPr>
              <w:t xml:space="preserve"> </w:t>
            </w:r>
            <w:r w:rsidRPr="060808D3">
              <w:rPr>
                <w:sz w:val="24"/>
                <w:szCs w:val="24"/>
              </w:rPr>
              <w:t>history</w:t>
            </w:r>
            <w:r w:rsidRPr="060808D3">
              <w:rPr>
                <w:spacing w:val="3"/>
                <w:sz w:val="24"/>
                <w:szCs w:val="24"/>
              </w:rPr>
              <w:t xml:space="preserve"> </w:t>
            </w:r>
            <w:r w:rsidRPr="060808D3">
              <w:rPr>
                <w:sz w:val="24"/>
                <w:szCs w:val="24"/>
              </w:rPr>
              <w:t>of</w:t>
            </w:r>
            <w:r w:rsidRPr="060808D3">
              <w:rPr>
                <w:spacing w:val="8"/>
                <w:sz w:val="24"/>
                <w:szCs w:val="24"/>
              </w:rPr>
              <w:t xml:space="preserve"> </w:t>
            </w:r>
            <w:r w:rsidRPr="060808D3">
              <w:rPr>
                <w:sz w:val="24"/>
                <w:szCs w:val="24"/>
              </w:rPr>
              <w:t>program</w:t>
            </w:r>
            <w:r w:rsidRPr="060808D3">
              <w:rPr>
                <w:spacing w:val="9"/>
                <w:sz w:val="24"/>
                <w:szCs w:val="24"/>
              </w:rPr>
              <w:t xml:space="preserve"> </w:t>
            </w:r>
            <w:r w:rsidRPr="060808D3">
              <w:rPr>
                <w:spacing w:val="-2"/>
                <w:sz w:val="24"/>
                <w:szCs w:val="24"/>
              </w:rPr>
              <w:t>evaluations</w:t>
            </w:r>
          </w:p>
          <w:p w14:paraId="4D8F202A" w14:textId="77777777" w:rsidR="002A1D63" w:rsidRDefault="002A1D63" w:rsidP="00430F18">
            <w:pPr>
              <w:spacing w:line="251" w:lineRule="exact"/>
              <w:rPr>
                <w:b/>
                <w:bCs/>
                <w:sz w:val="24"/>
                <w:szCs w:val="24"/>
                <w:u w:val="single"/>
              </w:rPr>
            </w:pPr>
          </w:p>
          <w:p w14:paraId="79232F78" w14:textId="4752C652" w:rsidR="007D40BE" w:rsidRDefault="21904B75" w:rsidP="00430F18">
            <w:pPr>
              <w:spacing w:line="251" w:lineRule="exact"/>
            </w:pPr>
            <w:r w:rsidRPr="060808D3">
              <w:rPr>
                <w:b/>
                <w:bCs/>
                <w:sz w:val="24"/>
                <w:szCs w:val="24"/>
                <w:u w:val="single"/>
              </w:rPr>
              <w:t>Response:</w:t>
            </w:r>
          </w:p>
          <w:p w14:paraId="2E02D845" w14:textId="05D0F07C" w:rsidR="007D40BE" w:rsidRPr="00106FE3" w:rsidRDefault="662FA7F8" w:rsidP="00430F18">
            <w:pPr>
              <w:spacing w:line="251" w:lineRule="exact"/>
              <w:rPr>
                <w:b/>
                <w:bCs/>
                <w:sz w:val="24"/>
                <w:szCs w:val="24"/>
              </w:rPr>
            </w:pPr>
            <w:r w:rsidRPr="432D0519">
              <w:rPr>
                <w:sz w:val="24"/>
                <w:szCs w:val="24"/>
              </w:rPr>
              <w:t>One method of program evaluation occurs during the Division of Learning Academic Program Review Process. This review process is conducted every four years and supports the college’s Strategic Plan. The Human Services program completed the comprehensive review on the A.A.S. in 20</w:t>
            </w:r>
            <w:r w:rsidR="35900B7E" w:rsidRPr="432D0519">
              <w:rPr>
                <w:sz w:val="24"/>
                <w:szCs w:val="24"/>
              </w:rPr>
              <w:t xml:space="preserve">21 </w:t>
            </w:r>
            <w:r w:rsidRPr="432D0519">
              <w:rPr>
                <w:b/>
                <w:bCs/>
                <w:i/>
                <w:iCs/>
                <w:sz w:val="24"/>
                <w:szCs w:val="24"/>
              </w:rPr>
              <w:t xml:space="preserve">Human Services </w:t>
            </w:r>
            <w:r w:rsidR="12BF8844" w:rsidRPr="432D0519">
              <w:rPr>
                <w:b/>
                <w:bCs/>
                <w:i/>
                <w:iCs/>
                <w:sz w:val="24"/>
                <w:szCs w:val="24"/>
              </w:rPr>
              <w:t xml:space="preserve">A.A.S. </w:t>
            </w:r>
            <w:r w:rsidRPr="432D0519">
              <w:rPr>
                <w:b/>
                <w:bCs/>
                <w:i/>
                <w:iCs/>
                <w:sz w:val="24"/>
                <w:szCs w:val="24"/>
              </w:rPr>
              <w:t>Program Review</w:t>
            </w:r>
            <w:r w:rsidR="00106FE3">
              <w:rPr>
                <w:color w:val="0000FF"/>
                <w:sz w:val="24"/>
                <w:szCs w:val="24"/>
              </w:rPr>
              <w:t xml:space="preserve">. </w:t>
            </w:r>
            <w:r w:rsidR="00106FE3">
              <w:rPr>
                <w:sz w:val="24"/>
                <w:szCs w:val="24"/>
              </w:rPr>
              <w:t xml:space="preserve"> </w:t>
            </w:r>
            <w:r w:rsidR="00334669">
              <w:rPr>
                <w:sz w:val="24"/>
                <w:szCs w:val="24"/>
              </w:rPr>
              <w:t>In place</w:t>
            </w:r>
            <w:r w:rsidR="00B03F26">
              <w:rPr>
                <w:sz w:val="24"/>
                <w:szCs w:val="24"/>
              </w:rPr>
              <w:t xml:space="preserve"> </w:t>
            </w:r>
            <w:r w:rsidR="00EA77C5">
              <w:rPr>
                <w:sz w:val="24"/>
                <w:szCs w:val="24"/>
              </w:rPr>
              <w:t xml:space="preserve">of the </w:t>
            </w:r>
            <w:r w:rsidR="00B03F26">
              <w:rPr>
                <w:sz w:val="24"/>
                <w:szCs w:val="24"/>
              </w:rPr>
              <w:t xml:space="preserve">standard </w:t>
            </w:r>
            <w:r w:rsidR="00EA77C5">
              <w:rPr>
                <w:sz w:val="24"/>
                <w:szCs w:val="24"/>
              </w:rPr>
              <w:t xml:space="preserve">program review cycle, the </w:t>
            </w:r>
            <w:r w:rsidR="00B03F26">
              <w:rPr>
                <w:sz w:val="24"/>
                <w:szCs w:val="24"/>
              </w:rPr>
              <w:t>C</w:t>
            </w:r>
            <w:r w:rsidR="00EA77C5">
              <w:rPr>
                <w:sz w:val="24"/>
                <w:szCs w:val="24"/>
              </w:rPr>
              <w:t xml:space="preserve">ollege is currently using the Academic Portfolio Review to </w:t>
            </w:r>
            <w:r w:rsidR="00B03F26">
              <w:rPr>
                <w:sz w:val="24"/>
                <w:szCs w:val="24"/>
              </w:rPr>
              <w:t xml:space="preserve">evaluate </w:t>
            </w:r>
            <w:r w:rsidR="00106FE3">
              <w:rPr>
                <w:sz w:val="24"/>
                <w:szCs w:val="24"/>
              </w:rPr>
              <w:t xml:space="preserve">programs. The Human Services program has </w:t>
            </w:r>
            <w:r w:rsidR="00334669">
              <w:rPr>
                <w:sz w:val="24"/>
                <w:szCs w:val="24"/>
              </w:rPr>
              <w:t>completed its</w:t>
            </w:r>
            <w:r w:rsidR="00B03F26">
              <w:rPr>
                <w:sz w:val="24"/>
                <w:szCs w:val="24"/>
              </w:rPr>
              <w:t xml:space="preserve"> </w:t>
            </w:r>
            <w:r w:rsidR="00106FE3">
              <w:rPr>
                <w:sz w:val="24"/>
                <w:szCs w:val="24"/>
              </w:rPr>
              <w:t>Academic Portfolio Review</w:t>
            </w:r>
            <w:r w:rsidR="00106FE3" w:rsidRPr="00106FE3">
              <w:rPr>
                <w:b/>
                <w:bCs/>
                <w:sz w:val="24"/>
                <w:szCs w:val="24"/>
              </w:rPr>
              <w:t>.</w:t>
            </w:r>
            <w:r w:rsidR="00106FE3">
              <w:rPr>
                <w:b/>
                <w:bCs/>
                <w:sz w:val="24"/>
                <w:szCs w:val="24"/>
              </w:rPr>
              <w:t xml:space="preserve"> </w:t>
            </w:r>
            <w:r w:rsidR="005B2FA1">
              <w:rPr>
                <w:b/>
                <w:bCs/>
                <w:sz w:val="24"/>
                <w:szCs w:val="24"/>
              </w:rPr>
              <w:t xml:space="preserve"> See </w:t>
            </w:r>
            <w:r w:rsidR="00106FE3" w:rsidRPr="00106FE3">
              <w:rPr>
                <w:b/>
                <w:bCs/>
                <w:sz w:val="24"/>
                <w:szCs w:val="24"/>
              </w:rPr>
              <w:t xml:space="preserve">APR - PART E Year 2 Program Review January 2026-Final (1) AAS </w:t>
            </w:r>
            <w:r w:rsidR="00B03F26">
              <w:rPr>
                <w:b/>
                <w:bCs/>
                <w:sz w:val="24"/>
                <w:szCs w:val="24"/>
              </w:rPr>
              <w:t>H</w:t>
            </w:r>
            <w:r w:rsidR="00106FE3" w:rsidRPr="00106FE3">
              <w:rPr>
                <w:b/>
                <w:bCs/>
                <w:sz w:val="24"/>
                <w:szCs w:val="24"/>
              </w:rPr>
              <w:t xml:space="preserve">uman </w:t>
            </w:r>
            <w:r w:rsidR="00B03F26">
              <w:rPr>
                <w:b/>
                <w:bCs/>
                <w:sz w:val="24"/>
                <w:szCs w:val="24"/>
              </w:rPr>
              <w:t>S</w:t>
            </w:r>
            <w:r w:rsidR="00B03F26" w:rsidRPr="00106FE3">
              <w:rPr>
                <w:b/>
                <w:bCs/>
                <w:sz w:val="24"/>
                <w:szCs w:val="24"/>
              </w:rPr>
              <w:t xml:space="preserve">ervices </w:t>
            </w:r>
            <w:r w:rsidR="00B03F26">
              <w:rPr>
                <w:b/>
                <w:bCs/>
                <w:sz w:val="24"/>
                <w:szCs w:val="24"/>
              </w:rPr>
              <w:t>P</w:t>
            </w:r>
            <w:r w:rsidR="00106FE3" w:rsidRPr="00106FE3">
              <w:rPr>
                <w:b/>
                <w:bCs/>
                <w:sz w:val="24"/>
                <w:szCs w:val="24"/>
              </w:rPr>
              <w:t>rogram</w:t>
            </w:r>
            <w:r w:rsidR="00B03F26">
              <w:rPr>
                <w:b/>
                <w:bCs/>
                <w:sz w:val="24"/>
                <w:szCs w:val="24"/>
              </w:rPr>
              <w:t>,</w:t>
            </w:r>
            <w:r w:rsidR="00106FE3" w:rsidRPr="00106FE3">
              <w:rPr>
                <w:b/>
                <w:bCs/>
                <w:sz w:val="24"/>
                <w:szCs w:val="24"/>
              </w:rPr>
              <w:t xml:space="preserve"> Dean Approved</w:t>
            </w:r>
          </w:p>
          <w:p w14:paraId="7212F6C9" w14:textId="77777777" w:rsidR="00E31E53" w:rsidRDefault="00E31E53" w:rsidP="00430F18">
            <w:pPr>
              <w:spacing w:line="251" w:lineRule="exact"/>
              <w:rPr>
                <w:sz w:val="24"/>
                <w:szCs w:val="24"/>
              </w:rPr>
            </w:pPr>
          </w:p>
          <w:p w14:paraId="528F2C4E" w14:textId="0B79F069" w:rsidR="00E31E53" w:rsidRDefault="000F3351" w:rsidP="00430F18">
            <w:pPr>
              <w:spacing w:line="251" w:lineRule="exact"/>
              <w:rPr>
                <w:sz w:val="24"/>
                <w:szCs w:val="24"/>
              </w:rPr>
            </w:pPr>
            <w:r>
              <w:rPr>
                <w:sz w:val="24"/>
                <w:szCs w:val="24"/>
              </w:rPr>
              <w:t xml:space="preserve">It was recommended to retain the Human Services degree program, with an action plan focusing on marketing, retention efforts, and addressing equity gaps. </w:t>
            </w:r>
          </w:p>
          <w:p w14:paraId="1D93F82C" w14:textId="77C08AB5" w:rsidR="007D40BE" w:rsidRDefault="007D40BE" w:rsidP="060808D3">
            <w:pPr>
              <w:spacing w:line="251" w:lineRule="exact"/>
              <w:ind w:left="105"/>
              <w:rPr>
                <w:sz w:val="24"/>
                <w:szCs w:val="24"/>
              </w:rPr>
            </w:pPr>
          </w:p>
          <w:p w14:paraId="6CEE4430" w14:textId="09A6F5D2" w:rsidR="00365739" w:rsidRDefault="21904B75" w:rsidP="00365739">
            <w:pPr>
              <w:spacing w:line="251" w:lineRule="exact"/>
              <w:rPr>
                <w:sz w:val="24"/>
                <w:szCs w:val="24"/>
              </w:rPr>
            </w:pPr>
            <w:r w:rsidRPr="060808D3">
              <w:rPr>
                <w:sz w:val="24"/>
                <w:szCs w:val="24"/>
              </w:rPr>
              <w:t xml:space="preserve">The Human Services department conducted the </w:t>
            </w:r>
            <w:r w:rsidRPr="00C661ED">
              <w:rPr>
                <w:b/>
                <w:bCs/>
                <w:i/>
                <w:iCs/>
                <w:sz w:val="24"/>
                <w:szCs w:val="24"/>
              </w:rPr>
              <w:t>Human Services Graduate</w:t>
            </w:r>
            <w:r w:rsidRPr="00D2087F">
              <w:rPr>
                <w:b/>
                <w:bCs/>
                <w:i/>
                <w:iCs/>
                <w:sz w:val="24"/>
                <w:szCs w:val="24"/>
              </w:rPr>
              <w:t xml:space="preserve"> Survey</w:t>
            </w:r>
            <w:r w:rsidRPr="060808D3">
              <w:rPr>
                <w:color w:val="0000FF"/>
                <w:sz w:val="24"/>
                <w:szCs w:val="24"/>
              </w:rPr>
              <w:t xml:space="preserve"> </w:t>
            </w:r>
            <w:r w:rsidRPr="060808D3">
              <w:rPr>
                <w:sz w:val="24"/>
                <w:szCs w:val="24"/>
              </w:rPr>
              <w:t xml:space="preserve">in </w:t>
            </w:r>
            <w:r w:rsidR="670BD760" w:rsidRPr="060808D3">
              <w:rPr>
                <w:sz w:val="24"/>
                <w:szCs w:val="24"/>
              </w:rPr>
              <w:t>Spring 2025</w:t>
            </w:r>
            <w:r w:rsidRPr="060808D3">
              <w:rPr>
                <w:sz w:val="24"/>
                <w:szCs w:val="24"/>
              </w:rPr>
              <w:t xml:space="preserve">. The purpose of the survey was to obtain graduates’ feedback on various aspects of the program and their overall experience at AACC. The survey asks graduates to identify areas that need improvement. </w:t>
            </w:r>
            <w:r w:rsidR="004E5C2F" w:rsidRPr="00416067">
              <w:rPr>
                <w:sz w:val="24"/>
                <w:szCs w:val="24"/>
              </w:rPr>
              <w:t>The survey questionnaire was emailed to over 200 graduates</w:t>
            </w:r>
            <w:r w:rsidR="004E5C2F" w:rsidRPr="060808D3">
              <w:rPr>
                <w:sz w:val="24"/>
                <w:szCs w:val="24"/>
              </w:rPr>
              <w:t xml:space="preserve"> </w:t>
            </w:r>
            <w:r w:rsidRPr="060808D3">
              <w:rPr>
                <w:sz w:val="24"/>
                <w:szCs w:val="24"/>
              </w:rPr>
              <w:t>from the Human Services program between the academic years 20</w:t>
            </w:r>
            <w:r w:rsidR="2ADBA641" w:rsidRPr="060808D3">
              <w:rPr>
                <w:sz w:val="24"/>
                <w:szCs w:val="24"/>
              </w:rPr>
              <w:t xml:space="preserve">21 </w:t>
            </w:r>
            <w:r w:rsidR="004E5C2F">
              <w:rPr>
                <w:sz w:val="24"/>
                <w:szCs w:val="24"/>
              </w:rPr>
              <w:t>to</w:t>
            </w:r>
            <w:r w:rsidR="003E7F71">
              <w:rPr>
                <w:sz w:val="24"/>
                <w:szCs w:val="24"/>
              </w:rPr>
              <w:t xml:space="preserve"> </w:t>
            </w:r>
            <w:r w:rsidR="2ADBA641" w:rsidRPr="060808D3">
              <w:rPr>
                <w:sz w:val="24"/>
                <w:szCs w:val="24"/>
              </w:rPr>
              <w:t>2025</w:t>
            </w:r>
            <w:r w:rsidR="004E5C2F">
              <w:rPr>
                <w:sz w:val="24"/>
                <w:szCs w:val="24"/>
              </w:rPr>
              <w:t xml:space="preserve">; as of the end of 2025, 39 surveys have been </w:t>
            </w:r>
            <w:r w:rsidR="00F5128E">
              <w:rPr>
                <w:sz w:val="24"/>
                <w:szCs w:val="24"/>
              </w:rPr>
              <w:t>completed.</w:t>
            </w:r>
            <w:r w:rsidRPr="00416067">
              <w:rPr>
                <w:sz w:val="24"/>
                <w:szCs w:val="24"/>
              </w:rPr>
              <w:t xml:space="preserve"> </w:t>
            </w:r>
            <w:r w:rsidR="00551A40" w:rsidRPr="00416067">
              <w:rPr>
                <w:sz w:val="24"/>
                <w:szCs w:val="24"/>
              </w:rPr>
              <w:t xml:space="preserve"> </w:t>
            </w:r>
            <w:r w:rsidRPr="00416067">
              <w:rPr>
                <w:sz w:val="24"/>
                <w:szCs w:val="24"/>
              </w:rPr>
              <w:t xml:space="preserve"> The results </w:t>
            </w:r>
            <w:r w:rsidR="004E5C2F">
              <w:rPr>
                <w:sz w:val="24"/>
                <w:szCs w:val="24"/>
              </w:rPr>
              <w:t xml:space="preserve">show </w:t>
            </w:r>
            <w:r w:rsidR="001A353D" w:rsidRPr="00416067">
              <w:rPr>
                <w:sz w:val="24"/>
                <w:szCs w:val="24"/>
              </w:rPr>
              <w:t>7</w:t>
            </w:r>
            <w:r w:rsidR="00E71334">
              <w:rPr>
                <w:sz w:val="24"/>
                <w:szCs w:val="24"/>
              </w:rPr>
              <w:t>2</w:t>
            </w:r>
            <w:r w:rsidRPr="00416067">
              <w:rPr>
                <w:sz w:val="24"/>
                <w:szCs w:val="24"/>
              </w:rPr>
              <w:t xml:space="preserve">% </w:t>
            </w:r>
            <w:r w:rsidR="00365739">
              <w:rPr>
                <w:sz w:val="24"/>
                <w:szCs w:val="24"/>
              </w:rPr>
              <w:t>report</w:t>
            </w:r>
            <w:r w:rsidR="004E5C2F">
              <w:rPr>
                <w:sz w:val="24"/>
                <w:szCs w:val="24"/>
              </w:rPr>
              <w:t>ing</w:t>
            </w:r>
            <w:r w:rsidR="00365739">
              <w:rPr>
                <w:sz w:val="24"/>
                <w:szCs w:val="24"/>
              </w:rPr>
              <w:t xml:space="preserve"> </w:t>
            </w:r>
            <w:r w:rsidR="00365739" w:rsidRPr="00416067">
              <w:rPr>
                <w:sz w:val="24"/>
                <w:szCs w:val="24"/>
              </w:rPr>
              <w:t xml:space="preserve">that </w:t>
            </w:r>
            <w:r w:rsidR="00365739">
              <w:rPr>
                <w:sz w:val="24"/>
                <w:szCs w:val="24"/>
              </w:rPr>
              <w:t>AACC</w:t>
            </w:r>
            <w:r w:rsidR="00E71334">
              <w:rPr>
                <w:sz w:val="24"/>
                <w:szCs w:val="24"/>
              </w:rPr>
              <w:t xml:space="preserve"> did a very good job at preparing them for employment</w:t>
            </w:r>
            <w:r w:rsidR="004E5C2F">
              <w:rPr>
                <w:sz w:val="24"/>
                <w:szCs w:val="24"/>
              </w:rPr>
              <w:t>;</w:t>
            </w:r>
            <w:r w:rsidR="00E71334">
              <w:rPr>
                <w:sz w:val="24"/>
                <w:szCs w:val="24"/>
              </w:rPr>
              <w:t xml:space="preserve"> 22% indicat</w:t>
            </w:r>
            <w:r w:rsidR="004E5C2F">
              <w:rPr>
                <w:sz w:val="24"/>
                <w:szCs w:val="24"/>
              </w:rPr>
              <w:t xml:space="preserve">ing </w:t>
            </w:r>
            <w:r w:rsidR="00E71334">
              <w:rPr>
                <w:sz w:val="24"/>
                <w:szCs w:val="24"/>
              </w:rPr>
              <w:t>that AACC did a good job at preparing them for employment</w:t>
            </w:r>
            <w:r w:rsidR="004E5C2F">
              <w:rPr>
                <w:sz w:val="24"/>
                <w:szCs w:val="24"/>
              </w:rPr>
              <w:t xml:space="preserve">; </w:t>
            </w:r>
            <w:r w:rsidR="00F5128E">
              <w:rPr>
                <w:sz w:val="24"/>
                <w:szCs w:val="24"/>
              </w:rPr>
              <w:t>and 77</w:t>
            </w:r>
            <w:r w:rsidR="00365739">
              <w:rPr>
                <w:sz w:val="24"/>
                <w:szCs w:val="24"/>
              </w:rPr>
              <w:t>% report</w:t>
            </w:r>
            <w:r w:rsidR="004E5C2F">
              <w:rPr>
                <w:sz w:val="24"/>
                <w:szCs w:val="24"/>
              </w:rPr>
              <w:t>ing</w:t>
            </w:r>
            <w:r w:rsidR="00365739">
              <w:rPr>
                <w:sz w:val="24"/>
                <w:szCs w:val="24"/>
              </w:rPr>
              <w:t xml:space="preserve"> that courses/programs provide the knowledge and skills to compete in the workplace. </w:t>
            </w:r>
          </w:p>
          <w:p w14:paraId="615AE33D" w14:textId="1B497A87" w:rsidR="007D40BE" w:rsidRPr="00416067" w:rsidRDefault="21904B75" w:rsidP="00365739">
            <w:pPr>
              <w:spacing w:line="251" w:lineRule="exact"/>
            </w:pPr>
            <w:r w:rsidRPr="00416067">
              <w:rPr>
                <w:sz w:val="24"/>
                <w:szCs w:val="24"/>
              </w:rPr>
              <w:t xml:space="preserve"> </w:t>
            </w:r>
          </w:p>
          <w:p w14:paraId="5D16BB98" w14:textId="2A139270" w:rsidR="007D40BE" w:rsidRPr="00416067" w:rsidRDefault="21904B75" w:rsidP="00430F18">
            <w:pPr>
              <w:spacing w:line="251" w:lineRule="exact"/>
              <w:ind w:right="234"/>
              <w:rPr>
                <w:sz w:val="24"/>
                <w:szCs w:val="24"/>
              </w:rPr>
            </w:pPr>
            <w:r w:rsidRPr="00416067">
              <w:rPr>
                <w:sz w:val="24"/>
                <w:szCs w:val="24"/>
              </w:rPr>
              <w:t xml:space="preserve">Graduates were asked to rate the clinical areas and the curriculum theory areas of the Human Services program on a scale of 1 to 5 (1 being the lowest). The </w:t>
            </w:r>
            <w:r w:rsidR="00C15503" w:rsidRPr="00416067">
              <w:rPr>
                <w:sz w:val="24"/>
                <w:szCs w:val="24"/>
              </w:rPr>
              <w:t>top six</w:t>
            </w:r>
            <w:r w:rsidR="00E432F7" w:rsidRPr="00416067">
              <w:rPr>
                <w:sz w:val="24"/>
                <w:szCs w:val="24"/>
              </w:rPr>
              <w:t xml:space="preserve"> </w:t>
            </w:r>
            <w:r w:rsidRPr="00416067">
              <w:rPr>
                <w:sz w:val="24"/>
                <w:szCs w:val="24"/>
              </w:rPr>
              <w:t xml:space="preserve">clinical areas that were rated </w:t>
            </w:r>
            <w:r w:rsidR="00196FFB" w:rsidRPr="00416067">
              <w:rPr>
                <w:sz w:val="24"/>
                <w:szCs w:val="24"/>
              </w:rPr>
              <w:t xml:space="preserve">as </w:t>
            </w:r>
            <w:r w:rsidR="00BF36D8">
              <w:rPr>
                <w:sz w:val="24"/>
                <w:szCs w:val="24"/>
              </w:rPr>
              <w:t>5</w:t>
            </w:r>
            <w:r w:rsidR="00BF36D8" w:rsidRPr="00416067">
              <w:rPr>
                <w:sz w:val="24"/>
                <w:szCs w:val="24"/>
              </w:rPr>
              <w:t xml:space="preserve"> </w:t>
            </w:r>
            <w:r w:rsidRPr="00416067">
              <w:rPr>
                <w:sz w:val="24"/>
                <w:szCs w:val="24"/>
              </w:rPr>
              <w:t xml:space="preserve">were Group Counseling Skills, Basic Counseling and Interviewing Skills, Multicultural Issues, </w:t>
            </w:r>
            <w:r w:rsidR="00A501AD" w:rsidRPr="00416067">
              <w:rPr>
                <w:sz w:val="24"/>
                <w:szCs w:val="24"/>
              </w:rPr>
              <w:t>Addiction</w:t>
            </w:r>
            <w:r w:rsidR="00AC40AC" w:rsidRPr="00416067">
              <w:rPr>
                <w:sz w:val="24"/>
                <w:szCs w:val="24"/>
              </w:rPr>
              <w:t xml:space="preserve"> Counseling Skills,</w:t>
            </w:r>
            <w:r w:rsidR="00A501AD" w:rsidRPr="00416067">
              <w:rPr>
                <w:sz w:val="24"/>
                <w:szCs w:val="24"/>
              </w:rPr>
              <w:t xml:space="preserve"> </w:t>
            </w:r>
            <w:r w:rsidRPr="00416067">
              <w:rPr>
                <w:sz w:val="24"/>
                <w:szCs w:val="24"/>
              </w:rPr>
              <w:t>Disease Model of Addiction</w:t>
            </w:r>
            <w:r w:rsidR="00BF36D8">
              <w:rPr>
                <w:sz w:val="24"/>
                <w:szCs w:val="24"/>
              </w:rPr>
              <w:t>,</w:t>
            </w:r>
            <w:r w:rsidRPr="00416067">
              <w:rPr>
                <w:sz w:val="24"/>
                <w:szCs w:val="24"/>
              </w:rPr>
              <w:t xml:space="preserve"> and Human Services Value and Attitudes. </w:t>
            </w:r>
          </w:p>
          <w:p w14:paraId="5C1C23A1" w14:textId="3CD0EA4F" w:rsidR="007D40BE" w:rsidRDefault="007D40BE" w:rsidP="060808D3">
            <w:pPr>
              <w:spacing w:line="251" w:lineRule="exact"/>
              <w:ind w:left="105" w:right="234"/>
              <w:rPr>
                <w:b/>
                <w:bCs/>
                <w:sz w:val="24"/>
                <w:szCs w:val="24"/>
                <w:highlight w:val="cyan"/>
              </w:rPr>
            </w:pPr>
          </w:p>
          <w:p w14:paraId="5D7096E1" w14:textId="475760BF" w:rsidR="007D40BE" w:rsidRPr="00997D0F" w:rsidRDefault="164AA34A" w:rsidP="00430F18">
            <w:pPr>
              <w:spacing w:line="251" w:lineRule="exact"/>
              <w:ind w:right="358"/>
              <w:rPr>
                <w:sz w:val="24"/>
                <w:szCs w:val="24"/>
              </w:rPr>
            </w:pPr>
            <w:r w:rsidRPr="00997D0F">
              <w:rPr>
                <w:sz w:val="24"/>
                <w:szCs w:val="24"/>
              </w:rPr>
              <w:t>There are a few areas that resulted in needs improvement or fair</w:t>
            </w:r>
            <w:r w:rsidR="00540CAF" w:rsidRPr="00997D0F">
              <w:rPr>
                <w:sz w:val="24"/>
                <w:szCs w:val="24"/>
              </w:rPr>
              <w:t xml:space="preserve">: </w:t>
            </w:r>
            <w:r w:rsidR="00DB427F" w:rsidRPr="00997D0F">
              <w:rPr>
                <w:sz w:val="24"/>
                <w:szCs w:val="24"/>
              </w:rPr>
              <w:t xml:space="preserve">Record </w:t>
            </w:r>
            <w:r w:rsidR="00BF36D8">
              <w:rPr>
                <w:sz w:val="24"/>
                <w:szCs w:val="24"/>
              </w:rPr>
              <w:t>K</w:t>
            </w:r>
            <w:r w:rsidR="00DB427F" w:rsidRPr="00997D0F">
              <w:rPr>
                <w:sz w:val="24"/>
                <w:szCs w:val="24"/>
              </w:rPr>
              <w:t>eeping/</w:t>
            </w:r>
            <w:r w:rsidR="00BF36D8">
              <w:rPr>
                <w:sz w:val="24"/>
                <w:szCs w:val="24"/>
              </w:rPr>
              <w:t>D</w:t>
            </w:r>
            <w:r w:rsidR="00DB427F" w:rsidRPr="00997D0F">
              <w:rPr>
                <w:sz w:val="24"/>
                <w:szCs w:val="24"/>
              </w:rPr>
              <w:t xml:space="preserve">ocumentation, Family Counseling </w:t>
            </w:r>
            <w:r w:rsidR="00BF36D8">
              <w:rPr>
                <w:sz w:val="24"/>
                <w:szCs w:val="24"/>
              </w:rPr>
              <w:t>S</w:t>
            </w:r>
            <w:r w:rsidR="00DB427F" w:rsidRPr="00997D0F">
              <w:rPr>
                <w:sz w:val="24"/>
                <w:szCs w:val="24"/>
              </w:rPr>
              <w:t>kills</w:t>
            </w:r>
            <w:r w:rsidR="009A31C6" w:rsidRPr="00997D0F">
              <w:rPr>
                <w:sz w:val="24"/>
                <w:szCs w:val="24"/>
              </w:rPr>
              <w:t>, C</w:t>
            </w:r>
            <w:r w:rsidR="00DB427F" w:rsidRPr="00997D0F">
              <w:rPr>
                <w:sz w:val="24"/>
                <w:szCs w:val="24"/>
              </w:rPr>
              <w:t>risis Intervention Skills</w:t>
            </w:r>
            <w:r w:rsidR="009A31C6" w:rsidRPr="00997D0F">
              <w:rPr>
                <w:sz w:val="24"/>
                <w:szCs w:val="24"/>
              </w:rPr>
              <w:t xml:space="preserve"> and Interpersonal Violence and Child Abuse. </w:t>
            </w:r>
            <w:r w:rsidR="00C246D4" w:rsidRPr="00997D0F">
              <w:rPr>
                <w:sz w:val="24"/>
                <w:szCs w:val="24"/>
              </w:rPr>
              <w:t xml:space="preserve"> While Interpersonal Violence and Child Abuse are </w:t>
            </w:r>
            <w:r w:rsidR="00C246D4" w:rsidRPr="00997D0F">
              <w:rPr>
                <w:sz w:val="24"/>
                <w:szCs w:val="24"/>
              </w:rPr>
              <w:lastRenderedPageBreak/>
              <w:t>addressed in the {HUS 211}</w:t>
            </w:r>
            <w:r w:rsidR="00997D0F" w:rsidRPr="00997D0F">
              <w:rPr>
                <w:sz w:val="24"/>
                <w:szCs w:val="24"/>
              </w:rPr>
              <w:t xml:space="preserve"> </w:t>
            </w:r>
            <w:r w:rsidR="00C246D4" w:rsidRPr="00997D0F">
              <w:rPr>
                <w:sz w:val="24"/>
                <w:szCs w:val="24"/>
              </w:rPr>
              <w:t>Crisis Intervention and Counseling course, they are not explored in depth due to the wide range of crisis populations covered in the class.</w:t>
            </w:r>
            <w:r w:rsidR="00DB427F" w:rsidRPr="00997D0F">
              <w:rPr>
                <w:sz w:val="24"/>
                <w:szCs w:val="24"/>
              </w:rPr>
              <w:t xml:space="preserve"> </w:t>
            </w:r>
            <w:r w:rsidR="00B30BE4">
              <w:rPr>
                <w:sz w:val="24"/>
                <w:szCs w:val="24"/>
              </w:rPr>
              <w:t xml:space="preserve"> However, th</w:t>
            </w:r>
            <w:r w:rsidR="00B30BE4" w:rsidRPr="00997D0F">
              <w:rPr>
                <w:sz w:val="24"/>
                <w:szCs w:val="24"/>
              </w:rPr>
              <w:t xml:space="preserve">e addition of </w:t>
            </w:r>
            <w:r w:rsidR="00BF36D8">
              <w:rPr>
                <w:sz w:val="24"/>
                <w:szCs w:val="24"/>
              </w:rPr>
              <w:t xml:space="preserve">the </w:t>
            </w:r>
            <w:r w:rsidR="00B30BE4" w:rsidRPr="00997D0F">
              <w:rPr>
                <w:sz w:val="24"/>
                <w:szCs w:val="24"/>
              </w:rPr>
              <w:t xml:space="preserve">Trauma Informed Care course </w:t>
            </w:r>
            <w:hyperlink r:id="rId34">
              <w:r w:rsidR="00B30BE4" w:rsidRPr="00997D0F">
                <w:rPr>
                  <w:rStyle w:val="Hyperlink"/>
                  <w:color w:val="auto"/>
                  <w:sz w:val="24"/>
                  <w:szCs w:val="24"/>
                  <w:u w:val="none"/>
                </w:rPr>
                <w:t xml:space="preserve">{HUS </w:t>
              </w:r>
            </w:hyperlink>
            <w:hyperlink r:id="rId35">
              <w:r w:rsidR="00B30BE4" w:rsidRPr="00997D0F">
                <w:rPr>
                  <w:rStyle w:val="Hyperlink"/>
                  <w:color w:val="auto"/>
                  <w:sz w:val="24"/>
                  <w:szCs w:val="24"/>
                  <w:u w:val="none"/>
                </w:rPr>
                <w:t>234}</w:t>
              </w:r>
            </w:hyperlink>
            <w:r w:rsidR="00B30BE4" w:rsidRPr="00997D0F">
              <w:rPr>
                <w:sz w:val="24"/>
                <w:szCs w:val="24"/>
              </w:rPr>
              <w:t xml:space="preserve">further addresses the traumas that clients face such as interpersonal violence and child abuse, in addition to providing students with methodology to work with families who experience these various traumas.  </w:t>
            </w:r>
            <w:r w:rsidR="00B30BE4">
              <w:rPr>
                <w:sz w:val="24"/>
                <w:szCs w:val="24"/>
              </w:rPr>
              <w:t>F</w:t>
            </w:r>
            <w:r w:rsidRPr="00997D0F">
              <w:rPr>
                <w:sz w:val="24"/>
                <w:szCs w:val="24"/>
              </w:rPr>
              <w:t xml:space="preserve">amily Skills are emphasized in the Introduction to Family Counseling course {HUS </w:t>
            </w:r>
            <w:r w:rsidR="00843D91" w:rsidRPr="00997D0F">
              <w:rPr>
                <w:sz w:val="24"/>
                <w:szCs w:val="24"/>
              </w:rPr>
              <w:t xml:space="preserve">130} but </w:t>
            </w:r>
            <w:r w:rsidR="00BF36D8">
              <w:rPr>
                <w:sz w:val="24"/>
                <w:szCs w:val="24"/>
              </w:rPr>
              <w:t xml:space="preserve">at </w:t>
            </w:r>
            <w:r w:rsidR="00843D91" w:rsidRPr="00997D0F">
              <w:rPr>
                <w:sz w:val="24"/>
                <w:szCs w:val="24"/>
              </w:rPr>
              <w:t>a</w:t>
            </w:r>
            <w:r w:rsidR="00B30BE4">
              <w:rPr>
                <w:sz w:val="24"/>
                <w:szCs w:val="24"/>
              </w:rPr>
              <w:t xml:space="preserve">n introductory </w:t>
            </w:r>
            <w:r w:rsidR="00B30BE4" w:rsidRPr="00997D0F">
              <w:rPr>
                <w:sz w:val="24"/>
                <w:szCs w:val="24"/>
              </w:rPr>
              <w:t>level</w:t>
            </w:r>
            <w:r w:rsidR="00843D91" w:rsidRPr="00997D0F">
              <w:rPr>
                <w:sz w:val="24"/>
                <w:szCs w:val="24"/>
              </w:rPr>
              <w:t xml:space="preserve">. </w:t>
            </w:r>
          </w:p>
          <w:p w14:paraId="4DC88E9C" w14:textId="6DAF3CED" w:rsidR="007D40BE" w:rsidRPr="00997D0F" w:rsidRDefault="164AA34A" w:rsidP="060808D3">
            <w:pPr>
              <w:spacing w:before="11" w:line="251" w:lineRule="exact"/>
              <w:rPr>
                <w:sz w:val="24"/>
                <w:szCs w:val="24"/>
              </w:rPr>
            </w:pPr>
            <w:r w:rsidRPr="00997D0F">
              <w:rPr>
                <w:sz w:val="24"/>
                <w:szCs w:val="24"/>
              </w:rPr>
              <w:t xml:space="preserve"> </w:t>
            </w:r>
          </w:p>
          <w:p w14:paraId="4EE6336D" w14:textId="54001E6C" w:rsidR="007D40BE" w:rsidRPr="005166F8" w:rsidRDefault="00334669" w:rsidP="003E7F71">
            <w:pPr>
              <w:rPr>
                <w:b/>
                <w:bCs/>
                <w:sz w:val="24"/>
                <w:szCs w:val="24"/>
              </w:rPr>
            </w:pPr>
            <w:r>
              <w:rPr>
                <w:sz w:val="24"/>
                <w:szCs w:val="24"/>
              </w:rPr>
              <w:t>Overall,</w:t>
            </w:r>
            <w:r w:rsidR="00902873">
              <w:rPr>
                <w:sz w:val="24"/>
                <w:szCs w:val="24"/>
              </w:rPr>
              <w:t xml:space="preserve"> t</w:t>
            </w:r>
            <w:r w:rsidR="164AA34A" w:rsidRPr="005166F8">
              <w:rPr>
                <w:sz w:val="24"/>
                <w:szCs w:val="24"/>
              </w:rPr>
              <w:t xml:space="preserve">he </w:t>
            </w:r>
            <w:r w:rsidR="002C4DF8" w:rsidRPr="002C4DF8">
              <w:rPr>
                <w:b/>
                <w:bCs/>
                <w:i/>
                <w:iCs/>
                <w:sz w:val="24"/>
                <w:szCs w:val="24"/>
              </w:rPr>
              <w:t xml:space="preserve">Human Services </w:t>
            </w:r>
            <w:r w:rsidR="164AA34A" w:rsidRPr="002C4DF8">
              <w:rPr>
                <w:b/>
                <w:bCs/>
                <w:i/>
                <w:iCs/>
                <w:sz w:val="24"/>
                <w:szCs w:val="24"/>
              </w:rPr>
              <w:t>Graduate Survey</w:t>
            </w:r>
            <w:r w:rsidR="164AA34A" w:rsidRPr="005166F8">
              <w:rPr>
                <w:color w:val="0000FF"/>
                <w:sz w:val="24"/>
                <w:szCs w:val="24"/>
              </w:rPr>
              <w:t xml:space="preserve"> </w:t>
            </w:r>
            <w:r w:rsidR="164AA34A" w:rsidRPr="005166F8">
              <w:rPr>
                <w:sz w:val="24"/>
                <w:szCs w:val="24"/>
              </w:rPr>
              <w:t xml:space="preserve">indicated that students praised the Human Services faculty in areas of knowledge in the field, availability, </w:t>
            </w:r>
            <w:r w:rsidR="003E7F71" w:rsidRPr="005166F8">
              <w:rPr>
                <w:sz w:val="24"/>
                <w:szCs w:val="24"/>
              </w:rPr>
              <w:t>communicati</w:t>
            </w:r>
            <w:r w:rsidR="003E7F71">
              <w:rPr>
                <w:sz w:val="24"/>
                <w:szCs w:val="24"/>
              </w:rPr>
              <w:t>on</w:t>
            </w:r>
            <w:r w:rsidR="164AA34A" w:rsidRPr="005166F8">
              <w:rPr>
                <w:sz w:val="24"/>
                <w:szCs w:val="24"/>
              </w:rPr>
              <w:t xml:space="preserve">, </w:t>
            </w:r>
            <w:r w:rsidR="00D10B2D" w:rsidRPr="005166F8">
              <w:rPr>
                <w:sz w:val="24"/>
                <w:szCs w:val="24"/>
              </w:rPr>
              <w:t>responsiveness, understanding</w:t>
            </w:r>
            <w:r w:rsidR="164AA34A" w:rsidRPr="005166F8">
              <w:rPr>
                <w:sz w:val="24"/>
                <w:szCs w:val="24"/>
              </w:rPr>
              <w:t xml:space="preserve"> and enthusiasm. </w:t>
            </w:r>
            <w:r w:rsidR="005166F8">
              <w:rPr>
                <w:sz w:val="24"/>
                <w:szCs w:val="24"/>
              </w:rPr>
              <w:t xml:space="preserve"> </w:t>
            </w:r>
          </w:p>
          <w:p w14:paraId="505CFFFE" w14:textId="55605CCD" w:rsidR="007D40BE" w:rsidRDefault="007D40BE" w:rsidP="060808D3">
            <w:pPr>
              <w:spacing w:line="251" w:lineRule="exact"/>
              <w:ind w:left="105" w:right="234"/>
              <w:rPr>
                <w:sz w:val="24"/>
                <w:szCs w:val="24"/>
                <w:highlight w:val="cyan"/>
              </w:rPr>
            </w:pPr>
          </w:p>
          <w:p w14:paraId="047BA23C" w14:textId="50C3BD37" w:rsidR="007D40BE" w:rsidRDefault="57801A4C" w:rsidP="00430F18">
            <w:pPr>
              <w:spacing w:line="251" w:lineRule="exact"/>
              <w:ind w:right="358"/>
            </w:pPr>
            <w:r w:rsidRPr="00F5128E">
              <w:rPr>
                <w:sz w:val="24"/>
                <w:szCs w:val="24"/>
              </w:rPr>
              <w:t>Career Conversations</w:t>
            </w:r>
            <w:r w:rsidRPr="060808D3">
              <w:rPr>
                <w:sz w:val="24"/>
                <w:szCs w:val="24"/>
              </w:rPr>
              <w:t xml:space="preserve"> are held</w:t>
            </w:r>
            <w:r w:rsidR="2F675792" w:rsidRPr="060808D3">
              <w:rPr>
                <w:sz w:val="24"/>
                <w:szCs w:val="24"/>
              </w:rPr>
              <w:t xml:space="preserve"> twice </w:t>
            </w:r>
            <w:r w:rsidR="2BA199B6" w:rsidRPr="060808D3">
              <w:rPr>
                <w:sz w:val="24"/>
                <w:szCs w:val="24"/>
              </w:rPr>
              <w:t>a</w:t>
            </w:r>
            <w:r w:rsidR="2F675792" w:rsidRPr="060808D3">
              <w:rPr>
                <w:sz w:val="24"/>
                <w:szCs w:val="24"/>
              </w:rPr>
              <w:t xml:space="preserve"> </w:t>
            </w:r>
            <w:r w:rsidR="0032703D" w:rsidRPr="060808D3">
              <w:rPr>
                <w:sz w:val="24"/>
                <w:szCs w:val="24"/>
              </w:rPr>
              <w:t>year</w:t>
            </w:r>
            <w:r w:rsidR="0032703D">
              <w:rPr>
                <w:sz w:val="24"/>
                <w:szCs w:val="24"/>
              </w:rPr>
              <w:t>,</w:t>
            </w:r>
            <w:r w:rsidR="00FA27ED">
              <w:rPr>
                <w:sz w:val="24"/>
                <w:szCs w:val="24"/>
              </w:rPr>
              <w:t xml:space="preserve"> </w:t>
            </w:r>
            <w:r w:rsidR="2F675792" w:rsidRPr="060808D3">
              <w:rPr>
                <w:sz w:val="24"/>
                <w:szCs w:val="24"/>
              </w:rPr>
              <w:t>in the fall and in the spring</w:t>
            </w:r>
            <w:r w:rsidR="00FA27ED">
              <w:rPr>
                <w:sz w:val="24"/>
                <w:szCs w:val="24"/>
              </w:rPr>
              <w:t xml:space="preserve"> </w:t>
            </w:r>
            <w:r w:rsidR="15FFF1BD" w:rsidRPr="060808D3">
              <w:rPr>
                <w:sz w:val="24"/>
                <w:szCs w:val="24"/>
              </w:rPr>
              <w:t xml:space="preserve">for </w:t>
            </w:r>
            <w:r w:rsidR="22634BB4" w:rsidRPr="060808D3">
              <w:rPr>
                <w:sz w:val="24"/>
                <w:szCs w:val="24"/>
              </w:rPr>
              <w:t>full-time</w:t>
            </w:r>
            <w:r w:rsidRPr="060808D3">
              <w:rPr>
                <w:sz w:val="24"/>
                <w:szCs w:val="24"/>
              </w:rPr>
              <w:t xml:space="preserve"> </w:t>
            </w:r>
            <w:proofErr w:type="gramStart"/>
            <w:r w:rsidRPr="060808D3">
              <w:rPr>
                <w:sz w:val="24"/>
                <w:szCs w:val="24"/>
              </w:rPr>
              <w:t>faculty</w:t>
            </w:r>
            <w:proofErr w:type="gramEnd"/>
            <w:r w:rsidR="00BF36D8">
              <w:rPr>
                <w:sz w:val="24"/>
                <w:szCs w:val="24"/>
              </w:rPr>
              <w:t xml:space="preserve"> </w:t>
            </w:r>
            <w:r w:rsidR="00BF36D8" w:rsidRPr="00BF36D8">
              <w:rPr>
                <w:b/>
                <w:bCs/>
                <w:i/>
                <w:iCs/>
                <w:sz w:val="24"/>
                <w:szCs w:val="24"/>
              </w:rPr>
              <w:t>Career Conversations Worksheet</w:t>
            </w:r>
            <w:r w:rsidRPr="060808D3">
              <w:rPr>
                <w:sz w:val="24"/>
                <w:szCs w:val="24"/>
              </w:rPr>
              <w:t>.  The purpose of the Career Conversation is to support the faculty membe</w:t>
            </w:r>
            <w:r w:rsidR="13EC8890" w:rsidRPr="060808D3">
              <w:rPr>
                <w:sz w:val="24"/>
                <w:szCs w:val="24"/>
              </w:rPr>
              <w:t xml:space="preserve">r’s success and improvement in the </w:t>
            </w:r>
            <w:r w:rsidR="57465E9F" w:rsidRPr="060808D3">
              <w:rPr>
                <w:sz w:val="24"/>
                <w:szCs w:val="24"/>
              </w:rPr>
              <w:t>e</w:t>
            </w:r>
            <w:r w:rsidR="13EC8890" w:rsidRPr="060808D3">
              <w:rPr>
                <w:sz w:val="24"/>
                <w:szCs w:val="24"/>
              </w:rPr>
              <w:t xml:space="preserve">valuation </w:t>
            </w:r>
            <w:r w:rsidR="0665F434" w:rsidRPr="060808D3">
              <w:rPr>
                <w:sz w:val="24"/>
                <w:szCs w:val="24"/>
              </w:rPr>
              <w:t>a</w:t>
            </w:r>
            <w:r w:rsidR="13EC8890" w:rsidRPr="060808D3">
              <w:rPr>
                <w:sz w:val="24"/>
                <w:szCs w:val="24"/>
              </w:rPr>
              <w:t>reas through a strength</w:t>
            </w:r>
            <w:r w:rsidR="00BF36D8">
              <w:rPr>
                <w:sz w:val="24"/>
                <w:szCs w:val="24"/>
              </w:rPr>
              <w:t>s</w:t>
            </w:r>
            <w:r w:rsidR="13EC8890" w:rsidRPr="060808D3">
              <w:rPr>
                <w:sz w:val="24"/>
                <w:szCs w:val="24"/>
              </w:rPr>
              <w:t>-based conversation; to encourage a growth mindset through reflection, planning, problem solving, and candid and constructive feedback; and to guide and facilitate the faculty member’s professional development</w:t>
            </w:r>
            <w:r w:rsidR="7025DF37" w:rsidRPr="060808D3">
              <w:rPr>
                <w:sz w:val="24"/>
                <w:szCs w:val="24"/>
              </w:rPr>
              <w:t xml:space="preserve"> that is</w:t>
            </w:r>
            <w:r w:rsidR="13EC8890" w:rsidRPr="060808D3">
              <w:rPr>
                <w:sz w:val="24"/>
                <w:szCs w:val="24"/>
              </w:rPr>
              <w:t xml:space="preserve"> aligned with observed strengths, opportunities for growth and continuous improvement, </w:t>
            </w:r>
            <w:r w:rsidR="00BF36D8">
              <w:rPr>
                <w:sz w:val="24"/>
                <w:szCs w:val="24"/>
              </w:rPr>
              <w:t xml:space="preserve">and </w:t>
            </w:r>
            <w:r w:rsidR="13EC8890" w:rsidRPr="060808D3">
              <w:rPr>
                <w:sz w:val="24"/>
                <w:szCs w:val="24"/>
              </w:rPr>
              <w:t xml:space="preserve">professional advancement </w:t>
            </w:r>
            <w:r w:rsidR="4E0FAABD" w:rsidRPr="060808D3">
              <w:rPr>
                <w:sz w:val="24"/>
                <w:szCs w:val="24"/>
              </w:rPr>
              <w:t>at the</w:t>
            </w:r>
            <w:r w:rsidR="13EC8890" w:rsidRPr="060808D3">
              <w:rPr>
                <w:sz w:val="24"/>
                <w:szCs w:val="24"/>
              </w:rPr>
              <w:t xml:space="preserve"> College and beyond</w:t>
            </w:r>
            <w:r w:rsidR="6408E23C" w:rsidRPr="060808D3">
              <w:rPr>
                <w:sz w:val="24"/>
                <w:szCs w:val="24"/>
              </w:rPr>
              <w:t xml:space="preserve">. </w:t>
            </w:r>
            <w:r w:rsidR="13EC8890" w:rsidRPr="060808D3">
              <w:rPr>
                <w:sz w:val="24"/>
                <w:szCs w:val="24"/>
              </w:rPr>
              <w:t xml:space="preserve"> </w:t>
            </w:r>
            <w:r w:rsidRPr="060808D3">
              <w:rPr>
                <w:sz w:val="24"/>
                <w:szCs w:val="24"/>
              </w:rPr>
              <w:t xml:space="preserve"> </w:t>
            </w:r>
          </w:p>
          <w:p w14:paraId="0C574A14" w14:textId="53215344" w:rsidR="007D40BE" w:rsidRDefault="007D40BE" w:rsidP="060808D3">
            <w:pPr>
              <w:spacing w:line="251" w:lineRule="exact"/>
              <w:ind w:left="105" w:right="358"/>
              <w:rPr>
                <w:sz w:val="24"/>
                <w:szCs w:val="24"/>
              </w:rPr>
            </w:pPr>
          </w:p>
          <w:p w14:paraId="088991AF" w14:textId="23969B60" w:rsidR="007D40BE" w:rsidRDefault="50EC648C" w:rsidP="00430F18">
            <w:pPr>
              <w:spacing w:line="251" w:lineRule="exact"/>
              <w:ind w:right="358"/>
              <w:rPr>
                <w:sz w:val="24"/>
                <w:szCs w:val="24"/>
              </w:rPr>
            </w:pPr>
            <w:r w:rsidRPr="060808D3">
              <w:rPr>
                <w:sz w:val="24"/>
                <w:szCs w:val="24"/>
              </w:rPr>
              <w:t xml:space="preserve">All full-time </w:t>
            </w:r>
            <w:r w:rsidR="57801A4C" w:rsidRPr="060808D3">
              <w:rPr>
                <w:sz w:val="24"/>
                <w:szCs w:val="24"/>
              </w:rPr>
              <w:t>faculty</w:t>
            </w:r>
            <w:r w:rsidR="2CEB880C" w:rsidRPr="060808D3">
              <w:rPr>
                <w:sz w:val="24"/>
                <w:szCs w:val="24"/>
              </w:rPr>
              <w:t xml:space="preserve"> </w:t>
            </w:r>
            <w:r w:rsidR="02FC21F1" w:rsidRPr="060808D3">
              <w:rPr>
                <w:sz w:val="24"/>
                <w:szCs w:val="24"/>
              </w:rPr>
              <w:t xml:space="preserve">undergo </w:t>
            </w:r>
            <w:r w:rsidR="2CEB880C" w:rsidRPr="060808D3">
              <w:rPr>
                <w:sz w:val="24"/>
                <w:szCs w:val="24"/>
              </w:rPr>
              <w:t xml:space="preserve">a </w:t>
            </w:r>
            <w:r w:rsidR="00AE3D01" w:rsidRPr="00BF36D8">
              <w:rPr>
                <w:sz w:val="24"/>
                <w:szCs w:val="24"/>
              </w:rPr>
              <w:t>C</w:t>
            </w:r>
            <w:r w:rsidR="5109194C" w:rsidRPr="00BF36D8">
              <w:rPr>
                <w:sz w:val="24"/>
                <w:szCs w:val="24"/>
              </w:rPr>
              <w:t>omprehensive</w:t>
            </w:r>
            <w:r w:rsidR="2CEB880C" w:rsidRPr="00BF36D8">
              <w:rPr>
                <w:sz w:val="24"/>
                <w:szCs w:val="24"/>
              </w:rPr>
              <w:t xml:space="preserve"> </w:t>
            </w:r>
            <w:r w:rsidR="00AE3D01" w:rsidRPr="00BF36D8">
              <w:rPr>
                <w:sz w:val="24"/>
                <w:szCs w:val="24"/>
              </w:rPr>
              <w:t>E</w:t>
            </w:r>
            <w:r w:rsidR="57801A4C" w:rsidRPr="00BF36D8">
              <w:rPr>
                <w:sz w:val="24"/>
                <w:szCs w:val="24"/>
              </w:rPr>
              <w:t>valuation</w:t>
            </w:r>
            <w:r w:rsidR="138CE994" w:rsidRPr="005C1A87">
              <w:rPr>
                <w:sz w:val="24"/>
                <w:szCs w:val="24"/>
              </w:rPr>
              <w:t xml:space="preserve"> </w:t>
            </w:r>
            <w:r w:rsidR="138CE994" w:rsidRPr="00411B13">
              <w:rPr>
                <w:sz w:val="24"/>
                <w:szCs w:val="24"/>
              </w:rPr>
              <w:t xml:space="preserve">every three to </w:t>
            </w:r>
            <w:r w:rsidR="00411B13" w:rsidRPr="00411B13">
              <w:rPr>
                <w:sz w:val="24"/>
                <w:szCs w:val="24"/>
              </w:rPr>
              <w:t xml:space="preserve">six </w:t>
            </w:r>
            <w:r w:rsidR="138CE994" w:rsidRPr="00411B13">
              <w:rPr>
                <w:sz w:val="24"/>
                <w:szCs w:val="24"/>
              </w:rPr>
              <w:t>years</w:t>
            </w:r>
            <w:r w:rsidR="138CE994" w:rsidRPr="060808D3">
              <w:rPr>
                <w:sz w:val="24"/>
                <w:szCs w:val="24"/>
              </w:rPr>
              <w:t xml:space="preserve"> (timing depends on faculty member’s rank</w:t>
            </w:r>
            <w:r w:rsidR="66595689" w:rsidRPr="060808D3">
              <w:rPr>
                <w:sz w:val="24"/>
                <w:szCs w:val="24"/>
              </w:rPr>
              <w:t>) which</w:t>
            </w:r>
            <w:r w:rsidR="050306BF" w:rsidRPr="060808D3">
              <w:rPr>
                <w:sz w:val="24"/>
                <w:szCs w:val="24"/>
              </w:rPr>
              <w:t xml:space="preserve"> includes evaluation of teaching effectiveness through </w:t>
            </w:r>
            <w:r w:rsidR="050306BF" w:rsidRPr="00AE3D01">
              <w:rPr>
                <w:sz w:val="24"/>
                <w:szCs w:val="24"/>
              </w:rPr>
              <w:t>peer observations in the classroom</w:t>
            </w:r>
            <w:r w:rsidR="050306BF" w:rsidRPr="00C07857">
              <w:rPr>
                <w:b/>
                <w:bCs/>
                <w:color w:val="1F497D" w:themeColor="text2"/>
                <w:sz w:val="24"/>
                <w:szCs w:val="24"/>
              </w:rPr>
              <w:t>,</w:t>
            </w:r>
            <w:r w:rsidR="050306BF" w:rsidRPr="00C07857">
              <w:rPr>
                <w:color w:val="1F497D" w:themeColor="text2"/>
                <w:sz w:val="24"/>
                <w:szCs w:val="24"/>
              </w:rPr>
              <w:t xml:space="preserve"> </w:t>
            </w:r>
            <w:r w:rsidR="050306BF" w:rsidRPr="060808D3">
              <w:rPr>
                <w:sz w:val="24"/>
                <w:szCs w:val="24"/>
              </w:rPr>
              <w:t>a</w:t>
            </w:r>
            <w:r w:rsidR="2112365D" w:rsidRPr="060808D3">
              <w:rPr>
                <w:sz w:val="24"/>
                <w:szCs w:val="24"/>
              </w:rPr>
              <w:t xml:space="preserve">s well as </w:t>
            </w:r>
            <w:r w:rsidR="050306BF" w:rsidRPr="060808D3">
              <w:rPr>
                <w:sz w:val="24"/>
                <w:szCs w:val="24"/>
              </w:rPr>
              <w:t>evaluation of professional development, department service and Colle</w:t>
            </w:r>
            <w:r w:rsidR="7C71BA53" w:rsidRPr="060808D3">
              <w:rPr>
                <w:sz w:val="24"/>
                <w:szCs w:val="24"/>
              </w:rPr>
              <w:t>ge and/or community service</w:t>
            </w:r>
            <w:r w:rsidR="00BF36D8">
              <w:rPr>
                <w:sz w:val="24"/>
                <w:szCs w:val="24"/>
              </w:rPr>
              <w:t xml:space="preserve"> </w:t>
            </w:r>
            <w:r w:rsidR="00BF36D8" w:rsidRPr="00BF36D8">
              <w:rPr>
                <w:b/>
                <w:bCs/>
                <w:i/>
                <w:iCs/>
                <w:sz w:val="24"/>
                <w:szCs w:val="24"/>
              </w:rPr>
              <w:t>Comprehensive Evaluation Form</w:t>
            </w:r>
            <w:r w:rsidR="7C71BA53" w:rsidRPr="060808D3">
              <w:rPr>
                <w:sz w:val="24"/>
                <w:szCs w:val="24"/>
              </w:rPr>
              <w:t xml:space="preserve">. </w:t>
            </w:r>
            <w:r w:rsidR="003E7F71">
              <w:rPr>
                <w:sz w:val="24"/>
                <w:szCs w:val="24"/>
              </w:rPr>
              <w:t>In addition, the supervisor performs a classroom observation and completes a formal evaluation with each full-time faculty member.</w:t>
            </w:r>
            <w:r w:rsidR="66595689" w:rsidRPr="060808D3">
              <w:rPr>
                <w:sz w:val="24"/>
                <w:szCs w:val="24"/>
              </w:rPr>
              <w:t xml:space="preserve"> </w:t>
            </w:r>
            <w:r w:rsidR="0E5B2222" w:rsidRPr="060808D3">
              <w:rPr>
                <w:sz w:val="24"/>
                <w:szCs w:val="24"/>
              </w:rPr>
              <w:t>Peer evaluations are</w:t>
            </w:r>
            <w:r w:rsidR="00802599">
              <w:rPr>
                <w:sz w:val="24"/>
                <w:szCs w:val="24"/>
              </w:rPr>
              <w:t xml:space="preserve"> also</w:t>
            </w:r>
            <w:r w:rsidR="0E5B2222" w:rsidRPr="060808D3">
              <w:rPr>
                <w:sz w:val="24"/>
                <w:szCs w:val="24"/>
              </w:rPr>
              <w:t xml:space="preserve"> conducted for full-time faculty who are candidates for promotion and tenure.</w:t>
            </w:r>
          </w:p>
          <w:p w14:paraId="400E145D" w14:textId="49833265" w:rsidR="007D40BE" w:rsidRDefault="007D40BE" w:rsidP="060808D3">
            <w:pPr>
              <w:spacing w:line="251" w:lineRule="exact"/>
              <w:ind w:left="105" w:right="358"/>
              <w:rPr>
                <w:sz w:val="24"/>
                <w:szCs w:val="24"/>
              </w:rPr>
            </w:pPr>
          </w:p>
          <w:p w14:paraId="15414707" w14:textId="1AC7B3A4" w:rsidR="007D40BE" w:rsidRDefault="3FA67088" w:rsidP="005B2FA1">
            <w:pPr>
              <w:spacing w:line="251" w:lineRule="exact"/>
              <w:ind w:right="358"/>
              <w:rPr>
                <w:sz w:val="24"/>
                <w:szCs w:val="24"/>
              </w:rPr>
            </w:pPr>
            <w:r w:rsidRPr="432D0519">
              <w:rPr>
                <w:sz w:val="24"/>
                <w:szCs w:val="24"/>
              </w:rPr>
              <w:t xml:space="preserve">All part-time faculty are evaluated </w:t>
            </w:r>
            <w:r w:rsidR="00106FE3" w:rsidRPr="00106FE3">
              <w:rPr>
                <w:sz w:val="24"/>
                <w:szCs w:val="24"/>
              </w:rPr>
              <w:t>within 2 semesters after first date of hire and every 3 years thereafter</w:t>
            </w:r>
            <w:r w:rsidR="00B03F26">
              <w:rPr>
                <w:sz w:val="24"/>
                <w:szCs w:val="24"/>
              </w:rPr>
              <w:t>,</w:t>
            </w:r>
            <w:r w:rsidR="00106FE3" w:rsidRPr="432D0519">
              <w:rPr>
                <w:sz w:val="24"/>
                <w:szCs w:val="24"/>
              </w:rPr>
              <w:t xml:space="preserve"> for</w:t>
            </w:r>
            <w:r w:rsidRPr="432D0519">
              <w:rPr>
                <w:sz w:val="24"/>
                <w:szCs w:val="24"/>
              </w:rPr>
              <w:t xml:space="preserve"> teaching effectiveness</w:t>
            </w:r>
            <w:r w:rsidR="2F0B9FE2" w:rsidRPr="432D0519">
              <w:rPr>
                <w:sz w:val="24"/>
                <w:szCs w:val="24"/>
              </w:rPr>
              <w:t>, student engagement and curriculum development</w:t>
            </w:r>
            <w:r w:rsidRPr="432D0519">
              <w:rPr>
                <w:sz w:val="24"/>
                <w:szCs w:val="24"/>
              </w:rPr>
              <w:t xml:space="preserve"> </w:t>
            </w:r>
            <w:r w:rsidR="39D3F9FA" w:rsidRPr="432D0519">
              <w:rPr>
                <w:sz w:val="24"/>
                <w:szCs w:val="24"/>
              </w:rPr>
              <w:t>via</w:t>
            </w:r>
            <w:r w:rsidRPr="432D0519">
              <w:rPr>
                <w:sz w:val="24"/>
                <w:szCs w:val="24"/>
              </w:rPr>
              <w:t xml:space="preserve"> classroom observations. </w:t>
            </w:r>
            <w:r w:rsidR="1A28905E" w:rsidRPr="432D0519">
              <w:rPr>
                <w:sz w:val="24"/>
                <w:szCs w:val="24"/>
              </w:rPr>
              <w:t xml:space="preserve">Evaluations are </w:t>
            </w:r>
            <w:r w:rsidR="7BAA1EC3" w:rsidRPr="432D0519">
              <w:rPr>
                <w:sz w:val="24"/>
                <w:szCs w:val="24"/>
              </w:rPr>
              <w:t xml:space="preserve"> </w:t>
            </w:r>
            <w:r w:rsidR="621881BC" w:rsidRPr="432D0519">
              <w:rPr>
                <w:sz w:val="24"/>
                <w:szCs w:val="24"/>
              </w:rPr>
              <w:t>conducted for part-time faculty who</w:t>
            </w:r>
            <w:r w:rsidR="00106FE3">
              <w:rPr>
                <w:sz w:val="24"/>
                <w:szCs w:val="24"/>
              </w:rPr>
              <w:t xml:space="preserve"> desire to apply for </w:t>
            </w:r>
            <w:r w:rsidR="621881BC" w:rsidRPr="432D0519">
              <w:rPr>
                <w:sz w:val="24"/>
                <w:szCs w:val="24"/>
              </w:rPr>
              <w:t>promotion</w:t>
            </w:r>
            <w:r w:rsidR="12161502" w:rsidRPr="432D0519">
              <w:rPr>
                <w:sz w:val="24"/>
                <w:szCs w:val="24"/>
              </w:rPr>
              <w:t xml:space="preserve"> to Lecture</w:t>
            </w:r>
            <w:r w:rsidR="2A88CA39" w:rsidRPr="432D0519">
              <w:rPr>
                <w:sz w:val="24"/>
                <w:szCs w:val="24"/>
              </w:rPr>
              <w:t>r 3</w:t>
            </w:r>
            <w:r w:rsidR="005B2FA1">
              <w:rPr>
                <w:sz w:val="24"/>
                <w:szCs w:val="24"/>
              </w:rPr>
              <w:t>.</w:t>
            </w:r>
            <w:hyperlink r:id="rId36" w:history="1">
              <w:r w:rsidR="005B2FA1" w:rsidRPr="005B2FA1">
                <w:rPr>
                  <w:rStyle w:val="Hyperlink"/>
                  <w:sz w:val="24"/>
                  <w:szCs w:val="24"/>
                </w:rPr>
                <w:t>{Part-time-faculty/promotion-of-part-time-faculty-procedure}</w:t>
              </w:r>
            </w:hyperlink>
          </w:p>
          <w:p w14:paraId="567AF74A" w14:textId="77777777" w:rsidR="005B2FA1" w:rsidRDefault="005B2FA1" w:rsidP="005B2FA1">
            <w:pPr>
              <w:spacing w:line="251" w:lineRule="exact"/>
              <w:ind w:right="358"/>
              <w:rPr>
                <w:sz w:val="24"/>
                <w:szCs w:val="24"/>
              </w:rPr>
            </w:pPr>
          </w:p>
          <w:p w14:paraId="1897B8D8" w14:textId="369909E8" w:rsidR="007D40BE" w:rsidRDefault="00A041E5" w:rsidP="00430F18">
            <w:pPr>
              <w:spacing w:line="251" w:lineRule="exact"/>
              <w:ind w:right="358"/>
              <w:rPr>
                <w:sz w:val="24"/>
                <w:szCs w:val="24"/>
              </w:rPr>
            </w:pPr>
            <w:r>
              <w:rPr>
                <w:sz w:val="24"/>
                <w:szCs w:val="24"/>
              </w:rPr>
              <w:t>The college</w:t>
            </w:r>
            <w:r w:rsidR="00FA6143">
              <w:rPr>
                <w:sz w:val="24"/>
                <w:szCs w:val="24"/>
              </w:rPr>
              <w:t>-</w:t>
            </w:r>
            <w:r w:rsidR="00101230">
              <w:rPr>
                <w:sz w:val="24"/>
                <w:szCs w:val="24"/>
              </w:rPr>
              <w:t>mandated evaluative data</w:t>
            </w:r>
            <w:r w:rsidR="004961BD">
              <w:rPr>
                <w:sz w:val="24"/>
                <w:szCs w:val="24"/>
              </w:rPr>
              <w:t xml:space="preserve"> includes</w:t>
            </w:r>
            <w:r w:rsidR="1E38B27F" w:rsidRPr="060808D3">
              <w:rPr>
                <w:sz w:val="24"/>
                <w:szCs w:val="24"/>
              </w:rPr>
              <w:t xml:space="preserve"> </w:t>
            </w:r>
            <w:r w:rsidR="00690891">
              <w:rPr>
                <w:sz w:val="24"/>
                <w:szCs w:val="24"/>
              </w:rPr>
              <w:t>l</w:t>
            </w:r>
            <w:r w:rsidR="1E38B27F" w:rsidRPr="060808D3">
              <w:rPr>
                <w:sz w:val="24"/>
                <w:szCs w:val="24"/>
              </w:rPr>
              <w:t xml:space="preserve">earning </w:t>
            </w:r>
            <w:r w:rsidR="00690891">
              <w:rPr>
                <w:sz w:val="24"/>
                <w:szCs w:val="24"/>
              </w:rPr>
              <w:t>o</w:t>
            </w:r>
            <w:r w:rsidR="1E38B27F" w:rsidRPr="060808D3">
              <w:rPr>
                <w:sz w:val="24"/>
                <w:szCs w:val="24"/>
              </w:rPr>
              <w:t xml:space="preserve">utcome </w:t>
            </w:r>
            <w:r w:rsidR="00152346">
              <w:rPr>
                <w:sz w:val="24"/>
                <w:szCs w:val="24"/>
              </w:rPr>
              <w:t>a</w:t>
            </w:r>
            <w:r w:rsidR="1E38B27F" w:rsidRPr="060808D3">
              <w:rPr>
                <w:sz w:val="24"/>
                <w:szCs w:val="24"/>
              </w:rPr>
              <w:t>ssessment, col</w:t>
            </w:r>
            <w:r w:rsidR="002E485C">
              <w:rPr>
                <w:sz w:val="24"/>
                <w:szCs w:val="24"/>
              </w:rPr>
              <w:t xml:space="preserve">lection and evaluation of </w:t>
            </w:r>
            <w:r w:rsidR="1E38B27F" w:rsidRPr="060808D3">
              <w:rPr>
                <w:sz w:val="24"/>
                <w:szCs w:val="24"/>
              </w:rPr>
              <w:t>course equity data</w:t>
            </w:r>
            <w:r w:rsidR="00F3132F">
              <w:rPr>
                <w:sz w:val="24"/>
                <w:szCs w:val="24"/>
              </w:rPr>
              <w:t>,</w:t>
            </w:r>
            <w:r w:rsidR="1E38B27F" w:rsidRPr="060808D3">
              <w:rPr>
                <w:sz w:val="24"/>
                <w:szCs w:val="24"/>
              </w:rPr>
              <w:t xml:space="preserve"> and program reviews</w:t>
            </w:r>
            <w:r w:rsidR="00F3132F">
              <w:rPr>
                <w:sz w:val="24"/>
                <w:szCs w:val="24"/>
              </w:rPr>
              <w:t xml:space="preserve">. </w:t>
            </w:r>
            <w:r w:rsidR="1E38B27F" w:rsidRPr="060808D3">
              <w:rPr>
                <w:sz w:val="24"/>
                <w:szCs w:val="24"/>
              </w:rPr>
              <w:t xml:space="preserve"> </w:t>
            </w:r>
            <w:r w:rsidR="00DE0FB0">
              <w:rPr>
                <w:sz w:val="24"/>
                <w:szCs w:val="24"/>
              </w:rPr>
              <w:t>Using the</w:t>
            </w:r>
            <w:r w:rsidR="00BF1E97">
              <w:rPr>
                <w:sz w:val="24"/>
                <w:szCs w:val="24"/>
              </w:rPr>
              <w:t xml:space="preserve"> results and analysis from</w:t>
            </w:r>
            <w:r w:rsidR="00930A58">
              <w:rPr>
                <w:sz w:val="24"/>
                <w:szCs w:val="24"/>
              </w:rPr>
              <w:t xml:space="preserve"> this data, t</w:t>
            </w:r>
            <w:r w:rsidR="1E38B27F" w:rsidRPr="060808D3">
              <w:rPr>
                <w:sz w:val="24"/>
                <w:szCs w:val="24"/>
              </w:rPr>
              <w:t>he</w:t>
            </w:r>
            <w:r w:rsidR="57801A4C" w:rsidRPr="060808D3">
              <w:rPr>
                <w:sz w:val="24"/>
                <w:szCs w:val="24"/>
              </w:rPr>
              <w:t xml:space="preserve"> department continually evaluates its curriculum to improve student competencies</w:t>
            </w:r>
            <w:r w:rsidR="004961BD">
              <w:rPr>
                <w:sz w:val="24"/>
                <w:szCs w:val="24"/>
              </w:rPr>
              <w:t>.</w:t>
            </w:r>
            <w:r w:rsidR="57801A4C" w:rsidRPr="060808D3">
              <w:rPr>
                <w:sz w:val="24"/>
                <w:szCs w:val="24"/>
              </w:rPr>
              <w:t xml:space="preserve"> </w:t>
            </w:r>
          </w:p>
          <w:p w14:paraId="33A48CBD" w14:textId="34C2F792" w:rsidR="007D40BE" w:rsidRDefault="007D40BE" w:rsidP="060808D3">
            <w:pPr>
              <w:spacing w:line="251" w:lineRule="exact"/>
              <w:ind w:left="105" w:right="358"/>
              <w:rPr>
                <w:sz w:val="24"/>
                <w:szCs w:val="24"/>
              </w:rPr>
            </w:pPr>
          </w:p>
          <w:p w14:paraId="4FB87F22" w14:textId="64D7C059" w:rsidR="007D40BE" w:rsidRDefault="34831FEE" w:rsidP="00430F18">
            <w:pPr>
              <w:spacing w:line="251" w:lineRule="exact"/>
              <w:ind w:right="358"/>
              <w:rPr>
                <w:sz w:val="24"/>
                <w:szCs w:val="24"/>
              </w:rPr>
            </w:pPr>
            <w:r w:rsidRPr="060808D3">
              <w:rPr>
                <w:sz w:val="24"/>
                <w:szCs w:val="24"/>
              </w:rPr>
              <w:t>T</w:t>
            </w:r>
            <w:r w:rsidR="57801A4C" w:rsidRPr="060808D3">
              <w:rPr>
                <w:sz w:val="24"/>
                <w:szCs w:val="24"/>
              </w:rPr>
              <w:t xml:space="preserve">he </w:t>
            </w:r>
            <w:r w:rsidR="6E2DDA10" w:rsidRPr="060808D3">
              <w:rPr>
                <w:sz w:val="24"/>
                <w:szCs w:val="24"/>
              </w:rPr>
              <w:t xml:space="preserve">program </w:t>
            </w:r>
            <w:r w:rsidR="57801A4C" w:rsidRPr="060808D3">
              <w:rPr>
                <w:sz w:val="24"/>
                <w:szCs w:val="24"/>
              </w:rPr>
              <w:t>actively solicits and utilizes recommendations from</w:t>
            </w:r>
            <w:r w:rsidR="23DF2CEA" w:rsidRPr="060808D3">
              <w:rPr>
                <w:sz w:val="24"/>
                <w:szCs w:val="24"/>
              </w:rPr>
              <w:t xml:space="preserve"> the Human Services Advisory </w:t>
            </w:r>
            <w:r w:rsidR="7DE5CA06" w:rsidRPr="060808D3">
              <w:rPr>
                <w:sz w:val="24"/>
                <w:szCs w:val="24"/>
              </w:rPr>
              <w:t>Board, faculty</w:t>
            </w:r>
            <w:r w:rsidR="57801A4C" w:rsidRPr="060808D3">
              <w:rPr>
                <w:sz w:val="24"/>
                <w:szCs w:val="24"/>
              </w:rPr>
              <w:t>, students, and</w:t>
            </w:r>
            <w:r w:rsidR="3801375D" w:rsidRPr="060808D3">
              <w:rPr>
                <w:sz w:val="24"/>
                <w:szCs w:val="24"/>
              </w:rPr>
              <w:t xml:space="preserve"> fieldwork</w:t>
            </w:r>
            <w:r w:rsidR="57801A4C" w:rsidRPr="060808D3">
              <w:rPr>
                <w:sz w:val="24"/>
                <w:szCs w:val="24"/>
              </w:rPr>
              <w:t xml:space="preserve"> </w:t>
            </w:r>
            <w:r w:rsidR="5DDD87DB" w:rsidRPr="060808D3">
              <w:rPr>
                <w:sz w:val="24"/>
                <w:szCs w:val="24"/>
              </w:rPr>
              <w:t>agencies</w:t>
            </w:r>
            <w:r w:rsidR="7D0AEB46" w:rsidRPr="060808D3">
              <w:rPr>
                <w:sz w:val="24"/>
                <w:szCs w:val="24"/>
              </w:rPr>
              <w:t xml:space="preserve"> </w:t>
            </w:r>
            <w:r w:rsidR="43BA6CE3" w:rsidRPr="060808D3">
              <w:rPr>
                <w:sz w:val="24"/>
                <w:szCs w:val="24"/>
              </w:rPr>
              <w:t xml:space="preserve">to strengthen classroom curriculum and pedagogy. </w:t>
            </w:r>
            <w:r w:rsidR="57801A4C" w:rsidRPr="060808D3">
              <w:rPr>
                <w:sz w:val="24"/>
                <w:szCs w:val="24"/>
              </w:rPr>
              <w:t>Other evaluation activities include the student evaluation of the fieldwork agenc</w:t>
            </w:r>
            <w:r w:rsidR="59C8A2E9" w:rsidRPr="060808D3">
              <w:rPr>
                <w:sz w:val="24"/>
                <w:szCs w:val="24"/>
              </w:rPr>
              <w:t>y</w:t>
            </w:r>
            <w:r w:rsidR="573F0C15" w:rsidRPr="060808D3">
              <w:rPr>
                <w:sz w:val="24"/>
                <w:szCs w:val="24"/>
              </w:rPr>
              <w:t>.</w:t>
            </w:r>
          </w:p>
          <w:p w14:paraId="3F6A333E" w14:textId="6A5A9BBF" w:rsidR="007D40BE" w:rsidRDefault="007D40BE" w:rsidP="060808D3">
            <w:pPr>
              <w:spacing w:line="251" w:lineRule="exact"/>
              <w:ind w:left="105" w:right="234"/>
              <w:rPr>
                <w:sz w:val="24"/>
                <w:szCs w:val="24"/>
              </w:rPr>
            </w:pPr>
          </w:p>
          <w:p w14:paraId="350B0D13" w14:textId="3E0D002E" w:rsidR="007D40BE" w:rsidRPr="0082163C" w:rsidRDefault="00E50920" w:rsidP="00430F18">
            <w:pPr>
              <w:spacing w:line="251" w:lineRule="exact"/>
              <w:ind w:right="234"/>
              <w:rPr>
                <w:i/>
                <w:iCs/>
                <w:sz w:val="24"/>
                <w:szCs w:val="24"/>
              </w:rPr>
            </w:pPr>
            <w:r>
              <w:rPr>
                <w:sz w:val="24"/>
                <w:szCs w:val="24"/>
              </w:rPr>
              <w:t>S</w:t>
            </w:r>
            <w:r w:rsidR="57801A4C" w:rsidRPr="060808D3">
              <w:rPr>
                <w:sz w:val="24"/>
                <w:szCs w:val="24"/>
              </w:rPr>
              <w:t xml:space="preserve">tudents evaluate instructors in each course using college </w:t>
            </w:r>
            <w:r w:rsidR="57801A4C" w:rsidRPr="00FA6143">
              <w:rPr>
                <w:b/>
                <w:bCs/>
                <w:i/>
                <w:iCs/>
                <w:sz w:val="24"/>
                <w:szCs w:val="24"/>
              </w:rPr>
              <w:t>Student</w:t>
            </w:r>
            <w:r w:rsidR="00D27A1D" w:rsidRPr="00FA6143">
              <w:rPr>
                <w:b/>
                <w:bCs/>
                <w:i/>
                <w:iCs/>
                <w:sz w:val="24"/>
                <w:szCs w:val="24"/>
              </w:rPr>
              <w:t xml:space="preserve"> </w:t>
            </w:r>
            <w:r w:rsidR="57801A4C" w:rsidRPr="00FA6143">
              <w:rPr>
                <w:b/>
                <w:bCs/>
                <w:i/>
                <w:iCs/>
                <w:sz w:val="24"/>
                <w:szCs w:val="24"/>
              </w:rPr>
              <w:t>Opinion</w:t>
            </w:r>
            <w:r w:rsidR="57801A4C" w:rsidRPr="00AC4529">
              <w:rPr>
                <w:b/>
                <w:bCs/>
                <w:i/>
                <w:iCs/>
                <w:sz w:val="24"/>
                <w:szCs w:val="24"/>
              </w:rPr>
              <w:t xml:space="preserve"> </w:t>
            </w:r>
            <w:r w:rsidR="57801A4C" w:rsidRPr="00FA6143">
              <w:rPr>
                <w:b/>
                <w:bCs/>
                <w:i/>
                <w:iCs/>
                <w:sz w:val="24"/>
                <w:szCs w:val="24"/>
              </w:rPr>
              <w:t>Forms.</w:t>
            </w:r>
            <w:r w:rsidR="69E1629A" w:rsidRPr="060808D3">
              <w:rPr>
                <w:sz w:val="24"/>
                <w:szCs w:val="24"/>
              </w:rPr>
              <w:t xml:space="preserve"> </w:t>
            </w:r>
            <w:r w:rsidR="0082163C">
              <w:rPr>
                <w:sz w:val="24"/>
                <w:szCs w:val="24"/>
              </w:rPr>
              <w:t xml:space="preserve"> </w:t>
            </w:r>
            <w:r w:rsidR="0006017A">
              <w:rPr>
                <w:i/>
                <w:iCs/>
                <w:sz w:val="24"/>
                <w:szCs w:val="24"/>
              </w:rPr>
              <w:t xml:space="preserve"> </w:t>
            </w:r>
            <w:r w:rsidR="00E32FBA" w:rsidRPr="00601CC5">
              <w:rPr>
                <w:sz w:val="24"/>
                <w:szCs w:val="24"/>
              </w:rPr>
              <w:t>T</w:t>
            </w:r>
            <w:r w:rsidR="00E32FBA" w:rsidRPr="060808D3">
              <w:rPr>
                <w:sz w:val="24"/>
                <w:szCs w:val="24"/>
              </w:rPr>
              <w:t>hese evaluations are used to improve teaching pedagogy and curriculum development</w:t>
            </w:r>
            <w:r>
              <w:rPr>
                <w:sz w:val="24"/>
                <w:szCs w:val="24"/>
              </w:rPr>
              <w:t>.</w:t>
            </w:r>
          </w:p>
        </w:tc>
      </w:tr>
      <w:tr w:rsidR="007D40BE" w14:paraId="7ADD386A" w14:textId="77777777" w:rsidTr="432D0519">
        <w:tblPrEx>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PrEx>
        <w:trPr>
          <w:trHeight w:val="548"/>
        </w:trPr>
        <w:tc>
          <w:tcPr>
            <w:tcW w:w="792" w:type="dxa"/>
            <w:vMerge/>
          </w:tcPr>
          <w:p w14:paraId="049F31CB" w14:textId="77777777" w:rsidR="007D40BE" w:rsidRDefault="007D40BE">
            <w:pPr>
              <w:rPr>
                <w:sz w:val="2"/>
                <w:szCs w:val="2"/>
              </w:rPr>
            </w:pPr>
          </w:p>
        </w:tc>
        <w:tc>
          <w:tcPr>
            <w:tcW w:w="946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A602685" w14:textId="64545B54" w:rsidR="007D40BE" w:rsidRDefault="00BB2F7E" w:rsidP="00430F18">
            <w:pPr>
              <w:pStyle w:val="TableParagraph"/>
              <w:ind w:left="0"/>
              <w:rPr>
                <w:sz w:val="24"/>
                <w:szCs w:val="24"/>
              </w:rPr>
            </w:pPr>
            <w:r w:rsidRPr="060808D3">
              <w:rPr>
                <w:sz w:val="24"/>
                <w:szCs w:val="24"/>
              </w:rPr>
              <w:t>2</w:t>
            </w:r>
            <w:r w:rsidR="00430F18" w:rsidRPr="060808D3">
              <w:rPr>
                <w:sz w:val="24"/>
                <w:szCs w:val="24"/>
              </w:rPr>
              <w:t>.</w:t>
            </w:r>
            <w:r w:rsidR="00430F18" w:rsidRPr="060808D3">
              <w:rPr>
                <w:spacing w:val="36"/>
                <w:sz w:val="24"/>
                <w:szCs w:val="24"/>
              </w:rPr>
              <w:t xml:space="preserve"> A</w:t>
            </w:r>
            <w:r w:rsidRPr="060808D3">
              <w:rPr>
                <w:spacing w:val="-3"/>
                <w:sz w:val="24"/>
                <w:szCs w:val="24"/>
              </w:rPr>
              <w:t xml:space="preserve"> </w:t>
            </w:r>
            <w:r w:rsidRPr="060808D3">
              <w:rPr>
                <w:sz w:val="24"/>
                <w:szCs w:val="24"/>
              </w:rPr>
              <w:t>description</w:t>
            </w:r>
            <w:r w:rsidRPr="060808D3">
              <w:rPr>
                <w:spacing w:val="4"/>
                <w:sz w:val="24"/>
                <w:szCs w:val="24"/>
              </w:rPr>
              <w:t xml:space="preserve"> </w:t>
            </w:r>
            <w:r w:rsidRPr="060808D3">
              <w:rPr>
                <w:sz w:val="24"/>
                <w:szCs w:val="24"/>
              </w:rPr>
              <w:t>of</w:t>
            </w:r>
            <w:r w:rsidRPr="060808D3">
              <w:rPr>
                <w:spacing w:val="8"/>
                <w:sz w:val="24"/>
                <w:szCs w:val="24"/>
              </w:rPr>
              <w:t xml:space="preserve"> </w:t>
            </w:r>
            <w:r w:rsidRPr="060808D3">
              <w:rPr>
                <w:sz w:val="24"/>
                <w:szCs w:val="24"/>
              </w:rPr>
              <w:t>the</w:t>
            </w:r>
            <w:r w:rsidRPr="060808D3">
              <w:rPr>
                <w:spacing w:val="6"/>
                <w:sz w:val="24"/>
                <w:szCs w:val="24"/>
              </w:rPr>
              <w:t xml:space="preserve"> </w:t>
            </w:r>
            <w:r w:rsidRPr="060808D3">
              <w:rPr>
                <w:spacing w:val="-2"/>
                <w:sz w:val="24"/>
                <w:szCs w:val="24"/>
              </w:rPr>
              <w:t>methodology</w:t>
            </w:r>
          </w:p>
          <w:p w14:paraId="78388DA6" w14:textId="06A922DC" w:rsidR="007D40BE" w:rsidRDefault="007D40BE" w:rsidP="060808D3">
            <w:pPr>
              <w:ind w:left="172"/>
              <w:rPr>
                <w:b/>
                <w:bCs/>
                <w:sz w:val="24"/>
                <w:szCs w:val="24"/>
                <w:u w:val="single"/>
              </w:rPr>
            </w:pPr>
          </w:p>
          <w:p w14:paraId="541F29FB" w14:textId="1338F10B" w:rsidR="007D40BE" w:rsidRDefault="6529EA3F" w:rsidP="00430F18">
            <w:r w:rsidRPr="060808D3">
              <w:rPr>
                <w:b/>
                <w:bCs/>
                <w:sz w:val="24"/>
                <w:szCs w:val="24"/>
                <w:u w:val="single"/>
              </w:rPr>
              <w:t>Response</w:t>
            </w:r>
            <w:r w:rsidRPr="060808D3">
              <w:rPr>
                <w:b/>
                <w:bCs/>
                <w:sz w:val="24"/>
                <w:szCs w:val="24"/>
              </w:rPr>
              <w:t>:</w:t>
            </w:r>
          </w:p>
          <w:p w14:paraId="251E528A" w14:textId="40B169D7" w:rsidR="007D40BE" w:rsidRPr="00317E64" w:rsidRDefault="6529EA3F" w:rsidP="00430F18">
            <w:pPr>
              <w:ind w:right="1485" w:firstLine="12"/>
              <w:jc w:val="both"/>
              <w:rPr>
                <w:b/>
                <w:bCs/>
                <w:i/>
                <w:iCs/>
              </w:rPr>
            </w:pPr>
            <w:r w:rsidRPr="060808D3">
              <w:rPr>
                <w:sz w:val="24"/>
                <w:szCs w:val="24"/>
              </w:rPr>
              <w:t xml:space="preserve">Quantitative outcomes </w:t>
            </w:r>
            <w:r w:rsidR="00E50920">
              <w:rPr>
                <w:sz w:val="24"/>
                <w:szCs w:val="24"/>
              </w:rPr>
              <w:t>are</w:t>
            </w:r>
            <w:r w:rsidRPr="060808D3">
              <w:rPr>
                <w:sz w:val="24"/>
                <w:szCs w:val="24"/>
              </w:rPr>
              <w:t xml:space="preserve"> measured by student retention rate, program completion rate and graduation rate</w:t>
            </w:r>
            <w:r w:rsidR="00E50920">
              <w:rPr>
                <w:sz w:val="24"/>
                <w:szCs w:val="24"/>
              </w:rPr>
              <w:t xml:space="preserve"> and include</w:t>
            </w:r>
            <w:r w:rsidRPr="060808D3">
              <w:rPr>
                <w:sz w:val="24"/>
                <w:szCs w:val="24"/>
              </w:rPr>
              <w:t xml:space="preserve"> student</w:t>
            </w:r>
            <w:r w:rsidR="00430F18">
              <w:rPr>
                <w:sz w:val="24"/>
                <w:szCs w:val="24"/>
              </w:rPr>
              <w:t xml:space="preserve"> </w:t>
            </w:r>
            <w:r w:rsidRPr="060808D3">
              <w:rPr>
                <w:sz w:val="24"/>
                <w:szCs w:val="24"/>
              </w:rPr>
              <w:t xml:space="preserve">evaluations of faculty </w:t>
            </w:r>
            <w:r w:rsidR="00202445" w:rsidRPr="00FA6143">
              <w:rPr>
                <w:b/>
                <w:bCs/>
                <w:i/>
                <w:iCs/>
              </w:rPr>
              <w:t>Student Opinion</w:t>
            </w:r>
            <w:r w:rsidRPr="00FA6143">
              <w:rPr>
                <w:b/>
                <w:bCs/>
                <w:i/>
                <w:iCs/>
                <w:sz w:val="24"/>
                <w:szCs w:val="24"/>
              </w:rPr>
              <w:t xml:space="preserve"> Forms</w:t>
            </w:r>
            <w:r w:rsidRPr="00E32FBA">
              <w:rPr>
                <w:i/>
                <w:iCs/>
                <w:color w:val="0000FF"/>
                <w:sz w:val="24"/>
                <w:szCs w:val="24"/>
              </w:rPr>
              <w:t xml:space="preserve"> </w:t>
            </w:r>
            <w:r w:rsidRPr="060808D3">
              <w:rPr>
                <w:sz w:val="24"/>
                <w:szCs w:val="24"/>
              </w:rPr>
              <w:t xml:space="preserve">and the </w:t>
            </w:r>
            <w:r w:rsidRPr="00317E64">
              <w:rPr>
                <w:b/>
                <w:bCs/>
                <w:i/>
                <w:iCs/>
                <w:sz w:val="24"/>
                <w:szCs w:val="24"/>
              </w:rPr>
              <w:t>Student</w:t>
            </w:r>
            <w:r w:rsidR="00FA6143">
              <w:rPr>
                <w:b/>
                <w:bCs/>
                <w:i/>
                <w:iCs/>
                <w:sz w:val="24"/>
                <w:szCs w:val="24"/>
              </w:rPr>
              <w:t>’s</w:t>
            </w:r>
            <w:r w:rsidRPr="00317E64">
              <w:rPr>
                <w:b/>
                <w:bCs/>
                <w:i/>
                <w:iCs/>
                <w:sz w:val="24"/>
                <w:szCs w:val="24"/>
              </w:rPr>
              <w:t xml:space="preserve"> Evaluation of </w:t>
            </w:r>
            <w:r w:rsidR="00FA6143">
              <w:rPr>
                <w:b/>
                <w:bCs/>
                <w:i/>
                <w:iCs/>
                <w:sz w:val="24"/>
                <w:szCs w:val="24"/>
              </w:rPr>
              <w:t xml:space="preserve">the </w:t>
            </w:r>
            <w:r w:rsidRPr="00317E64">
              <w:rPr>
                <w:b/>
                <w:bCs/>
                <w:i/>
                <w:iCs/>
                <w:sz w:val="24"/>
                <w:szCs w:val="24"/>
              </w:rPr>
              <w:t>Field Placement</w:t>
            </w:r>
            <w:r w:rsidR="00FA6143">
              <w:rPr>
                <w:b/>
                <w:bCs/>
                <w:i/>
                <w:iCs/>
                <w:sz w:val="24"/>
                <w:szCs w:val="24"/>
              </w:rPr>
              <w:t xml:space="preserve"> Experience</w:t>
            </w:r>
            <w:r w:rsidRPr="00317E64">
              <w:rPr>
                <w:b/>
                <w:bCs/>
                <w:i/>
                <w:iCs/>
                <w:sz w:val="24"/>
                <w:szCs w:val="24"/>
              </w:rPr>
              <w:t>.</w:t>
            </w:r>
          </w:p>
          <w:p w14:paraId="7988288B" w14:textId="19AB87BA" w:rsidR="007D40BE" w:rsidRDefault="007D40BE" w:rsidP="060808D3"/>
          <w:p w14:paraId="1A4633F3" w14:textId="1CC5D919" w:rsidR="007D40BE" w:rsidRDefault="6529EA3F" w:rsidP="060808D3">
            <w:pPr>
              <w:rPr>
                <w:sz w:val="24"/>
                <w:szCs w:val="24"/>
              </w:rPr>
            </w:pPr>
            <w:r w:rsidRPr="060808D3">
              <w:rPr>
                <w:sz w:val="24"/>
                <w:szCs w:val="24"/>
              </w:rPr>
              <w:t>Qualitative outcomes provide crucial information for the program. Qualitative</w:t>
            </w:r>
            <w:r w:rsidR="5ED10A9A" w:rsidRPr="060808D3">
              <w:rPr>
                <w:sz w:val="24"/>
                <w:szCs w:val="24"/>
              </w:rPr>
              <w:t xml:space="preserve"> </w:t>
            </w:r>
            <w:r w:rsidRPr="060808D3">
              <w:rPr>
                <w:sz w:val="24"/>
                <w:szCs w:val="24"/>
              </w:rPr>
              <w:t xml:space="preserve">information includes </w:t>
            </w:r>
            <w:r w:rsidR="00024E77">
              <w:rPr>
                <w:sz w:val="24"/>
                <w:szCs w:val="24"/>
              </w:rPr>
              <w:t xml:space="preserve">an </w:t>
            </w:r>
            <w:r w:rsidRPr="060808D3">
              <w:rPr>
                <w:sz w:val="24"/>
                <w:szCs w:val="24"/>
              </w:rPr>
              <w:t xml:space="preserve">annual Advisory Board meeting, </w:t>
            </w:r>
            <w:r w:rsidR="00024E77">
              <w:rPr>
                <w:sz w:val="24"/>
                <w:szCs w:val="24"/>
              </w:rPr>
              <w:t xml:space="preserve">department faculty meetings, and </w:t>
            </w:r>
            <w:r w:rsidRPr="060808D3">
              <w:rPr>
                <w:sz w:val="24"/>
                <w:szCs w:val="24"/>
              </w:rPr>
              <w:t>faculty evaluations</w:t>
            </w:r>
            <w:r w:rsidR="00024E77">
              <w:rPr>
                <w:sz w:val="24"/>
                <w:szCs w:val="24"/>
              </w:rPr>
              <w:t xml:space="preserve"> that include </w:t>
            </w:r>
            <w:r w:rsidRPr="060808D3">
              <w:rPr>
                <w:sz w:val="24"/>
                <w:szCs w:val="24"/>
              </w:rPr>
              <w:t xml:space="preserve">syllabi review, professional development plans and </w:t>
            </w:r>
            <w:r w:rsidR="01C2C391" w:rsidRPr="060808D3">
              <w:rPr>
                <w:sz w:val="24"/>
                <w:szCs w:val="24"/>
              </w:rPr>
              <w:t>faculty</w:t>
            </w:r>
            <w:r w:rsidRPr="060808D3">
              <w:rPr>
                <w:sz w:val="24"/>
                <w:szCs w:val="24"/>
              </w:rPr>
              <w:t xml:space="preserve"> performance evaluations. In addition to the Advisory Board and departmental meetings, the department works collaboratively to make decisions regarding textbook adoptions and curriculum revisions to ensure that all changes meet the overall goals and objectives of teaching human service knowledge, skills and values from an interdisciplinary perspective and meet CSHSE standards.</w:t>
            </w:r>
          </w:p>
          <w:p w14:paraId="607551E0" w14:textId="2DA7A97A" w:rsidR="007D40BE" w:rsidRDefault="6529EA3F" w:rsidP="060808D3">
            <w:r w:rsidRPr="060808D3">
              <w:rPr>
                <w:sz w:val="24"/>
                <w:szCs w:val="24"/>
              </w:rPr>
              <w:t xml:space="preserve"> </w:t>
            </w:r>
          </w:p>
          <w:p w14:paraId="05820767" w14:textId="2C7C56F6" w:rsidR="007D40BE" w:rsidRDefault="6529EA3F" w:rsidP="060808D3">
            <w:pPr>
              <w:rPr>
                <w:sz w:val="24"/>
                <w:szCs w:val="24"/>
              </w:rPr>
            </w:pPr>
            <w:r w:rsidRPr="060808D3">
              <w:rPr>
                <w:sz w:val="24"/>
                <w:szCs w:val="24"/>
              </w:rPr>
              <w:t>For fieldwork, both the fieldwork course faculty member and the agency</w:t>
            </w:r>
            <w:r w:rsidR="67EF31BF" w:rsidRPr="060808D3">
              <w:rPr>
                <w:sz w:val="24"/>
                <w:szCs w:val="24"/>
              </w:rPr>
              <w:t xml:space="preserve"> </w:t>
            </w:r>
            <w:r w:rsidRPr="060808D3">
              <w:rPr>
                <w:sz w:val="24"/>
                <w:szCs w:val="24"/>
              </w:rPr>
              <w:t xml:space="preserve">supervisor evaluate the </w:t>
            </w:r>
            <w:r w:rsidR="5A273CCF" w:rsidRPr="060808D3">
              <w:rPr>
                <w:sz w:val="24"/>
                <w:szCs w:val="24"/>
              </w:rPr>
              <w:t>student's</w:t>
            </w:r>
            <w:r w:rsidRPr="060808D3">
              <w:rPr>
                <w:sz w:val="24"/>
                <w:szCs w:val="24"/>
              </w:rPr>
              <w:t xml:space="preserve"> fieldwork experience. The fieldwork liaisons visit each agency where students are placed during the semester</w:t>
            </w:r>
            <w:r w:rsidR="0015282A">
              <w:rPr>
                <w:sz w:val="24"/>
                <w:szCs w:val="24"/>
              </w:rPr>
              <w:t xml:space="preserve"> to ensure compliance</w:t>
            </w:r>
            <w:r w:rsidR="00930113">
              <w:rPr>
                <w:sz w:val="24"/>
                <w:szCs w:val="24"/>
              </w:rPr>
              <w:t xml:space="preserve"> outlined by the </w:t>
            </w:r>
            <w:r w:rsidR="00930113" w:rsidRPr="00317E64">
              <w:rPr>
                <w:b/>
                <w:bCs/>
                <w:i/>
                <w:iCs/>
                <w:sz w:val="24"/>
                <w:szCs w:val="24"/>
              </w:rPr>
              <w:t>Human Services Fieldwork Agency Agreement</w:t>
            </w:r>
            <w:r w:rsidR="00930113" w:rsidRPr="00CB7CE9">
              <w:rPr>
                <w:sz w:val="24"/>
                <w:szCs w:val="24"/>
              </w:rPr>
              <w:t xml:space="preserve"> </w:t>
            </w:r>
            <w:r w:rsidR="00930113">
              <w:rPr>
                <w:sz w:val="24"/>
                <w:szCs w:val="24"/>
              </w:rPr>
              <w:t xml:space="preserve">and with accreditation standards. </w:t>
            </w:r>
            <w:r w:rsidRPr="060808D3">
              <w:rPr>
                <w:sz w:val="24"/>
                <w:szCs w:val="24"/>
              </w:rPr>
              <w:t xml:space="preserve"> The Fieldwork Coordinator </w:t>
            </w:r>
            <w:r w:rsidR="005F6EB0">
              <w:rPr>
                <w:sz w:val="24"/>
                <w:szCs w:val="24"/>
              </w:rPr>
              <w:t xml:space="preserve">also </w:t>
            </w:r>
            <w:r w:rsidRPr="060808D3">
              <w:rPr>
                <w:sz w:val="24"/>
                <w:szCs w:val="24"/>
              </w:rPr>
              <w:t xml:space="preserve">monitors all agency sites </w:t>
            </w:r>
            <w:r w:rsidR="00C874B6">
              <w:rPr>
                <w:sz w:val="24"/>
                <w:szCs w:val="24"/>
              </w:rPr>
              <w:t xml:space="preserve">by reviewing the </w:t>
            </w:r>
            <w:r w:rsidR="00BD7822" w:rsidRPr="00317E64">
              <w:rPr>
                <w:b/>
                <w:bCs/>
                <w:i/>
                <w:iCs/>
                <w:sz w:val="24"/>
                <w:szCs w:val="24"/>
              </w:rPr>
              <w:t>Student</w:t>
            </w:r>
            <w:r w:rsidR="00D74794" w:rsidRPr="00317E64">
              <w:rPr>
                <w:b/>
                <w:bCs/>
                <w:i/>
                <w:iCs/>
                <w:sz w:val="24"/>
                <w:szCs w:val="24"/>
              </w:rPr>
              <w:t>’s Evaluation of the Fieldwork Experience</w:t>
            </w:r>
            <w:r w:rsidR="007502CE" w:rsidRPr="00CB7CE9">
              <w:rPr>
                <w:b/>
                <w:bCs/>
                <w:sz w:val="24"/>
                <w:szCs w:val="24"/>
              </w:rPr>
              <w:t xml:space="preserve"> </w:t>
            </w:r>
            <w:r w:rsidR="006F025E">
              <w:rPr>
                <w:sz w:val="24"/>
                <w:szCs w:val="24"/>
              </w:rPr>
              <w:t>as well as ensuring compliance.</w:t>
            </w:r>
            <w:r w:rsidRPr="060808D3">
              <w:rPr>
                <w:sz w:val="24"/>
                <w:szCs w:val="24"/>
              </w:rPr>
              <w:t xml:space="preserve"> Student fieldwork performances are evaluated </w:t>
            </w:r>
            <w:r w:rsidR="63A5354D" w:rsidRPr="060808D3">
              <w:rPr>
                <w:sz w:val="24"/>
                <w:szCs w:val="24"/>
              </w:rPr>
              <w:t>by faculty</w:t>
            </w:r>
            <w:r w:rsidRPr="060808D3">
              <w:rPr>
                <w:sz w:val="24"/>
                <w:szCs w:val="24"/>
              </w:rPr>
              <w:t xml:space="preserve"> </w:t>
            </w:r>
            <w:r w:rsidR="05D8DE9B" w:rsidRPr="060808D3">
              <w:rPr>
                <w:sz w:val="24"/>
                <w:szCs w:val="24"/>
              </w:rPr>
              <w:t>via</w:t>
            </w:r>
            <w:r w:rsidRPr="060808D3">
              <w:rPr>
                <w:sz w:val="24"/>
                <w:szCs w:val="24"/>
              </w:rPr>
              <w:t xml:space="preserve"> class discussions,</w:t>
            </w:r>
            <w:r w:rsidR="0968DBCA" w:rsidRPr="060808D3">
              <w:rPr>
                <w:sz w:val="24"/>
                <w:szCs w:val="24"/>
              </w:rPr>
              <w:t xml:space="preserve"> curricular</w:t>
            </w:r>
            <w:r w:rsidRPr="060808D3">
              <w:rPr>
                <w:sz w:val="24"/>
                <w:szCs w:val="24"/>
              </w:rPr>
              <w:t xml:space="preserve"> activities, and written assignments as well as through the fieldwork supervisor’s evaluation of the student at mid-term and </w:t>
            </w:r>
            <w:r w:rsidR="362D72ED" w:rsidRPr="060808D3">
              <w:rPr>
                <w:sz w:val="24"/>
                <w:szCs w:val="24"/>
              </w:rPr>
              <w:t xml:space="preserve">at the </w:t>
            </w:r>
            <w:r w:rsidRPr="060808D3">
              <w:rPr>
                <w:sz w:val="24"/>
                <w:szCs w:val="24"/>
              </w:rPr>
              <w:t>end of the semester.</w:t>
            </w:r>
          </w:p>
          <w:p w14:paraId="4B8DD487" w14:textId="6753F0F6" w:rsidR="007D40BE" w:rsidRDefault="6529EA3F" w:rsidP="060808D3">
            <w:r w:rsidRPr="060808D3">
              <w:rPr>
                <w:sz w:val="24"/>
                <w:szCs w:val="24"/>
              </w:rPr>
              <w:t xml:space="preserve"> </w:t>
            </w:r>
          </w:p>
          <w:p w14:paraId="02BF7C14" w14:textId="231FB868" w:rsidR="007D40BE" w:rsidRDefault="6529EA3F" w:rsidP="060808D3">
            <w:pPr>
              <w:rPr>
                <w:sz w:val="24"/>
                <w:szCs w:val="24"/>
              </w:rPr>
            </w:pPr>
            <w:r w:rsidRPr="000A5195">
              <w:rPr>
                <w:b/>
                <w:bCs/>
                <w:i/>
                <w:iCs/>
                <w:sz w:val="24"/>
                <w:szCs w:val="24"/>
              </w:rPr>
              <w:t>Student Opinion Forms</w:t>
            </w:r>
            <w:r w:rsidRPr="060808D3">
              <w:rPr>
                <w:sz w:val="24"/>
                <w:szCs w:val="24"/>
              </w:rPr>
              <w:t xml:space="preserve"> are distributed electronically through the college’s learning </w:t>
            </w:r>
            <w:r w:rsidR="2706CD63" w:rsidRPr="060808D3">
              <w:rPr>
                <w:sz w:val="24"/>
                <w:szCs w:val="24"/>
              </w:rPr>
              <w:t>management system</w:t>
            </w:r>
            <w:r w:rsidRPr="060808D3">
              <w:rPr>
                <w:sz w:val="24"/>
                <w:szCs w:val="24"/>
              </w:rPr>
              <w:t xml:space="preserve"> Canvas. Students have an opportunity to provide feedback regarding class content, course </w:t>
            </w:r>
            <w:r w:rsidR="0FCF48D0" w:rsidRPr="060808D3">
              <w:rPr>
                <w:sz w:val="24"/>
                <w:szCs w:val="24"/>
              </w:rPr>
              <w:t>materials,</w:t>
            </w:r>
            <w:r w:rsidRPr="060808D3">
              <w:rPr>
                <w:sz w:val="24"/>
                <w:szCs w:val="24"/>
              </w:rPr>
              <w:t xml:space="preserve"> and the faculty. These evaluations are used to improve instruction</w:t>
            </w:r>
            <w:r w:rsidR="6A38B1CE" w:rsidRPr="060808D3">
              <w:rPr>
                <w:sz w:val="24"/>
                <w:szCs w:val="24"/>
              </w:rPr>
              <w:t xml:space="preserve"> </w:t>
            </w:r>
            <w:r w:rsidR="4B992961" w:rsidRPr="060808D3">
              <w:rPr>
                <w:sz w:val="24"/>
                <w:szCs w:val="24"/>
              </w:rPr>
              <w:t>and course</w:t>
            </w:r>
            <w:r w:rsidRPr="060808D3">
              <w:rPr>
                <w:sz w:val="24"/>
                <w:szCs w:val="24"/>
              </w:rPr>
              <w:t xml:space="preserve"> </w:t>
            </w:r>
            <w:r w:rsidR="6F6ADCAD" w:rsidRPr="060808D3">
              <w:rPr>
                <w:sz w:val="24"/>
                <w:szCs w:val="24"/>
              </w:rPr>
              <w:t>assignments</w:t>
            </w:r>
            <w:r w:rsidR="2587F74B" w:rsidRPr="060808D3">
              <w:rPr>
                <w:sz w:val="24"/>
                <w:szCs w:val="24"/>
              </w:rPr>
              <w:t>.</w:t>
            </w:r>
          </w:p>
        </w:tc>
      </w:tr>
      <w:tr w:rsidR="007D40BE" w14:paraId="427B708A" w14:textId="77777777" w:rsidTr="432D0519">
        <w:tblPrEx>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PrEx>
        <w:trPr>
          <w:trHeight w:val="548"/>
        </w:trPr>
        <w:tc>
          <w:tcPr>
            <w:tcW w:w="792" w:type="dxa"/>
            <w:vMerge/>
          </w:tcPr>
          <w:p w14:paraId="53128261" w14:textId="77777777" w:rsidR="007D40BE" w:rsidRDefault="007D40BE">
            <w:pPr>
              <w:rPr>
                <w:sz w:val="2"/>
                <w:szCs w:val="2"/>
              </w:rPr>
            </w:pPr>
          </w:p>
        </w:tc>
        <w:tc>
          <w:tcPr>
            <w:tcW w:w="946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3C9D064" w14:textId="1FC6EAC0" w:rsidR="007D40BE" w:rsidRDefault="00BB2F7E" w:rsidP="00430F18">
            <w:pPr>
              <w:pStyle w:val="TableParagraph"/>
              <w:ind w:left="0"/>
              <w:rPr>
                <w:sz w:val="24"/>
                <w:szCs w:val="24"/>
              </w:rPr>
            </w:pPr>
            <w:r w:rsidRPr="060808D3">
              <w:rPr>
                <w:sz w:val="24"/>
                <w:szCs w:val="24"/>
              </w:rPr>
              <w:t>3</w:t>
            </w:r>
            <w:r w:rsidR="00430F18" w:rsidRPr="060808D3">
              <w:rPr>
                <w:sz w:val="24"/>
                <w:szCs w:val="24"/>
              </w:rPr>
              <w:t>.</w:t>
            </w:r>
            <w:r w:rsidR="00430F18" w:rsidRPr="060808D3">
              <w:rPr>
                <w:spacing w:val="35"/>
                <w:sz w:val="24"/>
                <w:szCs w:val="24"/>
              </w:rPr>
              <w:t xml:space="preserve"> A</w:t>
            </w:r>
            <w:r w:rsidRPr="060808D3">
              <w:rPr>
                <w:sz w:val="24"/>
                <w:szCs w:val="24"/>
              </w:rPr>
              <w:t xml:space="preserve"> summative</w:t>
            </w:r>
            <w:r w:rsidRPr="060808D3">
              <w:rPr>
                <w:spacing w:val="7"/>
                <w:sz w:val="24"/>
                <w:szCs w:val="24"/>
              </w:rPr>
              <w:t xml:space="preserve"> </w:t>
            </w:r>
            <w:r w:rsidRPr="060808D3">
              <w:rPr>
                <w:sz w:val="24"/>
                <w:szCs w:val="24"/>
              </w:rPr>
              <w:t>analysis</w:t>
            </w:r>
            <w:r w:rsidRPr="060808D3">
              <w:rPr>
                <w:spacing w:val="7"/>
                <w:sz w:val="24"/>
                <w:szCs w:val="24"/>
              </w:rPr>
              <w:t xml:space="preserve"> </w:t>
            </w:r>
            <w:r w:rsidRPr="060808D3">
              <w:rPr>
                <w:sz w:val="24"/>
                <w:szCs w:val="24"/>
              </w:rPr>
              <w:t>of</w:t>
            </w:r>
            <w:r w:rsidRPr="060808D3">
              <w:rPr>
                <w:spacing w:val="10"/>
                <w:sz w:val="24"/>
                <w:szCs w:val="24"/>
              </w:rPr>
              <w:t xml:space="preserve"> </w:t>
            </w:r>
            <w:r w:rsidRPr="060808D3">
              <w:rPr>
                <w:sz w:val="24"/>
                <w:szCs w:val="24"/>
              </w:rPr>
              <w:t>the</w:t>
            </w:r>
            <w:r w:rsidRPr="060808D3">
              <w:rPr>
                <w:spacing w:val="6"/>
                <w:sz w:val="24"/>
                <w:szCs w:val="24"/>
              </w:rPr>
              <w:t xml:space="preserve"> </w:t>
            </w:r>
            <w:r w:rsidRPr="060808D3">
              <w:rPr>
                <w:sz w:val="24"/>
                <w:szCs w:val="24"/>
              </w:rPr>
              <w:t>most</w:t>
            </w:r>
            <w:r w:rsidRPr="060808D3">
              <w:rPr>
                <w:spacing w:val="11"/>
                <w:sz w:val="24"/>
                <w:szCs w:val="24"/>
              </w:rPr>
              <w:t xml:space="preserve"> </w:t>
            </w:r>
            <w:r w:rsidRPr="060808D3">
              <w:rPr>
                <w:sz w:val="24"/>
                <w:szCs w:val="24"/>
              </w:rPr>
              <w:t>recent</w:t>
            </w:r>
            <w:r w:rsidRPr="060808D3">
              <w:rPr>
                <w:spacing w:val="11"/>
                <w:sz w:val="24"/>
                <w:szCs w:val="24"/>
              </w:rPr>
              <w:t xml:space="preserve"> </w:t>
            </w:r>
            <w:r w:rsidRPr="060808D3">
              <w:rPr>
                <w:spacing w:val="-2"/>
                <w:sz w:val="24"/>
                <w:szCs w:val="24"/>
              </w:rPr>
              <w:t>evaluation</w:t>
            </w:r>
          </w:p>
          <w:p w14:paraId="50BCEBB4" w14:textId="5C7322F2" w:rsidR="007D40BE" w:rsidRDefault="007D40BE" w:rsidP="060808D3">
            <w:pPr>
              <w:ind w:left="105"/>
              <w:rPr>
                <w:b/>
                <w:bCs/>
                <w:sz w:val="24"/>
                <w:szCs w:val="24"/>
                <w:u w:val="single"/>
              </w:rPr>
            </w:pPr>
          </w:p>
          <w:p w14:paraId="0956EBB1" w14:textId="7026CE73" w:rsidR="007D40BE" w:rsidRDefault="723D7F9D" w:rsidP="00430F18">
            <w:r w:rsidRPr="060808D3">
              <w:rPr>
                <w:b/>
                <w:bCs/>
                <w:sz w:val="24"/>
                <w:szCs w:val="24"/>
                <w:u w:val="single"/>
              </w:rPr>
              <w:t>Response:</w:t>
            </w:r>
          </w:p>
          <w:p w14:paraId="1EA91030" w14:textId="32AB1912" w:rsidR="007D40BE" w:rsidRDefault="723D7F9D" w:rsidP="00430F18">
            <w:r w:rsidRPr="060808D3">
              <w:rPr>
                <w:sz w:val="24"/>
                <w:szCs w:val="24"/>
              </w:rPr>
              <w:t xml:space="preserve">The Human Services program completed the comprehensive review on the A.A.S. </w:t>
            </w:r>
            <w:r w:rsidR="11A078D2" w:rsidRPr="060808D3">
              <w:rPr>
                <w:sz w:val="24"/>
                <w:szCs w:val="24"/>
              </w:rPr>
              <w:t>in 2021</w:t>
            </w:r>
            <w:r w:rsidRPr="060808D3">
              <w:rPr>
                <w:sz w:val="24"/>
                <w:szCs w:val="24"/>
              </w:rPr>
              <w:t xml:space="preserve"> </w:t>
            </w:r>
            <w:r w:rsidRPr="0098080C">
              <w:rPr>
                <w:b/>
                <w:bCs/>
                <w:i/>
                <w:iCs/>
                <w:sz w:val="24"/>
                <w:szCs w:val="24"/>
              </w:rPr>
              <w:t>Human Services</w:t>
            </w:r>
            <w:r w:rsidR="001B0130">
              <w:rPr>
                <w:b/>
                <w:bCs/>
                <w:i/>
                <w:iCs/>
                <w:sz w:val="24"/>
                <w:szCs w:val="24"/>
              </w:rPr>
              <w:t xml:space="preserve"> AAS</w:t>
            </w:r>
            <w:r w:rsidRPr="0098080C">
              <w:rPr>
                <w:b/>
                <w:bCs/>
                <w:i/>
                <w:iCs/>
                <w:sz w:val="24"/>
                <w:szCs w:val="24"/>
              </w:rPr>
              <w:t xml:space="preserve"> Program Review</w:t>
            </w:r>
            <w:r w:rsidRPr="00CB7CE9">
              <w:rPr>
                <w:i/>
                <w:iCs/>
                <w:color w:val="0000FF"/>
                <w:sz w:val="24"/>
                <w:szCs w:val="24"/>
              </w:rPr>
              <w:t xml:space="preserve"> </w:t>
            </w:r>
            <w:r w:rsidRPr="060808D3">
              <w:rPr>
                <w:sz w:val="24"/>
                <w:szCs w:val="24"/>
              </w:rPr>
              <w:t xml:space="preserve">and will begin the next cycle of </w:t>
            </w:r>
            <w:r w:rsidR="598C9B9E" w:rsidRPr="060808D3">
              <w:rPr>
                <w:sz w:val="24"/>
                <w:szCs w:val="24"/>
              </w:rPr>
              <w:t>program</w:t>
            </w:r>
            <w:r w:rsidRPr="060808D3">
              <w:rPr>
                <w:sz w:val="24"/>
                <w:szCs w:val="24"/>
              </w:rPr>
              <w:t xml:space="preserve"> review in 2025. </w:t>
            </w:r>
          </w:p>
          <w:p w14:paraId="06614502" w14:textId="3B51776D" w:rsidR="007D40BE" w:rsidRDefault="723D7F9D" w:rsidP="060808D3">
            <w:r w:rsidRPr="060808D3">
              <w:rPr>
                <w:sz w:val="24"/>
                <w:szCs w:val="24"/>
              </w:rPr>
              <w:t xml:space="preserve"> </w:t>
            </w:r>
          </w:p>
          <w:p w14:paraId="252E0C90" w14:textId="78D840FC" w:rsidR="007D40BE" w:rsidRDefault="723D7F9D" w:rsidP="00430F18">
            <w:pPr>
              <w:ind w:right="234"/>
            </w:pPr>
            <w:r w:rsidRPr="060808D3">
              <w:rPr>
                <w:sz w:val="24"/>
                <w:szCs w:val="24"/>
              </w:rPr>
              <w:t>The results confirm that the present curriculum and field experiences are effective in meeting the program’s mission</w:t>
            </w:r>
            <w:r w:rsidR="00024E77">
              <w:rPr>
                <w:sz w:val="24"/>
                <w:szCs w:val="24"/>
              </w:rPr>
              <w:t>.</w:t>
            </w:r>
            <w:r w:rsidRPr="060808D3">
              <w:rPr>
                <w:sz w:val="24"/>
                <w:szCs w:val="24"/>
              </w:rPr>
              <w:t xml:space="preserve"> </w:t>
            </w:r>
          </w:p>
          <w:p w14:paraId="1BBD3FDC" w14:textId="1823407F" w:rsidR="007D40BE" w:rsidRDefault="723D7F9D" w:rsidP="060808D3">
            <w:r w:rsidRPr="060808D3">
              <w:rPr>
                <w:sz w:val="24"/>
                <w:szCs w:val="24"/>
              </w:rPr>
              <w:t xml:space="preserve"> </w:t>
            </w:r>
          </w:p>
          <w:p w14:paraId="52EF3FF4" w14:textId="2C8279EF" w:rsidR="007D40BE" w:rsidRDefault="723D7F9D" w:rsidP="00430F18">
            <w:pPr>
              <w:ind w:right="165"/>
              <w:jc w:val="both"/>
            </w:pPr>
            <w:r w:rsidRPr="060808D3">
              <w:rPr>
                <w:sz w:val="24"/>
                <w:szCs w:val="24"/>
              </w:rPr>
              <w:t>End-of-semester</w:t>
            </w:r>
            <w:r w:rsidR="004D5EB7">
              <w:rPr>
                <w:sz w:val="24"/>
                <w:szCs w:val="24"/>
              </w:rPr>
              <w:t xml:space="preserve"> </w:t>
            </w:r>
            <w:r w:rsidR="004D5EB7" w:rsidRPr="00932416">
              <w:rPr>
                <w:b/>
                <w:bCs/>
                <w:i/>
                <w:iCs/>
                <w:sz w:val="24"/>
                <w:szCs w:val="24"/>
              </w:rPr>
              <w:t xml:space="preserve">Performance Evaluation of </w:t>
            </w:r>
            <w:r w:rsidR="004D5EB7" w:rsidRPr="004D5EB7">
              <w:rPr>
                <w:b/>
                <w:bCs/>
                <w:i/>
                <w:iCs/>
                <w:sz w:val="24"/>
                <w:szCs w:val="24"/>
              </w:rPr>
              <w:t>Students</w:t>
            </w:r>
            <w:r w:rsidR="004D5EB7">
              <w:rPr>
                <w:sz w:val="24"/>
                <w:szCs w:val="24"/>
              </w:rPr>
              <w:t xml:space="preserve"> indicated</w:t>
            </w:r>
            <w:r w:rsidRPr="060808D3">
              <w:rPr>
                <w:sz w:val="24"/>
                <w:szCs w:val="24"/>
              </w:rPr>
              <w:t xml:space="preserve"> that 99% of Human Services students successfully complete fieldwork. Students’ evaluation of agencies indicate</w:t>
            </w:r>
            <w:r w:rsidR="00154DD6">
              <w:rPr>
                <w:sz w:val="24"/>
                <w:szCs w:val="24"/>
              </w:rPr>
              <w:t>s</w:t>
            </w:r>
            <w:r w:rsidRPr="060808D3">
              <w:rPr>
                <w:sz w:val="24"/>
                <w:szCs w:val="24"/>
              </w:rPr>
              <w:t xml:space="preserve"> that overall students are satisfied with field placement experiences.</w:t>
            </w:r>
          </w:p>
          <w:p w14:paraId="7584E960" w14:textId="74F158CF" w:rsidR="007D40BE" w:rsidRDefault="723D7F9D" w:rsidP="00430F18">
            <w:pPr>
              <w:spacing w:before="246"/>
              <w:rPr>
                <w:sz w:val="24"/>
                <w:szCs w:val="24"/>
              </w:rPr>
            </w:pPr>
            <w:r w:rsidRPr="060808D3">
              <w:rPr>
                <w:sz w:val="24"/>
                <w:szCs w:val="24"/>
              </w:rPr>
              <w:t>When reviewing data from the Planning, Research and Institutional Assessment office, enrollment in the</w:t>
            </w:r>
            <w:r w:rsidRPr="00CB7CE9">
              <w:rPr>
                <w:i/>
                <w:iCs/>
                <w:sz w:val="24"/>
                <w:szCs w:val="24"/>
              </w:rPr>
              <w:t xml:space="preserve"> </w:t>
            </w:r>
            <w:r w:rsidRPr="00932416">
              <w:rPr>
                <w:sz w:val="24"/>
                <w:szCs w:val="24"/>
              </w:rPr>
              <w:t>A.A.S. program</w:t>
            </w:r>
            <w:r w:rsidR="2F70F62F" w:rsidRPr="00932416">
              <w:rPr>
                <w:sz w:val="24"/>
                <w:szCs w:val="24"/>
              </w:rPr>
              <w:t xml:space="preserve"> </w:t>
            </w:r>
            <w:r w:rsidR="2F70F62F" w:rsidRPr="060808D3">
              <w:rPr>
                <w:sz w:val="24"/>
                <w:szCs w:val="24"/>
              </w:rPr>
              <w:t>decreased from Spring 2021 to Spring 202</w:t>
            </w:r>
            <w:r w:rsidR="7A7CEE30" w:rsidRPr="060808D3">
              <w:rPr>
                <w:sz w:val="24"/>
                <w:szCs w:val="24"/>
              </w:rPr>
              <w:t>4</w:t>
            </w:r>
            <w:r w:rsidR="2F70F62F" w:rsidRPr="060808D3">
              <w:rPr>
                <w:sz w:val="24"/>
                <w:szCs w:val="24"/>
              </w:rPr>
              <w:t xml:space="preserve"> but had </w:t>
            </w:r>
            <w:r w:rsidR="00184E12" w:rsidRPr="060808D3">
              <w:rPr>
                <w:sz w:val="24"/>
                <w:szCs w:val="24"/>
              </w:rPr>
              <w:t>an</w:t>
            </w:r>
            <w:r w:rsidR="2F70F62F" w:rsidRPr="060808D3">
              <w:rPr>
                <w:sz w:val="24"/>
                <w:szCs w:val="24"/>
              </w:rPr>
              <w:t xml:space="preserve"> increase in Spring 2025</w:t>
            </w:r>
            <w:r w:rsidR="0063203A">
              <w:rPr>
                <w:sz w:val="24"/>
                <w:szCs w:val="24"/>
              </w:rPr>
              <w:t>.</w:t>
            </w:r>
            <w:r w:rsidR="2F70F62F" w:rsidRPr="060808D3">
              <w:rPr>
                <w:sz w:val="24"/>
                <w:szCs w:val="24"/>
              </w:rPr>
              <w:t xml:space="preserve"> </w:t>
            </w:r>
            <w:r w:rsidRPr="060808D3">
              <w:rPr>
                <w:sz w:val="24"/>
                <w:szCs w:val="24"/>
              </w:rPr>
              <w:t xml:space="preserve"> </w:t>
            </w:r>
            <w:r w:rsidR="0063203A" w:rsidRPr="00932416">
              <w:rPr>
                <w:b/>
                <w:bCs/>
                <w:i/>
                <w:iCs/>
                <w:sz w:val="24"/>
                <w:szCs w:val="24"/>
              </w:rPr>
              <w:t>(Human Services Stats)</w:t>
            </w:r>
          </w:p>
        </w:tc>
      </w:tr>
      <w:tr w:rsidR="007D40BE" w14:paraId="51FA34EB" w14:textId="77777777" w:rsidTr="432D0519">
        <w:tblPrEx>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PrEx>
        <w:trPr>
          <w:trHeight w:val="549"/>
        </w:trPr>
        <w:tc>
          <w:tcPr>
            <w:tcW w:w="792" w:type="dxa"/>
            <w:vMerge/>
          </w:tcPr>
          <w:p w14:paraId="62486C05" w14:textId="77777777" w:rsidR="007D40BE" w:rsidRDefault="007D40BE">
            <w:pPr>
              <w:rPr>
                <w:sz w:val="2"/>
                <w:szCs w:val="2"/>
              </w:rPr>
            </w:pPr>
          </w:p>
        </w:tc>
        <w:tc>
          <w:tcPr>
            <w:tcW w:w="946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CF2012C" w14:textId="061A6597" w:rsidR="007D40BE" w:rsidRDefault="00BB2F7E" w:rsidP="00430F18">
            <w:pPr>
              <w:pStyle w:val="TableParagraph"/>
              <w:ind w:left="0"/>
              <w:rPr>
                <w:sz w:val="24"/>
                <w:szCs w:val="24"/>
              </w:rPr>
            </w:pPr>
            <w:r w:rsidRPr="3C0CB19A">
              <w:rPr>
                <w:sz w:val="24"/>
                <w:szCs w:val="24"/>
              </w:rPr>
              <w:t>4</w:t>
            </w:r>
            <w:r w:rsidR="00430F18" w:rsidRPr="3C0CB19A">
              <w:rPr>
                <w:sz w:val="24"/>
                <w:szCs w:val="24"/>
              </w:rPr>
              <w:t>. A</w:t>
            </w:r>
            <w:r w:rsidRPr="3C0CB19A">
              <w:rPr>
                <w:spacing w:val="11"/>
                <w:sz w:val="24"/>
                <w:szCs w:val="24"/>
              </w:rPr>
              <w:t xml:space="preserve"> </w:t>
            </w:r>
            <w:r w:rsidRPr="3C0CB19A">
              <w:rPr>
                <w:sz w:val="24"/>
                <w:szCs w:val="24"/>
              </w:rPr>
              <w:t>description</w:t>
            </w:r>
            <w:r w:rsidRPr="3C0CB19A">
              <w:rPr>
                <w:spacing w:val="4"/>
                <w:sz w:val="24"/>
                <w:szCs w:val="24"/>
              </w:rPr>
              <w:t xml:space="preserve"> </w:t>
            </w:r>
            <w:r w:rsidRPr="3C0CB19A">
              <w:rPr>
                <w:sz w:val="24"/>
                <w:szCs w:val="24"/>
              </w:rPr>
              <w:t>of</w:t>
            </w:r>
            <w:r w:rsidRPr="3C0CB19A">
              <w:rPr>
                <w:spacing w:val="8"/>
                <w:sz w:val="24"/>
                <w:szCs w:val="24"/>
              </w:rPr>
              <w:t xml:space="preserve"> </w:t>
            </w:r>
            <w:r w:rsidRPr="3C0CB19A">
              <w:rPr>
                <w:sz w:val="24"/>
                <w:szCs w:val="24"/>
              </w:rPr>
              <w:t>how</w:t>
            </w:r>
            <w:r w:rsidRPr="3C0CB19A">
              <w:rPr>
                <w:spacing w:val="-2"/>
                <w:sz w:val="24"/>
                <w:szCs w:val="24"/>
              </w:rPr>
              <w:t xml:space="preserve"> </w:t>
            </w:r>
            <w:r w:rsidRPr="3C0CB19A">
              <w:rPr>
                <w:sz w:val="24"/>
                <w:szCs w:val="24"/>
              </w:rPr>
              <w:t>and</w:t>
            </w:r>
            <w:r w:rsidRPr="3C0CB19A">
              <w:rPr>
                <w:spacing w:val="4"/>
                <w:sz w:val="24"/>
                <w:szCs w:val="24"/>
              </w:rPr>
              <w:t xml:space="preserve"> </w:t>
            </w:r>
            <w:r w:rsidRPr="3C0CB19A">
              <w:rPr>
                <w:sz w:val="24"/>
                <w:szCs w:val="24"/>
              </w:rPr>
              <w:t>in</w:t>
            </w:r>
            <w:r w:rsidRPr="3C0CB19A">
              <w:rPr>
                <w:spacing w:val="4"/>
                <w:sz w:val="24"/>
                <w:szCs w:val="24"/>
              </w:rPr>
              <w:t xml:space="preserve"> </w:t>
            </w:r>
            <w:r w:rsidRPr="3C0CB19A">
              <w:rPr>
                <w:sz w:val="24"/>
                <w:szCs w:val="24"/>
              </w:rPr>
              <w:t>what</w:t>
            </w:r>
            <w:r w:rsidRPr="3C0CB19A">
              <w:rPr>
                <w:spacing w:val="9"/>
                <w:sz w:val="24"/>
                <w:szCs w:val="24"/>
              </w:rPr>
              <w:t xml:space="preserve"> </w:t>
            </w:r>
            <w:r w:rsidRPr="3C0CB19A">
              <w:rPr>
                <w:sz w:val="24"/>
                <w:szCs w:val="24"/>
              </w:rPr>
              <w:t>way</w:t>
            </w:r>
            <w:r w:rsidRPr="3C0CB19A">
              <w:rPr>
                <w:spacing w:val="3"/>
                <w:sz w:val="24"/>
                <w:szCs w:val="24"/>
              </w:rPr>
              <w:t xml:space="preserve"> </w:t>
            </w:r>
            <w:r w:rsidRPr="3C0CB19A">
              <w:rPr>
                <w:sz w:val="24"/>
                <w:szCs w:val="24"/>
              </w:rPr>
              <w:t>the</w:t>
            </w:r>
            <w:r w:rsidRPr="3C0CB19A">
              <w:rPr>
                <w:spacing w:val="6"/>
                <w:sz w:val="24"/>
                <w:szCs w:val="24"/>
              </w:rPr>
              <w:t xml:space="preserve"> </w:t>
            </w:r>
            <w:r w:rsidRPr="3C0CB19A">
              <w:rPr>
                <w:sz w:val="24"/>
                <w:szCs w:val="24"/>
              </w:rPr>
              <w:t>evaluation</w:t>
            </w:r>
            <w:r w:rsidRPr="3C0CB19A">
              <w:rPr>
                <w:spacing w:val="4"/>
                <w:sz w:val="24"/>
                <w:szCs w:val="24"/>
              </w:rPr>
              <w:t xml:space="preserve"> </w:t>
            </w:r>
            <w:r w:rsidRPr="3C0CB19A">
              <w:rPr>
                <w:sz w:val="24"/>
                <w:szCs w:val="24"/>
              </w:rPr>
              <w:t>resulted</w:t>
            </w:r>
            <w:r w:rsidRPr="3C0CB19A">
              <w:rPr>
                <w:spacing w:val="4"/>
                <w:sz w:val="24"/>
                <w:szCs w:val="24"/>
              </w:rPr>
              <w:t xml:space="preserve"> </w:t>
            </w:r>
            <w:r w:rsidRPr="3C0CB19A">
              <w:rPr>
                <w:sz w:val="24"/>
                <w:szCs w:val="24"/>
              </w:rPr>
              <w:t>in</w:t>
            </w:r>
            <w:r w:rsidRPr="3C0CB19A">
              <w:rPr>
                <w:spacing w:val="2"/>
                <w:sz w:val="24"/>
                <w:szCs w:val="24"/>
              </w:rPr>
              <w:t xml:space="preserve"> </w:t>
            </w:r>
            <w:r w:rsidRPr="3C0CB19A">
              <w:rPr>
                <w:sz w:val="24"/>
                <w:szCs w:val="24"/>
              </w:rPr>
              <w:t>any</w:t>
            </w:r>
            <w:r w:rsidRPr="3C0CB19A">
              <w:rPr>
                <w:spacing w:val="5"/>
                <w:sz w:val="24"/>
                <w:szCs w:val="24"/>
              </w:rPr>
              <w:t xml:space="preserve"> </w:t>
            </w:r>
            <w:r w:rsidRPr="3C0CB19A">
              <w:rPr>
                <w:spacing w:val="-2"/>
                <w:sz w:val="24"/>
                <w:szCs w:val="24"/>
              </w:rPr>
              <w:t>change.</w:t>
            </w:r>
          </w:p>
          <w:p w14:paraId="1BC4EB72" w14:textId="29BEF0A5" w:rsidR="007D40BE" w:rsidRDefault="007D40BE" w:rsidP="060808D3">
            <w:pPr>
              <w:spacing w:before="1"/>
              <w:ind w:left="105"/>
              <w:rPr>
                <w:b/>
                <w:bCs/>
                <w:sz w:val="24"/>
                <w:szCs w:val="24"/>
                <w:u w:val="single"/>
              </w:rPr>
            </w:pPr>
          </w:p>
          <w:p w14:paraId="0994B165" w14:textId="4EDDFF70" w:rsidR="007D40BE" w:rsidRDefault="0AC02516" w:rsidP="00430F18">
            <w:pPr>
              <w:spacing w:before="1"/>
            </w:pPr>
            <w:r w:rsidRPr="060808D3">
              <w:rPr>
                <w:b/>
                <w:bCs/>
                <w:sz w:val="24"/>
                <w:szCs w:val="24"/>
                <w:u w:val="single"/>
              </w:rPr>
              <w:t>Response:</w:t>
            </w:r>
          </w:p>
          <w:p w14:paraId="2610494A" w14:textId="64A5AD40" w:rsidR="007D40BE" w:rsidRDefault="007D40BE" w:rsidP="060808D3">
            <w:pPr>
              <w:ind w:left="105" w:right="358"/>
              <w:rPr>
                <w:sz w:val="24"/>
                <w:szCs w:val="24"/>
              </w:rPr>
            </w:pPr>
          </w:p>
          <w:p w14:paraId="0A7D53D2" w14:textId="3F1E3CA1" w:rsidR="007D40BE" w:rsidRDefault="60AE1010" w:rsidP="00430F18">
            <w:pPr>
              <w:spacing w:before="1"/>
              <w:ind w:right="407"/>
            </w:pPr>
            <w:r w:rsidRPr="2490BC38">
              <w:rPr>
                <w:sz w:val="24"/>
                <w:szCs w:val="24"/>
              </w:rPr>
              <w:t xml:space="preserve">Through the program review, evaluation of students’ field placement, course curriculum reviews, </w:t>
            </w:r>
            <w:r w:rsidR="5C24D52B" w:rsidRPr="2490BC38">
              <w:rPr>
                <w:sz w:val="24"/>
                <w:szCs w:val="24"/>
              </w:rPr>
              <w:t>enrollment trends</w:t>
            </w:r>
            <w:r w:rsidRPr="2490BC38">
              <w:rPr>
                <w:sz w:val="24"/>
                <w:szCs w:val="24"/>
              </w:rPr>
              <w:t>, and department and Advisory Board meetings, the following program changes have been implemented:</w:t>
            </w:r>
          </w:p>
          <w:p w14:paraId="0DE6B11B" w14:textId="61B24ED0" w:rsidR="2490BC38" w:rsidRDefault="2490BC38" w:rsidP="2490BC38">
            <w:pPr>
              <w:spacing w:before="1"/>
              <w:ind w:left="181" w:right="407"/>
              <w:rPr>
                <w:sz w:val="24"/>
                <w:szCs w:val="24"/>
              </w:rPr>
            </w:pPr>
          </w:p>
          <w:p w14:paraId="1B02CD26" w14:textId="2AD57B1B" w:rsidR="257B57BC" w:rsidRDefault="257B57BC" w:rsidP="2490BC38">
            <w:pPr>
              <w:spacing w:before="1"/>
              <w:ind w:right="407"/>
              <w:rPr>
                <w:b/>
                <w:bCs/>
                <w:sz w:val="24"/>
                <w:szCs w:val="24"/>
                <w:u w:val="single"/>
              </w:rPr>
            </w:pPr>
            <w:r w:rsidRPr="2490BC38">
              <w:rPr>
                <w:b/>
                <w:bCs/>
                <w:sz w:val="24"/>
                <w:szCs w:val="24"/>
                <w:u w:val="single"/>
              </w:rPr>
              <w:t xml:space="preserve">Fieldwork </w:t>
            </w:r>
            <w:r w:rsidR="4B7CC55E" w:rsidRPr="2490BC38">
              <w:rPr>
                <w:b/>
                <w:bCs/>
                <w:sz w:val="24"/>
                <w:szCs w:val="24"/>
                <w:u w:val="single"/>
              </w:rPr>
              <w:t>Strategies</w:t>
            </w:r>
            <w:r w:rsidRPr="2490BC38">
              <w:rPr>
                <w:b/>
                <w:bCs/>
                <w:sz w:val="24"/>
                <w:szCs w:val="24"/>
                <w:u w:val="single"/>
              </w:rPr>
              <w:t>:</w:t>
            </w:r>
          </w:p>
          <w:p w14:paraId="6233F3B8" w14:textId="7C9E590A" w:rsidR="007D40BE" w:rsidRDefault="50AB462C" w:rsidP="060808D3">
            <w:pPr>
              <w:spacing w:before="45"/>
            </w:pPr>
            <w:r w:rsidRPr="060808D3">
              <w:rPr>
                <w:sz w:val="24"/>
                <w:szCs w:val="24"/>
              </w:rPr>
              <w:lastRenderedPageBreak/>
              <w:t xml:space="preserve"> </w:t>
            </w:r>
          </w:p>
          <w:p w14:paraId="3D8424CF" w14:textId="67C75398" w:rsidR="007D40BE" w:rsidRDefault="00902873" w:rsidP="2490BC38">
            <w:pPr>
              <w:pStyle w:val="ListParagraph"/>
              <w:numPr>
                <w:ilvl w:val="0"/>
                <w:numId w:val="3"/>
              </w:numPr>
            </w:pPr>
            <w:proofErr w:type="gramStart"/>
            <w:r>
              <w:rPr>
                <w:sz w:val="24"/>
                <w:szCs w:val="24"/>
              </w:rPr>
              <w:t>C</w:t>
            </w:r>
            <w:r w:rsidR="00D4304D" w:rsidRPr="00526A93">
              <w:rPr>
                <w:sz w:val="24"/>
                <w:szCs w:val="24"/>
              </w:rPr>
              <w:t>ontinue</w:t>
            </w:r>
            <w:proofErr w:type="gramEnd"/>
            <w:r w:rsidR="00D4304D" w:rsidRPr="00526A93">
              <w:rPr>
                <w:sz w:val="24"/>
                <w:szCs w:val="24"/>
              </w:rPr>
              <w:t xml:space="preserve"> to evaluate and monitor </w:t>
            </w:r>
            <w:r w:rsidR="60AE1010" w:rsidRPr="2490BC38">
              <w:rPr>
                <w:sz w:val="24"/>
                <w:szCs w:val="24"/>
              </w:rPr>
              <w:t xml:space="preserve">fieldwork sites resulted in strengthening </w:t>
            </w:r>
            <w:r w:rsidR="40E1EE00" w:rsidRPr="2490BC38">
              <w:rPr>
                <w:sz w:val="24"/>
                <w:szCs w:val="24"/>
              </w:rPr>
              <w:t>partnerships with</w:t>
            </w:r>
            <w:r w:rsidR="60AE1010" w:rsidRPr="2490BC38">
              <w:rPr>
                <w:sz w:val="24"/>
                <w:szCs w:val="24"/>
              </w:rPr>
              <w:t xml:space="preserve"> agencies to adhere to student learning outcomes, as well discontinuing partnerships with fieldwork sites that were not adhering to producing student learning outcomes.</w:t>
            </w:r>
            <w:r w:rsidR="00D4304D" w:rsidRPr="00526A93">
              <w:rPr>
                <w:sz w:val="24"/>
                <w:szCs w:val="24"/>
              </w:rPr>
              <w:t xml:space="preserve"> During this reporting period, several agencies have been removed from the list of the agency partners due to ethical violations.   </w:t>
            </w:r>
          </w:p>
          <w:p w14:paraId="3121282F" w14:textId="19D6D903" w:rsidR="2490BC38" w:rsidRDefault="2490BC38" w:rsidP="2490BC38">
            <w:pPr>
              <w:rPr>
                <w:b/>
                <w:bCs/>
                <w:sz w:val="24"/>
                <w:szCs w:val="24"/>
                <w:u w:val="single"/>
              </w:rPr>
            </w:pPr>
          </w:p>
          <w:p w14:paraId="72A31C5B" w14:textId="0B6DC73E" w:rsidR="49EB7C56" w:rsidRDefault="49EB7C56" w:rsidP="2490BC38">
            <w:pPr>
              <w:rPr>
                <w:b/>
                <w:bCs/>
                <w:sz w:val="24"/>
                <w:szCs w:val="24"/>
                <w:u w:val="single"/>
              </w:rPr>
            </w:pPr>
            <w:r w:rsidRPr="2490BC38">
              <w:rPr>
                <w:b/>
                <w:bCs/>
                <w:sz w:val="24"/>
                <w:szCs w:val="24"/>
                <w:u w:val="single"/>
              </w:rPr>
              <w:t>Enrollment Strategies</w:t>
            </w:r>
            <w:r w:rsidR="396A13F7" w:rsidRPr="2490BC38">
              <w:rPr>
                <w:b/>
                <w:bCs/>
                <w:sz w:val="24"/>
                <w:szCs w:val="24"/>
                <w:u w:val="single"/>
              </w:rPr>
              <w:t>:</w:t>
            </w:r>
            <w:r w:rsidRPr="2490BC38">
              <w:rPr>
                <w:b/>
                <w:bCs/>
                <w:sz w:val="24"/>
                <w:szCs w:val="24"/>
                <w:u w:val="single"/>
              </w:rPr>
              <w:t xml:space="preserve"> </w:t>
            </w:r>
          </w:p>
          <w:p w14:paraId="0B58CEA0" w14:textId="3C8E2157" w:rsidR="2490BC38" w:rsidRDefault="2490BC38" w:rsidP="2490BC38">
            <w:pPr>
              <w:rPr>
                <w:sz w:val="24"/>
                <w:szCs w:val="24"/>
              </w:rPr>
            </w:pPr>
          </w:p>
          <w:p w14:paraId="5AC30AE2" w14:textId="488A9887" w:rsidR="007D40BE" w:rsidRDefault="60AE1010" w:rsidP="2490BC38">
            <w:pPr>
              <w:pStyle w:val="ListParagraph"/>
              <w:numPr>
                <w:ilvl w:val="0"/>
                <w:numId w:val="3"/>
              </w:numPr>
            </w:pPr>
            <w:r w:rsidRPr="2490BC38">
              <w:rPr>
                <w:sz w:val="24"/>
                <w:szCs w:val="24"/>
              </w:rPr>
              <w:t xml:space="preserve">To </w:t>
            </w:r>
            <w:r w:rsidR="29B07B6E" w:rsidRPr="2490BC38">
              <w:rPr>
                <w:sz w:val="24"/>
                <w:szCs w:val="24"/>
              </w:rPr>
              <w:t xml:space="preserve">continue to </w:t>
            </w:r>
            <w:r w:rsidRPr="2490BC38">
              <w:rPr>
                <w:sz w:val="24"/>
                <w:szCs w:val="24"/>
              </w:rPr>
              <w:t xml:space="preserve">increase program enrollment, prospective student information sessions are offered </w:t>
            </w:r>
            <w:r w:rsidR="006008D9">
              <w:rPr>
                <w:sz w:val="24"/>
                <w:szCs w:val="24"/>
              </w:rPr>
              <w:t>once a month</w:t>
            </w:r>
            <w:r w:rsidRPr="2490BC38">
              <w:rPr>
                <w:sz w:val="24"/>
                <w:szCs w:val="24"/>
              </w:rPr>
              <w:t>.</w:t>
            </w:r>
            <w:r w:rsidR="4F79EF7F" w:rsidRPr="2490BC38">
              <w:rPr>
                <w:sz w:val="24"/>
                <w:szCs w:val="24"/>
              </w:rPr>
              <w:t xml:space="preserve"> Information sessions are offered both virtually and face to face. </w:t>
            </w:r>
            <w:r w:rsidRPr="2490BC38">
              <w:rPr>
                <w:sz w:val="24"/>
                <w:szCs w:val="24"/>
              </w:rPr>
              <w:t xml:space="preserve">In addition, a </w:t>
            </w:r>
            <w:r w:rsidRPr="0098080C">
              <w:rPr>
                <w:b/>
                <w:bCs/>
                <w:i/>
                <w:iCs/>
                <w:sz w:val="24"/>
                <w:szCs w:val="24"/>
              </w:rPr>
              <w:t>Human Services Frequently Asked Questions</w:t>
            </w:r>
            <w:r w:rsidRPr="2490BC38">
              <w:rPr>
                <w:sz w:val="24"/>
                <w:szCs w:val="24"/>
              </w:rPr>
              <w:t xml:space="preserve"> </w:t>
            </w:r>
            <w:r w:rsidR="00514719" w:rsidRPr="00514719">
              <w:rPr>
                <w:b/>
                <w:bCs/>
                <w:i/>
                <w:iCs/>
                <w:sz w:val="24"/>
                <w:szCs w:val="24"/>
              </w:rPr>
              <w:t>B</w:t>
            </w:r>
            <w:r w:rsidRPr="00514719">
              <w:rPr>
                <w:b/>
                <w:bCs/>
                <w:i/>
                <w:iCs/>
                <w:sz w:val="24"/>
                <w:szCs w:val="24"/>
              </w:rPr>
              <w:t>rochure</w:t>
            </w:r>
            <w:r w:rsidRPr="2490BC38">
              <w:rPr>
                <w:sz w:val="24"/>
                <w:szCs w:val="24"/>
              </w:rPr>
              <w:t xml:space="preserve"> </w:t>
            </w:r>
            <w:r w:rsidR="00932416">
              <w:rPr>
                <w:sz w:val="24"/>
                <w:szCs w:val="24"/>
              </w:rPr>
              <w:t xml:space="preserve">was created </w:t>
            </w:r>
            <w:r w:rsidRPr="2490BC38">
              <w:rPr>
                <w:sz w:val="24"/>
                <w:szCs w:val="24"/>
              </w:rPr>
              <w:t xml:space="preserve">for the Human Services program. The brochure provides pertinent information to prospective students </w:t>
            </w:r>
            <w:r w:rsidR="092E7C57" w:rsidRPr="2490BC38">
              <w:rPr>
                <w:sz w:val="24"/>
                <w:szCs w:val="24"/>
              </w:rPr>
              <w:t>regarding the</w:t>
            </w:r>
            <w:r w:rsidRPr="2490BC38">
              <w:rPr>
                <w:sz w:val="24"/>
                <w:szCs w:val="24"/>
              </w:rPr>
              <w:t xml:space="preserve"> program.</w:t>
            </w:r>
          </w:p>
          <w:p w14:paraId="316AEC4F" w14:textId="4D76234C" w:rsidR="007D40BE" w:rsidRDefault="007D40BE" w:rsidP="2490BC38">
            <w:pPr>
              <w:pStyle w:val="ListParagraph"/>
              <w:ind w:left="720"/>
            </w:pPr>
          </w:p>
          <w:p w14:paraId="1A832BF1" w14:textId="4C01359A" w:rsidR="007D40BE" w:rsidRDefault="56773F86" w:rsidP="2490BC38">
            <w:pPr>
              <w:pStyle w:val="ListParagraph"/>
              <w:numPr>
                <w:ilvl w:val="0"/>
                <w:numId w:val="3"/>
              </w:numPr>
            </w:pPr>
            <w:r w:rsidRPr="2490BC38">
              <w:rPr>
                <w:sz w:val="24"/>
                <w:szCs w:val="24"/>
              </w:rPr>
              <w:t>T</w:t>
            </w:r>
            <w:r w:rsidR="60AE1010" w:rsidRPr="2490BC38">
              <w:rPr>
                <w:sz w:val="24"/>
                <w:szCs w:val="24"/>
              </w:rPr>
              <w:t>argeted marketing emails are sent to students who have inquired about the program and include information about the program, how to apply for general admission to AACC, information sessions, suggested program introductory classes to take, start dates of each of the courses, and contact information for the Academic Chair.</w:t>
            </w:r>
          </w:p>
          <w:p w14:paraId="6CC58901" w14:textId="2BC1B67D" w:rsidR="2490BC38" w:rsidRDefault="2490BC38" w:rsidP="2490BC38">
            <w:pPr>
              <w:rPr>
                <w:sz w:val="24"/>
                <w:szCs w:val="24"/>
              </w:rPr>
            </w:pPr>
          </w:p>
          <w:p w14:paraId="3F7305E6" w14:textId="630F9CC2" w:rsidR="008A10D1" w:rsidRPr="00932416" w:rsidRDefault="22321589" w:rsidP="008A10D1">
            <w:pPr>
              <w:pStyle w:val="ListParagraph"/>
              <w:numPr>
                <w:ilvl w:val="0"/>
                <w:numId w:val="39"/>
              </w:numPr>
            </w:pPr>
            <w:r w:rsidRPr="008A10D1">
              <w:rPr>
                <w:sz w:val="24"/>
                <w:szCs w:val="24"/>
              </w:rPr>
              <w:t xml:space="preserve">The Academic Chair </w:t>
            </w:r>
            <w:r w:rsidR="00421ED9" w:rsidRPr="008A10D1">
              <w:rPr>
                <w:sz w:val="24"/>
                <w:szCs w:val="24"/>
              </w:rPr>
              <w:t>emailed</w:t>
            </w:r>
            <w:r w:rsidR="00942694" w:rsidRPr="008A10D1">
              <w:rPr>
                <w:sz w:val="24"/>
                <w:szCs w:val="24"/>
              </w:rPr>
              <w:t xml:space="preserve"> </w:t>
            </w:r>
            <w:r w:rsidRPr="008A10D1">
              <w:rPr>
                <w:sz w:val="24"/>
                <w:szCs w:val="24"/>
              </w:rPr>
              <w:t xml:space="preserve">former students who had not completed the </w:t>
            </w:r>
            <w:r w:rsidR="0081425A" w:rsidRPr="008A10D1">
              <w:rPr>
                <w:sz w:val="24"/>
                <w:szCs w:val="24"/>
              </w:rPr>
              <w:t>A</w:t>
            </w:r>
            <w:r w:rsidR="00421ED9" w:rsidRPr="008A10D1">
              <w:rPr>
                <w:sz w:val="24"/>
                <w:szCs w:val="24"/>
              </w:rPr>
              <w:t>.</w:t>
            </w:r>
            <w:r w:rsidR="0081425A" w:rsidRPr="008A10D1">
              <w:rPr>
                <w:sz w:val="24"/>
                <w:szCs w:val="24"/>
              </w:rPr>
              <w:t>A</w:t>
            </w:r>
            <w:r w:rsidR="00421ED9" w:rsidRPr="008A10D1">
              <w:rPr>
                <w:sz w:val="24"/>
                <w:szCs w:val="24"/>
              </w:rPr>
              <w:t>.</w:t>
            </w:r>
            <w:r w:rsidR="0081425A" w:rsidRPr="008A10D1">
              <w:rPr>
                <w:sz w:val="24"/>
                <w:szCs w:val="24"/>
              </w:rPr>
              <w:t>S</w:t>
            </w:r>
            <w:r w:rsidR="00421ED9" w:rsidRPr="008A10D1">
              <w:rPr>
                <w:sz w:val="24"/>
                <w:szCs w:val="24"/>
              </w:rPr>
              <w:t>.</w:t>
            </w:r>
            <w:r w:rsidR="0081425A" w:rsidRPr="008A10D1">
              <w:rPr>
                <w:sz w:val="24"/>
                <w:szCs w:val="24"/>
              </w:rPr>
              <w:t xml:space="preserve"> in Human Services </w:t>
            </w:r>
            <w:r w:rsidRPr="008A10D1">
              <w:rPr>
                <w:sz w:val="24"/>
                <w:szCs w:val="24"/>
              </w:rPr>
              <w:t>program</w:t>
            </w:r>
            <w:r w:rsidR="0081425A" w:rsidRPr="008A10D1">
              <w:rPr>
                <w:sz w:val="24"/>
                <w:szCs w:val="24"/>
              </w:rPr>
              <w:t xml:space="preserve">. </w:t>
            </w:r>
            <w:r w:rsidR="008A10D1" w:rsidRPr="008A10D1">
              <w:rPr>
                <w:sz w:val="24"/>
                <w:szCs w:val="24"/>
              </w:rPr>
              <w:t xml:space="preserve"> Six s</w:t>
            </w:r>
            <w:r w:rsidR="002E3F4A" w:rsidRPr="008A10D1">
              <w:rPr>
                <w:sz w:val="24"/>
                <w:szCs w:val="24"/>
              </w:rPr>
              <w:t>tudents</w:t>
            </w:r>
            <w:r w:rsidR="0081425A" w:rsidRPr="008A10D1">
              <w:rPr>
                <w:sz w:val="24"/>
                <w:szCs w:val="24"/>
              </w:rPr>
              <w:t xml:space="preserve"> were responsive</w:t>
            </w:r>
            <w:r w:rsidR="00FC0CD5" w:rsidRPr="008A10D1">
              <w:rPr>
                <w:sz w:val="24"/>
                <w:szCs w:val="24"/>
              </w:rPr>
              <w:t xml:space="preserve"> to the </w:t>
            </w:r>
            <w:r w:rsidR="00421ED9" w:rsidRPr="008A10D1">
              <w:rPr>
                <w:sz w:val="24"/>
                <w:szCs w:val="24"/>
              </w:rPr>
              <w:t>email,</w:t>
            </w:r>
            <w:r w:rsidR="00FC0CD5" w:rsidRPr="008A10D1">
              <w:rPr>
                <w:sz w:val="24"/>
                <w:szCs w:val="24"/>
              </w:rPr>
              <w:t xml:space="preserve"> and </w:t>
            </w:r>
            <w:r w:rsidR="008A10D1" w:rsidRPr="008A10D1">
              <w:rPr>
                <w:sz w:val="24"/>
                <w:szCs w:val="24"/>
              </w:rPr>
              <w:t xml:space="preserve">four out of the </w:t>
            </w:r>
            <w:r w:rsidR="002E3F4A" w:rsidRPr="008A10D1">
              <w:rPr>
                <w:sz w:val="24"/>
                <w:szCs w:val="24"/>
              </w:rPr>
              <w:t xml:space="preserve">six </w:t>
            </w:r>
            <w:r w:rsidR="007B2F2A" w:rsidRPr="008A10D1">
              <w:rPr>
                <w:sz w:val="24"/>
                <w:szCs w:val="24"/>
              </w:rPr>
              <w:t>students</w:t>
            </w:r>
            <w:r w:rsidR="008A10D1" w:rsidRPr="008A10D1">
              <w:rPr>
                <w:sz w:val="24"/>
                <w:szCs w:val="24"/>
              </w:rPr>
              <w:t xml:space="preserve"> began the process of actively taking classes again. </w:t>
            </w:r>
            <w:r w:rsidR="007B2F2A" w:rsidRPr="008A10D1">
              <w:rPr>
                <w:sz w:val="24"/>
                <w:szCs w:val="24"/>
              </w:rPr>
              <w:t xml:space="preserve"> </w:t>
            </w:r>
          </w:p>
          <w:p w14:paraId="260D515B" w14:textId="77777777" w:rsidR="008A10D1" w:rsidRDefault="008A10D1" w:rsidP="008A10D1">
            <w:pPr>
              <w:pStyle w:val="ListParagraph"/>
              <w:ind w:left="720" w:firstLine="0"/>
            </w:pPr>
          </w:p>
          <w:p w14:paraId="244AA4FD" w14:textId="4DDE90CA" w:rsidR="12EE8806" w:rsidRDefault="12EE8806" w:rsidP="2490BC38">
            <w:pPr>
              <w:pStyle w:val="ListParagraph"/>
              <w:numPr>
                <w:ilvl w:val="0"/>
                <w:numId w:val="3"/>
              </w:numPr>
              <w:rPr>
                <w:sz w:val="24"/>
                <w:szCs w:val="24"/>
              </w:rPr>
            </w:pPr>
            <w:r w:rsidRPr="2490BC38">
              <w:rPr>
                <w:sz w:val="24"/>
                <w:szCs w:val="24"/>
              </w:rPr>
              <w:t xml:space="preserve">Human Services </w:t>
            </w:r>
            <w:r w:rsidR="00421ED9">
              <w:rPr>
                <w:sz w:val="24"/>
                <w:szCs w:val="24"/>
              </w:rPr>
              <w:t>f</w:t>
            </w:r>
            <w:r w:rsidR="00421ED9" w:rsidRPr="2490BC38">
              <w:rPr>
                <w:sz w:val="24"/>
                <w:szCs w:val="24"/>
              </w:rPr>
              <w:t>aculty</w:t>
            </w:r>
            <w:r w:rsidR="00421ED9">
              <w:rPr>
                <w:sz w:val="24"/>
                <w:szCs w:val="24"/>
              </w:rPr>
              <w:t xml:space="preserve"> increased their attendance </w:t>
            </w:r>
            <w:r w:rsidR="008A10D1">
              <w:rPr>
                <w:sz w:val="24"/>
                <w:szCs w:val="24"/>
              </w:rPr>
              <w:t xml:space="preserve">at </w:t>
            </w:r>
            <w:r w:rsidR="008A10D1" w:rsidRPr="2490BC38">
              <w:rPr>
                <w:sz w:val="24"/>
                <w:szCs w:val="24"/>
              </w:rPr>
              <w:t>college</w:t>
            </w:r>
            <w:r w:rsidRPr="2490BC38">
              <w:rPr>
                <w:sz w:val="24"/>
                <w:szCs w:val="24"/>
              </w:rPr>
              <w:t xml:space="preserve">wide and community events to market the </w:t>
            </w:r>
            <w:r w:rsidR="00421ED9">
              <w:rPr>
                <w:sz w:val="24"/>
                <w:szCs w:val="24"/>
              </w:rPr>
              <w:t>H</w:t>
            </w:r>
            <w:r w:rsidR="00421ED9" w:rsidRPr="2490BC38">
              <w:rPr>
                <w:sz w:val="24"/>
                <w:szCs w:val="24"/>
              </w:rPr>
              <w:t xml:space="preserve">uman </w:t>
            </w:r>
            <w:r w:rsidR="00421ED9">
              <w:rPr>
                <w:sz w:val="24"/>
                <w:szCs w:val="24"/>
              </w:rPr>
              <w:t>S</w:t>
            </w:r>
            <w:r w:rsidRPr="2490BC38">
              <w:rPr>
                <w:sz w:val="24"/>
                <w:szCs w:val="24"/>
              </w:rPr>
              <w:t>ervices program.</w:t>
            </w:r>
          </w:p>
          <w:p w14:paraId="6D597848" w14:textId="7295C1BF" w:rsidR="2490BC38" w:rsidRDefault="2490BC38" w:rsidP="2490BC38">
            <w:pPr>
              <w:rPr>
                <w:b/>
                <w:bCs/>
                <w:sz w:val="24"/>
                <w:szCs w:val="24"/>
                <w:u w:val="single"/>
              </w:rPr>
            </w:pPr>
          </w:p>
          <w:p w14:paraId="5CEE5F72" w14:textId="6F05DF82" w:rsidR="48A87A77" w:rsidRDefault="48A87A77" w:rsidP="2490BC38">
            <w:pPr>
              <w:rPr>
                <w:b/>
                <w:bCs/>
                <w:u w:val="single"/>
              </w:rPr>
            </w:pPr>
            <w:r w:rsidRPr="2490BC38">
              <w:rPr>
                <w:b/>
                <w:bCs/>
                <w:sz w:val="24"/>
                <w:szCs w:val="24"/>
                <w:u w:val="single"/>
              </w:rPr>
              <w:t>Student Engagement Strategies:</w:t>
            </w:r>
          </w:p>
          <w:p w14:paraId="43C8D9F5" w14:textId="1E2289BB" w:rsidR="2490BC38" w:rsidRDefault="2490BC38" w:rsidP="2490BC38"/>
          <w:p w14:paraId="5F5A14B0" w14:textId="1716AFF9" w:rsidR="007D40BE" w:rsidRDefault="0281E60B" w:rsidP="2490BC38">
            <w:pPr>
              <w:pStyle w:val="ListParagraph"/>
              <w:numPr>
                <w:ilvl w:val="0"/>
                <w:numId w:val="3"/>
              </w:numPr>
            </w:pPr>
            <w:r w:rsidRPr="2490BC38">
              <w:rPr>
                <w:sz w:val="24"/>
                <w:szCs w:val="24"/>
              </w:rPr>
              <w:t>A</w:t>
            </w:r>
            <w:r w:rsidR="60AE1010" w:rsidRPr="2490BC38">
              <w:rPr>
                <w:sz w:val="24"/>
                <w:szCs w:val="24"/>
              </w:rPr>
              <w:t>ll courses are offered in both the fall and spring terms, and some courses are offered in the summer and winter sessions. Multiple formats of the course</w:t>
            </w:r>
            <w:r w:rsidR="00932416">
              <w:rPr>
                <w:sz w:val="24"/>
                <w:szCs w:val="24"/>
              </w:rPr>
              <w:t>s</w:t>
            </w:r>
            <w:r w:rsidR="60AE1010" w:rsidRPr="2490BC38">
              <w:rPr>
                <w:sz w:val="24"/>
                <w:szCs w:val="24"/>
              </w:rPr>
              <w:t xml:space="preserve"> are offered, including face to face, hybrid, </w:t>
            </w:r>
            <w:r w:rsidR="42C10131" w:rsidRPr="2490BC38">
              <w:rPr>
                <w:sz w:val="24"/>
                <w:szCs w:val="24"/>
              </w:rPr>
              <w:t xml:space="preserve">and online.  During the pandemic, many classes were offered virtually. Once students returned to campus, some classes remained virtual to </w:t>
            </w:r>
            <w:r w:rsidR="2F40D248" w:rsidRPr="2490BC38">
              <w:rPr>
                <w:sz w:val="24"/>
                <w:szCs w:val="24"/>
              </w:rPr>
              <w:t xml:space="preserve">maintain accessibility </w:t>
            </w:r>
            <w:r w:rsidR="00932416">
              <w:rPr>
                <w:sz w:val="24"/>
                <w:szCs w:val="24"/>
              </w:rPr>
              <w:t>to</w:t>
            </w:r>
            <w:r w:rsidR="00932416" w:rsidRPr="2490BC38">
              <w:rPr>
                <w:sz w:val="24"/>
                <w:szCs w:val="24"/>
              </w:rPr>
              <w:t xml:space="preserve"> </w:t>
            </w:r>
            <w:r w:rsidR="2F40D248" w:rsidRPr="2490BC38">
              <w:rPr>
                <w:sz w:val="24"/>
                <w:szCs w:val="24"/>
              </w:rPr>
              <w:t xml:space="preserve">classes. </w:t>
            </w:r>
          </w:p>
          <w:p w14:paraId="61293AE1" w14:textId="74EDEEA7" w:rsidR="2490BC38" w:rsidRDefault="2490BC38" w:rsidP="2490BC38">
            <w:pPr>
              <w:pStyle w:val="ListParagraph"/>
              <w:ind w:left="720"/>
              <w:rPr>
                <w:sz w:val="24"/>
                <w:szCs w:val="24"/>
              </w:rPr>
            </w:pPr>
          </w:p>
          <w:p w14:paraId="1D62AD9B" w14:textId="45653C22" w:rsidR="007D40BE" w:rsidRDefault="66449641" w:rsidP="2490BC38">
            <w:pPr>
              <w:pStyle w:val="ListParagraph"/>
              <w:numPr>
                <w:ilvl w:val="0"/>
                <w:numId w:val="6"/>
              </w:numPr>
              <w:rPr>
                <w:sz w:val="24"/>
                <w:szCs w:val="24"/>
              </w:rPr>
            </w:pPr>
            <w:r w:rsidRPr="2490BC38">
              <w:rPr>
                <w:sz w:val="24"/>
                <w:szCs w:val="24"/>
              </w:rPr>
              <w:t xml:space="preserve">Program advising is a part of the application process for fieldwork. Mandatory advising was implemented as a retention and completion strategy to ensure that students </w:t>
            </w:r>
            <w:r w:rsidR="009E6E8F">
              <w:rPr>
                <w:sz w:val="24"/>
                <w:szCs w:val="24"/>
              </w:rPr>
              <w:t>are</w:t>
            </w:r>
            <w:r w:rsidRPr="2490BC38">
              <w:rPr>
                <w:sz w:val="24"/>
                <w:szCs w:val="24"/>
              </w:rPr>
              <w:t xml:space="preserve"> successful </w:t>
            </w:r>
            <w:r w:rsidR="009E6E8F">
              <w:rPr>
                <w:sz w:val="24"/>
                <w:szCs w:val="24"/>
              </w:rPr>
              <w:t xml:space="preserve">in </w:t>
            </w:r>
            <w:r w:rsidR="009E6E8F" w:rsidRPr="2490BC38">
              <w:rPr>
                <w:sz w:val="24"/>
                <w:szCs w:val="24"/>
              </w:rPr>
              <w:t>completi</w:t>
            </w:r>
            <w:r w:rsidR="009E6E8F">
              <w:rPr>
                <w:sz w:val="24"/>
                <w:szCs w:val="24"/>
              </w:rPr>
              <w:t>ng</w:t>
            </w:r>
            <w:r w:rsidR="009E6E8F" w:rsidRPr="2490BC38">
              <w:rPr>
                <w:sz w:val="24"/>
                <w:szCs w:val="24"/>
              </w:rPr>
              <w:t xml:space="preserve"> </w:t>
            </w:r>
            <w:r w:rsidRPr="2490BC38">
              <w:rPr>
                <w:sz w:val="24"/>
                <w:szCs w:val="24"/>
              </w:rPr>
              <w:t>the Human Services program.</w:t>
            </w:r>
          </w:p>
          <w:p w14:paraId="546258C4" w14:textId="0B5882BB" w:rsidR="2490BC38" w:rsidRDefault="2490BC38" w:rsidP="2490BC38">
            <w:pPr>
              <w:pStyle w:val="ListParagraph"/>
              <w:ind w:left="720"/>
              <w:rPr>
                <w:sz w:val="24"/>
                <w:szCs w:val="24"/>
              </w:rPr>
            </w:pPr>
          </w:p>
          <w:p w14:paraId="5CD3CD38" w14:textId="5D39F92E" w:rsidR="4D2585AB" w:rsidRDefault="4D2585AB" w:rsidP="2490BC38">
            <w:pPr>
              <w:pStyle w:val="ListParagraph"/>
              <w:numPr>
                <w:ilvl w:val="0"/>
                <w:numId w:val="6"/>
              </w:numPr>
              <w:rPr>
                <w:sz w:val="24"/>
                <w:szCs w:val="24"/>
              </w:rPr>
            </w:pPr>
            <w:r w:rsidRPr="2490BC38">
              <w:rPr>
                <w:sz w:val="24"/>
                <w:szCs w:val="24"/>
              </w:rPr>
              <w:t xml:space="preserve">Students were offered the opportunity to participate in Engagement Coaching.  Students had the opportunity to receive </w:t>
            </w:r>
            <w:r w:rsidR="00932416">
              <w:rPr>
                <w:sz w:val="24"/>
                <w:szCs w:val="24"/>
              </w:rPr>
              <w:t>four</w:t>
            </w:r>
            <w:r w:rsidR="00932416" w:rsidRPr="2490BC38">
              <w:rPr>
                <w:sz w:val="24"/>
                <w:szCs w:val="24"/>
              </w:rPr>
              <w:t xml:space="preserve"> </w:t>
            </w:r>
            <w:r w:rsidRPr="2490BC38">
              <w:rPr>
                <w:sz w:val="24"/>
                <w:szCs w:val="24"/>
              </w:rPr>
              <w:t xml:space="preserve">to </w:t>
            </w:r>
            <w:r w:rsidR="00932416">
              <w:rPr>
                <w:sz w:val="24"/>
                <w:szCs w:val="24"/>
              </w:rPr>
              <w:t>six</w:t>
            </w:r>
            <w:r w:rsidRPr="2490BC38">
              <w:rPr>
                <w:sz w:val="24"/>
                <w:szCs w:val="24"/>
              </w:rPr>
              <w:t xml:space="preserve"> sessions of life coaching from an Engagement Coach at AACC.   The purpose of coaching is to support students in their academic </w:t>
            </w:r>
            <w:r w:rsidR="157B0308" w:rsidRPr="2490BC38">
              <w:rPr>
                <w:sz w:val="24"/>
                <w:szCs w:val="24"/>
              </w:rPr>
              <w:t>journey and</w:t>
            </w:r>
            <w:r w:rsidRPr="2490BC38">
              <w:rPr>
                <w:sz w:val="24"/>
                <w:szCs w:val="24"/>
              </w:rPr>
              <w:t xml:space="preserve"> to support students in </w:t>
            </w:r>
            <w:r w:rsidR="46D028EC" w:rsidRPr="2490BC38">
              <w:rPr>
                <w:sz w:val="24"/>
                <w:szCs w:val="24"/>
              </w:rPr>
              <w:t>maintaining</w:t>
            </w:r>
            <w:r w:rsidR="38212B2E" w:rsidRPr="2490BC38">
              <w:rPr>
                <w:sz w:val="24"/>
                <w:szCs w:val="24"/>
              </w:rPr>
              <w:t xml:space="preserve"> work, school</w:t>
            </w:r>
            <w:r w:rsidR="668DDA7A" w:rsidRPr="2490BC38">
              <w:rPr>
                <w:sz w:val="24"/>
                <w:szCs w:val="24"/>
              </w:rPr>
              <w:t>, and personal</w:t>
            </w:r>
            <w:r w:rsidR="38212B2E" w:rsidRPr="2490BC38">
              <w:rPr>
                <w:sz w:val="24"/>
                <w:szCs w:val="24"/>
              </w:rPr>
              <w:t xml:space="preserve"> life balance. </w:t>
            </w:r>
          </w:p>
          <w:p w14:paraId="3D856D12" w14:textId="4624C0F7" w:rsidR="2490BC38" w:rsidRDefault="2490BC38" w:rsidP="2490BC38">
            <w:pPr>
              <w:pStyle w:val="ListParagraph"/>
              <w:ind w:left="720"/>
              <w:rPr>
                <w:sz w:val="24"/>
                <w:szCs w:val="24"/>
              </w:rPr>
            </w:pPr>
          </w:p>
          <w:p w14:paraId="29985FE8" w14:textId="7C343B45" w:rsidR="14661881" w:rsidRPr="00964401" w:rsidRDefault="14661881" w:rsidP="2490BC38">
            <w:pPr>
              <w:pStyle w:val="ListParagraph"/>
              <w:numPr>
                <w:ilvl w:val="0"/>
                <w:numId w:val="6"/>
              </w:numPr>
            </w:pPr>
            <w:r w:rsidRPr="009E6E8F">
              <w:rPr>
                <w:bCs/>
                <w:sz w:val="24"/>
                <w:szCs w:val="24"/>
              </w:rPr>
              <w:t>C</w:t>
            </w:r>
            <w:r w:rsidRPr="00964401">
              <w:rPr>
                <w:sz w:val="24"/>
                <w:szCs w:val="24"/>
              </w:rPr>
              <w:t>ourse equity data was collected and analyzed for Introduction to Human Services {</w:t>
            </w:r>
            <w:r w:rsidR="6C8CD402" w:rsidRPr="00964401">
              <w:rPr>
                <w:sz w:val="24"/>
                <w:szCs w:val="24"/>
              </w:rPr>
              <w:t>HUS 100} and</w:t>
            </w:r>
            <w:r w:rsidRPr="00964401">
              <w:rPr>
                <w:sz w:val="24"/>
                <w:szCs w:val="24"/>
              </w:rPr>
              <w:t xml:space="preserve"> Human Services and Addiction Counseling Ethics in Practice </w:t>
            </w:r>
            <w:r w:rsidR="00574F93">
              <w:rPr>
                <w:sz w:val="24"/>
                <w:szCs w:val="24"/>
              </w:rPr>
              <w:t xml:space="preserve">{HUS </w:t>
            </w:r>
            <w:proofErr w:type="gramStart"/>
            <w:r w:rsidR="00574F93">
              <w:rPr>
                <w:sz w:val="24"/>
                <w:szCs w:val="24"/>
              </w:rPr>
              <w:t>101}</w:t>
            </w:r>
            <w:r w:rsidR="756B1B59" w:rsidRPr="00964401">
              <w:rPr>
                <w:sz w:val="24"/>
                <w:szCs w:val="24"/>
              </w:rPr>
              <w:t>.</w:t>
            </w:r>
            <w:proofErr w:type="gramEnd"/>
            <w:r w:rsidR="756B1B59" w:rsidRPr="00964401">
              <w:rPr>
                <w:sz w:val="24"/>
                <w:szCs w:val="24"/>
              </w:rPr>
              <w:t xml:space="preserve">  </w:t>
            </w:r>
            <w:r w:rsidR="000A5195">
              <w:rPr>
                <w:sz w:val="24"/>
                <w:szCs w:val="24"/>
              </w:rPr>
              <w:t xml:space="preserve">One </w:t>
            </w:r>
            <w:r w:rsidR="000A5195" w:rsidRPr="00964401">
              <w:rPr>
                <w:sz w:val="24"/>
                <w:szCs w:val="24"/>
              </w:rPr>
              <w:t>strategy</w:t>
            </w:r>
            <w:r w:rsidR="00A931E6">
              <w:rPr>
                <w:sz w:val="24"/>
                <w:szCs w:val="24"/>
              </w:rPr>
              <w:t xml:space="preserve"> implemented was sending feedback </w:t>
            </w:r>
            <w:proofErr w:type="gramStart"/>
            <w:r w:rsidR="008D1340">
              <w:rPr>
                <w:sz w:val="24"/>
                <w:szCs w:val="24"/>
              </w:rPr>
              <w:t>at</w:t>
            </w:r>
            <w:proofErr w:type="gramEnd"/>
            <w:r w:rsidR="008D1340">
              <w:rPr>
                <w:sz w:val="24"/>
                <w:szCs w:val="24"/>
              </w:rPr>
              <w:t xml:space="preserve"> </w:t>
            </w:r>
            <w:r w:rsidR="008D1340" w:rsidRPr="00964401">
              <w:rPr>
                <w:sz w:val="24"/>
                <w:szCs w:val="24"/>
              </w:rPr>
              <w:t>week</w:t>
            </w:r>
            <w:r w:rsidR="756B1B59" w:rsidRPr="00964401">
              <w:rPr>
                <w:sz w:val="24"/>
                <w:szCs w:val="24"/>
              </w:rPr>
              <w:t xml:space="preserve"> three or four </w:t>
            </w:r>
            <w:r w:rsidR="00A931E6">
              <w:rPr>
                <w:sz w:val="24"/>
                <w:szCs w:val="24"/>
              </w:rPr>
              <w:t>to students</w:t>
            </w:r>
            <w:r w:rsidR="756B1B59" w:rsidRPr="00964401">
              <w:rPr>
                <w:sz w:val="24"/>
                <w:szCs w:val="24"/>
              </w:rPr>
              <w:t xml:space="preserve"> whose </w:t>
            </w:r>
            <w:r w:rsidR="756B1B59" w:rsidRPr="00964401">
              <w:rPr>
                <w:sz w:val="24"/>
                <w:szCs w:val="24"/>
              </w:rPr>
              <w:lastRenderedPageBreak/>
              <w:t>average was a C or below or who were demonstrating early signs of academic issues</w:t>
            </w:r>
            <w:r w:rsidR="00A931E6">
              <w:rPr>
                <w:sz w:val="24"/>
                <w:szCs w:val="24"/>
              </w:rPr>
              <w:t>.</w:t>
            </w:r>
            <w:r w:rsidR="57D182C1" w:rsidRPr="00964401">
              <w:rPr>
                <w:sz w:val="24"/>
                <w:szCs w:val="24"/>
              </w:rPr>
              <w:t xml:space="preserve"> In addition, a Basic Needs Survey was implemented in both </w:t>
            </w:r>
            <w:r w:rsidR="00CB7CE9">
              <w:rPr>
                <w:sz w:val="24"/>
                <w:szCs w:val="24"/>
              </w:rPr>
              <w:t>{</w:t>
            </w:r>
            <w:r w:rsidR="57D182C1" w:rsidRPr="00964401">
              <w:rPr>
                <w:sz w:val="24"/>
                <w:szCs w:val="24"/>
              </w:rPr>
              <w:t>HUS 100</w:t>
            </w:r>
            <w:r w:rsidR="00CB7CE9">
              <w:rPr>
                <w:sz w:val="24"/>
                <w:szCs w:val="24"/>
              </w:rPr>
              <w:t>}</w:t>
            </w:r>
            <w:r w:rsidR="57D182C1" w:rsidRPr="00964401">
              <w:rPr>
                <w:sz w:val="24"/>
                <w:szCs w:val="24"/>
              </w:rPr>
              <w:t xml:space="preserve"> and </w:t>
            </w:r>
            <w:r w:rsidR="00574F93">
              <w:rPr>
                <w:sz w:val="24"/>
                <w:szCs w:val="24"/>
              </w:rPr>
              <w:t>{HUS 101}</w:t>
            </w:r>
            <w:r w:rsidR="00A931E6">
              <w:rPr>
                <w:sz w:val="24"/>
                <w:szCs w:val="24"/>
              </w:rPr>
              <w:t xml:space="preserve"> to obtain</w:t>
            </w:r>
            <w:r w:rsidR="27C2BF34" w:rsidRPr="00964401">
              <w:rPr>
                <w:sz w:val="24"/>
                <w:szCs w:val="24"/>
              </w:rPr>
              <w:t xml:space="preserve"> </w:t>
            </w:r>
            <w:r w:rsidR="5AB89D29" w:rsidRPr="00964401">
              <w:rPr>
                <w:sz w:val="24"/>
                <w:szCs w:val="24"/>
              </w:rPr>
              <w:t>qualitative</w:t>
            </w:r>
            <w:r w:rsidR="27C2BF34" w:rsidRPr="00964401">
              <w:rPr>
                <w:sz w:val="24"/>
                <w:szCs w:val="24"/>
              </w:rPr>
              <w:t xml:space="preserve"> data </w:t>
            </w:r>
            <w:r w:rsidR="00A931E6">
              <w:rPr>
                <w:sz w:val="24"/>
                <w:szCs w:val="24"/>
              </w:rPr>
              <w:t>on</w:t>
            </w:r>
            <w:r w:rsidR="00A931E6" w:rsidRPr="00964401">
              <w:rPr>
                <w:sz w:val="24"/>
                <w:szCs w:val="24"/>
              </w:rPr>
              <w:t xml:space="preserve"> </w:t>
            </w:r>
            <w:r w:rsidR="27C2BF34" w:rsidRPr="00964401">
              <w:rPr>
                <w:sz w:val="24"/>
                <w:szCs w:val="24"/>
              </w:rPr>
              <w:t xml:space="preserve">specific challenges that impede academic success </w:t>
            </w:r>
            <w:r w:rsidR="00A931E6">
              <w:rPr>
                <w:sz w:val="24"/>
                <w:szCs w:val="24"/>
              </w:rPr>
              <w:t>(e.g.</w:t>
            </w:r>
            <w:r w:rsidR="000A5195">
              <w:rPr>
                <w:sz w:val="24"/>
                <w:szCs w:val="24"/>
              </w:rPr>
              <w:t xml:space="preserve">, </w:t>
            </w:r>
            <w:r w:rsidR="000A5195" w:rsidRPr="00964401">
              <w:rPr>
                <w:sz w:val="24"/>
                <w:szCs w:val="24"/>
              </w:rPr>
              <w:t>access</w:t>
            </w:r>
            <w:r w:rsidR="27C2BF34" w:rsidRPr="00964401">
              <w:rPr>
                <w:sz w:val="24"/>
                <w:szCs w:val="24"/>
              </w:rPr>
              <w:t xml:space="preserve"> to resources, full or part-time employment, access to transportation, men</w:t>
            </w:r>
            <w:r w:rsidR="6098DAFE" w:rsidRPr="00964401">
              <w:rPr>
                <w:sz w:val="24"/>
                <w:szCs w:val="24"/>
              </w:rPr>
              <w:t>tal health issues, language barriers, etc.</w:t>
            </w:r>
            <w:r w:rsidR="00A931E6">
              <w:rPr>
                <w:sz w:val="24"/>
                <w:szCs w:val="24"/>
              </w:rPr>
              <w:t>)</w:t>
            </w:r>
            <w:r w:rsidR="00B7381B">
              <w:rPr>
                <w:sz w:val="24"/>
                <w:szCs w:val="24"/>
              </w:rPr>
              <w:t>.</w:t>
            </w:r>
            <w:r w:rsidR="6098DAFE" w:rsidRPr="00964401">
              <w:rPr>
                <w:sz w:val="24"/>
                <w:szCs w:val="24"/>
              </w:rPr>
              <w:t xml:space="preserve"> </w:t>
            </w:r>
            <w:r w:rsidR="36BA4D95" w:rsidRPr="00964401">
              <w:rPr>
                <w:sz w:val="24"/>
                <w:szCs w:val="24"/>
              </w:rPr>
              <w:t xml:space="preserve"> The purpose of the survey is to obtain qualitative data that can support in structuring specific strategies for student success. </w:t>
            </w:r>
          </w:p>
          <w:p w14:paraId="7B20A6DF" w14:textId="3BFEB15A" w:rsidR="007D40BE" w:rsidRDefault="007D40BE" w:rsidP="060808D3">
            <w:pPr>
              <w:ind w:left="105" w:right="358"/>
              <w:rPr>
                <w:sz w:val="24"/>
                <w:szCs w:val="24"/>
              </w:rPr>
            </w:pPr>
          </w:p>
        </w:tc>
      </w:tr>
      <w:tr w:rsidR="007D40BE" w14:paraId="6CFB40E6" w14:textId="77777777" w:rsidTr="432D0519">
        <w:tblPrEx>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PrEx>
        <w:trPr>
          <w:trHeight w:val="2792"/>
        </w:trPr>
        <w:tc>
          <w:tcPr>
            <w:tcW w:w="792"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C1295A7" w14:textId="77777777" w:rsidR="007D40BE" w:rsidRDefault="00BB2F7E">
            <w:pPr>
              <w:pStyle w:val="TableParagraph"/>
              <w:rPr>
                <w:sz w:val="24"/>
              </w:rPr>
            </w:pPr>
            <w:r>
              <w:rPr>
                <w:spacing w:val="-5"/>
                <w:sz w:val="24"/>
              </w:rPr>
              <w:lastRenderedPageBreak/>
              <w:t>c.</w:t>
            </w:r>
          </w:p>
        </w:tc>
        <w:tc>
          <w:tcPr>
            <w:tcW w:w="946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6799101" w14:textId="77777777" w:rsidR="007D40BE" w:rsidRDefault="00BB2F7E" w:rsidP="00CB7CE9">
            <w:pPr>
              <w:pStyle w:val="TableParagraph"/>
              <w:spacing w:before="62" w:line="256" w:lineRule="auto"/>
              <w:ind w:left="0" w:right="48"/>
              <w:rPr>
                <w:sz w:val="24"/>
              </w:rPr>
            </w:pPr>
            <w:r>
              <w:rPr>
                <w:sz w:val="24"/>
              </w:rPr>
              <w:t xml:space="preserve">The program must provide reliable information on its performance, including student achievement, to the public from the last two years. </w:t>
            </w:r>
            <w:r>
              <w:rPr>
                <w:b/>
                <w:sz w:val="24"/>
              </w:rPr>
              <w:t>[NOTE: This Specification relates to accreditation</w:t>
            </w:r>
            <w:r>
              <w:rPr>
                <w:b/>
                <w:spacing w:val="-21"/>
                <w:sz w:val="24"/>
              </w:rPr>
              <w:t xml:space="preserve"> </w:t>
            </w:r>
            <w:r>
              <w:rPr>
                <w:b/>
                <w:sz w:val="24"/>
              </w:rPr>
              <w:t>standards</w:t>
            </w:r>
            <w:r>
              <w:rPr>
                <w:b/>
                <w:spacing w:val="-2"/>
                <w:sz w:val="24"/>
              </w:rPr>
              <w:t xml:space="preserve"> </w:t>
            </w:r>
            <w:r>
              <w:rPr>
                <w:b/>
                <w:sz w:val="24"/>
              </w:rPr>
              <w:t>or</w:t>
            </w:r>
            <w:r>
              <w:rPr>
                <w:b/>
                <w:spacing w:val="-3"/>
                <w:sz w:val="24"/>
              </w:rPr>
              <w:t xml:space="preserve"> </w:t>
            </w:r>
            <w:r>
              <w:rPr>
                <w:b/>
                <w:sz w:val="24"/>
              </w:rPr>
              <w:t>policies</w:t>
            </w:r>
            <w:r>
              <w:rPr>
                <w:b/>
                <w:spacing w:val="-2"/>
                <w:sz w:val="24"/>
              </w:rPr>
              <w:t xml:space="preserve"> </w:t>
            </w:r>
            <w:r>
              <w:rPr>
                <w:b/>
                <w:sz w:val="24"/>
              </w:rPr>
              <w:t>that require</w:t>
            </w:r>
            <w:r>
              <w:rPr>
                <w:b/>
                <w:spacing w:val="-3"/>
                <w:sz w:val="24"/>
              </w:rPr>
              <w:t xml:space="preserve"> </w:t>
            </w:r>
            <w:r>
              <w:rPr>
                <w:b/>
                <w:sz w:val="24"/>
              </w:rPr>
              <w:t>institutions</w:t>
            </w:r>
            <w:r>
              <w:rPr>
                <w:b/>
                <w:spacing w:val="-16"/>
                <w:sz w:val="24"/>
              </w:rPr>
              <w:t xml:space="preserve"> </w:t>
            </w:r>
            <w:r>
              <w:rPr>
                <w:b/>
                <w:sz w:val="24"/>
              </w:rPr>
              <w:t>or programs to provide timely, readily accessible, accurate and consistent aggregate information to the public about institutional</w:t>
            </w:r>
            <w:r>
              <w:rPr>
                <w:b/>
                <w:spacing w:val="-14"/>
                <w:sz w:val="24"/>
              </w:rPr>
              <w:t xml:space="preserve"> </w:t>
            </w:r>
            <w:r>
              <w:rPr>
                <w:b/>
                <w:sz w:val="24"/>
              </w:rPr>
              <w:t>or</w:t>
            </w:r>
            <w:r>
              <w:rPr>
                <w:b/>
                <w:spacing w:val="-5"/>
                <w:sz w:val="24"/>
              </w:rPr>
              <w:t xml:space="preserve"> </w:t>
            </w:r>
            <w:r>
              <w:rPr>
                <w:b/>
                <w:sz w:val="24"/>
              </w:rPr>
              <w:t>programmatic performance and student achievement, as such information is determined by the institution or program. (Paragraph 12 (B)(1), 2019 CHEA Recognition Policy and Procedures)</w:t>
            </w:r>
            <w:r>
              <w:rPr>
                <w:sz w:val="24"/>
              </w:rPr>
              <w:t>] Provide the following:</w:t>
            </w:r>
          </w:p>
          <w:p w14:paraId="3D29E138" w14:textId="060DE2EB" w:rsidR="007D40BE" w:rsidRDefault="309FC01D" w:rsidP="00CB7CE9">
            <w:pPr>
              <w:pStyle w:val="TableParagraph"/>
              <w:spacing w:before="165"/>
              <w:ind w:left="0"/>
              <w:rPr>
                <w:sz w:val="24"/>
                <w:szCs w:val="24"/>
              </w:rPr>
            </w:pPr>
            <w:r w:rsidRPr="3C0CB19A">
              <w:rPr>
                <w:sz w:val="24"/>
                <w:szCs w:val="24"/>
              </w:rPr>
              <w:t>1</w:t>
            </w:r>
            <w:r w:rsidR="68F565DB" w:rsidRPr="3C0CB19A">
              <w:rPr>
                <w:sz w:val="24"/>
                <w:szCs w:val="24"/>
              </w:rPr>
              <w:t>. An</w:t>
            </w:r>
            <w:r w:rsidRPr="3C0CB19A">
              <w:rPr>
                <w:spacing w:val="18"/>
                <w:sz w:val="24"/>
                <w:szCs w:val="24"/>
              </w:rPr>
              <w:t xml:space="preserve"> </w:t>
            </w:r>
            <w:r w:rsidRPr="3C0CB19A">
              <w:rPr>
                <w:sz w:val="24"/>
                <w:szCs w:val="24"/>
              </w:rPr>
              <w:t>active</w:t>
            </w:r>
            <w:r w:rsidRPr="3C0CB19A">
              <w:rPr>
                <w:spacing w:val="8"/>
                <w:sz w:val="24"/>
                <w:szCs w:val="24"/>
              </w:rPr>
              <w:t xml:space="preserve"> </w:t>
            </w:r>
            <w:r w:rsidRPr="3C0CB19A">
              <w:rPr>
                <w:sz w:val="24"/>
                <w:szCs w:val="24"/>
              </w:rPr>
              <w:t>link</w:t>
            </w:r>
            <w:r w:rsidRPr="3C0CB19A">
              <w:rPr>
                <w:spacing w:val="6"/>
                <w:sz w:val="24"/>
                <w:szCs w:val="24"/>
              </w:rPr>
              <w:t xml:space="preserve"> </w:t>
            </w:r>
            <w:r w:rsidRPr="3C0CB19A">
              <w:rPr>
                <w:sz w:val="24"/>
                <w:szCs w:val="24"/>
              </w:rPr>
              <w:t>to</w:t>
            </w:r>
            <w:r w:rsidRPr="3C0CB19A">
              <w:rPr>
                <w:spacing w:val="7"/>
                <w:sz w:val="24"/>
                <w:szCs w:val="24"/>
              </w:rPr>
              <w:t xml:space="preserve"> </w:t>
            </w:r>
            <w:r w:rsidRPr="3C0CB19A">
              <w:rPr>
                <w:sz w:val="24"/>
                <w:szCs w:val="24"/>
              </w:rPr>
              <w:t>student</w:t>
            </w:r>
            <w:r w:rsidRPr="3C0CB19A">
              <w:rPr>
                <w:spacing w:val="12"/>
                <w:sz w:val="24"/>
                <w:szCs w:val="24"/>
              </w:rPr>
              <w:t xml:space="preserve"> </w:t>
            </w:r>
            <w:r w:rsidRPr="3C0CB19A">
              <w:rPr>
                <w:sz w:val="24"/>
                <w:szCs w:val="24"/>
              </w:rPr>
              <w:t>achievement</w:t>
            </w:r>
            <w:r w:rsidRPr="3C0CB19A">
              <w:rPr>
                <w:spacing w:val="12"/>
                <w:sz w:val="24"/>
                <w:szCs w:val="24"/>
              </w:rPr>
              <w:t xml:space="preserve"> </w:t>
            </w:r>
            <w:r w:rsidRPr="3C0CB19A">
              <w:rPr>
                <w:sz w:val="24"/>
                <w:szCs w:val="24"/>
              </w:rPr>
              <w:t>indicators</w:t>
            </w:r>
            <w:r w:rsidRPr="3C0CB19A">
              <w:rPr>
                <w:spacing w:val="9"/>
                <w:sz w:val="24"/>
                <w:szCs w:val="24"/>
              </w:rPr>
              <w:t xml:space="preserve"> </w:t>
            </w:r>
            <w:r w:rsidRPr="3C0CB19A">
              <w:rPr>
                <w:sz w:val="24"/>
                <w:szCs w:val="24"/>
              </w:rPr>
              <w:t>on</w:t>
            </w:r>
            <w:r w:rsidRPr="3C0CB19A">
              <w:rPr>
                <w:spacing w:val="6"/>
                <w:sz w:val="24"/>
                <w:szCs w:val="24"/>
              </w:rPr>
              <w:t xml:space="preserve"> </w:t>
            </w:r>
            <w:r w:rsidRPr="3C0CB19A">
              <w:rPr>
                <w:sz w:val="24"/>
                <w:szCs w:val="24"/>
              </w:rPr>
              <w:t>the</w:t>
            </w:r>
            <w:r w:rsidRPr="3C0CB19A">
              <w:rPr>
                <w:spacing w:val="8"/>
                <w:sz w:val="24"/>
                <w:szCs w:val="24"/>
              </w:rPr>
              <w:t xml:space="preserve"> </w:t>
            </w:r>
            <w:r w:rsidRPr="3C0CB19A">
              <w:rPr>
                <w:sz w:val="24"/>
                <w:szCs w:val="24"/>
              </w:rPr>
              <w:t>Program’s</w:t>
            </w:r>
            <w:r w:rsidRPr="3C0CB19A">
              <w:rPr>
                <w:spacing w:val="9"/>
                <w:sz w:val="24"/>
                <w:szCs w:val="24"/>
              </w:rPr>
              <w:t xml:space="preserve"> </w:t>
            </w:r>
            <w:r w:rsidRPr="3C0CB19A">
              <w:rPr>
                <w:spacing w:val="-2"/>
                <w:sz w:val="24"/>
                <w:szCs w:val="24"/>
              </w:rPr>
              <w:t>website.</w:t>
            </w:r>
          </w:p>
          <w:p w14:paraId="71FC320C" w14:textId="7F494D1A" w:rsidR="007D40BE" w:rsidRDefault="007D40BE" w:rsidP="2490BC38">
            <w:pPr>
              <w:ind w:left="90"/>
              <w:rPr>
                <w:b/>
                <w:bCs/>
                <w:sz w:val="24"/>
                <w:szCs w:val="24"/>
                <w:u w:val="single"/>
              </w:rPr>
            </w:pPr>
          </w:p>
          <w:p w14:paraId="1700B3FF" w14:textId="240D43B0" w:rsidR="007D40BE" w:rsidRDefault="3A01B723" w:rsidP="00CB7CE9">
            <w:r w:rsidRPr="2490BC38">
              <w:rPr>
                <w:b/>
                <w:bCs/>
                <w:sz w:val="24"/>
                <w:szCs w:val="24"/>
                <w:u w:val="single"/>
              </w:rPr>
              <w:t>Response:</w:t>
            </w:r>
          </w:p>
          <w:p w14:paraId="0D3853F8" w14:textId="418A592C" w:rsidR="007D40BE" w:rsidRDefault="00A931E6" w:rsidP="00CB7CE9">
            <w:pPr>
              <w:spacing w:before="165"/>
            </w:pPr>
            <w:r>
              <w:rPr>
                <w:sz w:val="24"/>
                <w:szCs w:val="24"/>
              </w:rPr>
              <w:t xml:space="preserve">The Human Services student achievement data is found on the program’s </w:t>
            </w:r>
            <w:hyperlink r:id="rId37" w:history="1">
              <w:r w:rsidRPr="00A931E6">
                <w:rPr>
                  <w:rStyle w:val="Hyperlink"/>
                  <w:sz w:val="24"/>
                  <w:szCs w:val="24"/>
                </w:rPr>
                <w:t>About Us webpage</w:t>
              </w:r>
            </w:hyperlink>
            <w:r>
              <w:rPr>
                <w:sz w:val="24"/>
                <w:szCs w:val="24"/>
              </w:rPr>
              <w:t xml:space="preserve">. </w:t>
            </w:r>
          </w:p>
          <w:p w14:paraId="5047950A" w14:textId="6B9BA2AE" w:rsidR="007D40BE" w:rsidRDefault="007D40BE" w:rsidP="3C0CB19A">
            <w:pPr>
              <w:pStyle w:val="TableParagraph"/>
              <w:spacing w:before="165"/>
              <w:ind w:left="88"/>
              <w:rPr>
                <w:sz w:val="24"/>
                <w:szCs w:val="24"/>
              </w:rPr>
            </w:pPr>
          </w:p>
        </w:tc>
      </w:tr>
      <w:tr w:rsidR="007D40BE" w14:paraId="6C988484" w14:textId="77777777" w:rsidTr="432D0519">
        <w:tblPrEx>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PrEx>
        <w:trPr>
          <w:trHeight w:val="1448"/>
        </w:trPr>
        <w:tc>
          <w:tcPr>
            <w:tcW w:w="792" w:type="dxa"/>
            <w:vMerge/>
          </w:tcPr>
          <w:p w14:paraId="4101652C" w14:textId="77777777" w:rsidR="007D40BE" w:rsidRDefault="007D40BE">
            <w:pPr>
              <w:rPr>
                <w:sz w:val="2"/>
                <w:szCs w:val="2"/>
              </w:rPr>
            </w:pPr>
          </w:p>
        </w:tc>
        <w:tc>
          <w:tcPr>
            <w:tcW w:w="946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6163475" w14:textId="77777777" w:rsidR="007D40BE" w:rsidRDefault="309FC01D" w:rsidP="00CB7CE9">
            <w:pPr>
              <w:pStyle w:val="TableParagraph"/>
              <w:spacing w:before="62" w:line="256" w:lineRule="auto"/>
              <w:ind w:left="360" w:right="208" w:hanging="360"/>
              <w:rPr>
                <w:sz w:val="24"/>
                <w:szCs w:val="24"/>
              </w:rPr>
            </w:pPr>
            <w:r w:rsidRPr="2490BC38">
              <w:rPr>
                <w:sz w:val="24"/>
                <w:szCs w:val="24"/>
              </w:rPr>
              <w:t>2.</w:t>
            </w:r>
            <w:r w:rsidRPr="2490BC38">
              <w:rPr>
                <w:spacing w:val="80"/>
                <w:sz w:val="24"/>
                <w:szCs w:val="24"/>
              </w:rPr>
              <w:t xml:space="preserve"> </w:t>
            </w:r>
            <w:r w:rsidRPr="2490BC38">
              <w:rPr>
                <w:sz w:val="24"/>
                <w:szCs w:val="24"/>
              </w:rPr>
              <w:t>Aggregate data as evidence of student achievement. Include as many of the following as available: enrollment trends, retention, student learning outcomes, graduation rates, grade point average, student satisfaction, agency feedback, graduate transfer rates, graduate school or employment data, and alum surveys.</w:t>
            </w:r>
          </w:p>
          <w:p w14:paraId="4C237370" w14:textId="49CF8279" w:rsidR="007D40BE" w:rsidRDefault="007D40BE" w:rsidP="2490BC38">
            <w:pPr>
              <w:pStyle w:val="TableParagraph"/>
              <w:spacing w:before="62" w:line="256" w:lineRule="auto"/>
              <w:ind w:left="448" w:right="208" w:hanging="360"/>
              <w:rPr>
                <w:sz w:val="24"/>
                <w:szCs w:val="24"/>
              </w:rPr>
            </w:pPr>
          </w:p>
          <w:p w14:paraId="3E04AFB3" w14:textId="38B9359B" w:rsidR="007D40BE" w:rsidRDefault="18B5B12F" w:rsidP="00CB7CE9">
            <w:pPr>
              <w:spacing w:line="256" w:lineRule="auto"/>
            </w:pPr>
            <w:r w:rsidRPr="2490BC38">
              <w:rPr>
                <w:b/>
                <w:bCs/>
                <w:sz w:val="24"/>
                <w:szCs w:val="24"/>
                <w:u w:val="single"/>
              </w:rPr>
              <w:t>Response:</w:t>
            </w:r>
          </w:p>
          <w:p w14:paraId="166B41C2" w14:textId="3E40FE07" w:rsidR="007D40BE" w:rsidRPr="0015071A" w:rsidRDefault="7613DA71" w:rsidP="00CB7CE9">
            <w:pPr>
              <w:spacing w:line="256" w:lineRule="auto"/>
              <w:rPr>
                <w:sz w:val="24"/>
                <w:szCs w:val="24"/>
              </w:rPr>
            </w:pPr>
            <w:r w:rsidRPr="0015071A">
              <w:rPr>
                <w:sz w:val="24"/>
                <w:szCs w:val="24"/>
              </w:rPr>
              <w:t xml:space="preserve">Please </w:t>
            </w:r>
            <w:r w:rsidR="00D541CA">
              <w:rPr>
                <w:sz w:val="24"/>
                <w:szCs w:val="24"/>
              </w:rPr>
              <w:t>see</w:t>
            </w:r>
            <w:r w:rsidRPr="0015071A">
              <w:rPr>
                <w:sz w:val="24"/>
                <w:szCs w:val="24"/>
              </w:rPr>
              <w:t xml:space="preserve"> the following aggregate data of student achievement:</w:t>
            </w:r>
          </w:p>
          <w:p w14:paraId="13E03C1C" w14:textId="124500C4" w:rsidR="007D40BE" w:rsidRPr="00FF3223" w:rsidRDefault="0015071A" w:rsidP="00C07995">
            <w:pPr>
              <w:pStyle w:val="ListParagraph"/>
              <w:numPr>
                <w:ilvl w:val="0"/>
                <w:numId w:val="40"/>
              </w:numPr>
              <w:tabs>
                <w:tab w:val="left" w:pos="1456"/>
              </w:tabs>
              <w:spacing w:before="0"/>
              <w:rPr>
                <w:b/>
                <w:bCs/>
                <w:i/>
                <w:iCs/>
              </w:rPr>
            </w:pPr>
            <w:r w:rsidRPr="00FF3223">
              <w:rPr>
                <w:b/>
                <w:bCs/>
                <w:i/>
                <w:iCs/>
                <w:sz w:val="24"/>
                <w:szCs w:val="24"/>
              </w:rPr>
              <w:t xml:space="preserve">Human Services </w:t>
            </w:r>
            <w:r w:rsidR="18B5B12F" w:rsidRPr="00FF3223">
              <w:rPr>
                <w:b/>
                <w:bCs/>
                <w:i/>
                <w:iCs/>
                <w:sz w:val="24"/>
                <w:szCs w:val="24"/>
              </w:rPr>
              <w:t>Learning Outcomes Assessment</w:t>
            </w:r>
          </w:p>
          <w:p w14:paraId="00DBD369" w14:textId="213EA295" w:rsidR="007D40BE" w:rsidRPr="00FF3223" w:rsidRDefault="000226FB" w:rsidP="00C07995">
            <w:pPr>
              <w:pStyle w:val="ListParagraph"/>
              <w:numPr>
                <w:ilvl w:val="0"/>
                <w:numId w:val="40"/>
              </w:numPr>
              <w:tabs>
                <w:tab w:val="left" w:pos="1456"/>
              </w:tabs>
              <w:spacing w:before="0"/>
              <w:rPr>
                <w:b/>
                <w:bCs/>
                <w:i/>
                <w:iCs/>
                <w:sz w:val="24"/>
                <w:szCs w:val="24"/>
              </w:rPr>
            </w:pPr>
            <w:r>
              <w:rPr>
                <w:b/>
                <w:bCs/>
                <w:i/>
                <w:iCs/>
                <w:sz w:val="24"/>
                <w:szCs w:val="24"/>
              </w:rPr>
              <w:t xml:space="preserve">Equity Gaps Worksheet </w:t>
            </w:r>
            <w:r w:rsidRPr="00FF3223">
              <w:rPr>
                <w:b/>
                <w:bCs/>
                <w:i/>
                <w:iCs/>
                <w:sz w:val="24"/>
                <w:szCs w:val="24"/>
              </w:rPr>
              <w:t>HUS</w:t>
            </w:r>
            <w:r w:rsidR="0015071A" w:rsidRPr="00FF3223">
              <w:rPr>
                <w:b/>
                <w:bCs/>
                <w:i/>
                <w:iCs/>
                <w:sz w:val="24"/>
                <w:szCs w:val="24"/>
              </w:rPr>
              <w:t xml:space="preserve"> 100</w:t>
            </w:r>
          </w:p>
          <w:p w14:paraId="2F063A46" w14:textId="0DB4FD05" w:rsidR="0015071A" w:rsidRPr="00FF3223" w:rsidRDefault="0015071A" w:rsidP="00C07995">
            <w:pPr>
              <w:pStyle w:val="ListParagraph"/>
              <w:numPr>
                <w:ilvl w:val="0"/>
                <w:numId w:val="40"/>
              </w:numPr>
              <w:tabs>
                <w:tab w:val="left" w:pos="1456"/>
              </w:tabs>
              <w:spacing w:before="0"/>
              <w:rPr>
                <w:b/>
                <w:bCs/>
                <w:i/>
                <w:iCs/>
                <w:sz w:val="24"/>
                <w:szCs w:val="24"/>
              </w:rPr>
            </w:pPr>
            <w:r w:rsidRPr="00FF3223">
              <w:rPr>
                <w:b/>
                <w:bCs/>
                <w:i/>
                <w:iCs/>
                <w:sz w:val="24"/>
                <w:szCs w:val="24"/>
              </w:rPr>
              <w:t xml:space="preserve">Equity </w:t>
            </w:r>
            <w:r w:rsidR="00B7381B">
              <w:rPr>
                <w:b/>
                <w:bCs/>
                <w:i/>
                <w:iCs/>
                <w:sz w:val="24"/>
                <w:szCs w:val="24"/>
              </w:rPr>
              <w:t xml:space="preserve">Gaps </w:t>
            </w:r>
            <w:r w:rsidR="00341157">
              <w:rPr>
                <w:b/>
                <w:bCs/>
                <w:i/>
                <w:iCs/>
                <w:sz w:val="24"/>
                <w:szCs w:val="24"/>
              </w:rPr>
              <w:t xml:space="preserve">Worksheet </w:t>
            </w:r>
            <w:r w:rsidR="00341157" w:rsidRPr="00FF3223">
              <w:rPr>
                <w:b/>
                <w:bCs/>
                <w:i/>
                <w:iCs/>
                <w:sz w:val="24"/>
                <w:szCs w:val="24"/>
              </w:rPr>
              <w:t>HUS</w:t>
            </w:r>
            <w:r w:rsidRPr="00FF3223">
              <w:rPr>
                <w:b/>
                <w:bCs/>
                <w:i/>
                <w:iCs/>
                <w:sz w:val="24"/>
                <w:szCs w:val="24"/>
              </w:rPr>
              <w:t xml:space="preserve"> 101</w:t>
            </w:r>
          </w:p>
          <w:p w14:paraId="5CF7C98F" w14:textId="4E88355A" w:rsidR="007D40BE" w:rsidRPr="00FF3223" w:rsidRDefault="18B5B12F" w:rsidP="00C07995">
            <w:pPr>
              <w:pStyle w:val="ListParagraph"/>
              <w:numPr>
                <w:ilvl w:val="0"/>
                <w:numId w:val="40"/>
              </w:numPr>
              <w:tabs>
                <w:tab w:val="left" w:pos="1456"/>
              </w:tabs>
              <w:spacing w:before="0"/>
              <w:rPr>
                <w:b/>
                <w:bCs/>
                <w:i/>
                <w:iCs/>
              </w:rPr>
            </w:pPr>
            <w:r w:rsidRPr="00FF3223">
              <w:rPr>
                <w:b/>
                <w:bCs/>
                <w:i/>
                <w:iCs/>
                <w:sz w:val="24"/>
                <w:szCs w:val="24"/>
              </w:rPr>
              <w:t>Graduation Rates for A.A.S. in Human Services</w:t>
            </w:r>
            <w:r w:rsidR="00D0516F" w:rsidRPr="00FF3223">
              <w:rPr>
                <w:b/>
                <w:bCs/>
                <w:i/>
                <w:iCs/>
                <w:sz w:val="24"/>
                <w:szCs w:val="24"/>
              </w:rPr>
              <w:t xml:space="preserve"> (Human Services Stats PowerPoint)</w:t>
            </w:r>
          </w:p>
          <w:p w14:paraId="2131F64C" w14:textId="036F1BDD" w:rsidR="007D40BE" w:rsidRPr="00FF3223" w:rsidRDefault="00B90785" w:rsidP="00C07995">
            <w:pPr>
              <w:pStyle w:val="ListParagraph"/>
              <w:numPr>
                <w:ilvl w:val="0"/>
                <w:numId w:val="40"/>
              </w:numPr>
              <w:tabs>
                <w:tab w:val="left" w:pos="1456"/>
              </w:tabs>
              <w:spacing w:before="0"/>
              <w:rPr>
                <w:b/>
                <w:bCs/>
                <w:i/>
                <w:iCs/>
              </w:rPr>
            </w:pPr>
            <w:r>
              <w:rPr>
                <w:b/>
                <w:bCs/>
                <w:i/>
                <w:iCs/>
                <w:sz w:val="24"/>
                <w:szCs w:val="24"/>
              </w:rPr>
              <w:t xml:space="preserve">Human Services </w:t>
            </w:r>
            <w:r w:rsidR="00C43375">
              <w:rPr>
                <w:b/>
                <w:bCs/>
                <w:i/>
                <w:iCs/>
                <w:sz w:val="24"/>
                <w:szCs w:val="24"/>
              </w:rPr>
              <w:t xml:space="preserve">Program </w:t>
            </w:r>
            <w:r w:rsidR="18B5B12F" w:rsidRPr="00FF3223">
              <w:rPr>
                <w:b/>
                <w:bCs/>
                <w:i/>
                <w:iCs/>
                <w:sz w:val="24"/>
                <w:szCs w:val="24"/>
              </w:rPr>
              <w:t>Graduate</w:t>
            </w:r>
            <w:r w:rsidR="00C43375">
              <w:rPr>
                <w:b/>
                <w:bCs/>
                <w:i/>
                <w:iCs/>
                <w:sz w:val="24"/>
                <w:szCs w:val="24"/>
              </w:rPr>
              <w:t xml:space="preserve"> </w:t>
            </w:r>
            <w:r w:rsidR="18B5B12F" w:rsidRPr="00FF3223">
              <w:rPr>
                <w:b/>
                <w:bCs/>
                <w:i/>
                <w:iCs/>
                <w:sz w:val="24"/>
                <w:szCs w:val="24"/>
              </w:rPr>
              <w:t>Survey</w:t>
            </w:r>
          </w:p>
          <w:p w14:paraId="6AF2A183" w14:textId="7B4FAD22" w:rsidR="00D0516F" w:rsidRPr="00FF3223" w:rsidRDefault="18B5B12F" w:rsidP="00C07995">
            <w:pPr>
              <w:pStyle w:val="ListParagraph"/>
              <w:numPr>
                <w:ilvl w:val="0"/>
                <w:numId w:val="40"/>
              </w:numPr>
              <w:tabs>
                <w:tab w:val="left" w:pos="1456"/>
              </w:tabs>
              <w:spacing w:before="0"/>
              <w:rPr>
                <w:b/>
                <w:bCs/>
                <w:i/>
                <w:iCs/>
              </w:rPr>
            </w:pPr>
            <w:r w:rsidRPr="00FF3223">
              <w:rPr>
                <w:b/>
                <w:bCs/>
                <w:i/>
                <w:iCs/>
                <w:sz w:val="24"/>
                <w:szCs w:val="24"/>
              </w:rPr>
              <w:t>Full- and Part-Time Enrollment Trend</w:t>
            </w:r>
            <w:r w:rsidR="00CB7CE9" w:rsidRPr="00FF3223">
              <w:rPr>
                <w:b/>
                <w:bCs/>
                <w:i/>
                <w:iCs/>
                <w:sz w:val="24"/>
                <w:szCs w:val="24"/>
              </w:rPr>
              <w:t>s</w:t>
            </w:r>
            <w:r w:rsidR="00D0516F" w:rsidRPr="00FF3223">
              <w:rPr>
                <w:b/>
                <w:bCs/>
                <w:i/>
                <w:iCs/>
                <w:sz w:val="24"/>
                <w:szCs w:val="24"/>
              </w:rPr>
              <w:t xml:space="preserve"> (</w:t>
            </w:r>
            <w:r w:rsidR="00D541CA">
              <w:rPr>
                <w:b/>
                <w:bCs/>
                <w:i/>
                <w:iCs/>
                <w:sz w:val="24"/>
                <w:szCs w:val="24"/>
              </w:rPr>
              <w:t>see</w:t>
            </w:r>
            <w:r w:rsidR="00D0516F" w:rsidRPr="00FF3223">
              <w:rPr>
                <w:b/>
                <w:bCs/>
                <w:i/>
                <w:iCs/>
                <w:sz w:val="24"/>
                <w:szCs w:val="24"/>
              </w:rPr>
              <w:t xml:space="preserve"> Human Services Stats PowerPoint)</w:t>
            </w:r>
          </w:p>
          <w:p w14:paraId="3C7FEA27" w14:textId="5BAB7129" w:rsidR="007D40BE" w:rsidRDefault="007D40BE" w:rsidP="00996B0D">
            <w:pPr>
              <w:pStyle w:val="ListParagraph"/>
              <w:spacing w:before="62" w:line="256" w:lineRule="auto"/>
              <w:ind w:left="720" w:firstLine="0"/>
              <w:rPr>
                <w:sz w:val="24"/>
                <w:szCs w:val="24"/>
              </w:rPr>
            </w:pPr>
          </w:p>
        </w:tc>
      </w:tr>
      <w:tr w:rsidR="2490BC38" w14:paraId="0209A9D1" w14:textId="77777777" w:rsidTr="432D0519">
        <w:tblPrEx>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PrEx>
        <w:trPr>
          <w:trHeight w:val="300"/>
        </w:trPr>
        <w:tc>
          <w:tcPr>
            <w:tcW w:w="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F026ECB" w14:textId="6354767C" w:rsidR="2490BC38" w:rsidRDefault="2490BC38" w:rsidP="2490BC38">
            <w:pPr>
              <w:pStyle w:val="TableParagraph"/>
              <w:rPr>
                <w:sz w:val="24"/>
                <w:szCs w:val="24"/>
              </w:rPr>
            </w:pPr>
          </w:p>
        </w:tc>
        <w:tc>
          <w:tcPr>
            <w:tcW w:w="946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05263A4" w14:textId="465908EE" w:rsidR="2490BC38" w:rsidRDefault="2490BC38" w:rsidP="2490BC38">
            <w:pPr>
              <w:pStyle w:val="TableParagraph"/>
              <w:spacing w:line="256" w:lineRule="auto"/>
              <w:rPr>
                <w:sz w:val="24"/>
                <w:szCs w:val="24"/>
              </w:rPr>
            </w:pPr>
          </w:p>
        </w:tc>
      </w:tr>
    </w:tbl>
    <w:p w14:paraId="5FA9580F" w14:textId="593BFA47" w:rsidR="2490BC38" w:rsidRDefault="2490BC38" w:rsidP="2490BC38">
      <w:pPr>
        <w:pStyle w:val="Heading1"/>
        <w:tabs>
          <w:tab w:val="left" w:pos="523"/>
        </w:tabs>
        <w:ind w:hanging="275"/>
      </w:pPr>
    </w:p>
    <w:p w14:paraId="3E509E4D" w14:textId="77777777" w:rsidR="008E1688" w:rsidRDefault="008E1688" w:rsidP="2490BC38">
      <w:pPr>
        <w:pStyle w:val="Heading1"/>
        <w:tabs>
          <w:tab w:val="left" w:pos="523"/>
        </w:tabs>
        <w:ind w:hanging="275"/>
      </w:pPr>
    </w:p>
    <w:p w14:paraId="6AE97473" w14:textId="77777777" w:rsidR="008E1688" w:rsidRDefault="008E1688" w:rsidP="2490BC38">
      <w:pPr>
        <w:pStyle w:val="Heading1"/>
        <w:tabs>
          <w:tab w:val="left" w:pos="523"/>
        </w:tabs>
        <w:ind w:hanging="275"/>
      </w:pPr>
    </w:p>
    <w:p w14:paraId="37939426" w14:textId="77777777" w:rsidR="00E07F26" w:rsidRDefault="00E07F26" w:rsidP="2490BC38">
      <w:pPr>
        <w:pStyle w:val="Heading1"/>
        <w:tabs>
          <w:tab w:val="left" w:pos="523"/>
        </w:tabs>
        <w:ind w:hanging="275"/>
      </w:pPr>
    </w:p>
    <w:p w14:paraId="73171FB0" w14:textId="77777777" w:rsidR="007D40BE" w:rsidRDefault="309FC01D">
      <w:pPr>
        <w:pStyle w:val="Heading1"/>
        <w:numPr>
          <w:ilvl w:val="1"/>
          <w:numId w:val="11"/>
        </w:numPr>
        <w:tabs>
          <w:tab w:val="left" w:pos="523"/>
        </w:tabs>
        <w:ind w:left="523" w:hanging="275"/>
        <w:jc w:val="left"/>
      </w:pPr>
      <w:bookmarkStart w:id="27" w:name="E._Policies_and_Procedures_for_Admitting"/>
      <w:bookmarkEnd w:id="27"/>
      <w:r>
        <w:t>Policies</w:t>
      </w:r>
      <w:r>
        <w:rPr>
          <w:spacing w:val="5"/>
        </w:rPr>
        <w:t xml:space="preserve"> </w:t>
      </w:r>
      <w:r>
        <w:t>and</w:t>
      </w:r>
      <w:r>
        <w:rPr>
          <w:spacing w:val="4"/>
        </w:rPr>
        <w:t xml:space="preserve"> </w:t>
      </w:r>
      <w:r>
        <w:t>Procedures</w:t>
      </w:r>
      <w:r>
        <w:rPr>
          <w:spacing w:val="8"/>
        </w:rPr>
        <w:t xml:space="preserve"> </w:t>
      </w:r>
      <w:r>
        <w:t>for</w:t>
      </w:r>
      <w:r>
        <w:rPr>
          <w:spacing w:val="7"/>
        </w:rPr>
        <w:t xml:space="preserve"> </w:t>
      </w:r>
      <w:r>
        <w:t>Admitting,</w:t>
      </w:r>
      <w:r>
        <w:rPr>
          <w:spacing w:val="5"/>
        </w:rPr>
        <w:t xml:space="preserve"> </w:t>
      </w:r>
      <w:r>
        <w:t>Retaining,</w:t>
      </w:r>
      <w:r>
        <w:rPr>
          <w:spacing w:val="4"/>
        </w:rPr>
        <w:t xml:space="preserve"> </w:t>
      </w:r>
      <w:r>
        <w:t>and</w:t>
      </w:r>
      <w:r>
        <w:rPr>
          <w:spacing w:val="4"/>
        </w:rPr>
        <w:t xml:space="preserve"> </w:t>
      </w:r>
      <w:r>
        <w:t>Dismissing</w:t>
      </w:r>
      <w:r>
        <w:rPr>
          <w:spacing w:val="5"/>
        </w:rPr>
        <w:t xml:space="preserve"> </w:t>
      </w:r>
      <w:r>
        <w:rPr>
          <w:spacing w:val="-2"/>
        </w:rPr>
        <w:t>Students</w:t>
      </w:r>
    </w:p>
    <w:p w14:paraId="47CD7903" w14:textId="77777777" w:rsidR="007D40BE" w:rsidRDefault="309FC01D">
      <w:pPr>
        <w:pStyle w:val="BodyText"/>
        <w:spacing w:before="264" w:line="261" w:lineRule="auto"/>
        <w:ind w:left="248" w:right="389"/>
      </w:pPr>
      <w:r w:rsidRPr="2490BC38">
        <w:rPr>
          <w:i/>
          <w:iCs/>
        </w:rPr>
        <w:t xml:space="preserve">Context: </w:t>
      </w:r>
      <w:r>
        <w:t>Students have a right to know, prior to enrollment, the standards of the human services program and the procedures for admitting, retaining, and dismissing students. Both academic and behavioral issues need to be considered.</w:t>
      </w:r>
    </w:p>
    <w:p w14:paraId="1FC0A15F" w14:textId="77777777" w:rsidR="007D40BE" w:rsidRDefault="00BB2F7E">
      <w:pPr>
        <w:pStyle w:val="BodyText"/>
        <w:rPr>
          <w:sz w:val="15"/>
        </w:rPr>
      </w:pPr>
      <w:r>
        <w:rPr>
          <w:noProof/>
        </w:rPr>
        <w:lastRenderedPageBreak/>
        <mc:AlternateContent>
          <mc:Choice Requires="wps">
            <w:drawing>
              <wp:anchor distT="0" distB="0" distL="0" distR="0" simplePos="0" relativeHeight="251658241" behindDoc="1" locked="0" layoutInCell="1" allowOverlap="1" wp14:anchorId="6FECB2EB" wp14:editId="07777777">
                <wp:simplePos x="0" y="0"/>
                <wp:positionH relativeFrom="page">
                  <wp:posOffset>758825</wp:posOffset>
                </wp:positionH>
                <wp:positionV relativeFrom="paragraph">
                  <wp:posOffset>131118</wp:posOffset>
                </wp:positionV>
                <wp:extent cx="6516370" cy="54737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16370" cy="547370"/>
                        </a:xfrm>
                        <a:prstGeom prst="rect">
                          <a:avLst/>
                        </a:prstGeom>
                        <a:ln w="12192">
                          <a:solidFill>
                            <a:srgbClr val="000000"/>
                          </a:solidFill>
                          <a:prstDash val="solid"/>
                        </a:ln>
                      </wps:spPr>
                      <wps:txbx>
                        <w:txbxContent>
                          <w:p w14:paraId="2585C6E0" w14:textId="77777777" w:rsidR="007D40BE" w:rsidRDefault="00BB2F7E">
                            <w:pPr>
                              <w:spacing w:before="57" w:line="249" w:lineRule="auto"/>
                              <w:ind w:left="103" w:right="345"/>
                              <w:rPr>
                                <w:b/>
                                <w:sz w:val="24"/>
                              </w:rPr>
                            </w:pPr>
                            <w:r>
                              <w:rPr>
                                <w:b/>
                                <w:sz w:val="24"/>
                                <w:u w:val="thick"/>
                              </w:rPr>
                              <w:t>Standard 5</w:t>
                            </w:r>
                            <w:r>
                              <w:rPr>
                                <w:b/>
                                <w:sz w:val="24"/>
                              </w:rPr>
                              <w:t>:</w:t>
                            </w:r>
                            <w:r>
                              <w:rPr>
                                <w:b/>
                                <w:spacing w:val="-7"/>
                                <w:sz w:val="24"/>
                              </w:rPr>
                              <w:t xml:space="preserve"> </w:t>
                            </w:r>
                            <w:r>
                              <w:rPr>
                                <w:b/>
                                <w:sz w:val="24"/>
                              </w:rPr>
                              <w:t>The program</w:t>
                            </w:r>
                            <w:r>
                              <w:rPr>
                                <w:b/>
                                <w:spacing w:val="-6"/>
                                <w:sz w:val="24"/>
                              </w:rPr>
                              <w:t xml:space="preserve"> </w:t>
                            </w:r>
                            <w:r>
                              <w:rPr>
                                <w:b/>
                                <w:sz w:val="24"/>
                              </w:rPr>
                              <w:t>shall</w:t>
                            </w:r>
                            <w:r>
                              <w:rPr>
                                <w:b/>
                                <w:spacing w:val="-5"/>
                                <w:sz w:val="24"/>
                              </w:rPr>
                              <w:t xml:space="preserve"> </w:t>
                            </w:r>
                            <w:r>
                              <w:rPr>
                                <w:b/>
                                <w:sz w:val="24"/>
                              </w:rPr>
                              <w:t>have</w:t>
                            </w:r>
                            <w:r>
                              <w:rPr>
                                <w:b/>
                                <w:spacing w:val="-9"/>
                                <w:sz w:val="24"/>
                              </w:rPr>
                              <w:t xml:space="preserve"> </w:t>
                            </w:r>
                            <w:r>
                              <w:rPr>
                                <w:b/>
                                <w:sz w:val="24"/>
                              </w:rPr>
                              <w:t>written</w:t>
                            </w:r>
                            <w:r>
                              <w:rPr>
                                <w:b/>
                                <w:spacing w:val="-13"/>
                                <w:sz w:val="24"/>
                              </w:rPr>
                              <w:t xml:space="preserve"> </w:t>
                            </w:r>
                            <w:r>
                              <w:rPr>
                                <w:b/>
                                <w:sz w:val="24"/>
                              </w:rPr>
                              <w:t>standards</w:t>
                            </w:r>
                            <w:r>
                              <w:rPr>
                                <w:b/>
                                <w:spacing w:val="-8"/>
                                <w:sz w:val="24"/>
                              </w:rPr>
                              <w:t xml:space="preserve"> </w:t>
                            </w:r>
                            <w:r>
                              <w:rPr>
                                <w:b/>
                                <w:sz w:val="24"/>
                              </w:rPr>
                              <w:t>and procedures for</w:t>
                            </w:r>
                            <w:r>
                              <w:rPr>
                                <w:b/>
                                <w:spacing w:val="-9"/>
                                <w:sz w:val="24"/>
                              </w:rPr>
                              <w:t xml:space="preserve"> </w:t>
                            </w:r>
                            <w:r>
                              <w:rPr>
                                <w:b/>
                                <w:sz w:val="24"/>
                              </w:rPr>
                              <w:t>admitting, retaining, and dismissing students.</w:t>
                            </w:r>
                          </w:p>
                        </w:txbxContent>
                      </wps:txbx>
                      <wps:bodyPr wrap="square" lIns="0" tIns="0" rIns="0" bIns="0" rtlCol="0">
                        <a:noAutofit/>
                      </wps:bodyPr>
                    </wps:wsp>
                  </a:graphicData>
                </a:graphic>
              </wp:anchor>
            </w:drawing>
          </mc:Choice>
          <mc:Fallback>
            <w:pict>
              <v:shapetype w14:anchorId="6FECB2EB" id="_x0000_t202" coordsize="21600,21600" o:spt="202" path="m,l,21600r21600,l21600,xe">
                <v:stroke joinstyle="miter"/>
                <v:path gradientshapeok="t" o:connecttype="rect"/>
              </v:shapetype>
              <v:shape id="Textbox 4" o:spid="_x0000_s1026" type="#_x0000_t202" style="position:absolute;margin-left:59.75pt;margin-top:10.3pt;width:513.1pt;height:43.1pt;z-index:-251658239;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" filled="f" strokeweight=".96pt">
                <v:path arrowok="t"/>
                <v:textbox inset="0,0,0,0">
                  <w:txbxContent>
                    <w:p w14:paraId="2585C6E0" w14:textId="77777777" w:rsidR="007D40BE" w:rsidRDefault="00BB2F7E">
                      <w:pPr>
                        <w:spacing w:before="57" w:line="249" w:lineRule="auto"/>
                        <w:ind w:left="103" w:right="345"/>
                        <w:rPr>
                          <w:b/>
                          <w:sz w:val="24"/>
                        </w:rPr>
                      </w:pPr>
                      <w:r>
                        <w:rPr>
                          <w:b/>
                          <w:sz w:val="24"/>
                          <w:u w:val="thick"/>
                        </w:rPr>
                        <w:t>Standard 5</w:t>
                      </w:r>
                      <w:r>
                        <w:rPr>
                          <w:b/>
                          <w:sz w:val="24"/>
                        </w:rPr>
                        <w:t>:</w:t>
                      </w:r>
                      <w:r>
                        <w:rPr>
                          <w:b/>
                          <w:spacing w:val="-7"/>
                          <w:sz w:val="24"/>
                        </w:rPr>
                        <w:t xml:space="preserve"> </w:t>
                      </w:r>
                      <w:r>
                        <w:rPr>
                          <w:b/>
                          <w:sz w:val="24"/>
                        </w:rPr>
                        <w:t>The program</w:t>
                      </w:r>
                      <w:r>
                        <w:rPr>
                          <w:b/>
                          <w:spacing w:val="-6"/>
                          <w:sz w:val="24"/>
                        </w:rPr>
                        <w:t xml:space="preserve"> </w:t>
                      </w:r>
                      <w:r>
                        <w:rPr>
                          <w:b/>
                          <w:sz w:val="24"/>
                        </w:rPr>
                        <w:t>shall</w:t>
                      </w:r>
                      <w:r>
                        <w:rPr>
                          <w:b/>
                          <w:spacing w:val="-5"/>
                          <w:sz w:val="24"/>
                        </w:rPr>
                        <w:t xml:space="preserve"> </w:t>
                      </w:r>
                      <w:r>
                        <w:rPr>
                          <w:b/>
                          <w:sz w:val="24"/>
                        </w:rPr>
                        <w:t>have</w:t>
                      </w:r>
                      <w:r>
                        <w:rPr>
                          <w:b/>
                          <w:spacing w:val="-9"/>
                          <w:sz w:val="24"/>
                        </w:rPr>
                        <w:t xml:space="preserve"> </w:t>
                      </w:r>
                      <w:r>
                        <w:rPr>
                          <w:b/>
                          <w:sz w:val="24"/>
                        </w:rPr>
                        <w:t>written</w:t>
                      </w:r>
                      <w:r>
                        <w:rPr>
                          <w:b/>
                          <w:spacing w:val="-13"/>
                          <w:sz w:val="24"/>
                        </w:rPr>
                        <w:t xml:space="preserve"> </w:t>
                      </w:r>
                      <w:r>
                        <w:rPr>
                          <w:b/>
                          <w:sz w:val="24"/>
                        </w:rPr>
                        <w:t>standards</w:t>
                      </w:r>
                      <w:r>
                        <w:rPr>
                          <w:b/>
                          <w:spacing w:val="-8"/>
                          <w:sz w:val="24"/>
                        </w:rPr>
                        <w:t xml:space="preserve"> </w:t>
                      </w:r>
                      <w:r>
                        <w:rPr>
                          <w:b/>
                          <w:sz w:val="24"/>
                        </w:rPr>
                        <w:t>and procedures for</w:t>
                      </w:r>
                      <w:r>
                        <w:rPr>
                          <w:b/>
                          <w:spacing w:val="-9"/>
                          <w:sz w:val="24"/>
                        </w:rPr>
                        <w:t xml:space="preserve"> </w:t>
                      </w:r>
                      <w:r>
                        <w:rPr>
                          <w:b/>
                          <w:sz w:val="24"/>
                        </w:rPr>
                        <w:t>admitting, retaining, and dismissing students.</w:t>
                      </w:r>
                    </w:p>
                  </w:txbxContent>
                </v:textbox>
                <w10:wrap type="topAndBottom" anchorx="page"/>
              </v:shape>
            </w:pict>
          </mc:Fallback>
        </mc:AlternateContent>
      </w:r>
    </w:p>
    <w:tbl>
      <w:tblPr>
        <w:tblW w:w="10260" w:type="dxa"/>
        <w:tblInd w:w="155"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firstRow="1" w:lastRow="1" w:firstColumn="1" w:lastColumn="1" w:noHBand="0" w:noVBand="0"/>
      </w:tblPr>
      <w:tblGrid>
        <w:gridCol w:w="855"/>
        <w:gridCol w:w="9405"/>
      </w:tblGrid>
      <w:tr w:rsidR="007D40BE" w14:paraId="72BCE583" w14:textId="77777777" w:rsidTr="432D0519">
        <w:trPr>
          <w:trHeight w:val="548"/>
        </w:trPr>
        <w:tc>
          <w:tcPr>
            <w:tcW w:w="855" w:type="dxa"/>
          </w:tcPr>
          <w:p w14:paraId="3077B3A8" w14:textId="77777777" w:rsidR="007D40BE" w:rsidRDefault="00BB2F7E">
            <w:pPr>
              <w:pStyle w:val="TableParagraph"/>
              <w:rPr>
                <w:sz w:val="24"/>
              </w:rPr>
            </w:pPr>
            <w:r>
              <w:rPr>
                <w:spacing w:val="-5"/>
                <w:sz w:val="24"/>
              </w:rPr>
              <w:t>a.</w:t>
            </w:r>
          </w:p>
        </w:tc>
        <w:tc>
          <w:tcPr>
            <w:tcW w:w="9405" w:type="dxa"/>
          </w:tcPr>
          <w:p w14:paraId="742271CE" w14:textId="77777777" w:rsidR="007D40BE" w:rsidRDefault="00BB2F7E" w:rsidP="00376852">
            <w:pPr>
              <w:pStyle w:val="TableParagraph"/>
              <w:ind w:left="0"/>
              <w:rPr>
                <w:sz w:val="24"/>
                <w:szCs w:val="24"/>
              </w:rPr>
            </w:pPr>
            <w:r w:rsidRPr="2FD70156">
              <w:rPr>
                <w:sz w:val="24"/>
                <w:szCs w:val="24"/>
              </w:rPr>
              <w:t>Provide</w:t>
            </w:r>
            <w:r w:rsidRPr="2FD70156">
              <w:rPr>
                <w:spacing w:val="9"/>
                <w:sz w:val="24"/>
                <w:szCs w:val="24"/>
              </w:rPr>
              <w:t xml:space="preserve"> </w:t>
            </w:r>
            <w:r w:rsidRPr="2FD70156">
              <w:rPr>
                <w:sz w:val="24"/>
                <w:szCs w:val="24"/>
              </w:rPr>
              <w:t>documentation</w:t>
            </w:r>
            <w:r w:rsidRPr="2FD70156">
              <w:rPr>
                <w:spacing w:val="10"/>
                <w:sz w:val="24"/>
                <w:szCs w:val="24"/>
              </w:rPr>
              <w:t xml:space="preserve"> </w:t>
            </w:r>
            <w:r w:rsidRPr="2FD70156">
              <w:rPr>
                <w:sz w:val="24"/>
                <w:szCs w:val="24"/>
              </w:rPr>
              <w:t>of</w:t>
            </w:r>
            <w:r w:rsidRPr="2FD70156">
              <w:rPr>
                <w:spacing w:val="15"/>
                <w:sz w:val="24"/>
                <w:szCs w:val="24"/>
              </w:rPr>
              <w:t xml:space="preserve"> </w:t>
            </w:r>
            <w:r w:rsidRPr="2FD70156">
              <w:rPr>
                <w:sz w:val="24"/>
                <w:szCs w:val="24"/>
              </w:rPr>
              <w:t>policies</w:t>
            </w:r>
            <w:r w:rsidRPr="2FD70156">
              <w:rPr>
                <w:spacing w:val="13"/>
                <w:sz w:val="24"/>
                <w:szCs w:val="24"/>
              </w:rPr>
              <w:t xml:space="preserve"> </w:t>
            </w:r>
            <w:r w:rsidRPr="2FD70156">
              <w:rPr>
                <w:sz w:val="24"/>
                <w:szCs w:val="24"/>
              </w:rPr>
              <w:t>regarding</w:t>
            </w:r>
            <w:r w:rsidRPr="2FD70156">
              <w:rPr>
                <w:spacing w:val="11"/>
                <w:sz w:val="24"/>
                <w:szCs w:val="24"/>
              </w:rPr>
              <w:t xml:space="preserve"> </w:t>
            </w:r>
            <w:r w:rsidRPr="2FD70156">
              <w:rPr>
                <w:sz w:val="24"/>
                <w:szCs w:val="24"/>
              </w:rPr>
              <w:t>the</w:t>
            </w:r>
            <w:r w:rsidRPr="2FD70156">
              <w:rPr>
                <w:spacing w:val="12"/>
                <w:sz w:val="24"/>
                <w:szCs w:val="24"/>
              </w:rPr>
              <w:t xml:space="preserve"> </w:t>
            </w:r>
            <w:r w:rsidRPr="2FD70156">
              <w:rPr>
                <w:sz w:val="24"/>
                <w:szCs w:val="24"/>
              </w:rPr>
              <w:t>selection</w:t>
            </w:r>
            <w:r w:rsidRPr="2FD70156">
              <w:rPr>
                <w:spacing w:val="9"/>
                <w:sz w:val="24"/>
                <w:szCs w:val="24"/>
              </w:rPr>
              <w:t xml:space="preserve"> </w:t>
            </w:r>
            <w:r w:rsidRPr="2FD70156">
              <w:rPr>
                <w:sz w:val="24"/>
                <w:szCs w:val="24"/>
              </w:rPr>
              <w:t>and</w:t>
            </w:r>
            <w:r w:rsidRPr="2FD70156">
              <w:rPr>
                <w:spacing w:val="11"/>
                <w:sz w:val="24"/>
                <w:szCs w:val="24"/>
              </w:rPr>
              <w:t xml:space="preserve"> </w:t>
            </w:r>
            <w:r w:rsidRPr="2FD70156">
              <w:rPr>
                <w:sz w:val="24"/>
                <w:szCs w:val="24"/>
              </w:rPr>
              <w:t>admission</w:t>
            </w:r>
            <w:r w:rsidRPr="2FD70156">
              <w:rPr>
                <w:spacing w:val="9"/>
                <w:sz w:val="24"/>
                <w:szCs w:val="24"/>
              </w:rPr>
              <w:t xml:space="preserve"> </w:t>
            </w:r>
            <w:r w:rsidRPr="2FD70156">
              <w:rPr>
                <w:sz w:val="24"/>
                <w:szCs w:val="24"/>
              </w:rPr>
              <w:t>of</w:t>
            </w:r>
            <w:r w:rsidRPr="2FD70156">
              <w:rPr>
                <w:spacing w:val="16"/>
                <w:sz w:val="24"/>
                <w:szCs w:val="24"/>
              </w:rPr>
              <w:t xml:space="preserve"> </w:t>
            </w:r>
            <w:r w:rsidRPr="2FD70156">
              <w:rPr>
                <w:spacing w:val="-2"/>
                <w:sz w:val="24"/>
                <w:szCs w:val="24"/>
              </w:rPr>
              <w:t>students.</w:t>
            </w:r>
          </w:p>
          <w:p w14:paraId="518A3D40" w14:textId="381A03C4" w:rsidR="007D40BE" w:rsidRDefault="007D40BE" w:rsidP="2FD70156">
            <w:pPr>
              <w:pStyle w:val="TableParagraph"/>
              <w:ind w:left="148"/>
              <w:rPr>
                <w:sz w:val="24"/>
                <w:szCs w:val="24"/>
              </w:rPr>
            </w:pPr>
          </w:p>
          <w:p w14:paraId="5E5FDE05" w14:textId="2CF0D89D" w:rsidR="007D40BE" w:rsidRDefault="465331B3" w:rsidP="00376852">
            <w:r w:rsidRPr="2FD70156">
              <w:rPr>
                <w:b/>
                <w:bCs/>
                <w:sz w:val="24"/>
                <w:szCs w:val="24"/>
                <w:u w:val="single"/>
              </w:rPr>
              <w:t>Response</w:t>
            </w:r>
          </w:p>
          <w:p w14:paraId="338C6642" w14:textId="082A58D5" w:rsidR="007D40BE" w:rsidRDefault="622A5706" w:rsidP="00376852">
            <w:pPr>
              <w:ind w:right="422"/>
              <w:jc w:val="both"/>
            </w:pPr>
            <w:r w:rsidRPr="432D0519">
              <w:rPr>
                <w:sz w:val="24"/>
                <w:szCs w:val="24"/>
              </w:rPr>
              <w:t>AACC is an open</w:t>
            </w:r>
            <w:r w:rsidR="005B2FA1">
              <w:rPr>
                <w:sz w:val="24"/>
                <w:szCs w:val="24"/>
              </w:rPr>
              <w:t xml:space="preserve"> access</w:t>
            </w:r>
            <w:r w:rsidRPr="432D0519">
              <w:rPr>
                <w:sz w:val="24"/>
                <w:szCs w:val="24"/>
              </w:rPr>
              <w:t xml:space="preserve"> institution that admits those who may benefit from post-secondary education. To help students succeed in college courses, AACC has established policies and procedures to evaluate and assess their academic abilities</w:t>
            </w:r>
            <w:r w:rsidR="2257A98A" w:rsidRPr="432D0519">
              <w:rPr>
                <w:sz w:val="24"/>
                <w:szCs w:val="24"/>
              </w:rPr>
              <w:t xml:space="preserve"> </w:t>
            </w:r>
            <w:hyperlink r:id="rId38" w:anchor="entrancestatement">
              <w:r w:rsidR="3BE3C3E8" w:rsidRPr="432D0519">
                <w:rPr>
                  <w:rStyle w:val="Hyperlink"/>
                  <w:sz w:val="24"/>
                  <w:szCs w:val="24"/>
                </w:rPr>
                <w:t>{College Catalog}</w:t>
              </w:r>
            </w:hyperlink>
            <w:r w:rsidRPr="432D0519">
              <w:rPr>
                <w:sz w:val="24"/>
                <w:szCs w:val="24"/>
              </w:rPr>
              <w:t>. There are</w:t>
            </w:r>
            <w:r w:rsidR="72B66DAB" w:rsidRPr="432D0519">
              <w:rPr>
                <w:sz w:val="24"/>
                <w:szCs w:val="24"/>
              </w:rPr>
              <w:t xml:space="preserve"> </w:t>
            </w:r>
            <w:r w:rsidRPr="432D0519">
              <w:rPr>
                <w:sz w:val="24"/>
                <w:szCs w:val="24"/>
              </w:rPr>
              <w:t xml:space="preserve">no additional </w:t>
            </w:r>
            <w:r w:rsidR="3BE3C3E8" w:rsidRPr="432D0519">
              <w:rPr>
                <w:sz w:val="24"/>
                <w:szCs w:val="24"/>
              </w:rPr>
              <w:t xml:space="preserve">admission </w:t>
            </w:r>
            <w:r w:rsidRPr="432D0519">
              <w:rPr>
                <w:sz w:val="24"/>
                <w:szCs w:val="24"/>
              </w:rPr>
              <w:t xml:space="preserve">requirements for </w:t>
            </w:r>
            <w:r w:rsidR="3BE3C3E8" w:rsidRPr="432D0519">
              <w:rPr>
                <w:sz w:val="24"/>
                <w:szCs w:val="24"/>
              </w:rPr>
              <w:t xml:space="preserve">students seeking the A.A.S. in </w:t>
            </w:r>
            <w:r w:rsidRPr="432D0519">
              <w:rPr>
                <w:sz w:val="24"/>
                <w:szCs w:val="24"/>
              </w:rPr>
              <w:t>Human Services.</w:t>
            </w:r>
          </w:p>
          <w:p w14:paraId="5C57CC08" w14:textId="1A033370" w:rsidR="007D40BE" w:rsidRDefault="007D40BE" w:rsidP="2FD70156">
            <w:pPr>
              <w:ind w:left="108" w:right="422"/>
              <w:jc w:val="both"/>
              <w:rPr>
                <w:sz w:val="24"/>
                <w:szCs w:val="24"/>
              </w:rPr>
            </w:pPr>
          </w:p>
          <w:p w14:paraId="09898F2C" w14:textId="7422E3B6" w:rsidR="007D40BE" w:rsidRDefault="465331B3" w:rsidP="00376852">
            <w:pPr>
              <w:ind w:right="340"/>
              <w:jc w:val="both"/>
            </w:pPr>
            <w:r w:rsidRPr="2FD70156">
              <w:rPr>
                <w:sz w:val="24"/>
                <w:szCs w:val="24"/>
              </w:rPr>
              <w:t xml:space="preserve">Students can enter the program at the beginning of their first year or at any point throughout their college career; however, all </w:t>
            </w:r>
            <w:r w:rsidR="009D5FD7">
              <w:rPr>
                <w:sz w:val="24"/>
                <w:szCs w:val="24"/>
              </w:rPr>
              <w:t xml:space="preserve">program </w:t>
            </w:r>
            <w:r w:rsidRPr="2FD70156">
              <w:rPr>
                <w:sz w:val="24"/>
                <w:szCs w:val="24"/>
              </w:rPr>
              <w:t>requirements must be completed prior to graduation.</w:t>
            </w:r>
          </w:p>
          <w:p w14:paraId="6F551651" w14:textId="5BE0BF3D" w:rsidR="007D40BE" w:rsidRDefault="007D40BE" w:rsidP="00996B0D">
            <w:pPr>
              <w:pStyle w:val="TableParagraph"/>
              <w:ind w:left="0"/>
              <w:rPr>
                <w:sz w:val="24"/>
                <w:szCs w:val="24"/>
              </w:rPr>
            </w:pPr>
          </w:p>
        </w:tc>
      </w:tr>
      <w:tr w:rsidR="007D40BE" w14:paraId="6230ABA2" w14:textId="77777777" w:rsidTr="432D0519">
        <w:trPr>
          <w:trHeight w:val="849"/>
        </w:trPr>
        <w:tc>
          <w:tcPr>
            <w:tcW w:w="855" w:type="dxa"/>
          </w:tcPr>
          <w:p w14:paraId="3F98150E" w14:textId="77777777" w:rsidR="007D40BE" w:rsidRDefault="00BB2F7E">
            <w:pPr>
              <w:pStyle w:val="TableParagraph"/>
              <w:rPr>
                <w:sz w:val="24"/>
              </w:rPr>
            </w:pPr>
            <w:r>
              <w:rPr>
                <w:spacing w:val="-5"/>
                <w:sz w:val="24"/>
              </w:rPr>
              <w:t>b.</w:t>
            </w:r>
          </w:p>
        </w:tc>
        <w:tc>
          <w:tcPr>
            <w:tcW w:w="9405" w:type="dxa"/>
          </w:tcPr>
          <w:p w14:paraId="1C127DE0" w14:textId="66824E80" w:rsidR="007D40BE" w:rsidRDefault="00BB2F7E" w:rsidP="00376852">
            <w:pPr>
              <w:pStyle w:val="TableParagraph"/>
              <w:spacing w:before="62" w:line="249" w:lineRule="auto"/>
              <w:ind w:left="0" w:right="186"/>
              <w:rPr>
                <w:sz w:val="24"/>
                <w:szCs w:val="24"/>
              </w:rPr>
            </w:pPr>
            <w:r w:rsidRPr="2FD70156">
              <w:rPr>
                <w:sz w:val="24"/>
                <w:szCs w:val="24"/>
              </w:rPr>
              <w:t>Provide documentation of policies and procedures for</w:t>
            </w:r>
            <w:r w:rsidRPr="2FD70156">
              <w:rPr>
                <w:spacing w:val="-1"/>
                <w:sz w:val="24"/>
                <w:szCs w:val="24"/>
              </w:rPr>
              <w:t xml:space="preserve"> </w:t>
            </w:r>
            <w:r w:rsidRPr="2FD70156">
              <w:rPr>
                <w:sz w:val="24"/>
                <w:szCs w:val="24"/>
              </w:rPr>
              <w:t>referring students for personal and academic assistance. These policies must be consistent with the institution’s policies.</w:t>
            </w:r>
          </w:p>
          <w:p w14:paraId="7108BE1A" w14:textId="07442275" w:rsidR="007D40BE" w:rsidRDefault="4EAC4886" w:rsidP="00376852">
            <w:pPr>
              <w:spacing w:before="275" w:line="249" w:lineRule="auto"/>
            </w:pPr>
            <w:r w:rsidRPr="2FD70156">
              <w:rPr>
                <w:b/>
                <w:bCs/>
                <w:sz w:val="24"/>
                <w:szCs w:val="24"/>
                <w:u w:val="single"/>
              </w:rPr>
              <w:t>Response:</w:t>
            </w:r>
          </w:p>
          <w:p w14:paraId="71823235" w14:textId="57B30AAD" w:rsidR="007D40BE" w:rsidRDefault="4EAC4886" w:rsidP="00376852">
            <w:pPr>
              <w:spacing w:line="249" w:lineRule="auto"/>
              <w:ind w:right="180"/>
              <w:rPr>
                <w:sz w:val="24"/>
                <w:szCs w:val="24"/>
              </w:rPr>
            </w:pPr>
            <w:r w:rsidRPr="2FD70156">
              <w:rPr>
                <w:sz w:val="24"/>
                <w:szCs w:val="24"/>
              </w:rPr>
              <w:t xml:space="preserve">Faculty use the Student Referral System to notify Academic Advising of students who are not attending class or are performing below academic standards. </w:t>
            </w:r>
            <w:r w:rsidR="00792765">
              <w:rPr>
                <w:sz w:val="24"/>
                <w:szCs w:val="24"/>
              </w:rPr>
              <w:t xml:space="preserve"> The instructor submit</w:t>
            </w:r>
            <w:r w:rsidR="00B377DA">
              <w:rPr>
                <w:sz w:val="24"/>
                <w:szCs w:val="24"/>
              </w:rPr>
              <w:t>s</w:t>
            </w:r>
            <w:r w:rsidR="00792765">
              <w:rPr>
                <w:sz w:val="24"/>
                <w:szCs w:val="24"/>
              </w:rPr>
              <w:t xml:space="preserve"> a referral to academic advising</w:t>
            </w:r>
            <w:r w:rsidR="00B377DA">
              <w:rPr>
                <w:sz w:val="24"/>
                <w:szCs w:val="24"/>
              </w:rPr>
              <w:t xml:space="preserve"> outlining the academic issue and possible recommendations. </w:t>
            </w:r>
            <w:r w:rsidR="36914CE3" w:rsidRPr="2FD70156">
              <w:rPr>
                <w:sz w:val="24"/>
                <w:szCs w:val="24"/>
              </w:rPr>
              <w:t>The academic advisor contact</w:t>
            </w:r>
            <w:r w:rsidR="00792765">
              <w:rPr>
                <w:sz w:val="24"/>
                <w:szCs w:val="24"/>
              </w:rPr>
              <w:t>s</w:t>
            </w:r>
            <w:r w:rsidR="36914CE3" w:rsidRPr="2FD70156">
              <w:rPr>
                <w:sz w:val="24"/>
                <w:szCs w:val="24"/>
              </w:rPr>
              <w:t xml:space="preserve"> the student and </w:t>
            </w:r>
            <w:r w:rsidRPr="2FD70156">
              <w:rPr>
                <w:sz w:val="24"/>
                <w:szCs w:val="24"/>
              </w:rPr>
              <w:t>recommend</w:t>
            </w:r>
            <w:r w:rsidR="6D68B750" w:rsidRPr="2FD70156">
              <w:rPr>
                <w:sz w:val="24"/>
                <w:szCs w:val="24"/>
              </w:rPr>
              <w:t xml:space="preserve">s that the </w:t>
            </w:r>
            <w:r w:rsidR="5CFFC838" w:rsidRPr="2FD70156">
              <w:rPr>
                <w:sz w:val="24"/>
                <w:szCs w:val="24"/>
              </w:rPr>
              <w:t xml:space="preserve">student </w:t>
            </w:r>
            <w:proofErr w:type="gramStart"/>
            <w:r w:rsidR="5CFFC838" w:rsidRPr="2FD70156">
              <w:rPr>
                <w:sz w:val="24"/>
                <w:szCs w:val="24"/>
              </w:rPr>
              <w:t>contact</w:t>
            </w:r>
            <w:proofErr w:type="gramEnd"/>
            <w:r w:rsidRPr="2FD70156">
              <w:rPr>
                <w:sz w:val="24"/>
                <w:szCs w:val="24"/>
              </w:rPr>
              <w:t xml:space="preserve"> the instructor</w:t>
            </w:r>
            <w:r w:rsidR="00107D04">
              <w:rPr>
                <w:sz w:val="24"/>
                <w:szCs w:val="24"/>
              </w:rPr>
              <w:t xml:space="preserve"> for remediation</w:t>
            </w:r>
            <w:r w:rsidRPr="2FD70156">
              <w:rPr>
                <w:sz w:val="24"/>
                <w:szCs w:val="24"/>
              </w:rPr>
              <w:t xml:space="preserve"> to complete the course successfully or</w:t>
            </w:r>
            <w:r w:rsidR="1DF2EE95" w:rsidRPr="2FD70156">
              <w:rPr>
                <w:sz w:val="24"/>
                <w:szCs w:val="24"/>
              </w:rPr>
              <w:t xml:space="preserve"> be</w:t>
            </w:r>
            <w:r w:rsidRPr="2FD70156">
              <w:rPr>
                <w:sz w:val="24"/>
                <w:szCs w:val="24"/>
              </w:rPr>
              <w:t xml:space="preserve"> advised to withdraw prior to the last day to withdraw from classes.</w:t>
            </w:r>
            <w:r w:rsidR="008B727D">
              <w:rPr>
                <w:sz w:val="24"/>
                <w:szCs w:val="24"/>
              </w:rPr>
              <w:t xml:space="preserve"> </w:t>
            </w:r>
            <w:r w:rsidR="00107D04">
              <w:rPr>
                <w:sz w:val="24"/>
                <w:szCs w:val="24"/>
              </w:rPr>
              <w:t xml:space="preserve">In addition, </w:t>
            </w:r>
            <w:r w:rsidR="00024266">
              <w:rPr>
                <w:sz w:val="24"/>
                <w:szCs w:val="24"/>
              </w:rPr>
              <w:t xml:space="preserve">in 2024 </w:t>
            </w:r>
            <w:r w:rsidR="00107D04">
              <w:rPr>
                <w:sz w:val="24"/>
                <w:szCs w:val="24"/>
              </w:rPr>
              <w:t>t</w:t>
            </w:r>
            <w:r w:rsidR="008B727D">
              <w:rPr>
                <w:sz w:val="24"/>
                <w:szCs w:val="24"/>
              </w:rPr>
              <w:t xml:space="preserve">he college  developed a </w:t>
            </w:r>
            <w:r w:rsidR="00BA3B84">
              <w:rPr>
                <w:sz w:val="24"/>
                <w:szCs w:val="24"/>
              </w:rPr>
              <w:t>policy and procedure</w:t>
            </w:r>
            <w:r w:rsidR="008B727D">
              <w:rPr>
                <w:sz w:val="24"/>
                <w:szCs w:val="24"/>
              </w:rPr>
              <w:t xml:space="preserve"> for </w:t>
            </w:r>
            <w:r w:rsidR="00081F0E" w:rsidRPr="00585128">
              <w:rPr>
                <w:sz w:val="24"/>
                <w:szCs w:val="24"/>
              </w:rPr>
              <w:t>S</w:t>
            </w:r>
            <w:r w:rsidR="000314C5" w:rsidRPr="00585128">
              <w:rPr>
                <w:sz w:val="24"/>
                <w:szCs w:val="24"/>
              </w:rPr>
              <w:t xml:space="preserve">tudent </w:t>
            </w:r>
            <w:r w:rsidR="00081F0E" w:rsidRPr="00585128">
              <w:rPr>
                <w:sz w:val="24"/>
                <w:szCs w:val="24"/>
              </w:rPr>
              <w:t>W</w:t>
            </w:r>
            <w:r w:rsidR="000314C5" w:rsidRPr="00585128">
              <w:rPr>
                <w:sz w:val="24"/>
                <w:szCs w:val="24"/>
              </w:rPr>
              <w:t xml:space="preserve">ithdrawal </w:t>
            </w:r>
            <w:r w:rsidR="00BA3B84" w:rsidRPr="00585128">
              <w:rPr>
                <w:sz w:val="24"/>
                <w:szCs w:val="24"/>
              </w:rPr>
              <w:t xml:space="preserve">and Refund for </w:t>
            </w:r>
            <w:r w:rsidR="000314C5" w:rsidRPr="00585128">
              <w:rPr>
                <w:sz w:val="24"/>
                <w:szCs w:val="24"/>
              </w:rPr>
              <w:t xml:space="preserve"> </w:t>
            </w:r>
            <w:r w:rsidR="00081F0E" w:rsidRPr="00585128">
              <w:rPr>
                <w:sz w:val="24"/>
                <w:szCs w:val="24"/>
              </w:rPr>
              <w:t>E</w:t>
            </w:r>
            <w:r w:rsidR="000314C5" w:rsidRPr="00585128">
              <w:rPr>
                <w:sz w:val="24"/>
                <w:szCs w:val="24"/>
              </w:rPr>
              <w:t xml:space="preserve">xtenuating </w:t>
            </w:r>
            <w:r w:rsidR="00081F0E" w:rsidRPr="00585128">
              <w:rPr>
                <w:sz w:val="24"/>
                <w:szCs w:val="24"/>
              </w:rPr>
              <w:t>C</w:t>
            </w:r>
            <w:r w:rsidR="000314C5" w:rsidRPr="00585128">
              <w:rPr>
                <w:sz w:val="24"/>
                <w:szCs w:val="24"/>
              </w:rPr>
              <w:t>ircumstances</w:t>
            </w:r>
            <w:r w:rsidR="00081F0E">
              <w:rPr>
                <w:i/>
                <w:iCs/>
                <w:sz w:val="24"/>
                <w:szCs w:val="24"/>
              </w:rPr>
              <w:t xml:space="preserve"> </w:t>
            </w:r>
            <w:r w:rsidR="000314C5">
              <w:rPr>
                <w:sz w:val="24"/>
                <w:szCs w:val="24"/>
              </w:rPr>
              <w:t xml:space="preserve"> </w:t>
            </w:r>
            <w:r w:rsidR="00216DF4" w:rsidRPr="00432655">
              <w:rPr>
                <w:sz w:val="24"/>
                <w:szCs w:val="24"/>
              </w:rPr>
              <w:t>{</w:t>
            </w:r>
            <w:hyperlink r:id="rId39" w:history="1">
              <w:r w:rsidR="00216DF4" w:rsidRPr="00216DF4">
                <w:rPr>
                  <w:rStyle w:val="Hyperlink"/>
                  <w:sz w:val="24"/>
                  <w:szCs w:val="24"/>
                </w:rPr>
                <w:t>Student Withdrawal and Refund for Extenuating Circumstances Policy</w:t>
              </w:r>
            </w:hyperlink>
            <w:r w:rsidR="00216DF4" w:rsidRPr="00432655">
              <w:rPr>
                <w:sz w:val="24"/>
                <w:szCs w:val="24"/>
              </w:rPr>
              <w:t>}</w:t>
            </w:r>
            <w:r w:rsidR="00053467">
              <w:rPr>
                <w:sz w:val="24"/>
                <w:szCs w:val="24"/>
              </w:rPr>
              <w:t>.</w:t>
            </w:r>
            <w:r w:rsidR="007A0E2A">
              <w:rPr>
                <w:sz w:val="24"/>
                <w:szCs w:val="24"/>
              </w:rPr>
              <w:t xml:space="preserve"> </w:t>
            </w:r>
          </w:p>
          <w:p w14:paraId="2B3EF9D7" w14:textId="21491C2B" w:rsidR="007D40BE" w:rsidRDefault="4EAC4886" w:rsidP="00376852">
            <w:pPr>
              <w:spacing w:before="274" w:line="249" w:lineRule="auto"/>
            </w:pPr>
            <w:r w:rsidRPr="2FD70156">
              <w:rPr>
                <w:sz w:val="24"/>
                <w:szCs w:val="24"/>
              </w:rPr>
              <w:t>Procedures for managing students wit</w:t>
            </w:r>
            <w:r w:rsidR="00EC1F3E">
              <w:rPr>
                <w:sz w:val="24"/>
                <w:szCs w:val="24"/>
              </w:rPr>
              <w:t>h conduct issues</w:t>
            </w:r>
            <w:r w:rsidRPr="2FD70156">
              <w:rPr>
                <w:sz w:val="24"/>
                <w:szCs w:val="24"/>
              </w:rPr>
              <w:t xml:space="preserve"> are outlined in AACC’s Code of</w:t>
            </w:r>
            <w:r w:rsidR="004B4A15">
              <w:rPr>
                <w:sz w:val="24"/>
                <w:szCs w:val="24"/>
              </w:rPr>
              <w:t xml:space="preserve"> </w:t>
            </w:r>
            <w:r w:rsidR="00467834">
              <w:rPr>
                <w:sz w:val="24"/>
                <w:szCs w:val="24"/>
              </w:rPr>
              <w:t xml:space="preserve">Conduct Policy </w:t>
            </w:r>
            <w:hyperlink r:id="rId40" w:history="1">
              <w:r w:rsidR="00467834" w:rsidRPr="00467834">
                <w:rPr>
                  <w:rStyle w:val="Hyperlink"/>
                  <w:sz w:val="24"/>
                  <w:szCs w:val="24"/>
                </w:rPr>
                <w:t>{Student Conduct Policy}</w:t>
              </w:r>
            </w:hyperlink>
            <w:r w:rsidR="005D7488">
              <w:rPr>
                <w:sz w:val="24"/>
                <w:szCs w:val="24"/>
              </w:rPr>
              <w:t xml:space="preserve"> as well as on the website for the Office of Community Standards </w:t>
            </w:r>
            <w:r w:rsidRPr="2FD70156">
              <w:rPr>
                <w:sz w:val="24"/>
                <w:szCs w:val="24"/>
              </w:rPr>
              <w:t xml:space="preserve"> </w:t>
            </w:r>
            <w:hyperlink r:id="rId41">
              <w:r w:rsidR="00602E4C">
                <w:rPr>
                  <w:rStyle w:val="Hyperlink"/>
                  <w:color w:val="0460C1"/>
                  <w:sz w:val="24"/>
                  <w:szCs w:val="24"/>
                </w:rPr>
                <w:t>{Office of Community Standards}</w:t>
              </w:r>
            </w:hyperlink>
            <w:r w:rsidR="00AA6138">
              <w:t xml:space="preserve">. </w:t>
            </w:r>
            <w:r w:rsidR="00AA6138" w:rsidRPr="00685BE0">
              <w:rPr>
                <w:sz w:val="24"/>
                <w:szCs w:val="24"/>
              </w:rPr>
              <w:t xml:space="preserve">The website outlines </w:t>
            </w:r>
            <w:r w:rsidR="00F273CC" w:rsidRPr="00685BE0">
              <w:rPr>
                <w:sz w:val="24"/>
                <w:szCs w:val="24"/>
              </w:rPr>
              <w:t xml:space="preserve">student </w:t>
            </w:r>
            <w:r w:rsidR="00A528A0" w:rsidRPr="00685BE0">
              <w:rPr>
                <w:sz w:val="24"/>
                <w:szCs w:val="24"/>
              </w:rPr>
              <w:t>expectations</w:t>
            </w:r>
            <w:r w:rsidR="00F273CC" w:rsidRPr="00685BE0">
              <w:rPr>
                <w:sz w:val="24"/>
                <w:szCs w:val="24"/>
              </w:rPr>
              <w:t xml:space="preserve"> regarding </w:t>
            </w:r>
            <w:r w:rsidR="00EC1F3E">
              <w:rPr>
                <w:sz w:val="24"/>
                <w:szCs w:val="24"/>
              </w:rPr>
              <w:t xml:space="preserve">student </w:t>
            </w:r>
            <w:r w:rsidR="00F273CC" w:rsidRPr="00685BE0">
              <w:rPr>
                <w:sz w:val="24"/>
                <w:szCs w:val="24"/>
              </w:rPr>
              <w:t xml:space="preserve">conduct and the </w:t>
            </w:r>
            <w:r w:rsidR="00AA6138" w:rsidRPr="00685BE0">
              <w:rPr>
                <w:sz w:val="24"/>
                <w:szCs w:val="24"/>
              </w:rPr>
              <w:t>procedures</w:t>
            </w:r>
            <w:r w:rsidR="00F273CC" w:rsidRPr="00685BE0">
              <w:rPr>
                <w:sz w:val="24"/>
                <w:szCs w:val="24"/>
              </w:rPr>
              <w:t xml:space="preserve"> used to report and investigate student </w:t>
            </w:r>
            <w:r w:rsidR="0039706F">
              <w:rPr>
                <w:sz w:val="24"/>
                <w:szCs w:val="24"/>
              </w:rPr>
              <w:t>mis</w:t>
            </w:r>
            <w:r w:rsidR="00F273CC" w:rsidRPr="00685BE0">
              <w:rPr>
                <w:sz w:val="24"/>
                <w:szCs w:val="24"/>
              </w:rPr>
              <w:t>conduct</w:t>
            </w:r>
            <w:r w:rsidR="00E31555">
              <w:rPr>
                <w:sz w:val="24"/>
                <w:szCs w:val="24"/>
              </w:rPr>
              <w:t>.</w:t>
            </w:r>
            <w:r w:rsidR="00B74D8B">
              <w:rPr>
                <w:sz w:val="24"/>
                <w:szCs w:val="24"/>
              </w:rPr>
              <w:t xml:space="preserve"> Acts of misconduct</w:t>
            </w:r>
            <w:r w:rsidR="0096620A">
              <w:rPr>
                <w:sz w:val="24"/>
                <w:szCs w:val="24"/>
              </w:rPr>
              <w:t xml:space="preserve"> are subject to disc</w:t>
            </w:r>
            <w:r w:rsidR="008F6689">
              <w:rPr>
                <w:sz w:val="24"/>
                <w:szCs w:val="24"/>
              </w:rPr>
              <w:t>iplinary sanctions.</w:t>
            </w:r>
            <w:r w:rsidR="00F273CC" w:rsidRPr="00685BE0">
              <w:rPr>
                <w:sz w:val="24"/>
                <w:szCs w:val="24"/>
              </w:rPr>
              <w:t xml:space="preserve"> </w:t>
            </w:r>
            <w:r w:rsidRPr="2FD70156">
              <w:rPr>
                <w:sz w:val="24"/>
                <w:szCs w:val="24"/>
              </w:rPr>
              <w:t xml:space="preserve">The Student </w:t>
            </w:r>
            <w:r w:rsidR="004E519F">
              <w:rPr>
                <w:sz w:val="24"/>
                <w:szCs w:val="24"/>
              </w:rPr>
              <w:t xml:space="preserve">Disciplinary </w:t>
            </w:r>
            <w:r w:rsidRPr="2FD70156">
              <w:rPr>
                <w:sz w:val="24"/>
                <w:szCs w:val="24"/>
              </w:rPr>
              <w:t>Review Committee, a governance group of the Academic Forum that includes cross</w:t>
            </w:r>
            <w:r w:rsidR="7615FECF" w:rsidRPr="2FD70156">
              <w:rPr>
                <w:sz w:val="24"/>
                <w:szCs w:val="24"/>
              </w:rPr>
              <w:t>-disciplinary</w:t>
            </w:r>
            <w:r w:rsidRPr="2FD70156">
              <w:rPr>
                <w:sz w:val="24"/>
                <w:szCs w:val="24"/>
              </w:rPr>
              <w:t xml:space="preserve"> faculty and students, acts as a hearing board to review all cases where a hearing is required under the Student Conduct Policy</w:t>
            </w:r>
            <w:r w:rsidR="00DA5B8E">
              <w:rPr>
                <w:rStyle w:val="Hyperlink"/>
              </w:rPr>
              <w:t>.</w:t>
            </w:r>
          </w:p>
          <w:p w14:paraId="29246C18" w14:textId="6BBDB34A" w:rsidR="007D40BE" w:rsidRDefault="007D40BE" w:rsidP="2FD70156">
            <w:pPr>
              <w:spacing w:before="1" w:line="249" w:lineRule="auto"/>
              <w:ind w:left="108" w:right="180"/>
              <w:rPr>
                <w:sz w:val="24"/>
                <w:szCs w:val="24"/>
              </w:rPr>
            </w:pPr>
          </w:p>
          <w:p w14:paraId="64D7C140" w14:textId="0A7EC360" w:rsidR="007D40BE" w:rsidRDefault="2EDAA33A" w:rsidP="00681F71">
            <w:pPr>
              <w:spacing w:before="1" w:line="249" w:lineRule="auto"/>
              <w:ind w:right="180"/>
              <w:rPr>
                <w:sz w:val="24"/>
                <w:szCs w:val="24"/>
              </w:rPr>
            </w:pPr>
            <w:r w:rsidRPr="432D0519">
              <w:rPr>
                <w:sz w:val="24"/>
                <w:szCs w:val="24"/>
              </w:rPr>
              <w:t xml:space="preserve">Procedures for students who have violated academic integrity are outlined in AACC’s </w:t>
            </w:r>
            <w:r w:rsidR="135534E0" w:rsidRPr="432D0519">
              <w:rPr>
                <w:sz w:val="24"/>
                <w:szCs w:val="24"/>
              </w:rPr>
              <w:t xml:space="preserve"> Academic Integrity </w:t>
            </w:r>
            <w:r w:rsidR="65CA251B" w:rsidRPr="432D0519">
              <w:rPr>
                <w:sz w:val="24"/>
                <w:szCs w:val="24"/>
              </w:rPr>
              <w:t>Po</w:t>
            </w:r>
            <w:r w:rsidR="1EA2A36F" w:rsidRPr="432D0519">
              <w:rPr>
                <w:sz w:val="24"/>
                <w:szCs w:val="24"/>
              </w:rPr>
              <w:t xml:space="preserve">licy </w:t>
            </w:r>
            <w:hyperlink r:id="rId42">
              <w:r w:rsidR="2251BFC7" w:rsidRPr="432D0519">
                <w:rPr>
                  <w:rStyle w:val="Hyperlink"/>
                  <w:sz w:val="24"/>
                  <w:szCs w:val="24"/>
                </w:rPr>
                <w:t>{Academic Integrity - Anne Arundel Community College}</w:t>
              </w:r>
            </w:hyperlink>
            <w:r w:rsidR="01508525">
              <w:t>.</w:t>
            </w:r>
            <w:r w:rsidRPr="432D0519">
              <w:rPr>
                <w:sz w:val="24"/>
                <w:szCs w:val="24"/>
              </w:rPr>
              <w:t xml:space="preserve"> Violation of academic integrity policy is subject to disciplinary sanctions. </w:t>
            </w:r>
            <w:r w:rsidR="46DD6DEC" w:rsidRPr="432D0519">
              <w:rPr>
                <w:sz w:val="24"/>
                <w:szCs w:val="24"/>
              </w:rPr>
              <w:t>When the student is reported for</w:t>
            </w:r>
            <w:r w:rsidR="0A1531ED" w:rsidRPr="432D0519">
              <w:rPr>
                <w:sz w:val="24"/>
                <w:szCs w:val="24"/>
              </w:rPr>
              <w:t xml:space="preserve"> a</w:t>
            </w:r>
            <w:r w:rsidR="46DD6DEC" w:rsidRPr="432D0519">
              <w:rPr>
                <w:sz w:val="24"/>
                <w:szCs w:val="24"/>
              </w:rPr>
              <w:t xml:space="preserve"> suspected</w:t>
            </w:r>
            <w:r w:rsidR="0A1531ED" w:rsidRPr="432D0519">
              <w:rPr>
                <w:sz w:val="24"/>
                <w:szCs w:val="24"/>
              </w:rPr>
              <w:t xml:space="preserve"> </w:t>
            </w:r>
            <w:r w:rsidR="46DD6DEC" w:rsidRPr="432D0519">
              <w:rPr>
                <w:sz w:val="24"/>
                <w:szCs w:val="24"/>
              </w:rPr>
              <w:t>academic integrity violation</w:t>
            </w:r>
            <w:r w:rsidR="4B4A0947" w:rsidRPr="432D0519">
              <w:rPr>
                <w:sz w:val="24"/>
                <w:szCs w:val="24"/>
              </w:rPr>
              <w:t>,</w:t>
            </w:r>
            <w:r w:rsidR="46DD6DEC" w:rsidRPr="432D0519">
              <w:rPr>
                <w:sz w:val="24"/>
                <w:szCs w:val="24"/>
              </w:rPr>
              <w:t xml:space="preserve"> the instructor refers the student to the</w:t>
            </w:r>
            <w:r w:rsidRPr="432D0519">
              <w:rPr>
                <w:sz w:val="24"/>
                <w:szCs w:val="24"/>
              </w:rPr>
              <w:t xml:space="preserve"> </w:t>
            </w:r>
            <w:r w:rsidR="0C1F481B" w:rsidRPr="432D0519">
              <w:rPr>
                <w:sz w:val="24"/>
                <w:szCs w:val="24"/>
              </w:rPr>
              <w:t>Academic</w:t>
            </w:r>
            <w:r w:rsidR="005B2FA1">
              <w:rPr>
                <w:sz w:val="24"/>
                <w:szCs w:val="24"/>
              </w:rPr>
              <w:t xml:space="preserve"> Integrity</w:t>
            </w:r>
            <w:r w:rsidRPr="432D0519">
              <w:rPr>
                <w:sz w:val="24"/>
                <w:szCs w:val="24"/>
              </w:rPr>
              <w:t xml:space="preserve"> Review Committee, a governance group of the Academic For</w:t>
            </w:r>
            <w:r w:rsidR="247FE89D" w:rsidRPr="432D0519">
              <w:rPr>
                <w:sz w:val="24"/>
                <w:szCs w:val="24"/>
              </w:rPr>
              <w:t>u</w:t>
            </w:r>
            <w:r w:rsidRPr="432D0519">
              <w:rPr>
                <w:sz w:val="24"/>
                <w:szCs w:val="24"/>
              </w:rPr>
              <w:t>m that includes cross-disciplinary faculty</w:t>
            </w:r>
            <w:r w:rsidR="00925D3F">
              <w:rPr>
                <w:sz w:val="24"/>
                <w:szCs w:val="24"/>
              </w:rPr>
              <w:t>, staff</w:t>
            </w:r>
            <w:r w:rsidRPr="432D0519">
              <w:rPr>
                <w:sz w:val="24"/>
                <w:szCs w:val="24"/>
              </w:rPr>
              <w:t xml:space="preserve"> and students</w:t>
            </w:r>
            <w:r w:rsidR="4975DF84" w:rsidRPr="432D0519">
              <w:rPr>
                <w:sz w:val="24"/>
                <w:szCs w:val="24"/>
              </w:rPr>
              <w:t xml:space="preserve">.  Members of </w:t>
            </w:r>
            <w:r w:rsidR="25FF4AC8" w:rsidRPr="432D0519">
              <w:rPr>
                <w:sz w:val="24"/>
                <w:szCs w:val="24"/>
              </w:rPr>
              <w:t>the Academic</w:t>
            </w:r>
            <w:r w:rsidR="4975DF84" w:rsidRPr="432D0519">
              <w:rPr>
                <w:sz w:val="24"/>
                <w:szCs w:val="24"/>
              </w:rPr>
              <w:t xml:space="preserve"> Review Committee will meet with the </w:t>
            </w:r>
            <w:proofErr w:type="gramStart"/>
            <w:r w:rsidR="4975DF84" w:rsidRPr="432D0519">
              <w:rPr>
                <w:sz w:val="24"/>
                <w:szCs w:val="24"/>
              </w:rPr>
              <w:t>student</w:t>
            </w:r>
            <w:proofErr w:type="gramEnd"/>
            <w:r w:rsidR="4975DF84" w:rsidRPr="432D0519">
              <w:rPr>
                <w:sz w:val="24"/>
                <w:szCs w:val="24"/>
              </w:rPr>
              <w:t xml:space="preserve"> and the </w:t>
            </w:r>
            <w:r w:rsidR="1B0682D4" w:rsidRPr="432D0519">
              <w:rPr>
                <w:sz w:val="24"/>
                <w:szCs w:val="24"/>
              </w:rPr>
              <w:t>instructor</w:t>
            </w:r>
            <w:r w:rsidR="4975DF84" w:rsidRPr="432D0519">
              <w:rPr>
                <w:sz w:val="24"/>
                <w:szCs w:val="24"/>
              </w:rPr>
              <w:t xml:space="preserve"> to facilitate </w:t>
            </w:r>
            <w:r w:rsidR="132A6F04" w:rsidRPr="432D0519">
              <w:rPr>
                <w:sz w:val="24"/>
                <w:szCs w:val="24"/>
              </w:rPr>
              <w:t>a resolution</w:t>
            </w:r>
            <w:r w:rsidR="4975DF84" w:rsidRPr="432D0519">
              <w:rPr>
                <w:sz w:val="24"/>
                <w:szCs w:val="24"/>
              </w:rPr>
              <w:t xml:space="preserve"> for the alleged violation.  If there is no resolution, and the stud</w:t>
            </w:r>
            <w:r w:rsidR="0B23D7E4" w:rsidRPr="432D0519">
              <w:rPr>
                <w:sz w:val="24"/>
                <w:szCs w:val="24"/>
              </w:rPr>
              <w:t xml:space="preserve">ent denies the allegation, the College Representative for Academic Integrity </w:t>
            </w:r>
            <w:proofErr w:type="gramStart"/>
            <w:r w:rsidR="0B23D7E4" w:rsidRPr="432D0519">
              <w:rPr>
                <w:sz w:val="24"/>
                <w:szCs w:val="24"/>
              </w:rPr>
              <w:t>conducts an investigation</w:t>
            </w:r>
            <w:proofErr w:type="gramEnd"/>
            <w:r w:rsidR="0B23D7E4" w:rsidRPr="432D0519">
              <w:rPr>
                <w:sz w:val="24"/>
                <w:szCs w:val="24"/>
              </w:rPr>
              <w:t xml:space="preserve"> by interviewing both the </w:t>
            </w:r>
            <w:r w:rsidR="0B23D7E4" w:rsidRPr="432D0519">
              <w:rPr>
                <w:sz w:val="24"/>
                <w:szCs w:val="24"/>
              </w:rPr>
              <w:lastRenderedPageBreak/>
              <w:t xml:space="preserve">student and the </w:t>
            </w:r>
            <w:r w:rsidR="7A64E4BC" w:rsidRPr="432D0519">
              <w:rPr>
                <w:sz w:val="24"/>
                <w:szCs w:val="24"/>
              </w:rPr>
              <w:t>instructor</w:t>
            </w:r>
            <w:r w:rsidR="0B23D7E4" w:rsidRPr="432D0519">
              <w:rPr>
                <w:sz w:val="24"/>
                <w:szCs w:val="24"/>
              </w:rPr>
              <w:t>.  The Colleg</w:t>
            </w:r>
            <w:r w:rsidR="30911255" w:rsidRPr="432D0519">
              <w:rPr>
                <w:sz w:val="24"/>
                <w:szCs w:val="24"/>
              </w:rPr>
              <w:t>e’s Representative for Academic Integrity decides to conduct a hearing if there is enough evidence</w:t>
            </w:r>
            <w:r w:rsidR="00925D3F">
              <w:rPr>
                <w:sz w:val="24"/>
                <w:szCs w:val="24"/>
              </w:rPr>
              <w:t xml:space="preserve"> </w:t>
            </w:r>
            <w:r w:rsidR="00925D3F" w:rsidRPr="00925D3F">
              <w:rPr>
                <w:sz w:val="24"/>
                <w:szCs w:val="24"/>
              </w:rPr>
              <w:t>to support a claim that the student violated policy</w:t>
            </w:r>
            <w:r w:rsidR="30911255" w:rsidRPr="432D0519">
              <w:rPr>
                <w:sz w:val="24"/>
                <w:szCs w:val="24"/>
              </w:rPr>
              <w:t>.  The hearing</w:t>
            </w:r>
            <w:r w:rsidR="61BC7287" w:rsidRPr="432D0519">
              <w:rPr>
                <w:sz w:val="24"/>
                <w:szCs w:val="24"/>
              </w:rPr>
              <w:t xml:space="preserve"> takes</w:t>
            </w:r>
            <w:r w:rsidR="30911255" w:rsidRPr="432D0519">
              <w:rPr>
                <w:sz w:val="24"/>
                <w:szCs w:val="24"/>
              </w:rPr>
              <w:t xml:space="preserve"> place with members of the Academic Review </w:t>
            </w:r>
            <w:r w:rsidR="339920A2" w:rsidRPr="432D0519">
              <w:rPr>
                <w:sz w:val="24"/>
                <w:szCs w:val="24"/>
              </w:rPr>
              <w:t xml:space="preserve">Committee </w:t>
            </w:r>
            <w:r w:rsidR="30911255" w:rsidRPr="432D0519">
              <w:rPr>
                <w:sz w:val="24"/>
                <w:szCs w:val="24"/>
              </w:rPr>
              <w:t xml:space="preserve">who will make the final decision in the case as well as </w:t>
            </w:r>
            <w:proofErr w:type="gramStart"/>
            <w:r w:rsidR="129DF96D" w:rsidRPr="432D0519">
              <w:rPr>
                <w:sz w:val="24"/>
                <w:szCs w:val="24"/>
              </w:rPr>
              <w:t>impose</w:t>
            </w:r>
            <w:r w:rsidR="4042BC96" w:rsidRPr="432D0519">
              <w:rPr>
                <w:sz w:val="24"/>
                <w:szCs w:val="24"/>
              </w:rPr>
              <w:t xml:space="preserve"> the sanction</w:t>
            </w:r>
            <w:proofErr w:type="gramEnd"/>
            <w:r w:rsidR="4042BC96" w:rsidRPr="432D0519">
              <w:rPr>
                <w:sz w:val="24"/>
                <w:szCs w:val="24"/>
              </w:rPr>
              <w:t xml:space="preserve">.  </w:t>
            </w:r>
            <w:r w:rsidR="4975DF84" w:rsidRPr="432D0519">
              <w:rPr>
                <w:sz w:val="24"/>
                <w:szCs w:val="24"/>
              </w:rPr>
              <w:t xml:space="preserve"> </w:t>
            </w:r>
            <w:r w:rsidRPr="432D0519">
              <w:rPr>
                <w:sz w:val="24"/>
                <w:szCs w:val="24"/>
              </w:rPr>
              <w:t xml:space="preserve"> </w:t>
            </w:r>
          </w:p>
          <w:p w14:paraId="3527451D" w14:textId="1281AC98" w:rsidR="007D40BE" w:rsidRDefault="007D40BE" w:rsidP="2FD70156">
            <w:pPr>
              <w:spacing w:before="1" w:line="249" w:lineRule="auto"/>
              <w:ind w:left="108" w:right="180"/>
              <w:rPr>
                <w:sz w:val="24"/>
                <w:szCs w:val="24"/>
              </w:rPr>
            </w:pPr>
          </w:p>
          <w:p w14:paraId="50EDC267" w14:textId="49B40FAF" w:rsidR="006D2776" w:rsidRDefault="2EDAA33A" w:rsidP="009B3532">
            <w:pPr>
              <w:spacing w:line="249" w:lineRule="auto"/>
              <w:rPr>
                <w:sz w:val="24"/>
                <w:szCs w:val="24"/>
              </w:rPr>
            </w:pPr>
            <w:r w:rsidRPr="432D0519">
              <w:rPr>
                <w:sz w:val="24"/>
                <w:szCs w:val="24"/>
              </w:rPr>
              <w:t>The procedure</w:t>
            </w:r>
            <w:r w:rsidR="5F5B981D" w:rsidRPr="432D0519">
              <w:rPr>
                <w:sz w:val="24"/>
                <w:szCs w:val="24"/>
              </w:rPr>
              <w:t xml:space="preserve"> in the Human Services department</w:t>
            </w:r>
            <w:r w:rsidR="00925D3F" w:rsidRPr="00925D3F">
              <w:rPr>
                <w:sz w:val="24"/>
                <w:szCs w:val="24"/>
              </w:rPr>
              <w:t xml:space="preserve"> follows a structured procedure for addressing concerns related to student conduct or professional standards.</w:t>
            </w:r>
            <w:r w:rsidR="00925D3F">
              <w:rPr>
                <w:sz w:val="24"/>
                <w:szCs w:val="24"/>
              </w:rPr>
              <w:t xml:space="preserve">  </w:t>
            </w:r>
            <w:r w:rsidRPr="432D0519">
              <w:rPr>
                <w:sz w:val="24"/>
                <w:szCs w:val="24"/>
              </w:rPr>
              <w:t xml:space="preserve">First, the department faculty member meets with the student regarding the concern. If the concern is not resolved, the next step is to meet with the Academic Chair. If the concern is still not resolved, </w:t>
            </w:r>
            <w:proofErr w:type="gramStart"/>
            <w:r w:rsidRPr="432D0519">
              <w:rPr>
                <w:sz w:val="24"/>
                <w:szCs w:val="24"/>
              </w:rPr>
              <w:t>the Assistant</w:t>
            </w:r>
            <w:proofErr w:type="gramEnd"/>
            <w:r w:rsidRPr="432D0519">
              <w:rPr>
                <w:sz w:val="24"/>
                <w:szCs w:val="24"/>
              </w:rPr>
              <w:t xml:space="preserve"> Dean then </w:t>
            </w:r>
            <w:r w:rsidR="47949C3A" w:rsidRPr="432D0519">
              <w:rPr>
                <w:sz w:val="24"/>
                <w:szCs w:val="24"/>
              </w:rPr>
              <w:t xml:space="preserve">meets with the student. At any time in the process, the student can be referred to the </w:t>
            </w:r>
            <w:r w:rsidR="2ADE4D2D" w:rsidRPr="432D0519">
              <w:rPr>
                <w:sz w:val="24"/>
                <w:szCs w:val="24"/>
              </w:rPr>
              <w:t>college’s</w:t>
            </w:r>
            <w:r w:rsidR="339920A2" w:rsidRPr="432D0519">
              <w:rPr>
                <w:sz w:val="24"/>
                <w:szCs w:val="24"/>
              </w:rPr>
              <w:t xml:space="preserve"> counseling services {</w:t>
            </w:r>
            <w:hyperlink r:id="rId43">
              <w:r w:rsidR="0199F428" w:rsidRPr="432D0519">
                <w:rPr>
                  <w:rStyle w:val="Hyperlink"/>
                  <w:sz w:val="24"/>
                  <w:szCs w:val="24"/>
                </w:rPr>
                <w:t>Health and Personal Counseling Services</w:t>
              </w:r>
            </w:hyperlink>
            <w:r w:rsidR="339920A2">
              <w:t>}</w:t>
            </w:r>
            <w:r w:rsidR="71AFBD38" w:rsidRPr="432D0519">
              <w:rPr>
                <w:sz w:val="24"/>
                <w:szCs w:val="24"/>
              </w:rPr>
              <w:t xml:space="preserve"> for more support.</w:t>
            </w:r>
          </w:p>
          <w:p w14:paraId="7A0EB624" w14:textId="77777777" w:rsidR="006D2776" w:rsidRDefault="006D2776" w:rsidP="009B3532">
            <w:pPr>
              <w:spacing w:line="249" w:lineRule="auto"/>
              <w:rPr>
                <w:sz w:val="24"/>
                <w:szCs w:val="24"/>
              </w:rPr>
            </w:pPr>
          </w:p>
          <w:p w14:paraId="09721A6D" w14:textId="7C206048" w:rsidR="007D40BE" w:rsidRDefault="71AFBD38" w:rsidP="009B3532">
            <w:pPr>
              <w:spacing w:line="249" w:lineRule="auto"/>
              <w:rPr>
                <w:color w:val="000000" w:themeColor="text1"/>
                <w:sz w:val="24"/>
                <w:szCs w:val="24"/>
              </w:rPr>
            </w:pPr>
            <w:r w:rsidRPr="432D0519">
              <w:rPr>
                <w:sz w:val="24"/>
                <w:szCs w:val="24"/>
              </w:rPr>
              <w:t xml:space="preserve"> </w:t>
            </w:r>
            <w:r w:rsidR="2AC293A1" w:rsidRPr="432D0519">
              <w:rPr>
                <w:color w:val="000000" w:themeColor="text1"/>
                <w:sz w:val="24"/>
                <w:szCs w:val="24"/>
              </w:rPr>
              <w:t>In the event of more serious concerns,</w:t>
            </w:r>
            <w:r w:rsidR="29BB669B" w:rsidRPr="432D0519">
              <w:rPr>
                <w:color w:val="000000" w:themeColor="text1"/>
                <w:sz w:val="24"/>
                <w:szCs w:val="24"/>
              </w:rPr>
              <w:t xml:space="preserve"> an incident report will be filed through the Office of </w:t>
            </w:r>
            <w:r w:rsidR="0210181B" w:rsidRPr="432D0519">
              <w:rPr>
                <w:color w:val="000000" w:themeColor="text1"/>
                <w:sz w:val="24"/>
                <w:szCs w:val="24"/>
              </w:rPr>
              <w:t xml:space="preserve">Community Standards </w:t>
            </w:r>
            <w:hyperlink r:id="rId44">
              <w:r w:rsidR="5C9C9065" w:rsidRPr="432D0519">
                <w:rPr>
                  <w:rStyle w:val="Hyperlink"/>
                  <w:color w:val="0460C1"/>
                  <w:sz w:val="24"/>
                  <w:szCs w:val="24"/>
                </w:rPr>
                <w:t>{Office of Community Standards}</w:t>
              </w:r>
            </w:hyperlink>
            <w:r w:rsidR="061EDE54">
              <w:t xml:space="preserve"> </w:t>
            </w:r>
            <w:r w:rsidR="061EDE54" w:rsidRPr="432D0519">
              <w:rPr>
                <w:sz w:val="24"/>
                <w:szCs w:val="24"/>
              </w:rPr>
              <w:t>and</w:t>
            </w:r>
            <w:r w:rsidR="2AC293A1" w:rsidRPr="432D0519">
              <w:rPr>
                <w:color w:val="000000" w:themeColor="text1"/>
                <w:sz w:val="24"/>
                <w:szCs w:val="24"/>
              </w:rPr>
              <w:t xml:space="preserve"> the Behavioral Intervention Team (BIT) will review and, when necessary, respond to student disruptive behavior and mental health issues that may pose an immediate disruption</w:t>
            </w:r>
            <w:r w:rsidR="00925D3F">
              <w:rPr>
                <w:color w:val="000000" w:themeColor="text1"/>
                <w:sz w:val="24"/>
                <w:szCs w:val="24"/>
              </w:rPr>
              <w:t xml:space="preserve"> to standard college operations</w:t>
            </w:r>
            <w:r w:rsidR="2AC293A1" w:rsidRPr="432D0519">
              <w:rPr>
                <w:color w:val="000000" w:themeColor="text1"/>
                <w:sz w:val="24"/>
                <w:szCs w:val="24"/>
              </w:rPr>
              <w:t>. The BIT is based on the National Center for Higher Education Risk Management model that addresses concerns about students in distress and suggests options for appropriate action by the college</w:t>
            </w:r>
            <w:r w:rsidR="061EDE54" w:rsidRPr="432D0519">
              <w:rPr>
                <w:color w:val="000000" w:themeColor="text1"/>
                <w:sz w:val="24"/>
                <w:szCs w:val="24"/>
              </w:rPr>
              <w:t xml:space="preserve"> </w:t>
            </w:r>
            <w:hyperlink r:id="rId45">
              <w:r w:rsidR="061EDE54" w:rsidRPr="432D0519">
                <w:rPr>
                  <w:rStyle w:val="Hyperlink"/>
                  <w:sz w:val="24"/>
                  <w:szCs w:val="24"/>
                </w:rPr>
                <w:t>{</w:t>
              </w:r>
              <w:r w:rsidR="31E22E85" w:rsidRPr="432D0519">
                <w:rPr>
                  <w:rStyle w:val="Hyperlink"/>
                  <w:sz w:val="24"/>
                  <w:szCs w:val="24"/>
                </w:rPr>
                <w:t>BIT Procedures</w:t>
              </w:r>
              <w:r w:rsidR="061EDE54" w:rsidRPr="432D0519">
                <w:rPr>
                  <w:rStyle w:val="Hyperlink"/>
                  <w:sz w:val="24"/>
                  <w:szCs w:val="24"/>
                </w:rPr>
                <w:t>}</w:t>
              </w:r>
            </w:hyperlink>
            <w:r w:rsidR="061EDE54" w:rsidRPr="432D0519">
              <w:rPr>
                <w:sz w:val="24"/>
                <w:szCs w:val="24"/>
              </w:rPr>
              <w:t>.</w:t>
            </w:r>
          </w:p>
          <w:p w14:paraId="69046A52" w14:textId="5C9E5E61" w:rsidR="007D40BE" w:rsidRDefault="2AC293A1" w:rsidP="00681F71">
            <w:pPr>
              <w:pStyle w:val="TableParagraph"/>
              <w:spacing w:before="269" w:line="242" w:lineRule="auto"/>
              <w:ind w:left="0" w:right="808"/>
              <w:rPr>
                <w:color w:val="000000" w:themeColor="text1"/>
                <w:sz w:val="24"/>
                <w:szCs w:val="24"/>
              </w:rPr>
            </w:pPr>
            <w:r w:rsidRPr="432D0519">
              <w:rPr>
                <w:color w:val="000000" w:themeColor="text1"/>
                <w:sz w:val="24"/>
                <w:szCs w:val="24"/>
              </w:rPr>
              <w:t xml:space="preserve">Students who are experiencing personal, behavioral, academic or financial </w:t>
            </w:r>
            <w:r w:rsidR="00925D3F">
              <w:rPr>
                <w:color w:val="000000" w:themeColor="text1"/>
                <w:sz w:val="24"/>
                <w:szCs w:val="24"/>
              </w:rPr>
              <w:t xml:space="preserve">challenges </w:t>
            </w:r>
            <w:r w:rsidRPr="432D0519">
              <w:rPr>
                <w:color w:val="000000" w:themeColor="text1"/>
                <w:sz w:val="24"/>
                <w:szCs w:val="24"/>
              </w:rPr>
              <w:t xml:space="preserve">can receive support through </w:t>
            </w:r>
            <w:r w:rsidR="339920A2" w:rsidRPr="432D0519">
              <w:rPr>
                <w:color w:val="000000" w:themeColor="text1"/>
                <w:sz w:val="24"/>
                <w:szCs w:val="24"/>
              </w:rPr>
              <w:t xml:space="preserve">the division of </w:t>
            </w:r>
            <w:r w:rsidRPr="432D0519">
              <w:rPr>
                <w:color w:val="000000" w:themeColor="text1"/>
                <w:sz w:val="24"/>
                <w:szCs w:val="24"/>
              </w:rPr>
              <w:t xml:space="preserve">Learner Support Services </w:t>
            </w:r>
            <w:r w:rsidR="4E048FF2" w:rsidRPr="432D0519">
              <w:rPr>
                <w:color w:val="000000" w:themeColor="text1"/>
                <w:sz w:val="24"/>
                <w:szCs w:val="24"/>
              </w:rPr>
              <w:t>{</w:t>
            </w:r>
            <w:hyperlink r:id="rId46">
              <w:r w:rsidR="4E048FF2" w:rsidRPr="432D0519">
                <w:rPr>
                  <w:rStyle w:val="Hyperlink"/>
                  <w:sz w:val="24"/>
                  <w:szCs w:val="24"/>
                </w:rPr>
                <w:t>Resources for students</w:t>
              </w:r>
            </w:hyperlink>
            <w:r w:rsidR="4E048FF2" w:rsidRPr="432D0519">
              <w:rPr>
                <w:sz w:val="24"/>
                <w:szCs w:val="24"/>
              </w:rPr>
              <w:t>}</w:t>
            </w:r>
            <w:r w:rsidRPr="432D0519">
              <w:rPr>
                <w:sz w:val="24"/>
                <w:szCs w:val="24"/>
              </w:rPr>
              <w:t>.</w:t>
            </w:r>
          </w:p>
          <w:p w14:paraId="1C9D324B" w14:textId="55DB5B7A" w:rsidR="007D40BE" w:rsidRDefault="75DB14EB" w:rsidP="00681F71">
            <w:pPr>
              <w:pStyle w:val="TableParagraph"/>
              <w:spacing w:before="269" w:line="249" w:lineRule="auto"/>
              <w:ind w:left="0"/>
              <w:rPr>
                <w:color w:val="000000" w:themeColor="text1"/>
                <w:sz w:val="24"/>
                <w:szCs w:val="24"/>
              </w:rPr>
            </w:pPr>
            <w:r w:rsidRPr="5A4B9761">
              <w:rPr>
                <w:color w:val="000000" w:themeColor="text1"/>
                <w:sz w:val="24"/>
                <w:szCs w:val="24"/>
              </w:rPr>
              <w:t>Learner Support Services provides student support such as:</w:t>
            </w:r>
          </w:p>
          <w:p w14:paraId="0EB8DD80" w14:textId="5CD0880B" w:rsidR="008E1688" w:rsidRDefault="008E1688" w:rsidP="005806EB">
            <w:pPr>
              <w:pStyle w:val="TableParagraph"/>
              <w:tabs>
                <w:tab w:val="left" w:pos="1367"/>
              </w:tabs>
              <w:spacing w:before="2"/>
              <w:ind w:left="1367"/>
              <w:jc w:val="both"/>
              <w:rPr>
                <w:color w:val="000000" w:themeColor="text1"/>
                <w:sz w:val="24"/>
                <w:szCs w:val="24"/>
              </w:rPr>
            </w:pPr>
          </w:p>
          <w:p w14:paraId="16ABCC68" w14:textId="0A7F88FA" w:rsidR="008E1688" w:rsidRDefault="008E1688" w:rsidP="00681F71">
            <w:pPr>
              <w:pStyle w:val="TableParagraph"/>
              <w:numPr>
                <w:ilvl w:val="0"/>
                <w:numId w:val="2"/>
              </w:numPr>
              <w:tabs>
                <w:tab w:val="left" w:pos="1367"/>
              </w:tabs>
              <w:spacing w:before="2"/>
              <w:ind w:left="1367" w:hanging="148"/>
              <w:jc w:val="both"/>
              <w:rPr>
                <w:color w:val="000000" w:themeColor="text1"/>
                <w:sz w:val="24"/>
                <w:szCs w:val="24"/>
              </w:rPr>
            </w:pPr>
            <w:hyperlink r:id="rId47" w:history="1">
              <w:r w:rsidRPr="008E1688">
                <w:rPr>
                  <w:rStyle w:val="Hyperlink"/>
                  <w:sz w:val="24"/>
                  <w:szCs w:val="24"/>
                </w:rPr>
                <w:t>Academic Resources</w:t>
              </w:r>
            </w:hyperlink>
          </w:p>
          <w:p w14:paraId="7B496BEA" w14:textId="086BDE81" w:rsidR="007D40BE" w:rsidRDefault="008E1688" w:rsidP="00681F71">
            <w:pPr>
              <w:pStyle w:val="TableParagraph"/>
              <w:numPr>
                <w:ilvl w:val="0"/>
                <w:numId w:val="2"/>
              </w:numPr>
              <w:tabs>
                <w:tab w:val="left" w:pos="1367"/>
              </w:tabs>
              <w:spacing w:before="1" w:line="293" w:lineRule="exact"/>
              <w:ind w:left="1367" w:hanging="148"/>
              <w:jc w:val="both"/>
              <w:rPr>
                <w:color w:val="000000" w:themeColor="text1"/>
                <w:sz w:val="24"/>
                <w:szCs w:val="24"/>
              </w:rPr>
            </w:pPr>
            <w:hyperlink r:id="rId48" w:history="1">
              <w:r>
                <w:rPr>
                  <w:rStyle w:val="Hyperlink"/>
                  <w:sz w:val="24"/>
                  <w:szCs w:val="24"/>
                </w:rPr>
                <w:t>Disability Support Services</w:t>
              </w:r>
            </w:hyperlink>
          </w:p>
          <w:p w14:paraId="18130C5F" w14:textId="52F2DCFF" w:rsidR="007D40BE" w:rsidRDefault="008E1688" w:rsidP="00681F71">
            <w:pPr>
              <w:pStyle w:val="TableParagraph"/>
              <w:numPr>
                <w:ilvl w:val="0"/>
                <w:numId w:val="2"/>
              </w:numPr>
              <w:tabs>
                <w:tab w:val="left" w:pos="1367"/>
              </w:tabs>
              <w:spacing w:before="0" w:line="293" w:lineRule="exact"/>
              <w:ind w:left="1367" w:hanging="148"/>
              <w:jc w:val="both"/>
              <w:rPr>
                <w:color w:val="000000" w:themeColor="text1"/>
                <w:sz w:val="24"/>
                <w:szCs w:val="24"/>
              </w:rPr>
            </w:pPr>
            <w:hyperlink r:id="rId49" w:history="1">
              <w:r>
                <w:rPr>
                  <w:rStyle w:val="Hyperlink"/>
                  <w:sz w:val="24"/>
                  <w:szCs w:val="24"/>
                </w:rPr>
                <w:t>Career and Community Services</w:t>
              </w:r>
            </w:hyperlink>
          </w:p>
          <w:p w14:paraId="3481F23E" w14:textId="79C8944E" w:rsidR="006356D7" w:rsidRDefault="006356D7" w:rsidP="00681F71">
            <w:pPr>
              <w:pStyle w:val="TableParagraph"/>
              <w:numPr>
                <w:ilvl w:val="0"/>
                <w:numId w:val="2"/>
              </w:numPr>
              <w:tabs>
                <w:tab w:val="left" w:pos="1367"/>
              </w:tabs>
              <w:spacing w:before="0" w:line="293" w:lineRule="exact"/>
              <w:ind w:left="1367" w:hanging="148"/>
              <w:jc w:val="both"/>
              <w:rPr>
                <w:color w:val="000000" w:themeColor="text1"/>
                <w:sz w:val="24"/>
                <w:szCs w:val="24"/>
              </w:rPr>
            </w:pPr>
            <w:hyperlink r:id="rId50" w:history="1">
              <w:r w:rsidRPr="006356D7">
                <w:rPr>
                  <w:rStyle w:val="Hyperlink"/>
                  <w:sz w:val="24"/>
                  <w:szCs w:val="24"/>
                </w:rPr>
                <w:t>Health and Personal Counseling</w:t>
              </w:r>
            </w:hyperlink>
            <w:r>
              <w:rPr>
                <w:color w:val="000000" w:themeColor="text1"/>
                <w:sz w:val="24"/>
                <w:szCs w:val="24"/>
              </w:rPr>
              <w:t xml:space="preserve"> </w:t>
            </w:r>
          </w:p>
          <w:p w14:paraId="797181A0" w14:textId="573D2B26" w:rsidR="007D40BE" w:rsidRDefault="006356D7" w:rsidP="00681F71">
            <w:pPr>
              <w:pStyle w:val="TableParagraph"/>
              <w:numPr>
                <w:ilvl w:val="0"/>
                <w:numId w:val="2"/>
              </w:numPr>
              <w:tabs>
                <w:tab w:val="left" w:pos="1367"/>
              </w:tabs>
              <w:spacing w:before="0" w:line="293" w:lineRule="exact"/>
              <w:ind w:left="1367" w:hanging="148"/>
              <w:jc w:val="both"/>
              <w:rPr>
                <w:color w:val="000000" w:themeColor="text1"/>
                <w:sz w:val="24"/>
                <w:szCs w:val="24"/>
              </w:rPr>
            </w:pPr>
            <w:hyperlink r:id="rId51" w:history="1">
              <w:r>
                <w:rPr>
                  <w:rStyle w:val="Hyperlink"/>
                  <w:sz w:val="24"/>
                  <w:szCs w:val="24"/>
                </w:rPr>
                <w:t>Student Achievement and Success Program</w:t>
              </w:r>
            </w:hyperlink>
          </w:p>
          <w:p w14:paraId="2B01FBE4" w14:textId="045AA928" w:rsidR="007D40BE" w:rsidRDefault="007F7E35" w:rsidP="00681F71">
            <w:pPr>
              <w:pStyle w:val="TableParagraph"/>
              <w:numPr>
                <w:ilvl w:val="0"/>
                <w:numId w:val="2"/>
              </w:numPr>
              <w:tabs>
                <w:tab w:val="left" w:pos="1367"/>
              </w:tabs>
              <w:spacing w:before="1"/>
              <w:ind w:left="1367" w:hanging="148"/>
              <w:jc w:val="both"/>
              <w:rPr>
                <w:color w:val="000000" w:themeColor="text1"/>
                <w:sz w:val="24"/>
                <w:szCs w:val="24"/>
              </w:rPr>
            </w:pPr>
            <w:r>
              <w:rPr>
                <w:color w:val="000000" w:themeColor="text1"/>
                <w:sz w:val="24"/>
                <w:szCs w:val="24"/>
              </w:rPr>
              <w:t xml:space="preserve"> </w:t>
            </w:r>
            <w:hyperlink r:id="rId52" w:history="1">
              <w:r w:rsidR="006356D7">
                <w:rPr>
                  <w:rStyle w:val="Hyperlink"/>
                  <w:sz w:val="24"/>
                  <w:szCs w:val="24"/>
                </w:rPr>
                <w:t>Health and Personal Counseling</w:t>
              </w:r>
            </w:hyperlink>
          </w:p>
          <w:p w14:paraId="0D04C578" w14:textId="7A40AAC9" w:rsidR="00CC64DF" w:rsidRDefault="00CC64DF" w:rsidP="006356D7">
            <w:pPr>
              <w:pStyle w:val="TableParagraph"/>
              <w:tabs>
                <w:tab w:val="left" w:pos="1367"/>
              </w:tabs>
              <w:spacing w:before="1"/>
              <w:ind w:left="0"/>
              <w:jc w:val="both"/>
              <w:rPr>
                <w:color w:val="000000" w:themeColor="text1"/>
                <w:sz w:val="24"/>
                <w:szCs w:val="24"/>
              </w:rPr>
            </w:pPr>
          </w:p>
          <w:p w14:paraId="0C8855CB" w14:textId="2890A706" w:rsidR="007D40BE" w:rsidRDefault="2AC293A1" w:rsidP="00681F71">
            <w:pPr>
              <w:pStyle w:val="TableParagraph"/>
              <w:spacing w:before="273" w:line="249" w:lineRule="auto"/>
              <w:ind w:left="0"/>
              <w:rPr>
                <w:color w:val="000000" w:themeColor="text1"/>
                <w:sz w:val="24"/>
                <w:szCs w:val="24"/>
              </w:rPr>
            </w:pPr>
            <w:r w:rsidRPr="432D0519">
              <w:rPr>
                <w:color w:val="000000" w:themeColor="text1"/>
                <w:sz w:val="24"/>
                <w:szCs w:val="24"/>
              </w:rPr>
              <w:t>For students experiencing academic</w:t>
            </w:r>
            <w:r w:rsidR="00925D3F">
              <w:rPr>
                <w:color w:val="000000" w:themeColor="text1"/>
                <w:sz w:val="24"/>
                <w:szCs w:val="24"/>
              </w:rPr>
              <w:t xml:space="preserve"> difficulties</w:t>
            </w:r>
            <w:r w:rsidRPr="432D0519">
              <w:rPr>
                <w:color w:val="000000" w:themeColor="text1"/>
                <w:sz w:val="24"/>
                <w:szCs w:val="24"/>
              </w:rPr>
              <w:t>, the college offers a variety of tutoring services.</w:t>
            </w:r>
          </w:p>
          <w:p w14:paraId="1D145864" w14:textId="3AA7254B" w:rsidR="007D40BE" w:rsidRDefault="007D40BE" w:rsidP="5A4B9761">
            <w:pPr>
              <w:spacing w:before="62" w:line="249" w:lineRule="auto"/>
              <w:rPr>
                <w:color w:val="000000" w:themeColor="text1"/>
                <w:sz w:val="24"/>
                <w:szCs w:val="24"/>
              </w:rPr>
            </w:pPr>
          </w:p>
          <w:p w14:paraId="2A01217A" w14:textId="54B3071D" w:rsidR="007D40BE" w:rsidRPr="00024266" w:rsidRDefault="75DB14EB" w:rsidP="00681F71">
            <w:pPr>
              <w:pStyle w:val="TableParagraph"/>
              <w:spacing w:before="1" w:line="249" w:lineRule="auto"/>
              <w:ind w:left="0"/>
              <w:rPr>
                <w:color w:val="000000" w:themeColor="text1"/>
                <w:sz w:val="24"/>
                <w:szCs w:val="24"/>
                <w:u w:val="single"/>
              </w:rPr>
            </w:pPr>
            <w:r w:rsidRPr="00024266">
              <w:rPr>
                <w:color w:val="000000" w:themeColor="text1"/>
                <w:sz w:val="24"/>
                <w:szCs w:val="24"/>
                <w:u w:val="single"/>
              </w:rPr>
              <w:t>The Math Center</w:t>
            </w:r>
          </w:p>
          <w:p w14:paraId="2E2BB201" w14:textId="2EF17007" w:rsidR="007D40BE" w:rsidRDefault="75DB14EB" w:rsidP="00681F71">
            <w:pPr>
              <w:pStyle w:val="TableParagraph"/>
              <w:spacing w:before="62" w:line="249" w:lineRule="auto"/>
              <w:ind w:left="0" w:right="180"/>
              <w:rPr>
                <w:color w:val="000000" w:themeColor="text1"/>
                <w:sz w:val="24"/>
                <w:szCs w:val="24"/>
              </w:rPr>
            </w:pPr>
            <w:r w:rsidRPr="5A4B9761">
              <w:rPr>
                <w:color w:val="000000" w:themeColor="text1"/>
                <w:sz w:val="24"/>
                <w:szCs w:val="24"/>
              </w:rPr>
              <w:t>Offers professional tutoring in various levels of mathematics, including arithmetic, basic math, trigonometry, business math, statistics and calculus.</w:t>
            </w:r>
          </w:p>
          <w:p w14:paraId="5FF4D1A4" w14:textId="1B8A6C5C" w:rsidR="007D40BE" w:rsidRDefault="007D40BE" w:rsidP="5A4B9761">
            <w:pPr>
              <w:spacing w:before="62" w:line="249" w:lineRule="auto"/>
              <w:rPr>
                <w:color w:val="000000" w:themeColor="text1"/>
                <w:sz w:val="24"/>
                <w:szCs w:val="24"/>
              </w:rPr>
            </w:pPr>
          </w:p>
          <w:p w14:paraId="22454ECE" w14:textId="5AAF8A70" w:rsidR="007D40BE" w:rsidRPr="00024266" w:rsidRDefault="75DB14EB" w:rsidP="00681F71">
            <w:pPr>
              <w:pStyle w:val="TableParagraph"/>
              <w:spacing w:before="62" w:line="249" w:lineRule="auto"/>
              <w:ind w:left="0"/>
              <w:rPr>
                <w:color w:val="000000" w:themeColor="text1"/>
                <w:sz w:val="24"/>
                <w:szCs w:val="24"/>
                <w:u w:val="single"/>
              </w:rPr>
            </w:pPr>
            <w:r w:rsidRPr="00024266">
              <w:rPr>
                <w:color w:val="000000" w:themeColor="text1"/>
                <w:sz w:val="24"/>
                <w:szCs w:val="24"/>
                <w:u w:val="single"/>
              </w:rPr>
              <w:t>The Writing Lab and Virtual Writing Center</w:t>
            </w:r>
          </w:p>
          <w:p w14:paraId="4C303884" w14:textId="14B00EFC" w:rsidR="007D40BE" w:rsidRDefault="75DB14EB" w:rsidP="00681F71">
            <w:pPr>
              <w:pStyle w:val="TableParagraph"/>
              <w:spacing w:before="62" w:line="249" w:lineRule="auto"/>
              <w:ind w:left="0" w:right="808"/>
              <w:rPr>
                <w:color w:val="000000" w:themeColor="text1"/>
                <w:sz w:val="24"/>
                <w:szCs w:val="24"/>
              </w:rPr>
            </w:pPr>
            <w:r w:rsidRPr="5A4B9761">
              <w:rPr>
                <w:color w:val="000000" w:themeColor="text1"/>
                <w:sz w:val="24"/>
                <w:szCs w:val="24"/>
              </w:rPr>
              <w:t>Offers professional tutoring and self-instruction materials in grammar, sentence structure, composing paragraphs, themes, reports and business letters and term paper research, in the lab</w:t>
            </w:r>
            <w:r w:rsidR="3BAE74B4" w:rsidRPr="5A4B9761">
              <w:rPr>
                <w:color w:val="000000" w:themeColor="text1"/>
                <w:sz w:val="24"/>
                <w:szCs w:val="24"/>
              </w:rPr>
              <w:t xml:space="preserve"> </w:t>
            </w:r>
            <w:r w:rsidRPr="5A4B9761">
              <w:rPr>
                <w:color w:val="000000" w:themeColor="text1"/>
                <w:sz w:val="24"/>
                <w:szCs w:val="24"/>
              </w:rPr>
              <w:t>as well as online.</w:t>
            </w:r>
          </w:p>
          <w:p w14:paraId="0AFEEA03" w14:textId="77777777" w:rsidR="00017822" w:rsidRDefault="00017822" w:rsidP="00681F71">
            <w:pPr>
              <w:pStyle w:val="TableParagraph"/>
              <w:spacing w:before="62" w:line="249" w:lineRule="auto"/>
              <w:ind w:left="0" w:right="808"/>
              <w:rPr>
                <w:color w:val="000000" w:themeColor="text1"/>
                <w:sz w:val="24"/>
                <w:szCs w:val="24"/>
              </w:rPr>
            </w:pPr>
          </w:p>
          <w:p w14:paraId="53ABB74F" w14:textId="450827B2" w:rsidR="007D40BE" w:rsidRPr="00024266" w:rsidRDefault="1684F7E4" w:rsidP="00F72759">
            <w:pPr>
              <w:pStyle w:val="TableParagraph"/>
              <w:spacing w:before="2" w:line="249" w:lineRule="auto"/>
              <w:ind w:left="0" w:right="808"/>
              <w:rPr>
                <w:color w:val="000000" w:themeColor="text1"/>
                <w:sz w:val="24"/>
                <w:szCs w:val="24"/>
                <w:u w:val="single"/>
              </w:rPr>
            </w:pPr>
            <w:r w:rsidRPr="00024266">
              <w:rPr>
                <w:color w:val="000000" w:themeColor="text1"/>
                <w:sz w:val="24"/>
                <w:szCs w:val="24"/>
                <w:u w:val="single"/>
              </w:rPr>
              <w:lastRenderedPageBreak/>
              <w:t>Academic Literacies Lab</w:t>
            </w:r>
          </w:p>
          <w:p w14:paraId="123F66AA" w14:textId="6D8CB637" w:rsidR="007D40BE" w:rsidRDefault="1684F7E4" w:rsidP="5A4B9761">
            <w:pPr>
              <w:rPr>
                <w:sz w:val="24"/>
                <w:szCs w:val="24"/>
              </w:rPr>
            </w:pPr>
            <w:r w:rsidRPr="5A4B9761">
              <w:rPr>
                <w:sz w:val="24"/>
                <w:szCs w:val="24"/>
              </w:rPr>
              <w:t>The Academic Literacies Lab, located in Andrew G. Truxal Library Room 108</w:t>
            </w:r>
            <w:r w:rsidR="4B458DBC" w:rsidRPr="5A4B9761">
              <w:rPr>
                <w:sz w:val="24"/>
                <w:szCs w:val="24"/>
              </w:rPr>
              <w:t xml:space="preserve"> is designed </w:t>
            </w:r>
          </w:p>
          <w:p w14:paraId="4AD64F6D" w14:textId="2178C8E3" w:rsidR="007D40BE" w:rsidRPr="00B34DFC" w:rsidRDefault="1684F7E4" w:rsidP="5A4B9761">
            <w:pPr>
              <w:rPr>
                <w:b/>
                <w:bCs/>
                <w:sz w:val="24"/>
                <w:szCs w:val="24"/>
              </w:rPr>
            </w:pPr>
            <w:r w:rsidRPr="5A4B9761">
              <w:rPr>
                <w:sz w:val="24"/>
                <w:szCs w:val="24"/>
              </w:rPr>
              <w:t xml:space="preserve">is designed to promote academic growth and excellence. </w:t>
            </w:r>
            <w:r w:rsidR="4AF847D4" w:rsidRPr="5A4B9761">
              <w:rPr>
                <w:sz w:val="24"/>
                <w:szCs w:val="24"/>
              </w:rPr>
              <w:t xml:space="preserve"> The lab supports in strengthening </w:t>
            </w:r>
            <w:r w:rsidR="50E311FE" w:rsidRPr="5A4B9761">
              <w:rPr>
                <w:sz w:val="24"/>
                <w:szCs w:val="24"/>
              </w:rPr>
              <w:t xml:space="preserve">     </w:t>
            </w:r>
            <w:r w:rsidRPr="5A4B9761">
              <w:rPr>
                <w:sz w:val="24"/>
                <w:szCs w:val="24"/>
              </w:rPr>
              <w:t xml:space="preserve"> academic skills</w:t>
            </w:r>
            <w:r w:rsidR="00161672">
              <w:rPr>
                <w:sz w:val="24"/>
                <w:szCs w:val="24"/>
              </w:rPr>
              <w:t xml:space="preserve">, </w:t>
            </w:r>
            <w:r w:rsidRPr="5A4B9761">
              <w:rPr>
                <w:sz w:val="24"/>
                <w:szCs w:val="24"/>
              </w:rPr>
              <w:t>develop</w:t>
            </w:r>
            <w:r w:rsidR="00711DDD">
              <w:rPr>
                <w:sz w:val="24"/>
                <w:szCs w:val="24"/>
              </w:rPr>
              <w:t>ing</w:t>
            </w:r>
            <w:r w:rsidRPr="5A4B9761">
              <w:rPr>
                <w:sz w:val="24"/>
                <w:szCs w:val="24"/>
              </w:rPr>
              <w:t xml:space="preserve"> general learning and study strategies</w:t>
            </w:r>
            <w:r w:rsidR="00E42510">
              <w:rPr>
                <w:sz w:val="24"/>
                <w:szCs w:val="24"/>
              </w:rPr>
              <w:t xml:space="preserve"> to</w:t>
            </w:r>
            <w:r w:rsidRPr="5A4B9761">
              <w:rPr>
                <w:sz w:val="24"/>
                <w:szCs w:val="24"/>
              </w:rPr>
              <w:t xml:space="preserve"> improve academic success</w:t>
            </w:r>
            <w:r w:rsidRPr="00B34DFC">
              <w:rPr>
                <w:sz w:val="24"/>
                <w:szCs w:val="24"/>
              </w:rPr>
              <w:t xml:space="preserve">. </w:t>
            </w:r>
          </w:p>
          <w:p w14:paraId="161C0DD2" w14:textId="4D98EFAD" w:rsidR="007D40BE" w:rsidRPr="00024266" w:rsidRDefault="0042055B" w:rsidP="00F72759">
            <w:pPr>
              <w:pStyle w:val="TableParagraph"/>
              <w:spacing w:before="275" w:line="249" w:lineRule="auto"/>
              <w:ind w:left="0"/>
              <w:rPr>
                <w:color w:val="000000" w:themeColor="text1"/>
                <w:sz w:val="24"/>
                <w:szCs w:val="24"/>
                <w:u w:val="single"/>
              </w:rPr>
            </w:pPr>
            <w:r w:rsidRPr="00024266">
              <w:rPr>
                <w:color w:val="000000" w:themeColor="text1"/>
                <w:sz w:val="24"/>
                <w:szCs w:val="24"/>
                <w:u w:val="single"/>
              </w:rPr>
              <w:t>P</w:t>
            </w:r>
            <w:r w:rsidR="75DB14EB" w:rsidRPr="00024266">
              <w:rPr>
                <w:color w:val="000000" w:themeColor="text1"/>
                <w:sz w:val="24"/>
                <w:szCs w:val="24"/>
                <w:u w:val="single"/>
              </w:rPr>
              <w:t>eer Tutoring</w:t>
            </w:r>
          </w:p>
          <w:p w14:paraId="4CA2D4D6" w14:textId="730F1F6C" w:rsidR="007D40BE" w:rsidRDefault="75DB14EB" w:rsidP="00F72759">
            <w:pPr>
              <w:pStyle w:val="TableParagraph"/>
              <w:spacing w:before="62" w:line="249" w:lineRule="auto"/>
              <w:ind w:left="0" w:right="808"/>
              <w:rPr>
                <w:color w:val="000000" w:themeColor="text1"/>
                <w:sz w:val="24"/>
                <w:szCs w:val="24"/>
              </w:rPr>
            </w:pPr>
            <w:r w:rsidRPr="5A4B9761">
              <w:rPr>
                <w:color w:val="000000" w:themeColor="text1"/>
                <w:sz w:val="24"/>
                <w:szCs w:val="24"/>
              </w:rPr>
              <w:t xml:space="preserve">Offers free tutoring in a variety of subjects through the </w:t>
            </w:r>
            <w:r w:rsidR="05B3C5B9" w:rsidRPr="5A4B9761">
              <w:rPr>
                <w:color w:val="000000" w:themeColor="text1"/>
                <w:sz w:val="24"/>
                <w:szCs w:val="24"/>
              </w:rPr>
              <w:t xml:space="preserve">Peer Tutoring Program. </w:t>
            </w:r>
            <w:r w:rsidR="6A9A339C" w:rsidRPr="5A4B9761">
              <w:rPr>
                <w:color w:val="000000" w:themeColor="text1"/>
                <w:sz w:val="24"/>
                <w:szCs w:val="24"/>
              </w:rPr>
              <w:t xml:space="preserve">Students can arrange for tutoring by completing </w:t>
            </w:r>
            <w:r w:rsidR="6A9A339C" w:rsidRPr="00024266">
              <w:rPr>
                <w:color w:val="000000" w:themeColor="text1"/>
                <w:sz w:val="24"/>
                <w:szCs w:val="24"/>
              </w:rPr>
              <w:t>the</w:t>
            </w:r>
            <w:r w:rsidR="005C2DE8" w:rsidRPr="00024266">
              <w:rPr>
                <w:color w:val="000000" w:themeColor="text1"/>
                <w:sz w:val="24"/>
                <w:szCs w:val="24"/>
              </w:rPr>
              <w:t xml:space="preserve"> tutor request form</w:t>
            </w:r>
            <w:r w:rsidR="6A9A339C" w:rsidRPr="5A4B9761">
              <w:rPr>
                <w:color w:val="000000" w:themeColor="text1"/>
                <w:sz w:val="24"/>
                <w:szCs w:val="24"/>
              </w:rPr>
              <w:t xml:space="preserve"> </w:t>
            </w:r>
            <w:hyperlink r:id="rId53">
              <w:r w:rsidR="005C2DE8">
                <w:rPr>
                  <w:rStyle w:val="Hyperlink"/>
                  <w:sz w:val="24"/>
                  <w:szCs w:val="24"/>
                </w:rPr>
                <w:t>{Tutor Request Form}</w:t>
              </w:r>
            </w:hyperlink>
            <w:r w:rsidR="6A9A339C" w:rsidRPr="5A4B9761">
              <w:rPr>
                <w:color w:val="000000" w:themeColor="text1"/>
                <w:sz w:val="24"/>
                <w:szCs w:val="24"/>
              </w:rPr>
              <w:t xml:space="preserve">.  Tutors work virtually and in person </w:t>
            </w:r>
            <w:r w:rsidR="56CC0FF0" w:rsidRPr="5A4B9761">
              <w:rPr>
                <w:color w:val="000000" w:themeColor="text1"/>
                <w:sz w:val="24"/>
                <w:szCs w:val="24"/>
              </w:rPr>
              <w:t xml:space="preserve">at AACC campus locations. </w:t>
            </w:r>
            <w:r w:rsidR="6A9A339C" w:rsidRPr="5A4B9761">
              <w:rPr>
                <w:color w:val="000000" w:themeColor="text1"/>
                <w:sz w:val="24"/>
                <w:szCs w:val="24"/>
              </w:rPr>
              <w:t xml:space="preserve"> </w:t>
            </w:r>
          </w:p>
          <w:p w14:paraId="6FDE0208" w14:textId="79304917" w:rsidR="007D40BE" w:rsidRPr="00024266" w:rsidRDefault="75DB14EB" w:rsidP="00681F71">
            <w:pPr>
              <w:pStyle w:val="TableParagraph"/>
              <w:spacing w:before="276" w:line="249" w:lineRule="auto"/>
              <w:ind w:left="0"/>
              <w:rPr>
                <w:color w:val="000000" w:themeColor="text1"/>
                <w:sz w:val="24"/>
                <w:szCs w:val="24"/>
                <w:u w:val="single"/>
              </w:rPr>
            </w:pPr>
            <w:r w:rsidRPr="00024266">
              <w:rPr>
                <w:color w:val="000000" w:themeColor="text1"/>
                <w:sz w:val="24"/>
                <w:szCs w:val="24"/>
                <w:u w:val="single"/>
              </w:rPr>
              <w:t>Science Tutoring and Open Labs</w:t>
            </w:r>
          </w:p>
          <w:p w14:paraId="0C396520" w14:textId="44AD4657" w:rsidR="007D40BE" w:rsidRDefault="75DB14EB" w:rsidP="00681F71">
            <w:pPr>
              <w:pStyle w:val="TableParagraph"/>
              <w:spacing w:before="0" w:line="249" w:lineRule="auto"/>
              <w:ind w:left="0"/>
              <w:rPr>
                <w:color w:val="000000" w:themeColor="text1"/>
                <w:sz w:val="24"/>
                <w:szCs w:val="24"/>
              </w:rPr>
            </w:pPr>
            <w:r w:rsidRPr="5A4B9761">
              <w:rPr>
                <w:color w:val="000000" w:themeColor="text1"/>
                <w:sz w:val="24"/>
                <w:szCs w:val="24"/>
              </w:rPr>
              <w:t xml:space="preserve">Each term, the science office posts a schedule for open labs and for tutoring at the Science Tutoring Center. Free tutoring by faculty members is available in the Science Tutoring Center, located in the </w:t>
            </w:r>
            <w:r w:rsidR="18C55BD5" w:rsidRPr="5A4B9761">
              <w:rPr>
                <w:color w:val="000000" w:themeColor="text1"/>
                <w:sz w:val="24"/>
                <w:szCs w:val="24"/>
              </w:rPr>
              <w:t>Health</w:t>
            </w:r>
            <w:r w:rsidR="00024266">
              <w:rPr>
                <w:color w:val="000000" w:themeColor="text1"/>
                <w:sz w:val="24"/>
                <w:szCs w:val="24"/>
              </w:rPr>
              <w:t xml:space="preserve"> and </w:t>
            </w:r>
            <w:r w:rsidR="18C55BD5" w:rsidRPr="5A4B9761">
              <w:rPr>
                <w:color w:val="000000" w:themeColor="text1"/>
                <w:sz w:val="24"/>
                <w:szCs w:val="24"/>
              </w:rPr>
              <w:t>Life Sciences Building</w:t>
            </w:r>
            <w:r w:rsidRPr="5A4B9761">
              <w:rPr>
                <w:color w:val="000000" w:themeColor="text1"/>
                <w:sz w:val="24"/>
                <w:szCs w:val="24"/>
              </w:rPr>
              <w:t xml:space="preserve"> as well as online</w:t>
            </w:r>
            <w:r w:rsidR="33BEDD3B" w:rsidRPr="5A4B9761">
              <w:rPr>
                <w:color w:val="000000" w:themeColor="text1"/>
                <w:sz w:val="24"/>
                <w:szCs w:val="24"/>
              </w:rPr>
              <w:t>.</w:t>
            </w:r>
          </w:p>
          <w:p w14:paraId="7DB368D0" w14:textId="509C0175" w:rsidR="007D40BE" w:rsidRPr="00024266" w:rsidRDefault="73F1A1C1" w:rsidP="00681F71">
            <w:pPr>
              <w:pStyle w:val="TableParagraph"/>
              <w:spacing w:before="273" w:line="249" w:lineRule="auto"/>
              <w:ind w:left="0"/>
              <w:rPr>
                <w:color w:val="000000" w:themeColor="text1"/>
                <w:sz w:val="24"/>
                <w:szCs w:val="24"/>
                <w:u w:val="single"/>
              </w:rPr>
            </w:pPr>
            <w:r w:rsidRPr="00024266">
              <w:rPr>
                <w:color w:val="000000" w:themeColor="text1"/>
                <w:sz w:val="24"/>
                <w:szCs w:val="24"/>
                <w:u w:val="single"/>
              </w:rPr>
              <w:t>Supplemental Instruction (SI)</w:t>
            </w:r>
          </w:p>
          <w:p w14:paraId="680FB015" w14:textId="130B1A2C" w:rsidR="007D40BE" w:rsidRDefault="73F1A1C1" w:rsidP="00681F71">
            <w:pPr>
              <w:pStyle w:val="TableParagraph"/>
              <w:spacing w:before="62" w:line="249" w:lineRule="auto"/>
              <w:ind w:left="0" w:right="808"/>
              <w:rPr>
                <w:color w:val="000000" w:themeColor="text1"/>
                <w:sz w:val="24"/>
                <w:szCs w:val="24"/>
              </w:rPr>
            </w:pPr>
            <w:r w:rsidRPr="5A4B9761">
              <w:rPr>
                <w:color w:val="000000" w:themeColor="text1"/>
                <w:sz w:val="24"/>
                <w:szCs w:val="24"/>
              </w:rPr>
              <w:t xml:space="preserve">Offers study and review sessions conducted by a trained student leader in </w:t>
            </w:r>
            <w:proofErr w:type="gramStart"/>
            <w:r w:rsidRPr="5A4B9761">
              <w:rPr>
                <w:color w:val="000000" w:themeColor="text1"/>
                <w:sz w:val="24"/>
                <w:szCs w:val="24"/>
              </w:rPr>
              <w:t>a number of</w:t>
            </w:r>
            <w:proofErr w:type="gramEnd"/>
            <w:r w:rsidRPr="5A4B9761">
              <w:rPr>
                <w:color w:val="000000" w:themeColor="text1"/>
                <w:sz w:val="24"/>
                <w:szCs w:val="24"/>
              </w:rPr>
              <w:t xml:space="preserve"> required courses in science, mathematics, business and social science.</w:t>
            </w:r>
          </w:p>
          <w:p w14:paraId="3FC8E8D4" w14:textId="35B8B941" w:rsidR="007D40BE" w:rsidRDefault="007D40BE" w:rsidP="5A4B9761">
            <w:pPr>
              <w:spacing w:before="69" w:line="249" w:lineRule="auto"/>
              <w:rPr>
                <w:color w:val="000000" w:themeColor="text1"/>
                <w:sz w:val="24"/>
                <w:szCs w:val="24"/>
              </w:rPr>
            </w:pPr>
          </w:p>
          <w:p w14:paraId="4ACE351F" w14:textId="772DA3B1" w:rsidR="00F1715A" w:rsidRDefault="00F1715A" w:rsidP="00681F71">
            <w:pPr>
              <w:pStyle w:val="TableParagraph"/>
              <w:spacing w:before="62" w:line="249" w:lineRule="auto"/>
              <w:ind w:left="0" w:right="808"/>
              <w:rPr>
                <w:color w:val="000000" w:themeColor="text1"/>
                <w:sz w:val="24"/>
                <w:szCs w:val="24"/>
              </w:rPr>
            </w:pPr>
            <w:r w:rsidRPr="5A4B9761">
              <w:rPr>
                <w:color w:val="000000" w:themeColor="text1"/>
                <w:sz w:val="24"/>
                <w:szCs w:val="24"/>
              </w:rPr>
              <w:t xml:space="preserve">For students experiencing </w:t>
            </w:r>
            <w:r>
              <w:rPr>
                <w:color w:val="000000" w:themeColor="text1"/>
                <w:sz w:val="24"/>
                <w:szCs w:val="24"/>
              </w:rPr>
              <w:t xml:space="preserve">financial </w:t>
            </w:r>
            <w:r w:rsidRPr="5A4B9761">
              <w:rPr>
                <w:color w:val="000000" w:themeColor="text1"/>
                <w:sz w:val="24"/>
                <w:szCs w:val="24"/>
              </w:rPr>
              <w:t>problems</w:t>
            </w:r>
            <w:r>
              <w:rPr>
                <w:color w:val="000000" w:themeColor="text1"/>
                <w:sz w:val="24"/>
                <w:szCs w:val="24"/>
              </w:rPr>
              <w:t>, the college offers:</w:t>
            </w:r>
          </w:p>
          <w:p w14:paraId="6E358E63" w14:textId="77777777" w:rsidR="00F1715A" w:rsidRDefault="00F1715A" w:rsidP="00053467">
            <w:pPr>
              <w:rPr>
                <w:sz w:val="24"/>
                <w:szCs w:val="24"/>
                <w:u w:val="single"/>
              </w:rPr>
            </w:pPr>
          </w:p>
          <w:p w14:paraId="0A4B9347" w14:textId="5D437E01" w:rsidR="00681F71" w:rsidRDefault="00F1715A" w:rsidP="00053467">
            <w:pPr>
              <w:rPr>
                <w:sz w:val="24"/>
                <w:szCs w:val="24"/>
                <w:u w:val="single"/>
              </w:rPr>
            </w:pPr>
            <w:r>
              <w:rPr>
                <w:sz w:val="24"/>
                <w:szCs w:val="24"/>
                <w:u w:val="single"/>
              </w:rPr>
              <w:t xml:space="preserve">Emergency Funds </w:t>
            </w:r>
          </w:p>
          <w:p w14:paraId="4BCA5780" w14:textId="77777777" w:rsidR="007D40BE" w:rsidRDefault="544438B7" w:rsidP="00024266">
            <w:pPr>
              <w:rPr>
                <w:sz w:val="24"/>
                <w:szCs w:val="24"/>
              </w:rPr>
            </w:pPr>
            <w:r w:rsidRPr="00053467">
              <w:rPr>
                <w:sz w:val="24"/>
                <w:szCs w:val="24"/>
              </w:rPr>
              <w:t>AACC understands that unfore</w:t>
            </w:r>
            <w:r w:rsidR="00D541CA" w:rsidRPr="00053467">
              <w:rPr>
                <w:sz w:val="24"/>
                <w:szCs w:val="24"/>
              </w:rPr>
              <w:t>see</w:t>
            </w:r>
            <w:r w:rsidRPr="00053467">
              <w:rPr>
                <w:sz w:val="24"/>
                <w:szCs w:val="24"/>
              </w:rPr>
              <w:t>n financial emergencies occur from time to time and has established an emergency fund to help meet the immediate needs of students in crisis.  Student</w:t>
            </w:r>
            <w:r w:rsidR="05C3B0AD" w:rsidRPr="00053467">
              <w:rPr>
                <w:sz w:val="24"/>
                <w:szCs w:val="24"/>
              </w:rPr>
              <w:t xml:space="preserve">s can complete the </w:t>
            </w:r>
            <w:r w:rsidR="005C2DE8" w:rsidRPr="00053467">
              <w:rPr>
                <w:sz w:val="24"/>
                <w:szCs w:val="24"/>
              </w:rPr>
              <w:t xml:space="preserve"> </w:t>
            </w:r>
            <w:proofErr w:type="spellStart"/>
            <w:r w:rsidR="00017822" w:rsidRPr="00053467">
              <w:rPr>
                <w:sz w:val="24"/>
                <w:szCs w:val="24"/>
              </w:rPr>
              <w:t>HelpLink</w:t>
            </w:r>
            <w:proofErr w:type="spellEnd"/>
            <w:r w:rsidR="005C2DE8" w:rsidRPr="00024266">
              <w:rPr>
                <w:sz w:val="24"/>
                <w:szCs w:val="24"/>
              </w:rPr>
              <w:t xml:space="preserve"> </w:t>
            </w:r>
            <w:r w:rsidR="005C2DE8" w:rsidRPr="00053467">
              <w:rPr>
                <w:sz w:val="24"/>
                <w:szCs w:val="24"/>
              </w:rPr>
              <w:t xml:space="preserve">form </w:t>
            </w:r>
            <w:hyperlink r:id="rId54">
              <w:r w:rsidR="005C2DE8" w:rsidRPr="00053467">
                <w:rPr>
                  <w:rStyle w:val="Hyperlink"/>
                  <w:sz w:val="24"/>
                  <w:szCs w:val="24"/>
                </w:rPr>
                <w:t>{</w:t>
              </w:r>
              <w:proofErr w:type="spellStart"/>
              <w:r w:rsidR="00017822" w:rsidRPr="00053467">
                <w:rPr>
                  <w:rStyle w:val="Hyperlink"/>
                  <w:sz w:val="24"/>
                  <w:szCs w:val="24"/>
                </w:rPr>
                <w:t>HelpLink</w:t>
              </w:r>
              <w:proofErr w:type="spellEnd"/>
              <w:r w:rsidR="005C2DE8" w:rsidRPr="00053467">
                <w:rPr>
                  <w:rStyle w:val="Hyperlink"/>
                  <w:sz w:val="24"/>
                  <w:szCs w:val="24"/>
                </w:rPr>
                <w:t xml:space="preserve"> Form}</w:t>
              </w:r>
            </w:hyperlink>
            <w:r w:rsidR="05C3B0AD" w:rsidRPr="00053467">
              <w:rPr>
                <w:sz w:val="24"/>
                <w:szCs w:val="24"/>
              </w:rPr>
              <w:t xml:space="preserve"> or can be referred by faculty.</w:t>
            </w:r>
          </w:p>
          <w:p w14:paraId="1BFB2678" w14:textId="77777777" w:rsidR="00F1715A" w:rsidRDefault="00F1715A" w:rsidP="00024266">
            <w:pPr>
              <w:rPr>
                <w:sz w:val="24"/>
                <w:szCs w:val="24"/>
              </w:rPr>
            </w:pPr>
          </w:p>
          <w:p w14:paraId="3EE0F90A" w14:textId="77777777" w:rsidR="00F1715A" w:rsidRPr="005806EB" w:rsidRDefault="00F1715A" w:rsidP="00024266">
            <w:pPr>
              <w:rPr>
                <w:sz w:val="24"/>
                <w:szCs w:val="24"/>
                <w:u w:val="single"/>
              </w:rPr>
            </w:pPr>
            <w:r w:rsidRPr="005806EB">
              <w:rPr>
                <w:sz w:val="24"/>
                <w:szCs w:val="24"/>
                <w:u w:val="single"/>
              </w:rPr>
              <w:t>Food Pantry</w:t>
            </w:r>
          </w:p>
          <w:p w14:paraId="126DCF4F" w14:textId="73C16C10" w:rsidR="00F1715A" w:rsidRPr="00681F71" w:rsidRDefault="00F1715A" w:rsidP="00024266">
            <w:r>
              <w:rPr>
                <w:sz w:val="24"/>
                <w:szCs w:val="24"/>
              </w:rPr>
              <w:t xml:space="preserve">The campus pantry at AACC was created in partnership with the Maryland Food </w:t>
            </w:r>
            <w:proofErr w:type="gramStart"/>
            <w:r>
              <w:rPr>
                <w:sz w:val="24"/>
                <w:szCs w:val="24"/>
              </w:rPr>
              <w:t>Bank</w:t>
            </w:r>
            <w:proofErr w:type="gramEnd"/>
            <w:r>
              <w:rPr>
                <w:sz w:val="24"/>
                <w:szCs w:val="24"/>
              </w:rPr>
              <w:t xml:space="preserve"> provides food to current AACC students, faculty and staff. </w:t>
            </w:r>
          </w:p>
        </w:tc>
      </w:tr>
      <w:tr w:rsidR="007D40BE" w14:paraId="28F6877E" w14:textId="77777777" w:rsidTr="432D0519">
        <w:trPr>
          <w:trHeight w:val="849"/>
        </w:trPr>
        <w:tc>
          <w:tcPr>
            <w:tcW w:w="855" w:type="dxa"/>
          </w:tcPr>
          <w:p w14:paraId="0AC818C4" w14:textId="77777777" w:rsidR="007D40BE" w:rsidRDefault="00BB2F7E">
            <w:pPr>
              <w:pStyle w:val="TableParagraph"/>
              <w:rPr>
                <w:sz w:val="24"/>
              </w:rPr>
            </w:pPr>
            <w:r>
              <w:rPr>
                <w:spacing w:val="-5"/>
                <w:sz w:val="24"/>
              </w:rPr>
              <w:lastRenderedPageBreak/>
              <w:t>c.</w:t>
            </w:r>
          </w:p>
        </w:tc>
        <w:tc>
          <w:tcPr>
            <w:tcW w:w="9405" w:type="dxa"/>
          </w:tcPr>
          <w:p w14:paraId="442797CE" w14:textId="77777777" w:rsidR="007D40BE" w:rsidRDefault="21ED0B01" w:rsidP="00681F71">
            <w:pPr>
              <w:pStyle w:val="TableParagraph"/>
              <w:spacing w:before="62" w:line="249" w:lineRule="auto"/>
              <w:ind w:left="0" w:right="186"/>
              <w:rPr>
                <w:sz w:val="24"/>
                <w:szCs w:val="24"/>
              </w:rPr>
            </w:pPr>
            <w:r w:rsidRPr="5A4B9761">
              <w:rPr>
                <w:sz w:val="24"/>
                <w:szCs w:val="24"/>
              </w:rPr>
              <w:t>Provide</w:t>
            </w:r>
            <w:r w:rsidRPr="5A4B9761">
              <w:rPr>
                <w:spacing w:val="-5"/>
                <w:sz w:val="24"/>
                <w:szCs w:val="24"/>
              </w:rPr>
              <w:t xml:space="preserve"> </w:t>
            </w:r>
            <w:r w:rsidRPr="5A4B9761">
              <w:rPr>
                <w:sz w:val="24"/>
                <w:szCs w:val="24"/>
              </w:rPr>
              <w:t>documentation of written policies and procedures describing the due process for probation, remediation, dismissal, appeal, and grievance procedures affecting students.</w:t>
            </w:r>
          </w:p>
          <w:p w14:paraId="69E551C7" w14:textId="6B8632E4" w:rsidR="007D40BE" w:rsidRPr="00644D3E" w:rsidRDefault="5B947606" w:rsidP="00681F71">
            <w:pPr>
              <w:pStyle w:val="TableParagraph"/>
              <w:spacing w:before="62" w:line="249" w:lineRule="auto"/>
              <w:ind w:left="0" w:right="186"/>
              <w:rPr>
                <w:b/>
                <w:bCs/>
                <w:sz w:val="24"/>
                <w:szCs w:val="24"/>
                <w:u w:val="single"/>
              </w:rPr>
            </w:pPr>
            <w:r w:rsidRPr="00644D3E">
              <w:rPr>
                <w:b/>
                <w:bCs/>
                <w:sz w:val="24"/>
                <w:szCs w:val="24"/>
                <w:u w:val="single"/>
              </w:rPr>
              <w:t xml:space="preserve">Response: </w:t>
            </w:r>
          </w:p>
          <w:p w14:paraId="37719B67" w14:textId="1131CCE4" w:rsidR="00152BA5" w:rsidRDefault="5B947606" w:rsidP="001E735E">
            <w:pPr>
              <w:pStyle w:val="TableParagraph"/>
              <w:spacing w:before="62" w:line="249" w:lineRule="auto"/>
              <w:ind w:left="0" w:right="186"/>
              <w:rPr>
                <w:sz w:val="24"/>
                <w:szCs w:val="24"/>
              </w:rPr>
            </w:pPr>
            <w:r w:rsidRPr="5A4B9761">
              <w:rPr>
                <w:sz w:val="24"/>
                <w:szCs w:val="24"/>
              </w:rPr>
              <w:t xml:space="preserve">The college has regulations on academic probation and dismissal including exceptions and appeal processes. Students who fail to meet the college’s academic standards are dismissed. Students can file an appeal with the </w:t>
            </w:r>
            <w:r w:rsidRPr="00152BA5">
              <w:rPr>
                <w:i/>
                <w:iCs/>
                <w:sz w:val="24"/>
                <w:szCs w:val="24"/>
              </w:rPr>
              <w:t>Academic Standards Committee</w:t>
            </w:r>
            <w:r w:rsidRPr="5A4B9761">
              <w:rPr>
                <w:sz w:val="24"/>
                <w:szCs w:val="24"/>
              </w:rPr>
              <w:t xml:space="preserve">, which is comprised of college faculty members. The committee reviews the </w:t>
            </w:r>
            <w:proofErr w:type="gramStart"/>
            <w:r w:rsidRPr="5A4B9761">
              <w:rPr>
                <w:sz w:val="24"/>
                <w:szCs w:val="24"/>
              </w:rPr>
              <w:t>student’s</w:t>
            </w:r>
            <w:proofErr w:type="gramEnd"/>
            <w:r w:rsidRPr="5A4B9761">
              <w:rPr>
                <w:sz w:val="24"/>
                <w:szCs w:val="24"/>
              </w:rPr>
              <w:t xml:space="preserve"> appeal and will make recommendations. Students are informed of academic policies verbally during college and program orientations and </w:t>
            </w:r>
            <w:r w:rsidR="001E735E">
              <w:rPr>
                <w:sz w:val="24"/>
                <w:szCs w:val="24"/>
              </w:rPr>
              <w:t xml:space="preserve">are in the college catalog </w:t>
            </w:r>
            <w:hyperlink r:id="rId55" w:history="1">
              <w:r w:rsidR="001E735E" w:rsidRPr="00FD43CE">
                <w:rPr>
                  <w:rStyle w:val="Hyperlink"/>
                  <w:sz w:val="24"/>
                  <w:szCs w:val="24"/>
                </w:rPr>
                <w:t>{Academic Regulations}</w:t>
              </w:r>
            </w:hyperlink>
            <w:r w:rsidR="001E735E">
              <w:rPr>
                <w:sz w:val="24"/>
                <w:szCs w:val="24"/>
              </w:rPr>
              <w:t>.</w:t>
            </w:r>
            <w:r w:rsidR="006548F2">
              <w:rPr>
                <w:sz w:val="24"/>
                <w:szCs w:val="24"/>
              </w:rPr>
              <w:t xml:space="preserve">  </w:t>
            </w:r>
          </w:p>
          <w:p w14:paraId="0F659BEE" w14:textId="77777777" w:rsidR="00632740" w:rsidRDefault="00632740" w:rsidP="001E735E">
            <w:pPr>
              <w:pStyle w:val="TableParagraph"/>
              <w:spacing w:before="62" w:line="249" w:lineRule="auto"/>
              <w:ind w:left="0" w:right="186"/>
              <w:rPr>
                <w:sz w:val="24"/>
                <w:szCs w:val="24"/>
              </w:rPr>
            </w:pPr>
          </w:p>
          <w:p w14:paraId="28A7A4F6" w14:textId="010746F8" w:rsidR="007D40BE" w:rsidRDefault="00925D3F" w:rsidP="001E735E">
            <w:pPr>
              <w:pStyle w:val="TableParagraph"/>
              <w:spacing w:before="62" w:line="249" w:lineRule="auto"/>
              <w:ind w:left="0" w:right="186"/>
              <w:rPr>
                <w:sz w:val="24"/>
                <w:szCs w:val="24"/>
              </w:rPr>
            </w:pPr>
            <w:r>
              <w:rPr>
                <w:sz w:val="24"/>
                <w:szCs w:val="24"/>
              </w:rPr>
              <w:t>In October 2024, t</w:t>
            </w:r>
            <w:r w:rsidRPr="432D0519">
              <w:rPr>
                <w:sz w:val="24"/>
                <w:szCs w:val="24"/>
              </w:rPr>
              <w:t xml:space="preserve">he </w:t>
            </w:r>
            <w:r w:rsidR="4653E10B" w:rsidRPr="432D0519">
              <w:rPr>
                <w:sz w:val="24"/>
                <w:szCs w:val="24"/>
              </w:rPr>
              <w:t xml:space="preserve">college </w:t>
            </w:r>
            <w:r w:rsidR="05126304" w:rsidRPr="432D0519">
              <w:rPr>
                <w:sz w:val="24"/>
                <w:szCs w:val="24"/>
              </w:rPr>
              <w:t>updated</w:t>
            </w:r>
            <w:r w:rsidR="4653E10B" w:rsidRPr="432D0519">
              <w:rPr>
                <w:sz w:val="24"/>
                <w:szCs w:val="24"/>
              </w:rPr>
              <w:t xml:space="preserve"> </w:t>
            </w:r>
            <w:r w:rsidR="05126304" w:rsidRPr="432D0519">
              <w:rPr>
                <w:sz w:val="24"/>
                <w:szCs w:val="24"/>
              </w:rPr>
              <w:t xml:space="preserve">the </w:t>
            </w:r>
            <w:r w:rsidR="7E952FEF" w:rsidRPr="432D0519">
              <w:rPr>
                <w:sz w:val="24"/>
                <w:szCs w:val="24"/>
              </w:rPr>
              <w:t xml:space="preserve"> grade appeal policy</w:t>
            </w:r>
            <w:r>
              <w:rPr>
                <w:sz w:val="24"/>
                <w:szCs w:val="24"/>
              </w:rPr>
              <w:t xml:space="preserve"> </w:t>
            </w:r>
            <w:r w:rsidR="7E952FEF" w:rsidRPr="432D0519">
              <w:rPr>
                <w:sz w:val="24"/>
                <w:szCs w:val="24"/>
              </w:rPr>
              <w:t xml:space="preserve"> </w:t>
            </w:r>
            <w:r w:rsidR="4653E10B" w:rsidRPr="432D0519">
              <w:rPr>
                <w:sz w:val="24"/>
                <w:szCs w:val="24"/>
              </w:rPr>
              <w:t>for students who would like to appeal</w:t>
            </w:r>
            <w:r w:rsidR="71478FC9" w:rsidRPr="432D0519">
              <w:rPr>
                <w:sz w:val="24"/>
                <w:szCs w:val="24"/>
              </w:rPr>
              <w:t xml:space="preserve"> a grade in an academic course </w:t>
            </w:r>
            <w:hyperlink r:id="rId56">
              <w:r w:rsidR="71478FC9" w:rsidRPr="432D0519">
                <w:rPr>
                  <w:rStyle w:val="Hyperlink"/>
                  <w:sz w:val="24"/>
                  <w:szCs w:val="24"/>
                </w:rPr>
                <w:t>{Grade Appeal</w:t>
              </w:r>
              <w:r w:rsidR="60C43176" w:rsidRPr="432D0519">
                <w:rPr>
                  <w:rStyle w:val="Hyperlink"/>
                  <w:sz w:val="24"/>
                  <w:szCs w:val="24"/>
                </w:rPr>
                <w:t>s</w:t>
              </w:r>
              <w:r w:rsidR="71478FC9" w:rsidRPr="432D0519">
                <w:rPr>
                  <w:rStyle w:val="Hyperlink"/>
                  <w:sz w:val="24"/>
                  <w:szCs w:val="24"/>
                </w:rPr>
                <w:t xml:space="preserve"> Policy}</w:t>
              </w:r>
            </w:hyperlink>
            <w:r w:rsidR="71478FC9" w:rsidRPr="432D0519">
              <w:rPr>
                <w:sz w:val="24"/>
                <w:szCs w:val="24"/>
              </w:rPr>
              <w:t>.</w:t>
            </w:r>
            <w:r w:rsidR="580FAE1D" w:rsidRPr="432D0519">
              <w:rPr>
                <w:sz w:val="24"/>
                <w:szCs w:val="24"/>
              </w:rPr>
              <w:t xml:space="preserve"> </w:t>
            </w:r>
            <w:r w:rsidR="4653E10B" w:rsidRPr="432D0519">
              <w:rPr>
                <w:sz w:val="24"/>
                <w:szCs w:val="24"/>
              </w:rPr>
              <w:t xml:space="preserve"> </w:t>
            </w:r>
          </w:p>
          <w:p w14:paraId="1F0BAB0F" w14:textId="1AB54C7B" w:rsidR="007D40BE" w:rsidRDefault="007D40BE" w:rsidP="5A4B9761">
            <w:pPr>
              <w:spacing w:before="1" w:line="249" w:lineRule="auto"/>
              <w:rPr>
                <w:color w:val="000000" w:themeColor="text1"/>
                <w:sz w:val="24"/>
                <w:szCs w:val="24"/>
              </w:rPr>
            </w:pPr>
          </w:p>
          <w:p w14:paraId="67D35954" w14:textId="3AE10CA0" w:rsidR="00152BA5" w:rsidRPr="00601CC5" w:rsidRDefault="4D814E3E" w:rsidP="5A4B9761">
            <w:pPr>
              <w:spacing w:before="1" w:line="249" w:lineRule="auto"/>
              <w:rPr>
                <w:color w:val="000000" w:themeColor="text1"/>
                <w:sz w:val="24"/>
                <w:szCs w:val="24"/>
              </w:rPr>
            </w:pPr>
            <w:r w:rsidRPr="432D0519">
              <w:rPr>
                <w:color w:val="000000" w:themeColor="text1"/>
                <w:sz w:val="24"/>
                <w:szCs w:val="24"/>
              </w:rPr>
              <w:t>Students</w:t>
            </w:r>
            <w:r w:rsidR="00925D3F">
              <w:rPr>
                <w:color w:val="000000" w:themeColor="text1"/>
                <w:sz w:val="24"/>
                <w:szCs w:val="24"/>
              </w:rPr>
              <w:t xml:space="preserve"> are entitled to pursue</w:t>
            </w:r>
            <w:r w:rsidRPr="432D0519">
              <w:rPr>
                <w:color w:val="000000" w:themeColor="text1"/>
                <w:sz w:val="24"/>
                <w:szCs w:val="24"/>
              </w:rPr>
              <w:t xml:space="preserve"> a grievance using the Student Grievance Polic</w:t>
            </w:r>
            <w:r w:rsidR="48F40789" w:rsidRPr="432D0519">
              <w:rPr>
                <w:color w:val="000000" w:themeColor="text1"/>
                <w:sz w:val="24"/>
                <w:szCs w:val="24"/>
              </w:rPr>
              <w:t>y</w:t>
            </w:r>
            <w:hyperlink r:id="rId57">
              <w:r w:rsidR="48F40789" w:rsidRPr="432D0519">
                <w:rPr>
                  <w:rStyle w:val="Hyperlink"/>
                  <w:sz w:val="24"/>
                  <w:szCs w:val="24"/>
                </w:rPr>
                <w:t>{Student Grievance Policy}</w:t>
              </w:r>
            </w:hyperlink>
            <w:r w:rsidR="48F40789" w:rsidRPr="432D0519">
              <w:rPr>
                <w:color w:val="000000" w:themeColor="text1"/>
                <w:sz w:val="24"/>
                <w:szCs w:val="24"/>
              </w:rPr>
              <w:t>.</w:t>
            </w:r>
          </w:p>
          <w:p w14:paraId="2B23F0F9" w14:textId="77777777" w:rsidR="002410BA" w:rsidRDefault="002410BA" w:rsidP="5A4B9761">
            <w:pPr>
              <w:spacing w:before="1" w:line="249" w:lineRule="auto"/>
              <w:rPr>
                <w:i/>
                <w:iCs/>
                <w:color w:val="000000" w:themeColor="text1"/>
                <w:sz w:val="24"/>
                <w:szCs w:val="24"/>
              </w:rPr>
            </w:pPr>
          </w:p>
          <w:p w14:paraId="5AC47B1E" w14:textId="7C24E131" w:rsidR="007D40BE" w:rsidRDefault="007D40BE" w:rsidP="00332B57">
            <w:pPr>
              <w:spacing w:before="1" w:line="249" w:lineRule="auto"/>
              <w:rPr>
                <w:sz w:val="24"/>
                <w:szCs w:val="24"/>
              </w:rPr>
            </w:pPr>
          </w:p>
        </w:tc>
      </w:tr>
      <w:tr w:rsidR="007D40BE" w14:paraId="226C8145" w14:textId="77777777" w:rsidTr="432D0519">
        <w:trPr>
          <w:trHeight w:val="1136"/>
        </w:trPr>
        <w:tc>
          <w:tcPr>
            <w:tcW w:w="855" w:type="dxa"/>
          </w:tcPr>
          <w:p w14:paraId="1A42797E" w14:textId="77777777" w:rsidR="007D40BE" w:rsidRDefault="00BB2F7E">
            <w:pPr>
              <w:pStyle w:val="TableParagraph"/>
              <w:rPr>
                <w:sz w:val="24"/>
              </w:rPr>
            </w:pPr>
            <w:r>
              <w:rPr>
                <w:spacing w:val="-5"/>
                <w:sz w:val="24"/>
              </w:rPr>
              <w:lastRenderedPageBreak/>
              <w:t>d.</w:t>
            </w:r>
          </w:p>
        </w:tc>
        <w:tc>
          <w:tcPr>
            <w:tcW w:w="9405" w:type="dxa"/>
          </w:tcPr>
          <w:p w14:paraId="6F108268" w14:textId="77777777" w:rsidR="007D40BE" w:rsidRDefault="21ED0B01" w:rsidP="00681F71">
            <w:pPr>
              <w:pStyle w:val="TableParagraph"/>
              <w:spacing w:before="62" w:line="256" w:lineRule="auto"/>
              <w:ind w:left="0" w:right="175"/>
              <w:jc w:val="both"/>
              <w:rPr>
                <w:sz w:val="24"/>
                <w:szCs w:val="24"/>
              </w:rPr>
            </w:pPr>
            <w:r w:rsidRPr="5A4B9761">
              <w:rPr>
                <w:sz w:val="24"/>
                <w:szCs w:val="24"/>
              </w:rPr>
              <w:t>Provide</w:t>
            </w:r>
            <w:r w:rsidRPr="5A4B9761">
              <w:rPr>
                <w:spacing w:val="-15"/>
                <w:sz w:val="24"/>
                <w:szCs w:val="24"/>
              </w:rPr>
              <w:t xml:space="preserve"> </w:t>
            </w:r>
            <w:r w:rsidRPr="5A4B9761">
              <w:rPr>
                <w:sz w:val="24"/>
                <w:szCs w:val="24"/>
              </w:rPr>
              <w:t>documentation</w:t>
            </w:r>
            <w:r w:rsidRPr="5A4B9761">
              <w:rPr>
                <w:spacing w:val="-15"/>
                <w:sz w:val="24"/>
                <w:szCs w:val="24"/>
              </w:rPr>
              <w:t xml:space="preserve"> </w:t>
            </w:r>
            <w:r w:rsidRPr="5A4B9761">
              <w:rPr>
                <w:sz w:val="24"/>
                <w:szCs w:val="24"/>
              </w:rPr>
              <w:t>of program policies</w:t>
            </w:r>
            <w:r w:rsidRPr="5A4B9761">
              <w:rPr>
                <w:spacing w:val="-15"/>
                <w:sz w:val="24"/>
                <w:szCs w:val="24"/>
              </w:rPr>
              <w:t xml:space="preserve"> </w:t>
            </w:r>
            <w:r w:rsidRPr="5A4B9761">
              <w:rPr>
                <w:sz w:val="24"/>
                <w:szCs w:val="24"/>
              </w:rPr>
              <w:t>and procedures</w:t>
            </w:r>
            <w:r w:rsidRPr="5A4B9761">
              <w:rPr>
                <w:spacing w:val="-3"/>
                <w:sz w:val="24"/>
                <w:szCs w:val="24"/>
              </w:rPr>
              <w:t xml:space="preserve"> </w:t>
            </w:r>
            <w:r w:rsidRPr="5A4B9761">
              <w:rPr>
                <w:sz w:val="24"/>
                <w:szCs w:val="24"/>
              </w:rPr>
              <w:t>for</w:t>
            </w:r>
            <w:r w:rsidRPr="5A4B9761">
              <w:rPr>
                <w:spacing w:val="-1"/>
                <w:sz w:val="24"/>
                <w:szCs w:val="24"/>
              </w:rPr>
              <w:t xml:space="preserve"> </w:t>
            </w:r>
            <w:r w:rsidRPr="5A4B9761">
              <w:rPr>
                <w:sz w:val="24"/>
                <w:szCs w:val="24"/>
              </w:rPr>
              <w:t>assessing</w:t>
            </w:r>
            <w:r w:rsidRPr="5A4B9761">
              <w:rPr>
                <w:spacing w:val="-6"/>
                <w:sz w:val="24"/>
                <w:szCs w:val="24"/>
              </w:rPr>
              <w:t xml:space="preserve"> </w:t>
            </w:r>
            <w:r w:rsidRPr="5A4B9761">
              <w:rPr>
                <w:sz w:val="24"/>
                <w:szCs w:val="24"/>
              </w:rPr>
              <w:t>and managing</w:t>
            </w:r>
            <w:r w:rsidRPr="5A4B9761">
              <w:rPr>
                <w:spacing w:val="-15"/>
                <w:sz w:val="24"/>
                <w:szCs w:val="24"/>
              </w:rPr>
              <w:t xml:space="preserve"> </w:t>
            </w:r>
            <w:r w:rsidRPr="5A4B9761">
              <w:rPr>
                <w:sz w:val="24"/>
                <w:szCs w:val="24"/>
              </w:rPr>
              <w:t>student attributes,</w:t>
            </w:r>
            <w:r w:rsidRPr="5A4B9761">
              <w:rPr>
                <w:spacing w:val="-15"/>
                <w:sz w:val="24"/>
                <w:szCs w:val="24"/>
              </w:rPr>
              <w:t xml:space="preserve"> </w:t>
            </w:r>
            <w:r w:rsidRPr="5A4B9761">
              <w:rPr>
                <w:sz w:val="24"/>
                <w:szCs w:val="24"/>
              </w:rPr>
              <w:t>characteristics,</w:t>
            </w:r>
            <w:r w:rsidRPr="5A4B9761">
              <w:rPr>
                <w:spacing w:val="-15"/>
                <w:sz w:val="24"/>
                <w:szCs w:val="24"/>
              </w:rPr>
              <w:t xml:space="preserve"> </w:t>
            </w:r>
            <w:r w:rsidRPr="5A4B9761">
              <w:rPr>
                <w:sz w:val="24"/>
                <w:szCs w:val="24"/>
              </w:rPr>
              <w:t>and</w:t>
            </w:r>
            <w:r w:rsidRPr="5A4B9761">
              <w:rPr>
                <w:spacing w:val="-5"/>
                <w:sz w:val="24"/>
                <w:szCs w:val="24"/>
              </w:rPr>
              <w:t xml:space="preserve"> </w:t>
            </w:r>
            <w:r w:rsidRPr="5A4B9761">
              <w:rPr>
                <w:sz w:val="24"/>
                <w:szCs w:val="24"/>
              </w:rPr>
              <w:t>behaviors (“fitness</w:t>
            </w:r>
            <w:r w:rsidRPr="5A4B9761">
              <w:rPr>
                <w:spacing w:val="-14"/>
                <w:sz w:val="24"/>
                <w:szCs w:val="24"/>
              </w:rPr>
              <w:t xml:space="preserve"> </w:t>
            </w:r>
            <w:r w:rsidRPr="5A4B9761">
              <w:rPr>
                <w:sz w:val="24"/>
                <w:szCs w:val="24"/>
              </w:rPr>
              <w:t>for the profession”)</w:t>
            </w:r>
            <w:r w:rsidRPr="5A4B9761">
              <w:rPr>
                <w:spacing w:val="-12"/>
                <w:sz w:val="24"/>
                <w:szCs w:val="24"/>
              </w:rPr>
              <w:t xml:space="preserve"> </w:t>
            </w:r>
            <w:r w:rsidRPr="5A4B9761">
              <w:rPr>
                <w:sz w:val="24"/>
                <w:szCs w:val="24"/>
              </w:rPr>
              <w:t>that are</w:t>
            </w:r>
            <w:r w:rsidRPr="5A4B9761">
              <w:rPr>
                <w:spacing w:val="-1"/>
                <w:sz w:val="24"/>
                <w:szCs w:val="24"/>
              </w:rPr>
              <w:t xml:space="preserve"> </w:t>
            </w:r>
            <w:r w:rsidRPr="5A4B9761">
              <w:rPr>
                <w:sz w:val="24"/>
                <w:szCs w:val="24"/>
              </w:rPr>
              <w:t>important</w:t>
            </w:r>
            <w:r w:rsidRPr="5A4B9761">
              <w:rPr>
                <w:spacing w:val="-11"/>
                <w:sz w:val="24"/>
                <w:szCs w:val="24"/>
              </w:rPr>
              <w:t xml:space="preserve"> </w:t>
            </w:r>
            <w:r w:rsidRPr="5A4B9761">
              <w:rPr>
                <w:sz w:val="24"/>
                <w:szCs w:val="24"/>
              </w:rPr>
              <w:t>for the success of human service professionals.</w:t>
            </w:r>
          </w:p>
          <w:p w14:paraId="221D82AE" w14:textId="3EF35B10" w:rsidR="007D40BE" w:rsidRDefault="051781FB" w:rsidP="00681F71">
            <w:pPr>
              <w:pStyle w:val="TableParagraph"/>
              <w:spacing w:before="275" w:line="274" w:lineRule="exact"/>
              <w:ind w:left="0"/>
              <w:rPr>
                <w:color w:val="000000" w:themeColor="text1"/>
                <w:sz w:val="24"/>
                <w:szCs w:val="24"/>
              </w:rPr>
            </w:pPr>
            <w:r w:rsidRPr="5A4B9761">
              <w:rPr>
                <w:b/>
                <w:bCs/>
                <w:color w:val="000000" w:themeColor="text1"/>
                <w:sz w:val="24"/>
                <w:szCs w:val="24"/>
                <w:u w:val="single"/>
              </w:rPr>
              <w:t xml:space="preserve">Response: </w:t>
            </w:r>
          </w:p>
          <w:p w14:paraId="7C04A97B" w14:textId="4CB5F67C" w:rsidR="007D40BE" w:rsidRDefault="051781FB" w:rsidP="00681F71">
            <w:pPr>
              <w:pStyle w:val="TableParagraph"/>
              <w:spacing w:before="275" w:line="274" w:lineRule="exact"/>
              <w:ind w:left="0"/>
              <w:rPr>
                <w:color w:val="000000" w:themeColor="text1"/>
                <w:sz w:val="24"/>
                <w:szCs w:val="24"/>
              </w:rPr>
            </w:pPr>
            <w:r w:rsidRPr="5A4B9761">
              <w:rPr>
                <w:color w:val="000000" w:themeColor="text1"/>
                <w:sz w:val="24"/>
                <w:szCs w:val="24"/>
              </w:rPr>
              <w:t xml:space="preserve">Human Services </w:t>
            </w:r>
            <w:r w:rsidR="00922313">
              <w:rPr>
                <w:color w:val="000000" w:themeColor="text1"/>
                <w:sz w:val="24"/>
                <w:szCs w:val="24"/>
              </w:rPr>
              <w:t xml:space="preserve">is an open admission </w:t>
            </w:r>
            <w:r w:rsidRPr="5A4B9761">
              <w:rPr>
                <w:color w:val="000000" w:themeColor="text1"/>
                <w:sz w:val="24"/>
                <w:szCs w:val="24"/>
              </w:rPr>
              <w:t>program; however, the</w:t>
            </w:r>
            <w:r w:rsidR="00922313">
              <w:rPr>
                <w:color w:val="000000" w:themeColor="text1"/>
                <w:sz w:val="24"/>
                <w:szCs w:val="24"/>
              </w:rPr>
              <w:t>re</w:t>
            </w:r>
            <w:r w:rsidRPr="5A4B9761">
              <w:rPr>
                <w:color w:val="000000" w:themeColor="text1"/>
                <w:sz w:val="24"/>
                <w:szCs w:val="24"/>
              </w:rPr>
              <w:t xml:space="preserve"> </w:t>
            </w:r>
            <w:r w:rsidR="00922313">
              <w:rPr>
                <w:color w:val="000000" w:themeColor="text1"/>
                <w:sz w:val="24"/>
                <w:szCs w:val="24"/>
              </w:rPr>
              <w:t>is</w:t>
            </w:r>
            <w:r w:rsidRPr="5A4B9761">
              <w:rPr>
                <w:color w:val="000000" w:themeColor="text1"/>
                <w:sz w:val="24"/>
                <w:szCs w:val="24"/>
              </w:rPr>
              <w:t xml:space="preserve"> a fieldwork admission policy. Admission to fieldwork requires the following: 1) completion of </w:t>
            </w:r>
            <w:r w:rsidR="00574F93">
              <w:rPr>
                <w:color w:val="000000" w:themeColor="text1"/>
                <w:sz w:val="24"/>
                <w:szCs w:val="24"/>
              </w:rPr>
              <w:t>{HUS 101}</w:t>
            </w:r>
            <w:r w:rsidRPr="5A4B9761">
              <w:rPr>
                <w:color w:val="000000" w:themeColor="text1"/>
                <w:sz w:val="24"/>
                <w:szCs w:val="24"/>
              </w:rPr>
              <w:t xml:space="preserve">, Human Service and Addiction Counseling Ethics in Practice, and </w:t>
            </w:r>
            <w:r w:rsidR="00681F71">
              <w:rPr>
                <w:color w:val="000000" w:themeColor="text1"/>
                <w:sz w:val="24"/>
                <w:szCs w:val="24"/>
              </w:rPr>
              <w:t>{</w:t>
            </w:r>
            <w:r w:rsidRPr="5A4B9761">
              <w:rPr>
                <w:color w:val="000000" w:themeColor="text1"/>
                <w:sz w:val="24"/>
                <w:szCs w:val="24"/>
              </w:rPr>
              <w:t>HUS 141</w:t>
            </w:r>
            <w:r w:rsidR="00681F71">
              <w:rPr>
                <w:color w:val="000000" w:themeColor="text1"/>
                <w:sz w:val="24"/>
                <w:szCs w:val="24"/>
              </w:rPr>
              <w:t>}</w:t>
            </w:r>
            <w:r w:rsidRPr="5A4B9761">
              <w:rPr>
                <w:color w:val="000000" w:themeColor="text1"/>
                <w:sz w:val="24"/>
                <w:szCs w:val="24"/>
              </w:rPr>
              <w:t xml:space="preserve">, Group Dynamics; 2) successful completion of the </w:t>
            </w:r>
            <w:r w:rsidR="00922313">
              <w:rPr>
                <w:color w:val="000000" w:themeColor="text1"/>
                <w:sz w:val="24"/>
                <w:szCs w:val="24"/>
              </w:rPr>
              <w:t>Human</w:t>
            </w:r>
            <w:r w:rsidR="00057D27">
              <w:rPr>
                <w:color w:val="000000" w:themeColor="text1"/>
                <w:sz w:val="24"/>
                <w:szCs w:val="24"/>
              </w:rPr>
              <w:t xml:space="preserve"> Services Field Placement Application and Profile </w:t>
            </w:r>
            <w:hyperlink r:id="rId58" w:history="1">
              <w:r w:rsidR="00057D27">
                <w:rPr>
                  <w:rStyle w:val="Hyperlink"/>
                  <w:sz w:val="24"/>
                  <w:szCs w:val="24"/>
                </w:rPr>
                <w:t>{Human Services Field Placement Application and Profile}</w:t>
              </w:r>
            </w:hyperlink>
            <w:r w:rsidRPr="00644D3E">
              <w:rPr>
                <w:b/>
                <w:bCs/>
                <w:color w:val="0000FF"/>
                <w:sz w:val="24"/>
                <w:szCs w:val="24"/>
              </w:rPr>
              <w:t xml:space="preserve"> </w:t>
            </w:r>
            <w:r w:rsidRPr="5A4B9761">
              <w:rPr>
                <w:color w:val="000000" w:themeColor="text1"/>
                <w:sz w:val="24"/>
                <w:szCs w:val="24"/>
              </w:rPr>
              <w:t xml:space="preserve">with faculty endorsement; 3) completed criminal background check; 4) demonstration of professional behaviors as outlined in </w:t>
            </w:r>
            <w:r w:rsidRPr="00644D3E">
              <w:rPr>
                <w:b/>
                <w:bCs/>
                <w:i/>
                <w:iCs/>
                <w:sz w:val="24"/>
                <w:szCs w:val="24"/>
              </w:rPr>
              <w:t>Human Services Field Placement Prerequisite and Corequisite Professional Expectations</w:t>
            </w:r>
            <w:r w:rsidRPr="5A4B9761">
              <w:rPr>
                <w:color w:val="000000" w:themeColor="text1"/>
                <w:sz w:val="24"/>
                <w:szCs w:val="24"/>
              </w:rPr>
              <w:t xml:space="preserve">; 5) mandatory program advising with Human Services faculty; and 6) a meeting with the Fieldwork Coordinator. All requirements are discussed in the prerequisite </w:t>
            </w:r>
            <w:r w:rsidR="00601CC5" w:rsidRPr="5A4B9761">
              <w:rPr>
                <w:color w:val="000000" w:themeColor="text1"/>
                <w:sz w:val="24"/>
                <w:szCs w:val="24"/>
              </w:rPr>
              <w:t xml:space="preserve">courses </w:t>
            </w:r>
            <w:r w:rsidR="00523E6B">
              <w:rPr>
                <w:color w:val="000000" w:themeColor="text1"/>
                <w:sz w:val="24"/>
                <w:szCs w:val="24"/>
              </w:rPr>
              <w:t>{</w:t>
            </w:r>
            <w:r w:rsidR="00574F93">
              <w:rPr>
                <w:color w:val="000000" w:themeColor="text1"/>
                <w:sz w:val="24"/>
                <w:szCs w:val="24"/>
              </w:rPr>
              <w:t>HUS 101}</w:t>
            </w:r>
            <w:r w:rsidRPr="5A4B9761">
              <w:rPr>
                <w:color w:val="000000" w:themeColor="text1"/>
                <w:sz w:val="24"/>
                <w:szCs w:val="24"/>
              </w:rPr>
              <w:t xml:space="preserve"> and </w:t>
            </w:r>
            <w:r w:rsidR="00F53823">
              <w:rPr>
                <w:color w:val="000000" w:themeColor="text1"/>
                <w:sz w:val="24"/>
                <w:szCs w:val="24"/>
              </w:rPr>
              <w:t>{</w:t>
            </w:r>
            <w:r w:rsidRPr="5A4B9761">
              <w:rPr>
                <w:color w:val="000000" w:themeColor="text1"/>
                <w:sz w:val="24"/>
                <w:szCs w:val="24"/>
              </w:rPr>
              <w:t xml:space="preserve">HUS </w:t>
            </w:r>
            <w:proofErr w:type="gramStart"/>
            <w:r w:rsidRPr="5A4B9761">
              <w:rPr>
                <w:color w:val="000000" w:themeColor="text1"/>
                <w:sz w:val="24"/>
                <w:szCs w:val="24"/>
              </w:rPr>
              <w:t>141</w:t>
            </w:r>
            <w:r w:rsidR="00F53823">
              <w:rPr>
                <w:color w:val="000000" w:themeColor="text1"/>
                <w:sz w:val="24"/>
                <w:szCs w:val="24"/>
              </w:rPr>
              <w:t>}</w:t>
            </w:r>
            <w:r w:rsidRPr="5A4B9761">
              <w:rPr>
                <w:color w:val="000000" w:themeColor="text1"/>
                <w:sz w:val="24"/>
                <w:szCs w:val="24"/>
              </w:rPr>
              <w:t>.</w:t>
            </w:r>
            <w:proofErr w:type="gramEnd"/>
          </w:p>
          <w:p w14:paraId="3B68C3A6" w14:textId="44F45709" w:rsidR="007D40BE" w:rsidRDefault="0023143E" w:rsidP="00F53823">
            <w:pPr>
              <w:pStyle w:val="TableParagraph"/>
              <w:spacing w:before="275" w:line="256" w:lineRule="auto"/>
              <w:ind w:left="0"/>
              <w:rPr>
                <w:b/>
                <w:color w:val="000000" w:themeColor="text1"/>
                <w:sz w:val="24"/>
                <w:szCs w:val="24"/>
              </w:rPr>
            </w:pPr>
            <w:r>
              <w:rPr>
                <w:color w:val="000000" w:themeColor="text1"/>
                <w:sz w:val="24"/>
                <w:szCs w:val="24"/>
              </w:rPr>
              <w:t>S</w:t>
            </w:r>
            <w:r w:rsidR="051781FB" w:rsidRPr="5A4B9761">
              <w:rPr>
                <w:color w:val="000000" w:themeColor="text1"/>
                <w:sz w:val="24"/>
                <w:szCs w:val="24"/>
              </w:rPr>
              <w:t xml:space="preserve">tudents sign a Human Services </w:t>
            </w:r>
            <w:r w:rsidR="051781FB" w:rsidRPr="009B5FF4">
              <w:rPr>
                <w:b/>
                <w:bCs/>
                <w:i/>
                <w:iCs/>
                <w:sz w:val="24"/>
                <w:szCs w:val="24"/>
              </w:rPr>
              <w:t>HUS Self Care Statement</w:t>
            </w:r>
            <w:r w:rsidR="051781FB" w:rsidRPr="5A4B9761">
              <w:rPr>
                <w:color w:val="0000FF"/>
                <w:sz w:val="24"/>
                <w:szCs w:val="24"/>
              </w:rPr>
              <w:t xml:space="preserve"> </w:t>
            </w:r>
            <w:proofErr w:type="gramStart"/>
            <w:r w:rsidR="051781FB" w:rsidRPr="5A4B9761">
              <w:rPr>
                <w:color w:val="000000" w:themeColor="text1"/>
                <w:sz w:val="24"/>
                <w:szCs w:val="24"/>
              </w:rPr>
              <w:t>in</w:t>
            </w:r>
            <w:proofErr w:type="gramEnd"/>
            <w:r w:rsidR="051781FB" w:rsidRPr="5A4B9761">
              <w:rPr>
                <w:color w:val="000000" w:themeColor="text1"/>
                <w:sz w:val="24"/>
                <w:szCs w:val="24"/>
              </w:rPr>
              <w:t xml:space="preserve"> every fieldwork course indicating that they </w:t>
            </w:r>
            <w:r>
              <w:rPr>
                <w:color w:val="000000" w:themeColor="text1"/>
                <w:sz w:val="24"/>
                <w:szCs w:val="24"/>
              </w:rPr>
              <w:t>have been</w:t>
            </w:r>
            <w:r w:rsidR="051781FB" w:rsidRPr="5A4B9761">
              <w:rPr>
                <w:color w:val="000000" w:themeColor="text1"/>
                <w:sz w:val="24"/>
                <w:szCs w:val="24"/>
              </w:rPr>
              <w:t xml:space="preserve"> advised to have appropriate </w:t>
            </w:r>
            <w:proofErr w:type="gramStart"/>
            <w:r w:rsidR="051781FB" w:rsidRPr="5A4B9761">
              <w:rPr>
                <w:color w:val="000000" w:themeColor="text1"/>
                <w:sz w:val="24"/>
                <w:szCs w:val="24"/>
              </w:rPr>
              <w:t>supports</w:t>
            </w:r>
            <w:proofErr w:type="gramEnd"/>
            <w:r w:rsidR="051781FB" w:rsidRPr="5A4B9761">
              <w:rPr>
                <w:color w:val="000000" w:themeColor="text1"/>
                <w:sz w:val="24"/>
                <w:szCs w:val="24"/>
              </w:rPr>
              <w:t xml:space="preserve"> and resources in place</w:t>
            </w:r>
            <w:r>
              <w:rPr>
                <w:color w:val="000000" w:themeColor="text1"/>
                <w:sz w:val="24"/>
                <w:szCs w:val="24"/>
              </w:rPr>
              <w:t>.</w:t>
            </w:r>
            <w:r w:rsidR="051781FB" w:rsidRPr="5A4B9761">
              <w:rPr>
                <w:color w:val="000000" w:themeColor="text1"/>
                <w:sz w:val="24"/>
                <w:szCs w:val="24"/>
              </w:rPr>
              <w:t xml:space="preserve">  </w:t>
            </w:r>
          </w:p>
          <w:p w14:paraId="077A926B" w14:textId="77777777" w:rsidR="00F53823" w:rsidRDefault="00F53823" w:rsidP="00F53823">
            <w:pPr>
              <w:pStyle w:val="TableParagraph"/>
              <w:spacing w:before="62" w:line="249" w:lineRule="auto"/>
              <w:ind w:left="0" w:right="186"/>
              <w:rPr>
                <w:color w:val="000000" w:themeColor="text1"/>
                <w:sz w:val="24"/>
                <w:szCs w:val="24"/>
              </w:rPr>
            </w:pPr>
          </w:p>
          <w:p w14:paraId="4EA4E35E" w14:textId="5FC6F7F9" w:rsidR="007D40BE" w:rsidRDefault="051781FB" w:rsidP="00F53823">
            <w:pPr>
              <w:pStyle w:val="TableParagraph"/>
              <w:spacing w:before="62" w:line="249" w:lineRule="auto"/>
              <w:ind w:left="0" w:right="186"/>
            </w:pPr>
            <w:r w:rsidRPr="5A4B9761">
              <w:rPr>
                <w:color w:val="000000" w:themeColor="text1"/>
                <w:sz w:val="24"/>
                <w:szCs w:val="24"/>
              </w:rPr>
              <w:t xml:space="preserve">Each semester, all full-time and </w:t>
            </w:r>
            <w:r w:rsidR="00D05A05">
              <w:rPr>
                <w:color w:val="000000" w:themeColor="text1"/>
                <w:sz w:val="24"/>
                <w:szCs w:val="24"/>
              </w:rPr>
              <w:t>part-time</w:t>
            </w:r>
            <w:r w:rsidRPr="5A4B9761">
              <w:rPr>
                <w:color w:val="000000" w:themeColor="text1"/>
                <w:sz w:val="24"/>
                <w:szCs w:val="24"/>
              </w:rPr>
              <w:t xml:space="preserve"> faculty are instructed to document students in their courses who are not demonstrating the professional behaviors as outlined on the </w:t>
            </w:r>
            <w:r w:rsidRPr="009B5FF4">
              <w:rPr>
                <w:b/>
                <w:bCs/>
                <w:i/>
                <w:iCs/>
                <w:sz w:val="24"/>
                <w:szCs w:val="24"/>
              </w:rPr>
              <w:t>Human Services Field Placement Prerequisite and Corequisite Professional Expectations</w:t>
            </w:r>
            <w:r w:rsidRPr="00F53823">
              <w:rPr>
                <w:i/>
                <w:iCs/>
                <w:color w:val="0000FF"/>
                <w:sz w:val="24"/>
                <w:szCs w:val="24"/>
              </w:rPr>
              <w:t xml:space="preserve"> </w:t>
            </w:r>
            <w:r w:rsidRPr="5A4B9761">
              <w:rPr>
                <w:color w:val="000000" w:themeColor="text1"/>
                <w:sz w:val="24"/>
                <w:szCs w:val="24"/>
              </w:rPr>
              <w:t>form.</w:t>
            </w:r>
          </w:p>
          <w:p w14:paraId="58286275" w14:textId="674E35D2" w:rsidR="007D40BE" w:rsidRDefault="007D40BE" w:rsidP="5A4B9761">
            <w:pPr>
              <w:pStyle w:val="TableParagraph"/>
              <w:spacing w:before="62" w:line="249" w:lineRule="auto"/>
              <w:ind w:left="148" w:right="186"/>
              <w:rPr>
                <w:color w:val="000000" w:themeColor="text1"/>
                <w:sz w:val="24"/>
                <w:szCs w:val="24"/>
              </w:rPr>
            </w:pPr>
          </w:p>
          <w:p w14:paraId="5823AF91" w14:textId="6D49CDA1" w:rsidR="007D40BE" w:rsidRDefault="051781FB" w:rsidP="00125CC9">
            <w:pPr>
              <w:pStyle w:val="TableParagraph"/>
              <w:spacing w:before="62" w:line="256" w:lineRule="auto"/>
              <w:ind w:left="0" w:right="808"/>
              <w:rPr>
                <w:color w:val="000000" w:themeColor="text1"/>
                <w:sz w:val="24"/>
                <w:szCs w:val="24"/>
              </w:rPr>
            </w:pPr>
            <w:r w:rsidRPr="5A4B9761">
              <w:rPr>
                <w:color w:val="000000" w:themeColor="text1"/>
                <w:sz w:val="24"/>
                <w:szCs w:val="24"/>
              </w:rPr>
              <w:t xml:space="preserve">Throughout the semester, faculty meet with students who </w:t>
            </w:r>
            <w:proofErr w:type="gramStart"/>
            <w:r w:rsidRPr="5A4B9761">
              <w:rPr>
                <w:color w:val="000000" w:themeColor="text1"/>
                <w:sz w:val="24"/>
                <w:szCs w:val="24"/>
              </w:rPr>
              <w:t>are not meeting</w:t>
            </w:r>
            <w:proofErr w:type="gramEnd"/>
            <w:r w:rsidRPr="5A4B9761">
              <w:rPr>
                <w:color w:val="000000" w:themeColor="text1"/>
                <w:sz w:val="24"/>
                <w:szCs w:val="24"/>
              </w:rPr>
              <w:t xml:space="preserve"> </w:t>
            </w:r>
            <w:proofErr w:type="gramStart"/>
            <w:r w:rsidRPr="5A4B9761">
              <w:rPr>
                <w:color w:val="000000" w:themeColor="text1"/>
                <w:sz w:val="24"/>
                <w:szCs w:val="24"/>
              </w:rPr>
              <w:t>the professional</w:t>
            </w:r>
            <w:proofErr w:type="gramEnd"/>
            <w:r w:rsidRPr="5A4B9761">
              <w:rPr>
                <w:color w:val="000000" w:themeColor="text1"/>
                <w:sz w:val="24"/>
                <w:szCs w:val="24"/>
              </w:rPr>
              <w:t xml:space="preserve"> expectations</w:t>
            </w:r>
            <w:r w:rsidR="0023143E">
              <w:rPr>
                <w:color w:val="000000" w:themeColor="text1"/>
                <w:sz w:val="24"/>
                <w:szCs w:val="24"/>
              </w:rPr>
              <w:t>. A</w:t>
            </w:r>
            <w:r w:rsidRPr="5A4B9761">
              <w:rPr>
                <w:color w:val="000000" w:themeColor="text1"/>
                <w:sz w:val="24"/>
                <w:szCs w:val="24"/>
              </w:rPr>
              <w:t xml:space="preserve"> </w:t>
            </w:r>
            <w:r w:rsidRPr="009B5FF4">
              <w:rPr>
                <w:b/>
                <w:bCs/>
                <w:i/>
                <w:iCs/>
                <w:sz w:val="24"/>
                <w:szCs w:val="24"/>
              </w:rPr>
              <w:t>Professional Expectation Concerns</w:t>
            </w:r>
            <w:r w:rsidRPr="5A4B9761">
              <w:rPr>
                <w:color w:val="0000FF"/>
                <w:sz w:val="24"/>
                <w:szCs w:val="24"/>
              </w:rPr>
              <w:t xml:space="preserve"> </w:t>
            </w:r>
            <w:r w:rsidRPr="5A4B9761">
              <w:rPr>
                <w:color w:val="000000" w:themeColor="text1"/>
                <w:sz w:val="24"/>
                <w:szCs w:val="24"/>
              </w:rPr>
              <w:t>for</w:t>
            </w:r>
            <w:r w:rsidR="0023143E">
              <w:rPr>
                <w:color w:val="000000" w:themeColor="text1"/>
                <w:sz w:val="24"/>
                <w:szCs w:val="24"/>
              </w:rPr>
              <w:t>m</w:t>
            </w:r>
            <w:r w:rsidRPr="5A4B9761">
              <w:rPr>
                <w:color w:val="000000" w:themeColor="text1"/>
                <w:sz w:val="24"/>
                <w:szCs w:val="24"/>
              </w:rPr>
              <w:t xml:space="preserve"> </w:t>
            </w:r>
            <w:r w:rsidR="0023143E">
              <w:rPr>
                <w:color w:val="000000" w:themeColor="text1"/>
                <w:sz w:val="24"/>
                <w:szCs w:val="24"/>
              </w:rPr>
              <w:t>is completed to establish a professional development plan.</w:t>
            </w:r>
            <w:r w:rsidR="00125CC9">
              <w:rPr>
                <w:color w:val="000000" w:themeColor="text1"/>
                <w:sz w:val="24"/>
                <w:szCs w:val="24"/>
              </w:rPr>
              <w:t xml:space="preserve"> </w:t>
            </w:r>
            <w:r w:rsidRPr="5A4B9761">
              <w:rPr>
                <w:color w:val="000000" w:themeColor="text1"/>
                <w:sz w:val="24"/>
                <w:szCs w:val="24"/>
              </w:rPr>
              <w:t xml:space="preserve">Copies of the completed form are given to the </w:t>
            </w:r>
            <w:proofErr w:type="gramStart"/>
            <w:r w:rsidRPr="5A4B9761">
              <w:rPr>
                <w:color w:val="000000" w:themeColor="text1"/>
                <w:sz w:val="24"/>
                <w:szCs w:val="24"/>
              </w:rPr>
              <w:t>student</w:t>
            </w:r>
            <w:proofErr w:type="gramEnd"/>
            <w:r w:rsidRPr="5A4B9761">
              <w:rPr>
                <w:color w:val="000000" w:themeColor="text1"/>
                <w:sz w:val="24"/>
                <w:szCs w:val="24"/>
              </w:rPr>
              <w:t xml:space="preserve"> and the original </w:t>
            </w:r>
            <w:r w:rsidRPr="00051238">
              <w:rPr>
                <w:color w:val="000000" w:themeColor="text1"/>
                <w:sz w:val="24"/>
                <w:szCs w:val="24"/>
              </w:rPr>
              <w:t xml:space="preserve">is </w:t>
            </w:r>
            <w:r w:rsidR="00053467">
              <w:rPr>
                <w:color w:val="000000" w:themeColor="text1"/>
                <w:sz w:val="24"/>
                <w:szCs w:val="24"/>
              </w:rPr>
              <w:t xml:space="preserve">kept </w:t>
            </w:r>
            <w:r w:rsidR="00053467" w:rsidRPr="00051238">
              <w:rPr>
                <w:color w:val="000000" w:themeColor="text1"/>
                <w:sz w:val="24"/>
                <w:szCs w:val="24"/>
              </w:rPr>
              <w:t>in</w:t>
            </w:r>
            <w:r w:rsidRPr="00051238">
              <w:rPr>
                <w:color w:val="000000" w:themeColor="text1"/>
                <w:sz w:val="24"/>
                <w:szCs w:val="24"/>
              </w:rPr>
              <w:t xml:space="preserve"> the Human Services department’s files.</w:t>
            </w:r>
            <w:r w:rsidRPr="00AF7A28">
              <w:rPr>
                <w:b/>
                <w:color w:val="000000" w:themeColor="text1"/>
                <w:sz w:val="24"/>
                <w:szCs w:val="24"/>
              </w:rPr>
              <w:t xml:space="preserve"> </w:t>
            </w:r>
            <w:r w:rsidRPr="5A4B9761">
              <w:rPr>
                <w:color w:val="000000" w:themeColor="text1"/>
                <w:sz w:val="24"/>
                <w:szCs w:val="24"/>
              </w:rPr>
              <w:t>In addition to regular discussions, the department holds a meeting prior to beginning the fieldwork process to discuss each student who is not demonstrating professional behaviors.</w:t>
            </w:r>
          </w:p>
          <w:p w14:paraId="61DC3A8E" w14:textId="07CCB270" w:rsidR="007D40BE" w:rsidRDefault="007D40BE" w:rsidP="5A4B9761">
            <w:pPr>
              <w:spacing w:before="62" w:line="256" w:lineRule="auto"/>
              <w:rPr>
                <w:color w:val="000000" w:themeColor="text1"/>
                <w:sz w:val="24"/>
                <w:szCs w:val="24"/>
              </w:rPr>
            </w:pPr>
          </w:p>
          <w:p w14:paraId="29E02FE5" w14:textId="24DBAFA1" w:rsidR="007D40BE" w:rsidRDefault="051781FB" w:rsidP="00F53823">
            <w:pPr>
              <w:pStyle w:val="TableParagraph"/>
              <w:spacing w:before="62" w:line="256" w:lineRule="auto"/>
              <w:ind w:left="0" w:right="576"/>
              <w:rPr>
                <w:color w:val="000000" w:themeColor="text1"/>
                <w:sz w:val="24"/>
                <w:szCs w:val="24"/>
              </w:rPr>
            </w:pPr>
            <w:r w:rsidRPr="5A4B9761">
              <w:rPr>
                <w:color w:val="000000" w:themeColor="text1"/>
                <w:sz w:val="24"/>
                <w:szCs w:val="24"/>
              </w:rPr>
              <w:t xml:space="preserve">The </w:t>
            </w:r>
            <w:r w:rsidRPr="009B5FF4">
              <w:rPr>
                <w:b/>
                <w:bCs/>
                <w:i/>
                <w:iCs/>
                <w:sz w:val="24"/>
                <w:szCs w:val="24"/>
              </w:rPr>
              <w:t>Fieldwork Placement Pre</w:t>
            </w:r>
            <w:r w:rsidR="00646634" w:rsidRPr="009B5FF4">
              <w:rPr>
                <w:b/>
                <w:bCs/>
                <w:i/>
                <w:iCs/>
                <w:sz w:val="24"/>
                <w:szCs w:val="24"/>
              </w:rPr>
              <w:t>requisite and Corequisite</w:t>
            </w:r>
            <w:r w:rsidRPr="009B5FF4">
              <w:rPr>
                <w:b/>
                <w:bCs/>
                <w:i/>
                <w:iCs/>
                <w:sz w:val="24"/>
                <w:szCs w:val="24"/>
              </w:rPr>
              <w:t xml:space="preserve"> Flowchar</w:t>
            </w:r>
            <w:r w:rsidR="00F53823" w:rsidRPr="009B5FF4">
              <w:rPr>
                <w:b/>
                <w:bCs/>
                <w:i/>
                <w:iCs/>
                <w:sz w:val="24"/>
                <w:szCs w:val="24"/>
              </w:rPr>
              <w:t>t</w:t>
            </w:r>
            <w:r w:rsidRPr="5A4B9761">
              <w:rPr>
                <w:color w:val="0000FF"/>
                <w:sz w:val="24"/>
                <w:szCs w:val="24"/>
              </w:rPr>
              <w:t xml:space="preserve"> </w:t>
            </w:r>
            <w:r w:rsidRPr="5A4B9761">
              <w:rPr>
                <w:color w:val="000000" w:themeColor="text1"/>
                <w:sz w:val="24"/>
                <w:szCs w:val="24"/>
              </w:rPr>
              <w:t xml:space="preserve">is used as a guideline to identify those students who are considered “red” (critical concerns) and “yellow” (several concerning indicators) and “green” (minor concerns). All “red” students are referred to meet with the fieldwork faculty member and Fieldwork Coordinator regarding concerns. During this meeting, faculty </w:t>
            </w:r>
            <w:proofErr w:type="gramStart"/>
            <w:r w:rsidRPr="5A4B9761">
              <w:rPr>
                <w:color w:val="000000" w:themeColor="text1"/>
                <w:sz w:val="24"/>
                <w:szCs w:val="24"/>
              </w:rPr>
              <w:t>discuss</w:t>
            </w:r>
            <w:proofErr w:type="gramEnd"/>
            <w:r w:rsidRPr="5A4B9761">
              <w:rPr>
                <w:color w:val="000000" w:themeColor="text1"/>
                <w:sz w:val="24"/>
                <w:szCs w:val="24"/>
              </w:rPr>
              <w:t xml:space="preserve"> the behaviors that need to be demonstrated for a successful plan.</w:t>
            </w:r>
          </w:p>
          <w:p w14:paraId="4A15A922" w14:textId="798E7C06" w:rsidR="007D40BE" w:rsidRDefault="007D40BE" w:rsidP="5A4B9761">
            <w:pPr>
              <w:spacing w:before="1" w:line="256" w:lineRule="auto"/>
              <w:rPr>
                <w:color w:val="000000" w:themeColor="text1"/>
                <w:sz w:val="24"/>
                <w:szCs w:val="24"/>
              </w:rPr>
            </w:pPr>
          </w:p>
          <w:p w14:paraId="55A69D16" w14:textId="228D436A" w:rsidR="007D40BE" w:rsidRDefault="051781FB" w:rsidP="00F53823">
            <w:pPr>
              <w:pStyle w:val="TableParagraph"/>
              <w:spacing w:before="62" w:line="256" w:lineRule="auto"/>
              <w:ind w:left="0" w:right="576"/>
              <w:rPr>
                <w:color w:val="000000" w:themeColor="text1"/>
                <w:sz w:val="24"/>
                <w:szCs w:val="24"/>
              </w:rPr>
            </w:pPr>
            <w:r w:rsidRPr="5A4B9761">
              <w:rPr>
                <w:color w:val="000000" w:themeColor="text1"/>
                <w:sz w:val="24"/>
                <w:szCs w:val="24"/>
              </w:rPr>
              <w:t xml:space="preserve">If concerns are not resolved, the student is not given permission to do fieldwork until they consistently demonstrate professional behaviors. If the student does not comply with the plan for success, then the student meets with the Fieldwork Coordinator and Academic </w:t>
            </w:r>
            <w:r w:rsidRPr="5A4B9761">
              <w:rPr>
                <w:color w:val="000000" w:themeColor="text1"/>
                <w:sz w:val="24"/>
                <w:szCs w:val="24"/>
              </w:rPr>
              <w:lastRenderedPageBreak/>
              <w:t>Chair. On some occasions, students may be counseled out of the program. Students listed as “yellow” will meet with the faculty to discuss the concerns for professional expectations. The same process is used for current students already in field placements. If concerns are resolved, the student is permitted to do fieldwork. Students who are identified as “green” have minor concerns and are closely monitored by faculty.</w:t>
            </w:r>
          </w:p>
          <w:p w14:paraId="391751A1" w14:textId="6AA36785" w:rsidR="007D40BE" w:rsidRDefault="007D40BE" w:rsidP="5A4B9761">
            <w:pPr>
              <w:spacing w:before="62" w:line="256" w:lineRule="auto"/>
              <w:rPr>
                <w:color w:val="000000" w:themeColor="text1"/>
                <w:sz w:val="24"/>
                <w:szCs w:val="24"/>
              </w:rPr>
            </w:pPr>
          </w:p>
          <w:p w14:paraId="03AD4964" w14:textId="1E0B67D1" w:rsidR="007D40BE" w:rsidRDefault="051781FB" w:rsidP="00F53823">
            <w:pPr>
              <w:pStyle w:val="TableParagraph"/>
              <w:spacing w:before="62" w:line="256" w:lineRule="auto"/>
              <w:ind w:left="0" w:right="576"/>
              <w:rPr>
                <w:color w:val="000000" w:themeColor="text1"/>
                <w:sz w:val="24"/>
                <w:szCs w:val="24"/>
              </w:rPr>
            </w:pPr>
            <w:r w:rsidRPr="5A4B9761">
              <w:rPr>
                <w:color w:val="000000" w:themeColor="text1"/>
                <w:sz w:val="24"/>
                <w:szCs w:val="24"/>
              </w:rPr>
              <w:t xml:space="preserve">When unprofessional behaviors are demonstrated, either at the field placement or in the classroom, the student is advised and, at times, will be encouraged to withdraw or </w:t>
            </w:r>
            <w:proofErr w:type="gramStart"/>
            <w:r w:rsidRPr="5A4B9761">
              <w:rPr>
                <w:color w:val="000000" w:themeColor="text1"/>
                <w:sz w:val="24"/>
                <w:szCs w:val="24"/>
              </w:rPr>
              <w:t>will receive</w:t>
            </w:r>
            <w:proofErr w:type="gramEnd"/>
            <w:r w:rsidRPr="5A4B9761">
              <w:rPr>
                <w:color w:val="000000" w:themeColor="text1"/>
                <w:sz w:val="24"/>
                <w:szCs w:val="24"/>
              </w:rPr>
              <w:t xml:space="preserve"> a lower or failing grade. Students are always given withdrawal dates and can be referred to </w:t>
            </w:r>
            <w:r w:rsidR="003622D1">
              <w:rPr>
                <w:color w:val="000000" w:themeColor="text1"/>
                <w:sz w:val="24"/>
                <w:szCs w:val="24"/>
              </w:rPr>
              <w:t xml:space="preserve">Academic </w:t>
            </w:r>
            <w:r w:rsidRPr="5A4B9761">
              <w:rPr>
                <w:color w:val="000000" w:themeColor="text1"/>
                <w:sz w:val="24"/>
                <w:szCs w:val="24"/>
              </w:rPr>
              <w:t xml:space="preserve">Advising </w:t>
            </w:r>
            <w:r w:rsidR="003622D1">
              <w:rPr>
                <w:color w:val="000000" w:themeColor="text1"/>
                <w:sz w:val="24"/>
                <w:szCs w:val="24"/>
              </w:rPr>
              <w:t>and/or</w:t>
            </w:r>
            <w:r w:rsidR="003622D1" w:rsidRPr="5A4B9761">
              <w:rPr>
                <w:color w:val="000000" w:themeColor="text1"/>
                <w:sz w:val="24"/>
                <w:szCs w:val="24"/>
              </w:rPr>
              <w:t xml:space="preserve"> </w:t>
            </w:r>
            <w:r w:rsidR="003622D1">
              <w:rPr>
                <w:color w:val="000000" w:themeColor="text1"/>
                <w:sz w:val="24"/>
                <w:szCs w:val="24"/>
              </w:rPr>
              <w:t xml:space="preserve">Personal </w:t>
            </w:r>
            <w:r w:rsidRPr="5A4B9761">
              <w:rPr>
                <w:color w:val="000000" w:themeColor="text1"/>
                <w:sz w:val="24"/>
                <w:szCs w:val="24"/>
              </w:rPr>
              <w:t>Counseling, if needed.</w:t>
            </w:r>
          </w:p>
          <w:p w14:paraId="7D4727BD" w14:textId="1AB54C7B" w:rsidR="007D40BE" w:rsidRDefault="007D40BE" w:rsidP="5A4B9761">
            <w:pPr>
              <w:spacing w:before="1" w:line="256" w:lineRule="auto"/>
              <w:rPr>
                <w:color w:val="000000" w:themeColor="text1"/>
                <w:sz w:val="24"/>
                <w:szCs w:val="24"/>
              </w:rPr>
            </w:pPr>
          </w:p>
          <w:p w14:paraId="1FF15C32" w14:textId="278BC969" w:rsidR="007D40BE" w:rsidRDefault="051781FB" w:rsidP="00F53823">
            <w:pPr>
              <w:pStyle w:val="TableParagraph"/>
              <w:spacing w:before="62" w:line="256" w:lineRule="auto"/>
              <w:ind w:left="0" w:right="576"/>
              <w:rPr>
                <w:color w:val="000000" w:themeColor="text1"/>
                <w:sz w:val="24"/>
                <w:szCs w:val="24"/>
              </w:rPr>
            </w:pPr>
            <w:r w:rsidRPr="5A4B9761">
              <w:rPr>
                <w:color w:val="000000" w:themeColor="text1"/>
                <w:sz w:val="24"/>
                <w:szCs w:val="24"/>
              </w:rPr>
              <w:t xml:space="preserve">Students can be removed from a field placement for any unprofessional behavior such as breach of confidentiality, serious infraction of agency or college policies and regulations, and/or unethical behavior. The agency supervisor, faculty member, Fieldwork Coordinator and Academic Chair review the presenting complaint and/or infraction. After meeting with the student, potential consequences can include the following: loss of 10 percentage points from their final grade, </w:t>
            </w:r>
            <w:proofErr w:type="gramStart"/>
            <w:r w:rsidRPr="5A4B9761">
              <w:rPr>
                <w:color w:val="000000" w:themeColor="text1"/>
                <w:sz w:val="24"/>
                <w:szCs w:val="24"/>
              </w:rPr>
              <w:t>receive</w:t>
            </w:r>
            <w:proofErr w:type="gramEnd"/>
            <w:r w:rsidRPr="5A4B9761">
              <w:rPr>
                <w:color w:val="000000" w:themeColor="text1"/>
                <w:sz w:val="24"/>
                <w:szCs w:val="24"/>
              </w:rPr>
              <w:t xml:space="preserve"> a failing grade, and/or be removed from the placement site. The student can also opt to withdraw from the class.</w:t>
            </w:r>
          </w:p>
          <w:p w14:paraId="4245B745" w14:textId="43FA6350" w:rsidR="007D40BE" w:rsidRDefault="007D40BE" w:rsidP="5A4B9761">
            <w:pPr>
              <w:spacing w:before="62" w:line="256" w:lineRule="auto"/>
              <w:rPr>
                <w:color w:val="000000" w:themeColor="text1"/>
                <w:sz w:val="24"/>
                <w:szCs w:val="24"/>
              </w:rPr>
            </w:pPr>
          </w:p>
          <w:p w14:paraId="0896BCE8" w14:textId="4C68785F" w:rsidR="007D40BE" w:rsidRDefault="051781FB" w:rsidP="00F53823">
            <w:pPr>
              <w:pStyle w:val="TableParagraph"/>
              <w:spacing w:before="62" w:line="256" w:lineRule="auto"/>
              <w:ind w:left="0" w:right="443"/>
              <w:rPr>
                <w:color w:val="000000" w:themeColor="text1"/>
                <w:sz w:val="24"/>
                <w:szCs w:val="24"/>
              </w:rPr>
            </w:pPr>
            <w:r w:rsidRPr="5A4B9761">
              <w:rPr>
                <w:color w:val="000000" w:themeColor="text1"/>
                <w:sz w:val="24"/>
                <w:szCs w:val="24"/>
              </w:rPr>
              <w:t xml:space="preserve">In the </w:t>
            </w:r>
            <w:r w:rsidR="0075100B" w:rsidRPr="0075100B">
              <w:rPr>
                <w:b/>
                <w:bCs/>
                <w:i/>
                <w:iCs/>
                <w:color w:val="000000" w:themeColor="text1"/>
                <w:sz w:val="24"/>
                <w:szCs w:val="24"/>
              </w:rPr>
              <w:t xml:space="preserve">HUS </w:t>
            </w:r>
            <w:r w:rsidRPr="0075100B">
              <w:rPr>
                <w:b/>
                <w:bCs/>
                <w:i/>
                <w:iCs/>
                <w:sz w:val="24"/>
                <w:szCs w:val="24"/>
              </w:rPr>
              <w:t>Program</w:t>
            </w:r>
            <w:r w:rsidR="00F53823" w:rsidRPr="00BC7E48">
              <w:rPr>
                <w:b/>
                <w:bCs/>
                <w:i/>
                <w:iCs/>
                <w:sz w:val="24"/>
                <w:szCs w:val="24"/>
              </w:rPr>
              <w:t xml:space="preserve"> </w:t>
            </w:r>
            <w:r w:rsidRPr="00BC7E48">
              <w:rPr>
                <w:b/>
                <w:bCs/>
                <w:i/>
                <w:iCs/>
                <w:sz w:val="24"/>
                <w:szCs w:val="24"/>
              </w:rPr>
              <w:t xml:space="preserve">Manual </w:t>
            </w:r>
            <w:r w:rsidR="00F53823" w:rsidRPr="00BC7E48">
              <w:rPr>
                <w:b/>
                <w:bCs/>
                <w:i/>
                <w:iCs/>
                <w:sz w:val="24"/>
                <w:szCs w:val="24"/>
              </w:rPr>
              <w:t>2025</w:t>
            </w:r>
            <w:r w:rsidRPr="5A4B9761">
              <w:rPr>
                <w:color w:val="0000FF"/>
                <w:sz w:val="24"/>
                <w:szCs w:val="24"/>
              </w:rPr>
              <w:t xml:space="preserve"> </w:t>
            </w:r>
            <w:r w:rsidRPr="5A4B9761">
              <w:rPr>
                <w:color w:val="000000" w:themeColor="text1"/>
                <w:sz w:val="24"/>
                <w:szCs w:val="24"/>
              </w:rPr>
              <w:t>specific grading requirements are outlined for the Human Services program including a grade of C or better in all Human Services and fieldwork courses. Students receiving a grade below C in Human Services and fieldwork courses must repeat the course and get a grade of C or higher to complete their certificate or degree.</w:t>
            </w:r>
          </w:p>
          <w:p w14:paraId="3820CD09" w14:textId="7263C402" w:rsidR="007D40BE" w:rsidRDefault="007D40BE" w:rsidP="5A4B9761">
            <w:pPr>
              <w:pStyle w:val="TableParagraph"/>
              <w:spacing w:before="62" w:line="249" w:lineRule="auto"/>
              <w:ind w:left="86" w:right="186"/>
              <w:rPr>
                <w:color w:val="000000" w:themeColor="text1"/>
                <w:sz w:val="24"/>
                <w:szCs w:val="24"/>
              </w:rPr>
            </w:pPr>
          </w:p>
          <w:p w14:paraId="4959C167" w14:textId="6E0A7498" w:rsidR="007D40BE" w:rsidRDefault="051781FB" w:rsidP="00F53823">
            <w:pPr>
              <w:pStyle w:val="TableParagraph"/>
              <w:spacing w:before="62" w:line="249" w:lineRule="auto"/>
              <w:ind w:left="0" w:right="186"/>
            </w:pPr>
            <w:r w:rsidRPr="5A4B9761">
              <w:rPr>
                <w:color w:val="000000" w:themeColor="text1"/>
                <w:sz w:val="24"/>
                <w:szCs w:val="24"/>
              </w:rPr>
              <w:t>Students who have prior or pending illegal and/or criminal offenses (except for felony charges of murder or crimes against children) are not denied admission to fieldwork; however, some field placement agencies will not accept students who have a criminal record. Students are advised that they may need to submit to criminal background checks at field placement sites in addition to the required AACC School of Health Sciences background check. Agencies that require a personal background check make the arrangements for doing so with the student.</w:t>
            </w:r>
          </w:p>
          <w:p w14:paraId="38205EC6" w14:textId="3E802A1E" w:rsidR="007D40BE" w:rsidRDefault="007D40BE" w:rsidP="5A4B9761">
            <w:pPr>
              <w:pStyle w:val="TableParagraph"/>
              <w:spacing w:before="62" w:line="256" w:lineRule="auto"/>
              <w:ind w:left="148" w:right="175"/>
              <w:jc w:val="both"/>
              <w:rPr>
                <w:sz w:val="24"/>
                <w:szCs w:val="24"/>
              </w:rPr>
            </w:pPr>
          </w:p>
        </w:tc>
      </w:tr>
    </w:tbl>
    <w:p w14:paraId="64B15CFA" w14:textId="77777777" w:rsidR="007D40BE" w:rsidRDefault="00BB2F7E">
      <w:pPr>
        <w:pStyle w:val="Heading1"/>
        <w:numPr>
          <w:ilvl w:val="1"/>
          <w:numId w:val="11"/>
        </w:numPr>
        <w:tabs>
          <w:tab w:val="left" w:pos="487"/>
        </w:tabs>
        <w:spacing w:before="68"/>
        <w:ind w:left="487" w:hanging="263"/>
        <w:jc w:val="left"/>
      </w:pPr>
      <w:bookmarkStart w:id="28" w:name="F._Credentials_of_Human_Services_Faculty"/>
      <w:bookmarkEnd w:id="28"/>
      <w:r>
        <w:lastRenderedPageBreak/>
        <w:t>Credentials</w:t>
      </w:r>
      <w:r>
        <w:rPr>
          <w:spacing w:val="7"/>
        </w:rPr>
        <w:t xml:space="preserve"> </w:t>
      </w:r>
      <w:r>
        <w:t>of</w:t>
      </w:r>
      <w:r>
        <w:rPr>
          <w:spacing w:val="9"/>
        </w:rPr>
        <w:t xml:space="preserve"> </w:t>
      </w:r>
      <w:r>
        <w:t>Human</w:t>
      </w:r>
      <w:r>
        <w:rPr>
          <w:spacing w:val="3"/>
        </w:rPr>
        <w:t xml:space="preserve"> </w:t>
      </w:r>
      <w:r>
        <w:t>Services</w:t>
      </w:r>
      <w:r>
        <w:rPr>
          <w:spacing w:val="8"/>
        </w:rPr>
        <w:t xml:space="preserve"> </w:t>
      </w:r>
      <w:r>
        <w:rPr>
          <w:spacing w:val="-2"/>
        </w:rPr>
        <w:t>Faculty</w:t>
      </w:r>
    </w:p>
    <w:p w14:paraId="1FC39945" w14:textId="77777777" w:rsidR="007D40BE" w:rsidRDefault="007D40BE">
      <w:pPr>
        <w:pStyle w:val="BodyText"/>
        <w:spacing w:before="179"/>
        <w:rPr>
          <w:b/>
        </w:rPr>
      </w:pPr>
    </w:p>
    <w:p w14:paraId="17158236" w14:textId="77777777" w:rsidR="007D40BE" w:rsidRDefault="00BB2F7E">
      <w:pPr>
        <w:pStyle w:val="BodyText"/>
        <w:spacing w:before="1" w:line="259" w:lineRule="auto"/>
        <w:ind w:left="247" w:right="389"/>
      </w:pPr>
      <w:r>
        <w:rPr>
          <w:i/>
        </w:rPr>
        <w:t xml:space="preserve">Context: </w:t>
      </w:r>
      <w:r>
        <w:t>Human services programs have relied primarily on professionals from fields such as human services,</w:t>
      </w:r>
      <w:r>
        <w:rPr>
          <w:spacing w:val="-17"/>
        </w:rPr>
        <w:t xml:space="preserve"> </w:t>
      </w:r>
      <w:r>
        <w:t>psychology,</w:t>
      </w:r>
      <w:r>
        <w:rPr>
          <w:spacing w:val="-4"/>
        </w:rPr>
        <w:t xml:space="preserve"> </w:t>
      </w:r>
      <w:r>
        <w:t>sociology,</w:t>
      </w:r>
      <w:r>
        <w:rPr>
          <w:spacing w:val="-18"/>
        </w:rPr>
        <w:t xml:space="preserve"> </w:t>
      </w:r>
      <w:r>
        <w:t>social work,</w:t>
      </w:r>
      <w:r>
        <w:rPr>
          <w:spacing w:val="-3"/>
        </w:rPr>
        <w:t xml:space="preserve"> </w:t>
      </w:r>
      <w:r>
        <w:t>counseling,</w:t>
      </w:r>
      <w:r>
        <w:rPr>
          <w:spacing w:val="-3"/>
        </w:rPr>
        <w:t xml:space="preserve"> </w:t>
      </w:r>
      <w:r>
        <w:t>political</w:t>
      </w:r>
      <w:r>
        <w:rPr>
          <w:spacing w:val="-11"/>
        </w:rPr>
        <w:t xml:space="preserve"> </w:t>
      </w:r>
      <w:r>
        <w:t>science,</w:t>
      </w:r>
      <w:r>
        <w:rPr>
          <w:spacing w:val="-17"/>
        </w:rPr>
        <w:t xml:space="preserve"> </w:t>
      </w:r>
      <w:r>
        <w:t>adult education, and nursing to provide teaching</w:t>
      </w:r>
      <w:r>
        <w:rPr>
          <w:spacing w:val="-16"/>
        </w:rPr>
        <w:t xml:space="preserve"> </w:t>
      </w:r>
      <w:r>
        <w:t>faculty.</w:t>
      </w:r>
      <w:r>
        <w:rPr>
          <w:spacing w:val="-1"/>
        </w:rPr>
        <w:t xml:space="preserve"> </w:t>
      </w:r>
      <w:r>
        <w:t>Since both field</w:t>
      </w:r>
      <w:r>
        <w:rPr>
          <w:spacing w:val="-16"/>
        </w:rPr>
        <w:t xml:space="preserve"> </w:t>
      </w:r>
      <w:r>
        <w:t>and classroom</w:t>
      </w:r>
      <w:r>
        <w:rPr>
          <w:spacing w:val="-10"/>
        </w:rPr>
        <w:t xml:space="preserve"> </w:t>
      </w:r>
      <w:r>
        <w:t>orientations</w:t>
      </w:r>
      <w:r>
        <w:rPr>
          <w:spacing w:val="-13"/>
        </w:rPr>
        <w:t xml:space="preserve"> </w:t>
      </w:r>
      <w:r>
        <w:t>are important characteristics of teaching staff, consideration should be given to faculty trained in human services and/or interdisciplinary methods and approaches.</w:t>
      </w:r>
    </w:p>
    <w:p w14:paraId="0562CB0E" w14:textId="77777777" w:rsidR="007D40BE" w:rsidRDefault="007D40BE">
      <w:pPr>
        <w:pStyle w:val="BodyText"/>
        <w:spacing w:before="147"/>
        <w:rPr>
          <w:sz w:val="20"/>
        </w:rPr>
      </w:pPr>
    </w:p>
    <w:tbl>
      <w:tblPr>
        <w:tblW w:w="0" w:type="auto"/>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92"/>
        <w:gridCol w:w="9468"/>
      </w:tblGrid>
      <w:tr w:rsidR="007D40BE" w14:paraId="1A3BA577" w14:textId="77777777" w:rsidTr="432D0519">
        <w:trPr>
          <w:trHeight w:val="1149"/>
        </w:trPr>
        <w:tc>
          <w:tcPr>
            <w:tcW w:w="10260" w:type="dxa"/>
            <w:gridSpan w:val="2"/>
          </w:tcPr>
          <w:p w14:paraId="70DA7FDF" w14:textId="77777777" w:rsidR="007D40BE" w:rsidRDefault="00BB2F7E">
            <w:pPr>
              <w:pStyle w:val="TableParagraph"/>
              <w:spacing w:before="62" w:line="256" w:lineRule="auto"/>
              <w:rPr>
                <w:b/>
                <w:sz w:val="24"/>
              </w:rPr>
            </w:pPr>
            <w:r>
              <w:rPr>
                <w:b/>
                <w:sz w:val="24"/>
                <w:u w:val="thick"/>
              </w:rPr>
              <w:lastRenderedPageBreak/>
              <w:t>Standard</w:t>
            </w:r>
            <w:r>
              <w:rPr>
                <w:b/>
                <w:sz w:val="24"/>
              </w:rPr>
              <w:t xml:space="preserve"> 6: The combined competencies and disciplines of the faculty for each program shall include both a strong and diverse knowledge base and clinical/practical experience in the delivery of human services to clients.</w:t>
            </w:r>
          </w:p>
        </w:tc>
      </w:tr>
      <w:tr w:rsidR="007D40BE" w14:paraId="413EE51D" w14:textId="77777777" w:rsidTr="432D0519">
        <w:trPr>
          <w:trHeight w:val="1605"/>
        </w:trPr>
        <w:tc>
          <w:tcPr>
            <w:tcW w:w="792" w:type="dxa"/>
            <w:vMerge w:val="restart"/>
          </w:tcPr>
          <w:p w14:paraId="5DCC594C" w14:textId="77777777" w:rsidR="007D40BE" w:rsidRDefault="00BB2F7E">
            <w:pPr>
              <w:pStyle w:val="TableParagraph"/>
              <w:spacing w:before="38"/>
              <w:rPr>
                <w:sz w:val="24"/>
              </w:rPr>
            </w:pPr>
            <w:r>
              <w:rPr>
                <w:spacing w:val="-5"/>
                <w:sz w:val="24"/>
              </w:rPr>
              <w:t>a.</w:t>
            </w:r>
          </w:p>
        </w:tc>
        <w:tc>
          <w:tcPr>
            <w:tcW w:w="9468" w:type="dxa"/>
          </w:tcPr>
          <w:p w14:paraId="00304A9C" w14:textId="77777777" w:rsidR="007D40BE" w:rsidRDefault="00BB2F7E" w:rsidP="00E90D7B">
            <w:pPr>
              <w:pStyle w:val="TableParagraph"/>
              <w:spacing w:line="261" w:lineRule="auto"/>
              <w:ind w:left="0"/>
              <w:rPr>
                <w:sz w:val="24"/>
              </w:rPr>
            </w:pPr>
            <w:r>
              <w:rPr>
                <w:sz w:val="24"/>
              </w:rPr>
              <w:t>Include curriculum</w:t>
            </w:r>
            <w:r>
              <w:rPr>
                <w:spacing w:val="-12"/>
                <w:sz w:val="24"/>
              </w:rPr>
              <w:t xml:space="preserve"> </w:t>
            </w:r>
            <w:r>
              <w:rPr>
                <w:sz w:val="24"/>
              </w:rPr>
              <w:t>vitae of full-time and part-time faculty who teach human services courses. The vitae must demonstrate that:</w:t>
            </w:r>
          </w:p>
          <w:p w14:paraId="5A4A8979" w14:textId="7888D865" w:rsidR="007D40BE" w:rsidRDefault="00BB2F7E" w:rsidP="00E90D7B">
            <w:pPr>
              <w:pStyle w:val="TableParagraph"/>
              <w:numPr>
                <w:ilvl w:val="0"/>
                <w:numId w:val="30"/>
              </w:numPr>
              <w:spacing w:before="154" w:line="261" w:lineRule="auto"/>
              <w:ind w:right="208"/>
              <w:rPr>
                <w:sz w:val="24"/>
              </w:rPr>
            </w:pPr>
            <w:r>
              <w:rPr>
                <w:sz w:val="24"/>
              </w:rPr>
              <w:t>Faculty have education in various disciplines and experience in human services or related fields</w:t>
            </w:r>
          </w:p>
          <w:p w14:paraId="52878F7A" w14:textId="77777777" w:rsidR="00CF779C" w:rsidRPr="00CF779C" w:rsidRDefault="00CF779C" w:rsidP="00F13FFF">
            <w:pPr>
              <w:pStyle w:val="TableParagraph"/>
              <w:spacing w:before="154" w:line="261" w:lineRule="auto"/>
              <w:ind w:left="0" w:right="208"/>
              <w:rPr>
                <w:sz w:val="24"/>
              </w:rPr>
            </w:pPr>
            <w:r w:rsidRPr="00CF779C">
              <w:rPr>
                <w:b/>
                <w:bCs/>
                <w:sz w:val="24"/>
                <w:u w:val="single"/>
              </w:rPr>
              <w:t>Response:</w:t>
            </w:r>
            <w:r w:rsidRPr="00CF779C">
              <w:rPr>
                <w:sz w:val="24"/>
              </w:rPr>
              <w:t> </w:t>
            </w:r>
          </w:p>
          <w:p w14:paraId="71B102D8" w14:textId="54EB4EF3" w:rsidR="003D4E76" w:rsidRDefault="00CF779C" w:rsidP="00F13FFF">
            <w:pPr>
              <w:pStyle w:val="TableParagraph"/>
              <w:spacing w:before="154" w:line="261" w:lineRule="auto"/>
              <w:ind w:left="0" w:right="208"/>
              <w:rPr>
                <w:sz w:val="24"/>
              </w:rPr>
            </w:pPr>
            <w:r w:rsidRPr="00CF779C">
              <w:rPr>
                <w:sz w:val="24"/>
              </w:rPr>
              <w:t>At present, the Human Services program employs two full-time faculty</w:t>
            </w:r>
            <w:r w:rsidR="00F202BE">
              <w:rPr>
                <w:sz w:val="24"/>
              </w:rPr>
              <w:t xml:space="preserve"> members</w:t>
            </w:r>
            <w:r w:rsidRPr="00CF779C">
              <w:rPr>
                <w:sz w:val="24"/>
              </w:rPr>
              <w:t xml:space="preserve">. One of the full-time faculty members holds a master’s degree in social work and is a licensed certified clinical social worker. The second faculty member holds a doctorate in social psychology. There are </w:t>
            </w:r>
            <w:r w:rsidR="00CC262D">
              <w:rPr>
                <w:sz w:val="24"/>
              </w:rPr>
              <w:t>12</w:t>
            </w:r>
            <w:r w:rsidR="00CC262D" w:rsidRPr="00CF779C">
              <w:rPr>
                <w:sz w:val="24"/>
              </w:rPr>
              <w:t xml:space="preserve"> </w:t>
            </w:r>
            <w:r w:rsidR="00EC01A4">
              <w:rPr>
                <w:sz w:val="24"/>
              </w:rPr>
              <w:t>part-time</w:t>
            </w:r>
            <w:r w:rsidRPr="00CF779C">
              <w:rPr>
                <w:sz w:val="24"/>
              </w:rPr>
              <w:t xml:space="preserve"> faculty members teaching Human Services courses. The backgrounds of the </w:t>
            </w:r>
            <w:r w:rsidR="0092099E">
              <w:rPr>
                <w:sz w:val="24"/>
              </w:rPr>
              <w:t>part-time</w:t>
            </w:r>
            <w:r w:rsidRPr="00CF779C">
              <w:rPr>
                <w:sz w:val="24"/>
              </w:rPr>
              <w:t xml:space="preserve"> faculty are varied, with all holding at least a master’s degree and work experience in the human services field. Many of the </w:t>
            </w:r>
            <w:r w:rsidR="0092099E">
              <w:rPr>
                <w:sz w:val="24"/>
              </w:rPr>
              <w:t>part-time</w:t>
            </w:r>
            <w:r w:rsidRPr="00CF779C">
              <w:rPr>
                <w:sz w:val="24"/>
              </w:rPr>
              <w:t xml:space="preserve"> faculty members hold full</w:t>
            </w:r>
            <w:r w:rsidR="00EA5445" w:rsidRPr="00CF779C">
              <w:rPr>
                <w:sz w:val="24"/>
              </w:rPr>
              <w:t>-time</w:t>
            </w:r>
            <w:r w:rsidRPr="00CF779C">
              <w:rPr>
                <w:sz w:val="24"/>
              </w:rPr>
              <w:t xml:space="preserve"> positions as </w:t>
            </w:r>
            <w:r w:rsidR="00381458">
              <w:rPr>
                <w:sz w:val="24"/>
              </w:rPr>
              <w:t>practitioners</w:t>
            </w:r>
            <w:r w:rsidRPr="00CF779C">
              <w:rPr>
                <w:sz w:val="24"/>
              </w:rPr>
              <w:t>,</w:t>
            </w:r>
            <w:r w:rsidR="00381458">
              <w:rPr>
                <w:sz w:val="24"/>
              </w:rPr>
              <w:t xml:space="preserve"> </w:t>
            </w:r>
            <w:r w:rsidR="00357487">
              <w:rPr>
                <w:sz w:val="24"/>
              </w:rPr>
              <w:t>clinicians,</w:t>
            </w:r>
            <w:r w:rsidRPr="00CF779C">
              <w:rPr>
                <w:sz w:val="24"/>
              </w:rPr>
              <w:t xml:space="preserve"> administrators, and supervisors. All faculty have a wide range of both field and classroom experience</w:t>
            </w:r>
            <w:r w:rsidR="00BA015F">
              <w:rPr>
                <w:sz w:val="24"/>
              </w:rPr>
              <w:t>.</w:t>
            </w:r>
            <w:r w:rsidR="00CF348D">
              <w:rPr>
                <w:sz w:val="24"/>
              </w:rPr>
              <w:t xml:space="preserve"> </w:t>
            </w:r>
          </w:p>
          <w:p w14:paraId="4295BD44" w14:textId="320F3BCE" w:rsidR="00077413" w:rsidRDefault="00CF348D" w:rsidP="00F13FFF">
            <w:pPr>
              <w:pStyle w:val="TableParagraph"/>
              <w:spacing w:before="154" w:line="261" w:lineRule="auto"/>
              <w:ind w:left="0" w:right="208"/>
              <w:rPr>
                <w:sz w:val="24"/>
              </w:rPr>
            </w:pPr>
            <w:r>
              <w:rPr>
                <w:sz w:val="24"/>
              </w:rPr>
              <w:t>There are thre</w:t>
            </w:r>
            <w:r w:rsidR="00A25C8F">
              <w:rPr>
                <w:sz w:val="24"/>
              </w:rPr>
              <w:t>e academic rankings</w:t>
            </w:r>
            <w:r>
              <w:rPr>
                <w:sz w:val="24"/>
              </w:rPr>
              <w:t xml:space="preserve"> for part-time faculty</w:t>
            </w:r>
            <w:r w:rsidR="0041756B">
              <w:rPr>
                <w:sz w:val="24"/>
              </w:rPr>
              <w:t xml:space="preserve">: </w:t>
            </w:r>
            <w:r w:rsidR="00DA5B8E" w:rsidRPr="0041756B">
              <w:rPr>
                <w:sz w:val="24"/>
              </w:rPr>
              <w:t>Lecture</w:t>
            </w:r>
            <w:r w:rsidR="00DA5B8E">
              <w:rPr>
                <w:sz w:val="24"/>
              </w:rPr>
              <w:t xml:space="preserve">r </w:t>
            </w:r>
            <w:r w:rsidR="00DA5B8E" w:rsidRPr="0041756B">
              <w:rPr>
                <w:sz w:val="24"/>
              </w:rPr>
              <w:t>1</w:t>
            </w:r>
            <w:r w:rsidRPr="0041756B">
              <w:rPr>
                <w:sz w:val="24"/>
              </w:rPr>
              <w:t>, Lecture</w:t>
            </w:r>
            <w:r w:rsidR="00C47801">
              <w:rPr>
                <w:sz w:val="24"/>
              </w:rPr>
              <w:t>r</w:t>
            </w:r>
            <w:r w:rsidRPr="0041756B">
              <w:rPr>
                <w:sz w:val="24"/>
              </w:rPr>
              <w:t xml:space="preserve"> </w:t>
            </w:r>
            <w:r w:rsidR="00C47801">
              <w:rPr>
                <w:sz w:val="24"/>
              </w:rPr>
              <w:t>2</w:t>
            </w:r>
            <w:r w:rsidRPr="0041756B">
              <w:rPr>
                <w:sz w:val="24"/>
              </w:rPr>
              <w:t>, and Lecture</w:t>
            </w:r>
            <w:r w:rsidR="00C47801">
              <w:rPr>
                <w:sz w:val="24"/>
              </w:rPr>
              <w:t>r</w:t>
            </w:r>
            <w:r w:rsidRPr="0041756B">
              <w:rPr>
                <w:sz w:val="24"/>
              </w:rPr>
              <w:t xml:space="preserve"> </w:t>
            </w:r>
            <w:r w:rsidR="00C47801">
              <w:rPr>
                <w:sz w:val="24"/>
              </w:rPr>
              <w:t>3.</w:t>
            </w:r>
            <w:r w:rsidRPr="0041756B">
              <w:rPr>
                <w:sz w:val="24"/>
              </w:rPr>
              <w:t xml:space="preserve"> </w:t>
            </w:r>
            <w:r w:rsidR="00BF489A" w:rsidRPr="0041756B">
              <w:rPr>
                <w:sz w:val="24"/>
              </w:rPr>
              <w:t xml:space="preserve">All human services </w:t>
            </w:r>
            <w:r w:rsidR="003D4E76" w:rsidRPr="0041756B">
              <w:rPr>
                <w:sz w:val="24"/>
              </w:rPr>
              <w:t>part-time</w:t>
            </w:r>
            <w:r w:rsidR="00BF489A" w:rsidRPr="0041756B">
              <w:rPr>
                <w:sz w:val="24"/>
              </w:rPr>
              <w:t xml:space="preserve"> faculty are </w:t>
            </w:r>
            <w:r w:rsidR="00DA5B8E" w:rsidRPr="0041756B">
              <w:rPr>
                <w:sz w:val="24"/>
              </w:rPr>
              <w:t xml:space="preserve">hired </w:t>
            </w:r>
            <w:r w:rsidR="00DA5B8E">
              <w:rPr>
                <w:sz w:val="24"/>
              </w:rPr>
              <w:t>as</w:t>
            </w:r>
            <w:r w:rsidR="00BF489A" w:rsidRPr="0041756B">
              <w:rPr>
                <w:sz w:val="24"/>
              </w:rPr>
              <w:t xml:space="preserve"> Lecture</w:t>
            </w:r>
            <w:r w:rsidR="00C47801">
              <w:rPr>
                <w:sz w:val="24"/>
              </w:rPr>
              <w:t>r</w:t>
            </w:r>
            <w:r w:rsidR="00BF489A" w:rsidRPr="0041756B">
              <w:rPr>
                <w:sz w:val="24"/>
              </w:rPr>
              <w:t xml:space="preserve"> </w:t>
            </w:r>
            <w:r w:rsidR="00C47801">
              <w:rPr>
                <w:sz w:val="24"/>
              </w:rPr>
              <w:t>2</w:t>
            </w:r>
            <w:r w:rsidR="00C47801" w:rsidRPr="0041756B">
              <w:rPr>
                <w:sz w:val="24"/>
              </w:rPr>
              <w:t xml:space="preserve"> </w:t>
            </w:r>
            <w:r w:rsidR="00BF489A" w:rsidRPr="0041756B">
              <w:rPr>
                <w:sz w:val="24"/>
              </w:rPr>
              <w:t>due to the requi</w:t>
            </w:r>
            <w:r w:rsidR="00BF489A">
              <w:rPr>
                <w:sz w:val="24"/>
              </w:rPr>
              <w:t>rements for teaching with</w:t>
            </w:r>
            <w:r w:rsidR="00401F37">
              <w:rPr>
                <w:sz w:val="24"/>
              </w:rPr>
              <w:t>in</w:t>
            </w:r>
            <w:r w:rsidR="00BF489A">
              <w:rPr>
                <w:sz w:val="24"/>
              </w:rPr>
              <w:t xml:space="preserve"> the department.  </w:t>
            </w:r>
          </w:p>
          <w:p w14:paraId="0BBCD6E6" w14:textId="246EAE4C" w:rsidR="00FF2CC5" w:rsidRDefault="00FF2CC5" w:rsidP="00F13FFF">
            <w:pPr>
              <w:pStyle w:val="TableParagraph"/>
              <w:spacing w:before="154" w:line="261" w:lineRule="auto"/>
              <w:ind w:left="0" w:right="208"/>
              <w:rPr>
                <w:sz w:val="24"/>
              </w:rPr>
            </w:pPr>
            <w:r w:rsidRPr="00FF2CC5">
              <w:rPr>
                <w:sz w:val="24"/>
              </w:rPr>
              <w:t xml:space="preserve">Lecturer </w:t>
            </w:r>
            <w:r>
              <w:rPr>
                <w:sz w:val="24"/>
              </w:rPr>
              <w:t>2</w:t>
            </w:r>
            <w:r w:rsidRPr="00FF2CC5">
              <w:rPr>
                <w:sz w:val="24"/>
              </w:rPr>
              <w:t xml:space="preserve"> </w:t>
            </w:r>
            <w:r>
              <w:rPr>
                <w:sz w:val="24"/>
              </w:rPr>
              <w:t xml:space="preserve"> requires the following: h</w:t>
            </w:r>
            <w:r w:rsidRPr="00FF2CC5">
              <w:rPr>
                <w:sz w:val="24"/>
              </w:rPr>
              <w:t>ave taught a minimum of thirty (30) faculty load hours at the collegiate level and satisfy one of the following requirements: 1. Hold a master’s degree or doctorate; 2. Hold a bachelor’s degree and have a minimum of five (5) years of related full-time professional experience; or 3. Have professional certification/licensure equivalent to a master’s degree, as judged by the appropriate academic dean, and five (5) years of related full-time professional experience</w:t>
            </w:r>
            <w:r>
              <w:rPr>
                <w:sz w:val="24"/>
              </w:rPr>
              <w:t>.</w:t>
            </w:r>
          </w:p>
          <w:p w14:paraId="1CC2363E" w14:textId="72B31438" w:rsidR="00FF2CC5" w:rsidRPr="00FF2CC5" w:rsidRDefault="00FF2CC5" w:rsidP="00F13FFF">
            <w:pPr>
              <w:pStyle w:val="TableParagraph"/>
              <w:spacing w:before="154" w:line="261" w:lineRule="auto"/>
              <w:ind w:left="0" w:right="208"/>
              <w:rPr>
                <w:b/>
                <w:bCs/>
                <w:i/>
                <w:iCs/>
                <w:sz w:val="24"/>
              </w:rPr>
            </w:pPr>
            <w:r>
              <w:rPr>
                <w:sz w:val="24"/>
              </w:rPr>
              <w:t>Lecture 3 requires the following: h</w:t>
            </w:r>
            <w:r w:rsidRPr="00FF2CC5">
              <w:rPr>
                <w:sz w:val="24"/>
              </w:rPr>
              <w:t>ave taught at the College as Lecturer II for at least twenty-four (24) faculty load hours at the College; and 2. Have completed at least thirty (30) hours of documented professional development during the previous four (4) years; and 3. Satisfy one of the following requirements: a. Hold a master’s degree or doctorate; b. Hold a bachelor’s degree and have ten (10) years of related professional experience; c. Have professional certification/licensure equivalent to a master’s degree, as judged by the appropriate dean, and have ten (10) years of related full-time professional experience; or d. Hold the highest credential or level of education in the field, as judged by the appropriate dean, and have ten (10) years of related professional experience</w:t>
            </w:r>
            <w:r>
              <w:rPr>
                <w:sz w:val="24"/>
              </w:rPr>
              <w:t xml:space="preserve">. </w:t>
            </w:r>
            <w:r w:rsidR="0092543D" w:rsidRPr="00BD1848">
              <w:rPr>
                <w:b/>
                <w:bCs/>
                <w:sz w:val="24"/>
              </w:rPr>
              <w:t>{</w:t>
            </w:r>
            <w:r w:rsidRPr="0092543D">
              <w:rPr>
                <w:b/>
                <w:bCs/>
                <w:i/>
                <w:iCs/>
                <w:sz w:val="24"/>
              </w:rPr>
              <w:t>C</w:t>
            </w:r>
            <w:r>
              <w:rPr>
                <w:b/>
                <w:bCs/>
                <w:i/>
                <w:iCs/>
                <w:sz w:val="24"/>
              </w:rPr>
              <w:t>BA Agreement for Part Time Faculty</w:t>
            </w:r>
            <w:r w:rsidR="0092543D">
              <w:rPr>
                <w:b/>
                <w:bCs/>
                <w:i/>
                <w:iCs/>
                <w:sz w:val="24"/>
              </w:rPr>
              <w:t>}</w:t>
            </w:r>
          </w:p>
          <w:p w14:paraId="4168E71E" w14:textId="50456279" w:rsidR="00CF779C" w:rsidRDefault="00CF779C" w:rsidP="00FF2CC5">
            <w:pPr>
              <w:pStyle w:val="TableParagraph"/>
              <w:spacing w:before="154" w:line="261" w:lineRule="auto"/>
              <w:ind w:left="0" w:right="208"/>
              <w:rPr>
                <w:sz w:val="24"/>
              </w:rPr>
            </w:pPr>
          </w:p>
        </w:tc>
      </w:tr>
      <w:tr w:rsidR="007D40BE" w14:paraId="7F73A329" w14:textId="77777777" w:rsidTr="432D0519">
        <w:trPr>
          <w:trHeight w:val="848"/>
        </w:trPr>
        <w:tc>
          <w:tcPr>
            <w:tcW w:w="792" w:type="dxa"/>
            <w:vMerge/>
          </w:tcPr>
          <w:p w14:paraId="34CE0A41" w14:textId="77777777" w:rsidR="007D40BE" w:rsidRDefault="007D40BE">
            <w:pPr>
              <w:rPr>
                <w:sz w:val="2"/>
                <w:szCs w:val="2"/>
              </w:rPr>
            </w:pPr>
          </w:p>
        </w:tc>
        <w:tc>
          <w:tcPr>
            <w:tcW w:w="9468" w:type="dxa"/>
          </w:tcPr>
          <w:p w14:paraId="2B6B7801" w14:textId="54E77DD4" w:rsidR="007D40BE" w:rsidRDefault="00BB2F7E" w:rsidP="006E48BF">
            <w:pPr>
              <w:pStyle w:val="TableParagraph"/>
              <w:numPr>
                <w:ilvl w:val="0"/>
                <w:numId w:val="30"/>
              </w:numPr>
              <w:spacing w:line="261" w:lineRule="auto"/>
              <w:rPr>
                <w:sz w:val="24"/>
              </w:rPr>
            </w:pPr>
            <w:r>
              <w:rPr>
                <w:sz w:val="24"/>
              </w:rPr>
              <w:t>Teaching</w:t>
            </w:r>
            <w:r>
              <w:rPr>
                <w:spacing w:val="-9"/>
                <w:sz w:val="24"/>
              </w:rPr>
              <w:t xml:space="preserve"> </w:t>
            </w:r>
            <w:r>
              <w:rPr>
                <w:sz w:val="24"/>
              </w:rPr>
              <w:t>faculty</w:t>
            </w:r>
            <w:r>
              <w:rPr>
                <w:spacing w:val="-22"/>
                <w:sz w:val="24"/>
              </w:rPr>
              <w:t xml:space="preserve"> </w:t>
            </w:r>
            <w:r>
              <w:rPr>
                <w:sz w:val="24"/>
              </w:rPr>
              <w:t>have no less</w:t>
            </w:r>
            <w:r>
              <w:rPr>
                <w:spacing w:val="-19"/>
                <w:sz w:val="24"/>
              </w:rPr>
              <w:t xml:space="preserve"> </w:t>
            </w:r>
            <w:r>
              <w:rPr>
                <w:sz w:val="24"/>
              </w:rPr>
              <w:t>than</w:t>
            </w:r>
            <w:r>
              <w:rPr>
                <w:spacing w:val="-10"/>
                <w:sz w:val="24"/>
              </w:rPr>
              <w:t xml:space="preserve"> </w:t>
            </w:r>
            <w:r>
              <w:rPr>
                <w:sz w:val="24"/>
              </w:rPr>
              <w:t>one degree</w:t>
            </w:r>
            <w:r>
              <w:rPr>
                <w:spacing w:val="-7"/>
                <w:sz w:val="24"/>
              </w:rPr>
              <w:t xml:space="preserve"> </w:t>
            </w:r>
            <w:r>
              <w:rPr>
                <w:sz w:val="24"/>
              </w:rPr>
              <w:t>above the level of certificate or degree in which they teach. It is recommended that faculty have no less than a master’s degree.</w:t>
            </w:r>
          </w:p>
          <w:p w14:paraId="2DEE7694" w14:textId="77777777" w:rsidR="008458D5" w:rsidRPr="00CF779C" w:rsidRDefault="008458D5" w:rsidP="006E48BF">
            <w:pPr>
              <w:pStyle w:val="TableParagraph"/>
              <w:spacing w:before="154" w:line="261" w:lineRule="auto"/>
              <w:ind w:left="0" w:right="208"/>
              <w:rPr>
                <w:sz w:val="24"/>
              </w:rPr>
            </w:pPr>
            <w:r w:rsidRPr="00CF779C">
              <w:rPr>
                <w:b/>
                <w:bCs/>
                <w:sz w:val="24"/>
                <w:u w:val="single"/>
              </w:rPr>
              <w:t>Response:</w:t>
            </w:r>
            <w:r w:rsidRPr="00CF779C">
              <w:rPr>
                <w:sz w:val="24"/>
              </w:rPr>
              <w:t> </w:t>
            </w:r>
          </w:p>
          <w:p w14:paraId="7B1E5478" w14:textId="2131E279" w:rsidR="007439FE" w:rsidRDefault="009F6818" w:rsidP="006E48BF">
            <w:pPr>
              <w:pStyle w:val="TableParagraph"/>
              <w:spacing w:line="261" w:lineRule="auto"/>
              <w:ind w:left="0"/>
              <w:rPr>
                <w:b/>
                <w:bCs/>
                <w:i/>
                <w:iCs/>
                <w:sz w:val="24"/>
              </w:rPr>
            </w:pPr>
            <w:r>
              <w:rPr>
                <w:sz w:val="24"/>
              </w:rPr>
              <w:lastRenderedPageBreak/>
              <w:t>All department instructors have at least a master’s degree, a</w:t>
            </w:r>
            <w:r w:rsidR="008458D5" w:rsidRPr="008458D5">
              <w:rPr>
                <w:sz w:val="24"/>
              </w:rPr>
              <w:t xml:space="preserve">s indicated in the curriculum </w:t>
            </w:r>
            <w:r w:rsidR="00691698" w:rsidRPr="008458D5">
              <w:rPr>
                <w:sz w:val="24"/>
              </w:rPr>
              <w:t>vitae</w:t>
            </w:r>
            <w:r w:rsidR="00691698" w:rsidRPr="00B54EFA">
              <w:rPr>
                <w:b/>
                <w:bCs/>
                <w:i/>
                <w:iCs/>
                <w:sz w:val="24"/>
              </w:rPr>
              <w:t xml:space="preserve"> </w:t>
            </w:r>
          </w:p>
          <w:p w14:paraId="61944EB8" w14:textId="2CBDCD5E" w:rsidR="008458D5" w:rsidRDefault="00691698" w:rsidP="006E48BF">
            <w:pPr>
              <w:pStyle w:val="TableParagraph"/>
              <w:spacing w:line="261" w:lineRule="auto"/>
              <w:ind w:left="0"/>
              <w:rPr>
                <w:sz w:val="24"/>
              </w:rPr>
            </w:pPr>
            <w:r>
              <w:rPr>
                <w:b/>
                <w:bCs/>
                <w:i/>
                <w:iCs/>
                <w:sz w:val="24"/>
              </w:rPr>
              <w:t>{</w:t>
            </w:r>
            <w:r w:rsidR="00523E6B">
              <w:rPr>
                <w:b/>
                <w:bCs/>
                <w:i/>
                <w:iCs/>
                <w:sz w:val="24"/>
              </w:rPr>
              <w:t>C</w:t>
            </w:r>
            <w:r w:rsidR="008458D5" w:rsidRPr="00B54EFA">
              <w:rPr>
                <w:b/>
                <w:bCs/>
                <w:i/>
                <w:iCs/>
                <w:sz w:val="24"/>
              </w:rPr>
              <w:t xml:space="preserve">urriculum </w:t>
            </w:r>
            <w:r w:rsidR="00523E6B">
              <w:rPr>
                <w:b/>
                <w:bCs/>
                <w:i/>
                <w:iCs/>
                <w:sz w:val="24"/>
              </w:rPr>
              <w:t>V</w:t>
            </w:r>
            <w:r w:rsidR="008458D5" w:rsidRPr="00B54EFA">
              <w:rPr>
                <w:b/>
                <w:bCs/>
                <w:i/>
                <w:iCs/>
                <w:sz w:val="24"/>
              </w:rPr>
              <w:t>itae</w:t>
            </w:r>
            <w:r w:rsidR="00A36A5C">
              <w:rPr>
                <w:b/>
                <w:bCs/>
                <w:i/>
                <w:iCs/>
                <w:sz w:val="24"/>
              </w:rPr>
              <w:t xml:space="preserve"> </w:t>
            </w:r>
            <w:r w:rsidR="00A36A5C" w:rsidRPr="00CC262D">
              <w:rPr>
                <w:sz w:val="24"/>
              </w:rPr>
              <w:t>and</w:t>
            </w:r>
            <w:r w:rsidR="00A36A5C">
              <w:rPr>
                <w:b/>
                <w:bCs/>
                <w:i/>
                <w:iCs/>
                <w:sz w:val="24"/>
              </w:rPr>
              <w:t xml:space="preserve"> Human Services Faculty Credential and </w:t>
            </w:r>
            <w:proofErr w:type="gramStart"/>
            <w:r w:rsidR="00A36A5C">
              <w:rPr>
                <w:b/>
                <w:bCs/>
                <w:i/>
                <w:iCs/>
                <w:sz w:val="24"/>
              </w:rPr>
              <w:t>Expertise</w:t>
            </w:r>
            <w:r w:rsidR="008458D5" w:rsidRPr="00B54EFA">
              <w:rPr>
                <w:b/>
                <w:bCs/>
                <w:i/>
                <w:iCs/>
                <w:sz w:val="24"/>
              </w:rPr>
              <w:t>}</w:t>
            </w:r>
            <w:r w:rsidR="007439FE">
              <w:rPr>
                <w:b/>
                <w:bCs/>
                <w:i/>
                <w:iCs/>
                <w:sz w:val="24"/>
              </w:rPr>
              <w:t>.</w:t>
            </w:r>
            <w:proofErr w:type="gramEnd"/>
            <w:r w:rsidR="008458D5" w:rsidRPr="008458D5">
              <w:rPr>
                <w:sz w:val="24"/>
              </w:rPr>
              <w:t xml:space="preserve"> </w:t>
            </w:r>
          </w:p>
          <w:p w14:paraId="4685041C" w14:textId="13070C38" w:rsidR="00A844E0" w:rsidRDefault="00A844E0" w:rsidP="008458D5">
            <w:pPr>
              <w:pStyle w:val="TableParagraph"/>
              <w:spacing w:line="261" w:lineRule="auto"/>
              <w:rPr>
                <w:sz w:val="24"/>
              </w:rPr>
            </w:pPr>
          </w:p>
        </w:tc>
      </w:tr>
    </w:tbl>
    <w:p w14:paraId="62EBF3C5" w14:textId="77777777" w:rsidR="007D40BE" w:rsidRDefault="007D40BE">
      <w:pPr>
        <w:pStyle w:val="BodyText"/>
      </w:pPr>
    </w:p>
    <w:p w14:paraId="0E17D7EB" w14:textId="77777777" w:rsidR="007D40BE" w:rsidRPr="00212149" w:rsidRDefault="00BB2F7E">
      <w:pPr>
        <w:pStyle w:val="Heading1"/>
        <w:numPr>
          <w:ilvl w:val="1"/>
          <w:numId w:val="11"/>
        </w:numPr>
        <w:tabs>
          <w:tab w:val="left" w:pos="547"/>
        </w:tabs>
        <w:ind w:left="547" w:hanging="299"/>
        <w:jc w:val="left"/>
      </w:pPr>
      <w:bookmarkStart w:id="29" w:name="G._Personnel_Roles,_Responsibilities,_an"/>
      <w:bookmarkEnd w:id="29"/>
      <w:r w:rsidRPr="00212149">
        <w:t>Personnel</w:t>
      </w:r>
      <w:r w:rsidRPr="00212149">
        <w:rPr>
          <w:spacing w:val="11"/>
        </w:rPr>
        <w:t xml:space="preserve"> </w:t>
      </w:r>
      <w:r w:rsidRPr="00212149">
        <w:t>Roles,</w:t>
      </w:r>
      <w:r w:rsidRPr="00212149">
        <w:rPr>
          <w:spacing w:val="4"/>
        </w:rPr>
        <w:t xml:space="preserve"> </w:t>
      </w:r>
      <w:r w:rsidRPr="00212149">
        <w:t>Responsibilities,</w:t>
      </w:r>
      <w:r w:rsidRPr="00212149">
        <w:rPr>
          <w:spacing w:val="6"/>
        </w:rPr>
        <w:t xml:space="preserve"> </w:t>
      </w:r>
      <w:r w:rsidRPr="00212149">
        <w:t>and</w:t>
      </w:r>
      <w:r w:rsidRPr="00212149">
        <w:rPr>
          <w:spacing w:val="4"/>
        </w:rPr>
        <w:t xml:space="preserve"> </w:t>
      </w:r>
      <w:r w:rsidRPr="00212149">
        <w:rPr>
          <w:spacing w:val="-2"/>
        </w:rPr>
        <w:t>Evaluation</w:t>
      </w:r>
    </w:p>
    <w:p w14:paraId="2946DB82" w14:textId="77777777" w:rsidR="007D40BE" w:rsidRDefault="007D40BE">
      <w:pPr>
        <w:pStyle w:val="BodyText"/>
        <w:rPr>
          <w:b/>
        </w:rPr>
      </w:pPr>
    </w:p>
    <w:p w14:paraId="3B55CA44" w14:textId="77777777" w:rsidR="007D40BE" w:rsidRDefault="00BB2F7E">
      <w:pPr>
        <w:pStyle w:val="BodyText"/>
        <w:spacing w:line="249" w:lineRule="auto"/>
        <w:ind w:left="248" w:right="389"/>
      </w:pPr>
      <w:r>
        <w:rPr>
          <w:i/>
        </w:rPr>
        <w:t xml:space="preserve">Context: </w:t>
      </w:r>
      <w:r>
        <w:t>To balance the academic and experiential characteristics of human services programs, adequate faculty and staff should be available to fill essential program roles.</w:t>
      </w:r>
    </w:p>
    <w:p w14:paraId="26473A5B" w14:textId="77777777" w:rsidR="007D40BE" w:rsidRDefault="00BB2F7E">
      <w:pPr>
        <w:pStyle w:val="BodyText"/>
        <w:spacing w:before="7"/>
        <w:rPr>
          <w:sz w:val="16"/>
        </w:rPr>
      </w:pPr>
      <w:r>
        <w:rPr>
          <w:noProof/>
        </w:rPr>
        <mc:AlternateContent>
          <mc:Choice Requires="wps">
            <w:drawing>
              <wp:anchor distT="0" distB="0" distL="0" distR="0" simplePos="0" relativeHeight="251658242" behindDoc="1" locked="0" layoutInCell="1" allowOverlap="1" wp14:anchorId="5F27866A" wp14:editId="07777777">
                <wp:simplePos x="0" y="0"/>
                <wp:positionH relativeFrom="page">
                  <wp:posOffset>749300</wp:posOffset>
                </wp:positionH>
                <wp:positionV relativeFrom="paragraph">
                  <wp:posOffset>136515</wp:posOffset>
                </wp:positionV>
                <wp:extent cx="6525895" cy="127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5895" cy="12700"/>
                        </a:xfrm>
                        <a:custGeom>
                          <a:avLst/>
                          <a:gdLst/>
                          <a:ahLst/>
                          <a:cxnLst/>
                          <a:rect l="l" t="t" r="r" b="b"/>
                          <a:pathLst>
                            <a:path w="6525895" h="12700">
                              <a:moveTo>
                                <a:pt x="6525514" y="0"/>
                              </a:moveTo>
                              <a:lnTo>
                                <a:pt x="0" y="0"/>
                              </a:lnTo>
                              <a:lnTo>
                                <a:pt x="0" y="12179"/>
                              </a:lnTo>
                              <a:lnTo>
                                <a:pt x="6525514" y="12179"/>
                              </a:lnTo>
                              <a:lnTo>
                                <a:pt x="6525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AB3632" id="Graphic 5" o:spid="_x0000_s1026" style="position:absolute;margin-left:59pt;margin-top:10.75pt;width:513.85pt;height:1pt;z-index:-251658238;visibility:visible;mso-wrap-style:square;mso-wrap-distance-left:0;mso-wrap-distance-top:0;mso-wrap-distance-right:0;mso-wrap-distance-bottom:0;mso-position-horizontal:absolute;mso-position-horizontal-relative:page;mso-position-vertical:absolute;mso-position-vertical-relative:text;v-text-anchor:top" coordsize="6525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" path="m6525514,l,,,12179r6525514,l6525514,xe" fillcolor="black" stroked="f">
                <v:path arrowok="t"/>
                <w10:wrap type="topAndBottom" anchorx="page"/>
              </v:shape>
            </w:pict>
          </mc:Fallback>
        </mc:AlternateContent>
      </w:r>
    </w:p>
    <w:tbl>
      <w:tblPr>
        <w:tblW w:w="0" w:type="auto"/>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80"/>
        <w:gridCol w:w="9480"/>
      </w:tblGrid>
      <w:tr w:rsidR="007D40BE" w14:paraId="7C94571F" w14:textId="77777777" w:rsidTr="432D0519">
        <w:trPr>
          <w:trHeight w:val="849"/>
        </w:trPr>
        <w:tc>
          <w:tcPr>
            <w:tcW w:w="10260" w:type="dxa"/>
            <w:gridSpan w:val="2"/>
          </w:tcPr>
          <w:p w14:paraId="3D29F1DA" w14:textId="5B15ADAD" w:rsidR="007D40BE" w:rsidRDefault="00BB2F7E">
            <w:pPr>
              <w:pStyle w:val="TableParagraph"/>
              <w:spacing w:before="62" w:line="249" w:lineRule="auto"/>
              <w:rPr>
                <w:b/>
                <w:sz w:val="24"/>
              </w:rPr>
            </w:pPr>
            <w:r>
              <w:rPr>
                <w:b/>
                <w:sz w:val="24"/>
                <w:u w:val="thick"/>
              </w:rPr>
              <w:t>Standard</w:t>
            </w:r>
            <w:r>
              <w:rPr>
                <w:b/>
                <w:spacing w:val="-1"/>
                <w:sz w:val="24"/>
              </w:rPr>
              <w:t xml:space="preserve"> </w:t>
            </w:r>
            <w:r>
              <w:rPr>
                <w:b/>
                <w:sz w:val="24"/>
              </w:rPr>
              <w:t>7: The program shall adequately manage and</w:t>
            </w:r>
            <w:r>
              <w:rPr>
                <w:b/>
                <w:spacing w:val="-1"/>
                <w:sz w:val="24"/>
              </w:rPr>
              <w:t xml:space="preserve"> </w:t>
            </w:r>
            <w:r>
              <w:rPr>
                <w:b/>
                <w:sz w:val="24"/>
              </w:rPr>
              <w:t>evaluate the essential program roles and provide professional development opportunities for faculty and staff.</w:t>
            </w:r>
          </w:p>
        </w:tc>
      </w:tr>
      <w:tr w:rsidR="007D40BE" w14:paraId="68BA2A74" w14:textId="77777777" w:rsidTr="432D0519">
        <w:trPr>
          <w:trHeight w:val="848"/>
        </w:trPr>
        <w:tc>
          <w:tcPr>
            <w:tcW w:w="780" w:type="dxa"/>
          </w:tcPr>
          <w:p w14:paraId="3F6EF16A" w14:textId="77777777" w:rsidR="007D40BE" w:rsidRDefault="00BB2F7E">
            <w:pPr>
              <w:pStyle w:val="TableParagraph"/>
              <w:ind w:left="0" w:right="97"/>
              <w:jc w:val="right"/>
              <w:rPr>
                <w:sz w:val="24"/>
              </w:rPr>
            </w:pPr>
            <w:r>
              <w:rPr>
                <w:spacing w:val="-5"/>
                <w:sz w:val="24"/>
              </w:rPr>
              <w:t>a.</w:t>
            </w:r>
          </w:p>
        </w:tc>
        <w:tc>
          <w:tcPr>
            <w:tcW w:w="9480" w:type="dxa"/>
          </w:tcPr>
          <w:p w14:paraId="64264839" w14:textId="77777777" w:rsidR="007D40BE" w:rsidRDefault="00BB2F7E" w:rsidP="00640FE9">
            <w:pPr>
              <w:pStyle w:val="TableParagraph"/>
              <w:spacing w:before="62" w:line="249" w:lineRule="auto"/>
              <w:ind w:left="0" w:right="186"/>
              <w:rPr>
                <w:sz w:val="24"/>
              </w:rPr>
            </w:pPr>
            <w:r>
              <w:rPr>
                <w:sz w:val="24"/>
              </w:rPr>
              <w:t>Document that faculty have the ultimate responsibility for setting policies and determining the content, implementation, and evaluation of the curriculum.</w:t>
            </w:r>
          </w:p>
          <w:p w14:paraId="5776E9AC" w14:textId="77777777" w:rsidR="00094355" w:rsidRDefault="00094355" w:rsidP="00640FE9">
            <w:pPr>
              <w:pStyle w:val="TableParagraph"/>
              <w:spacing w:before="62" w:line="249" w:lineRule="auto"/>
              <w:ind w:left="0" w:right="186"/>
              <w:rPr>
                <w:b/>
                <w:bCs/>
                <w:sz w:val="24"/>
                <w:u w:val="single"/>
              </w:rPr>
            </w:pPr>
          </w:p>
          <w:p w14:paraId="405CA5F6" w14:textId="00299CF4" w:rsidR="00A9126E" w:rsidRPr="00A9126E" w:rsidRDefault="00094355" w:rsidP="00640FE9">
            <w:pPr>
              <w:pStyle w:val="TableParagraph"/>
              <w:spacing w:before="62" w:line="249" w:lineRule="auto"/>
              <w:ind w:left="0" w:right="186"/>
              <w:rPr>
                <w:sz w:val="24"/>
              </w:rPr>
            </w:pPr>
            <w:r>
              <w:rPr>
                <w:b/>
                <w:bCs/>
                <w:sz w:val="24"/>
                <w:u w:val="single"/>
              </w:rPr>
              <w:t>R</w:t>
            </w:r>
            <w:r w:rsidR="00A9126E" w:rsidRPr="00A9126E">
              <w:rPr>
                <w:b/>
                <w:bCs/>
                <w:sz w:val="24"/>
                <w:u w:val="single"/>
              </w:rPr>
              <w:t>esponse:</w:t>
            </w:r>
            <w:r w:rsidR="00A9126E" w:rsidRPr="00A9126E">
              <w:rPr>
                <w:sz w:val="24"/>
              </w:rPr>
              <w:t> </w:t>
            </w:r>
          </w:p>
          <w:p w14:paraId="3D579420" w14:textId="7A7FE22D" w:rsidR="00A9126E" w:rsidRPr="005F1171" w:rsidRDefault="4EC14D81" w:rsidP="432D0519">
            <w:pPr>
              <w:pStyle w:val="TableParagraph"/>
              <w:spacing w:before="62" w:line="249" w:lineRule="auto"/>
              <w:ind w:left="0" w:right="186"/>
              <w:rPr>
                <w:b/>
                <w:bCs/>
                <w:i/>
                <w:iCs/>
                <w:sz w:val="24"/>
                <w:szCs w:val="24"/>
              </w:rPr>
            </w:pPr>
            <w:r w:rsidRPr="432D0519">
              <w:rPr>
                <w:sz w:val="24"/>
                <w:szCs w:val="24"/>
              </w:rPr>
              <w:t xml:space="preserve">Department faculty make all decisions about Human Services policies and curriculum through collaborative department discussions, faculty meetings and consultation with the Advisory Board. All changes to courses, objectives, and program curriculum are approved through the Educational Policies and Curriculum (EPC) committee, a committee of the Academic Forum chaired by the Associate Vice President for Learning and composed of a wide representation of college faculty and other college professionals </w:t>
            </w:r>
            <w:r w:rsidR="45225D4B" w:rsidRPr="432D0519">
              <w:rPr>
                <w:b/>
                <w:bCs/>
                <w:i/>
                <w:iCs/>
                <w:sz w:val="24"/>
                <w:szCs w:val="24"/>
              </w:rPr>
              <w:t>{</w:t>
            </w:r>
            <w:hyperlink r:id="rId59">
              <w:r w:rsidRPr="432D0519">
                <w:rPr>
                  <w:rStyle w:val="Hyperlink"/>
                  <w:b/>
                  <w:bCs/>
                  <w:i/>
                  <w:iCs/>
                  <w:color w:val="auto"/>
                  <w:sz w:val="24"/>
                  <w:szCs w:val="24"/>
                  <w:u w:val="none"/>
                </w:rPr>
                <w:t>EPC Manual}</w:t>
              </w:r>
            </w:hyperlink>
            <w:r w:rsidR="45225D4B" w:rsidRPr="432D0519">
              <w:rPr>
                <w:b/>
                <w:bCs/>
                <w:i/>
                <w:iCs/>
                <w:sz w:val="24"/>
                <w:szCs w:val="24"/>
              </w:rPr>
              <w:t>.</w:t>
            </w:r>
          </w:p>
          <w:p w14:paraId="7CBC3871" w14:textId="77777777" w:rsidR="00A9126E" w:rsidRDefault="00A9126E">
            <w:pPr>
              <w:pStyle w:val="TableParagraph"/>
              <w:spacing w:before="62" w:line="249" w:lineRule="auto"/>
              <w:ind w:left="148" w:right="186"/>
              <w:rPr>
                <w:sz w:val="24"/>
              </w:rPr>
            </w:pPr>
          </w:p>
        </w:tc>
      </w:tr>
      <w:tr w:rsidR="007D40BE" w14:paraId="410B8704" w14:textId="77777777" w:rsidTr="432D0519">
        <w:trPr>
          <w:trHeight w:val="525"/>
        </w:trPr>
        <w:tc>
          <w:tcPr>
            <w:tcW w:w="780" w:type="dxa"/>
          </w:tcPr>
          <w:p w14:paraId="3B87452F" w14:textId="77777777" w:rsidR="007D40BE" w:rsidRDefault="00BB2F7E">
            <w:pPr>
              <w:pStyle w:val="TableParagraph"/>
              <w:ind w:left="0" w:right="86"/>
              <w:jc w:val="right"/>
              <w:rPr>
                <w:sz w:val="24"/>
              </w:rPr>
            </w:pPr>
            <w:r>
              <w:rPr>
                <w:spacing w:val="-5"/>
                <w:sz w:val="24"/>
              </w:rPr>
              <w:t>b.</w:t>
            </w:r>
          </w:p>
        </w:tc>
        <w:tc>
          <w:tcPr>
            <w:tcW w:w="9480" w:type="dxa"/>
          </w:tcPr>
          <w:p w14:paraId="55C71E89" w14:textId="77777777" w:rsidR="007D40BE" w:rsidRDefault="00BB2F7E" w:rsidP="00431A23">
            <w:pPr>
              <w:pStyle w:val="TableParagraph"/>
              <w:spacing w:before="62" w:line="256" w:lineRule="auto"/>
              <w:ind w:left="0" w:right="186"/>
              <w:rPr>
                <w:sz w:val="24"/>
              </w:rPr>
            </w:pPr>
            <w:r>
              <w:rPr>
                <w:sz w:val="24"/>
              </w:rPr>
              <w:t>Essential program roles include administration, curriculum development and review, instruction, field supervision, program planning, program evaluation, student advising, and student evaluation. Provide the following:</w:t>
            </w:r>
          </w:p>
          <w:p w14:paraId="4C9F766C" w14:textId="77777777" w:rsidR="007D40BE" w:rsidRDefault="00BB2F7E" w:rsidP="00431A23">
            <w:pPr>
              <w:pStyle w:val="TableParagraph"/>
              <w:spacing w:before="146"/>
              <w:ind w:left="0"/>
              <w:rPr>
                <w:sz w:val="24"/>
              </w:rPr>
            </w:pPr>
            <w:r>
              <w:rPr>
                <w:sz w:val="24"/>
              </w:rPr>
              <w:t>A</w:t>
            </w:r>
            <w:r>
              <w:rPr>
                <w:spacing w:val="2"/>
                <w:sz w:val="24"/>
              </w:rPr>
              <w:t xml:space="preserve"> </w:t>
            </w:r>
            <w:r>
              <w:rPr>
                <w:sz w:val="24"/>
              </w:rPr>
              <w:t>brief</w:t>
            </w:r>
            <w:r>
              <w:rPr>
                <w:spacing w:val="14"/>
                <w:sz w:val="24"/>
              </w:rPr>
              <w:t xml:space="preserve"> </w:t>
            </w:r>
            <w:r>
              <w:rPr>
                <w:sz w:val="24"/>
              </w:rPr>
              <w:t>description</w:t>
            </w:r>
            <w:r>
              <w:rPr>
                <w:spacing w:val="10"/>
                <w:sz w:val="24"/>
              </w:rPr>
              <w:t xml:space="preserve"> </w:t>
            </w:r>
            <w:r>
              <w:rPr>
                <w:sz w:val="24"/>
              </w:rPr>
              <w:t>of</w:t>
            </w:r>
            <w:r>
              <w:rPr>
                <w:spacing w:val="14"/>
                <w:sz w:val="24"/>
              </w:rPr>
              <w:t xml:space="preserve"> </w:t>
            </w:r>
            <w:r>
              <w:rPr>
                <w:sz w:val="24"/>
              </w:rPr>
              <w:t>how</w:t>
            </w:r>
            <w:r>
              <w:rPr>
                <w:spacing w:val="2"/>
                <w:sz w:val="24"/>
              </w:rPr>
              <w:t xml:space="preserve"> </w:t>
            </w:r>
            <w:r>
              <w:rPr>
                <w:sz w:val="24"/>
              </w:rPr>
              <w:t>these</w:t>
            </w:r>
            <w:r>
              <w:rPr>
                <w:spacing w:val="11"/>
                <w:sz w:val="24"/>
              </w:rPr>
              <w:t xml:space="preserve"> </w:t>
            </w:r>
            <w:r>
              <w:rPr>
                <w:sz w:val="24"/>
              </w:rPr>
              <w:t>essential</w:t>
            </w:r>
            <w:r>
              <w:rPr>
                <w:spacing w:val="15"/>
                <w:sz w:val="24"/>
              </w:rPr>
              <w:t xml:space="preserve"> </w:t>
            </w:r>
            <w:r>
              <w:rPr>
                <w:sz w:val="24"/>
              </w:rPr>
              <w:t>roles</w:t>
            </w:r>
            <w:r>
              <w:rPr>
                <w:spacing w:val="12"/>
                <w:sz w:val="24"/>
              </w:rPr>
              <w:t xml:space="preserve"> </w:t>
            </w:r>
            <w:r>
              <w:rPr>
                <w:sz w:val="24"/>
              </w:rPr>
              <w:t>are</w:t>
            </w:r>
            <w:r>
              <w:rPr>
                <w:spacing w:val="11"/>
                <w:sz w:val="24"/>
              </w:rPr>
              <w:t xml:space="preserve"> </w:t>
            </w:r>
            <w:r>
              <w:rPr>
                <w:sz w:val="24"/>
              </w:rPr>
              <w:t>fulfilled</w:t>
            </w:r>
            <w:r>
              <w:rPr>
                <w:spacing w:val="9"/>
                <w:sz w:val="24"/>
              </w:rPr>
              <w:t xml:space="preserve"> </w:t>
            </w:r>
            <w:r>
              <w:rPr>
                <w:sz w:val="24"/>
              </w:rPr>
              <w:t>in</w:t>
            </w:r>
            <w:r>
              <w:rPr>
                <w:spacing w:val="10"/>
                <w:sz w:val="24"/>
              </w:rPr>
              <w:t xml:space="preserve"> </w:t>
            </w:r>
            <w:r>
              <w:rPr>
                <w:spacing w:val="-5"/>
                <w:sz w:val="24"/>
              </w:rPr>
              <w:t>the</w:t>
            </w:r>
            <w:r w:rsidR="00D26A27">
              <w:rPr>
                <w:spacing w:val="-5"/>
                <w:sz w:val="24"/>
              </w:rPr>
              <w:t xml:space="preserve"> </w:t>
            </w:r>
            <w:r>
              <w:rPr>
                <w:sz w:val="24"/>
              </w:rPr>
              <w:t>program</w:t>
            </w:r>
            <w:r w:rsidR="00D26A27">
              <w:rPr>
                <w:sz w:val="24"/>
              </w:rPr>
              <w:t>.</w:t>
            </w:r>
            <w:r>
              <w:rPr>
                <w:sz w:val="24"/>
              </w:rPr>
              <w:t xml:space="preserve"> A table matching faculty and staff positions and names with these roles.</w:t>
            </w:r>
          </w:p>
          <w:p w14:paraId="227A8520" w14:textId="77777777" w:rsidR="00AC49D2" w:rsidRPr="00AC49D2" w:rsidRDefault="00AC49D2" w:rsidP="00431A23">
            <w:pPr>
              <w:pStyle w:val="TableParagraph"/>
              <w:spacing w:before="146"/>
              <w:ind w:left="0"/>
              <w:rPr>
                <w:sz w:val="24"/>
              </w:rPr>
            </w:pPr>
            <w:r w:rsidRPr="00AC49D2">
              <w:rPr>
                <w:b/>
                <w:bCs/>
                <w:sz w:val="24"/>
                <w:u w:val="single"/>
              </w:rPr>
              <w:t>Response:</w:t>
            </w:r>
            <w:r w:rsidRPr="00AC49D2">
              <w:rPr>
                <w:sz w:val="24"/>
              </w:rPr>
              <w:t> </w:t>
            </w:r>
          </w:p>
          <w:p w14:paraId="5151D56B" w14:textId="6D8C9EEA" w:rsidR="00AC49D2" w:rsidRPr="00AC49D2" w:rsidRDefault="00AC49D2" w:rsidP="00431A23">
            <w:pPr>
              <w:pStyle w:val="TableParagraph"/>
              <w:spacing w:before="146"/>
              <w:ind w:left="0"/>
              <w:rPr>
                <w:sz w:val="24"/>
              </w:rPr>
            </w:pPr>
            <w:r w:rsidRPr="00AC49D2">
              <w:rPr>
                <w:sz w:val="24"/>
              </w:rPr>
              <w:t>The</w:t>
            </w:r>
            <w:r w:rsidR="007D2F07">
              <w:rPr>
                <w:sz w:val="24"/>
              </w:rPr>
              <w:t>re are two full-time</w:t>
            </w:r>
            <w:r w:rsidRPr="00AC49D2">
              <w:rPr>
                <w:sz w:val="24"/>
              </w:rPr>
              <w:t xml:space="preserve"> Human Services </w:t>
            </w:r>
            <w:r w:rsidR="007D2F07">
              <w:rPr>
                <w:sz w:val="24"/>
              </w:rPr>
              <w:t xml:space="preserve">faculty who are </w:t>
            </w:r>
            <w:r w:rsidRPr="00AC49D2">
              <w:rPr>
                <w:sz w:val="24"/>
              </w:rPr>
              <w:t>on 10-month contracts. One full</w:t>
            </w:r>
            <w:r w:rsidR="00F8212F" w:rsidRPr="00AC49D2">
              <w:rPr>
                <w:sz w:val="24"/>
              </w:rPr>
              <w:t>-time</w:t>
            </w:r>
            <w:r w:rsidRPr="00AC49D2">
              <w:rPr>
                <w:sz w:val="24"/>
              </w:rPr>
              <w:t xml:space="preserve"> faculty member serves as the Academic Chair</w:t>
            </w:r>
            <w:r w:rsidR="00334669">
              <w:rPr>
                <w:sz w:val="24"/>
              </w:rPr>
              <w:t>,</w:t>
            </w:r>
            <w:r w:rsidRPr="00AC49D2">
              <w:rPr>
                <w:sz w:val="24"/>
              </w:rPr>
              <w:t xml:space="preserve"> the other serves as the Fieldwork Coordinator. There </w:t>
            </w:r>
            <w:r w:rsidR="00C37BC6">
              <w:rPr>
                <w:sz w:val="24"/>
              </w:rPr>
              <w:t>are</w:t>
            </w:r>
            <w:r w:rsidRPr="00AC49D2">
              <w:rPr>
                <w:sz w:val="24"/>
              </w:rPr>
              <w:t xml:space="preserve"> 1</w:t>
            </w:r>
            <w:r w:rsidR="00327738">
              <w:rPr>
                <w:sz w:val="24"/>
              </w:rPr>
              <w:t>2</w:t>
            </w:r>
            <w:r w:rsidRPr="00AC49D2">
              <w:rPr>
                <w:sz w:val="24"/>
              </w:rPr>
              <w:t xml:space="preserve"> </w:t>
            </w:r>
            <w:r w:rsidR="004D6BD1">
              <w:rPr>
                <w:sz w:val="24"/>
              </w:rPr>
              <w:t>part-time</w:t>
            </w:r>
            <w:r w:rsidRPr="00AC49D2">
              <w:rPr>
                <w:sz w:val="24"/>
              </w:rPr>
              <w:t xml:space="preserve"> faculty, two of whom serve as </w:t>
            </w:r>
            <w:r w:rsidR="00F8212F" w:rsidRPr="00AC49D2">
              <w:rPr>
                <w:sz w:val="24"/>
              </w:rPr>
              <w:t>fieldwork</w:t>
            </w:r>
            <w:r w:rsidRPr="00AC49D2">
              <w:rPr>
                <w:sz w:val="24"/>
              </w:rPr>
              <w:t xml:space="preserve"> liaisons. </w:t>
            </w:r>
          </w:p>
          <w:p w14:paraId="70A18186" w14:textId="37F4E4E8" w:rsidR="00AC49D2" w:rsidRDefault="7660B418" w:rsidP="432D0519">
            <w:pPr>
              <w:pStyle w:val="TableParagraph"/>
              <w:spacing w:before="146"/>
              <w:ind w:left="0"/>
              <w:rPr>
                <w:sz w:val="24"/>
                <w:szCs w:val="24"/>
              </w:rPr>
            </w:pPr>
            <w:r w:rsidRPr="432D0519">
              <w:rPr>
                <w:sz w:val="24"/>
                <w:szCs w:val="24"/>
              </w:rPr>
              <w:t xml:space="preserve">All full-time faculty are required to teach 15 credits per semester. The Academic Chair, a full-time professor, </w:t>
            </w:r>
            <w:r w:rsidR="2A7BC387" w:rsidRPr="432D0519">
              <w:rPr>
                <w:sz w:val="24"/>
                <w:szCs w:val="24"/>
              </w:rPr>
              <w:t xml:space="preserve">was </w:t>
            </w:r>
            <w:r w:rsidRPr="432D0519">
              <w:rPr>
                <w:sz w:val="24"/>
                <w:szCs w:val="24"/>
              </w:rPr>
              <w:t xml:space="preserve">released from teaching six credits </w:t>
            </w:r>
            <w:r w:rsidR="108D8FE9" w:rsidRPr="432D0519">
              <w:rPr>
                <w:sz w:val="24"/>
                <w:szCs w:val="24"/>
              </w:rPr>
              <w:t xml:space="preserve">which </w:t>
            </w:r>
            <w:r w:rsidR="1A1CC033" w:rsidRPr="432D0519">
              <w:rPr>
                <w:sz w:val="24"/>
                <w:szCs w:val="24"/>
              </w:rPr>
              <w:t>equate</w:t>
            </w:r>
            <w:r w:rsidR="108D8FE9" w:rsidRPr="432D0519">
              <w:rPr>
                <w:sz w:val="24"/>
                <w:szCs w:val="24"/>
              </w:rPr>
              <w:t xml:space="preserve"> to </w:t>
            </w:r>
            <w:r w:rsidRPr="432D0519">
              <w:rPr>
                <w:sz w:val="24"/>
                <w:szCs w:val="24"/>
              </w:rPr>
              <w:t>six faculty load hours</w:t>
            </w:r>
            <w:r w:rsidR="108D8FE9" w:rsidRPr="432D0519">
              <w:rPr>
                <w:sz w:val="24"/>
                <w:szCs w:val="24"/>
              </w:rPr>
              <w:t xml:space="preserve"> (</w:t>
            </w:r>
            <w:r w:rsidR="2FCA2C44" w:rsidRPr="432D0519">
              <w:rPr>
                <w:sz w:val="24"/>
                <w:szCs w:val="24"/>
              </w:rPr>
              <w:t>FLH</w:t>
            </w:r>
            <w:r w:rsidRPr="432D0519">
              <w:rPr>
                <w:sz w:val="24"/>
                <w:szCs w:val="24"/>
              </w:rPr>
              <w:t xml:space="preserve">) per </w:t>
            </w:r>
            <w:r w:rsidR="507D2A58" w:rsidRPr="432D0519">
              <w:rPr>
                <w:sz w:val="24"/>
                <w:szCs w:val="24"/>
              </w:rPr>
              <w:t xml:space="preserve">term </w:t>
            </w:r>
            <w:r w:rsidRPr="432D0519">
              <w:rPr>
                <w:sz w:val="24"/>
                <w:szCs w:val="24"/>
              </w:rPr>
              <w:t xml:space="preserve">to manage the Human Services department, and the Fieldwork Coordinator </w:t>
            </w:r>
            <w:r w:rsidR="2A7BC387" w:rsidRPr="432D0519">
              <w:rPr>
                <w:sz w:val="24"/>
                <w:szCs w:val="24"/>
              </w:rPr>
              <w:t>was r</w:t>
            </w:r>
            <w:r w:rsidRPr="432D0519">
              <w:rPr>
                <w:sz w:val="24"/>
                <w:szCs w:val="24"/>
              </w:rPr>
              <w:t>eleased from teaching six credits (six faculty load hours) to manage the fieldwork placements and over</w:t>
            </w:r>
            <w:r w:rsidR="583311CC" w:rsidRPr="432D0519">
              <w:rPr>
                <w:sz w:val="24"/>
                <w:szCs w:val="24"/>
              </w:rPr>
              <w:t>see</w:t>
            </w:r>
            <w:r w:rsidRPr="432D0519">
              <w:rPr>
                <w:sz w:val="24"/>
                <w:szCs w:val="24"/>
              </w:rPr>
              <w:t xml:space="preserve"> fieldwork sites and the liaisons. </w:t>
            </w:r>
            <w:r w:rsidR="2A7BC387" w:rsidRPr="432D0519">
              <w:rPr>
                <w:sz w:val="24"/>
                <w:szCs w:val="24"/>
              </w:rPr>
              <w:t xml:space="preserve"> </w:t>
            </w:r>
            <w:r w:rsidR="507D2A58" w:rsidRPr="432D0519">
              <w:rPr>
                <w:sz w:val="24"/>
                <w:szCs w:val="24"/>
              </w:rPr>
              <w:t xml:space="preserve">Effective </w:t>
            </w:r>
            <w:r w:rsidR="2A7BC387" w:rsidRPr="432D0519">
              <w:rPr>
                <w:sz w:val="24"/>
                <w:szCs w:val="24"/>
              </w:rPr>
              <w:t xml:space="preserve">fall 2025, </w:t>
            </w:r>
            <w:r w:rsidR="12C7E71D" w:rsidRPr="432D0519">
              <w:rPr>
                <w:sz w:val="24"/>
                <w:szCs w:val="24"/>
              </w:rPr>
              <w:t xml:space="preserve">the Academic Chair and Fieldwork Liaison’s </w:t>
            </w:r>
            <w:r w:rsidR="4ABB4C4D" w:rsidRPr="432D0519">
              <w:rPr>
                <w:sz w:val="24"/>
                <w:szCs w:val="24"/>
              </w:rPr>
              <w:t xml:space="preserve">release time </w:t>
            </w:r>
            <w:r w:rsidR="507D2A58" w:rsidRPr="432D0519">
              <w:rPr>
                <w:sz w:val="24"/>
                <w:szCs w:val="24"/>
              </w:rPr>
              <w:t>was</w:t>
            </w:r>
            <w:r w:rsidR="4ABB4C4D" w:rsidRPr="432D0519">
              <w:rPr>
                <w:sz w:val="24"/>
                <w:szCs w:val="24"/>
              </w:rPr>
              <w:t xml:space="preserve"> reduced</w:t>
            </w:r>
            <w:r w:rsidR="595AD14D" w:rsidRPr="432D0519">
              <w:rPr>
                <w:sz w:val="24"/>
                <w:szCs w:val="24"/>
              </w:rPr>
              <w:t xml:space="preserve"> from </w:t>
            </w:r>
            <w:r w:rsidR="270BA69B" w:rsidRPr="432D0519">
              <w:rPr>
                <w:sz w:val="24"/>
                <w:szCs w:val="24"/>
              </w:rPr>
              <w:t xml:space="preserve">six </w:t>
            </w:r>
            <w:r w:rsidR="1C1D6F19" w:rsidRPr="432D0519">
              <w:rPr>
                <w:sz w:val="24"/>
                <w:szCs w:val="24"/>
              </w:rPr>
              <w:t xml:space="preserve">FLH to </w:t>
            </w:r>
            <w:r w:rsidR="595AD14D" w:rsidRPr="432D0519">
              <w:rPr>
                <w:sz w:val="24"/>
                <w:szCs w:val="24"/>
              </w:rPr>
              <w:t xml:space="preserve">three </w:t>
            </w:r>
            <w:r w:rsidR="1C1D6F19" w:rsidRPr="432D0519">
              <w:rPr>
                <w:sz w:val="24"/>
                <w:szCs w:val="24"/>
              </w:rPr>
              <w:t>FLH</w:t>
            </w:r>
            <w:r w:rsidR="507D2A58" w:rsidRPr="432D0519">
              <w:rPr>
                <w:sz w:val="24"/>
                <w:szCs w:val="24"/>
              </w:rPr>
              <w:t xml:space="preserve"> per term.</w:t>
            </w:r>
            <w:r w:rsidR="4ABB4C4D" w:rsidRPr="432D0519">
              <w:rPr>
                <w:sz w:val="24"/>
                <w:szCs w:val="24"/>
              </w:rPr>
              <w:t xml:space="preserve"> </w:t>
            </w:r>
            <w:r w:rsidR="595AD14D" w:rsidRPr="432D0519">
              <w:rPr>
                <w:sz w:val="24"/>
                <w:szCs w:val="24"/>
              </w:rPr>
              <w:t xml:space="preserve"> </w:t>
            </w:r>
            <w:r w:rsidR="28495C2A" w:rsidRPr="432D0519">
              <w:rPr>
                <w:sz w:val="24"/>
                <w:szCs w:val="24"/>
              </w:rPr>
              <w:t xml:space="preserve">The Academic Chair and Fieldwork Coordinator </w:t>
            </w:r>
            <w:r w:rsidR="0F4927D4" w:rsidRPr="432D0519">
              <w:rPr>
                <w:sz w:val="24"/>
                <w:szCs w:val="24"/>
              </w:rPr>
              <w:t xml:space="preserve">both </w:t>
            </w:r>
            <w:r w:rsidR="28495C2A" w:rsidRPr="432D0519">
              <w:rPr>
                <w:sz w:val="24"/>
                <w:szCs w:val="24"/>
              </w:rPr>
              <w:t xml:space="preserve">receive a stipend equal to </w:t>
            </w:r>
            <w:r w:rsidR="0F4927D4" w:rsidRPr="432D0519">
              <w:rPr>
                <w:sz w:val="24"/>
                <w:szCs w:val="24"/>
              </w:rPr>
              <w:t xml:space="preserve">three </w:t>
            </w:r>
            <w:r w:rsidR="28495C2A" w:rsidRPr="432D0519">
              <w:rPr>
                <w:sz w:val="24"/>
                <w:szCs w:val="24"/>
              </w:rPr>
              <w:t>faculty load</w:t>
            </w:r>
            <w:r w:rsidR="0092543D">
              <w:rPr>
                <w:sz w:val="24"/>
                <w:szCs w:val="24"/>
              </w:rPr>
              <w:t xml:space="preserve"> hours</w:t>
            </w:r>
            <w:r w:rsidR="28495C2A" w:rsidRPr="432D0519">
              <w:rPr>
                <w:sz w:val="24"/>
                <w:szCs w:val="24"/>
              </w:rPr>
              <w:t xml:space="preserve"> over the summer to perform administrative duties for the program. </w:t>
            </w:r>
          </w:p>
          <w:p w14:paraId="5DA0A7B6" w14:textId="3BB4D93F" w:rsidR="00B01FF9" w:rsidRDefault="00024686" w:rsidP="008210FF">
            <w:pPr>
              <w:pStyle w:val="TableParagraph"/>
              <w:spacing w:before="146"/>
              <w:ind w:left="0"/>
              <w:rPr>
                <w:sz w:val="24"/>
              </w:rPr>
            </w:pPr>
            <w:r w:rsidRPr="00024686">
              <w:rPr>
                <w:sz w:val="24"/>
              </w:rPr>
              <w:t xml:space="preserve">The Academic Chair’s role is to </w:t>
            </w:r>
            <w:r w:rsidR="005C4B62">
              <w:rPr>
                <w:sz w:val="24"/>
              </w:rPr>
              <w:t>review, revise and oversee</w:t>
            </w:r>
            <w:r w:rsidR="005C4B62" w:rsidRPr="00024686">
              <w:rPr>
                <w:sz w:val="24"/>
              </w:rPr>
              <w:t xml:space="preserve"> </w:t>
            </w:r>
            <w:r w:rsidRPr="00024686">
              <w:rPr>
                <w:sz w:val="24"/>
              </w:rPr>
              <w:t>the curriculum for the Human Services program</w:t>
            </w:r>
            <w:r w:rsidR="005C4B62">
              <w:rPr>
                <w:sz w:val="24"/>
              </w:rPr>
              <w:t xml:space="preserve"> and perform</w:t>
            </w:r>
            <w:r w:rsidRPr="00024686">
              <w:rPr>
                <w:sz w:val="24"/>
              </w:rPr>
              <w:t xml:space="preserve"> administrative duties</w:t>
            </w:r>
            <w:r w:rsidR="005C4B62">
              <w:rPr>
                <w:sz w:val="24"/>
              </w:rPr>
              <w:t xml:space="preserve">, including </w:t>
            </w:r>
            <w:r w:rsidRPr="00024686">
              <w:rPr>
                <w:sz w:val="24"/>
              </w:rPr>
              <w:t xml:space="preserve"> scheduling classes,  over</w:t>
            </w:r>
            <w:r w:rsidR="00D541CA">
              <w:rPr>
                <w:sz w:val="24"/>
              </w:rPr>
              <w:t>see</w:t>
            </w:r>
            <w:r w:rsidRPr="00024686">
              <w:rPr>
                <w:sz w:val="24"/>
              </w:rPr>
              <w:t xml:space="preserve">ing </w:t>
            </w:r>
            <w:r w:rsidRPr="00024686">
              <w:rPr>
                <w:sz w:val="24"/>
              </w:rPr>
              <w:lastRenderedPageBreak/>
              <w:t xml:space="preserve">Learning Outcomes Assessment (LOA), </w:t>
            </w:r>
            <w:r w:rsidR="00F56A24">
              <w:rPr>
                <w:sz w:val="24"/>
              </w:rPr>
              <w:t>over</w:t>
            </w:r>
            <w:r w:rsidR="00D541CA">
              <w:rPr>
                <w:sz w:val="24"/>
              </w:rPr>
              <w:t>see</w:t>
            </w:r>
            <w:r w:rsidR="00F56A24">
              <w:rPr>
                <w:sz w:val="24"/>
              </w:rPr>
              <w:t xml:space="preserve">ing Course Equity Data, </w:t>
            </w:r>
            <w:r w:rsidRPr="00024686">
              <w:rPr>
                <w:sz w:val="24"/>
              </w:rPr>
              <w:t xml:space="preserve">conducting program reviews, conducting </w:t>
            </w:r>
            <w:r w:rsidR="00783EC3" w:rsidRPr="00024686">
              <w:rPr>
                <w:sz w:val="24"/>
              </w:rPr>
              <w:t>information sessions</w:t>
            </w:r>
            <w:r w:rsidRPr="00024686">
              <w:rPr>
                <w:sz w:val="24"/>
              </w:rPr>
              <w:t xml:space="preserve"> for prospective students, marketing the Human Services program, maintaining compliance with</w:t>
            </w:r>
            <w:r w:rsidR="00BE7953">
              <w:rPr>
                <w:sz w:val="24"/>
              </w:rPr>
              <w:t xml:space="preserve"> </w:t>
            </w:r>
            <w:r w:rsidR="00BE7953" w:rsidRPr="00BE7953">
              <w:rPr>
                <w:sz w:val="24"/>
              </w:rPr>
              <w:t>accreditation standards, advising and mentoring students and other assigned duties</w:t>
            </w:r>
            <w:r w:rsidR="00783EC3">
              <w:rPr>
                <w:sz w:val="24"/>
              </w:rPr>
              <w:t xml:space="preserve">. </w:t>
            </w:r>
            <w:r w:rsidR="00BE7953" w:rsidRPr="00BE7953">
              <w:rPr>
                <w:sz w:val="24"/>
              </w:rPr>
              <w:t xml:space="preserve">The Academic </w:t>
            </w:r>
            <w:r w:rsidR="00783EC3" w:rsidRPr="00BE7953">
              <w:rPr>
                <w:sz w:val="24"/>
              </w:rPr>
              <w:t>Chair reports</w:t>
            </w:r>
            <w:r w:rsidR="00BE7953" w:rsidRPr="00BE7953">
              <w:rPr>
                <w:sz w:val="24"/>
              </w:rPr>
              <w:t xml:space="preserve"> to the Assistant Dean for Health and Wellness</w:t>
            </w:r>
            <w:r w:rsidR="005C4B62">
              <w:rPr>
                <w:sz w:val="24"/>
              </w:rPr>
              <w:t>, who supervises and evaluates full-time faculty and oversees the department’s budget</w:t>
            </w:r>
            <w:r w:rsidR="00BE7953" w:rsidRPr="00BE7953">
              <w:rPr>
                <w:sz w:val="24"/>
              </w:rPr>
              <w:t xml:space="preserve">. This structure </w:t>
            </w:r>
            <w:r w:rsidR="00783EC3">
              <w:rPr>
                <w:sz w:val="24"/>
              </w:rPr>
              <w:t xml:space="preserve">provides </w:t>
            </w:r>
            <w:r w:rsidR="00BE7953" w:rsidRPr="00BE7953">
              <w:rPr>
                <w:sz w:val="24"/>
              </w:rPr>
              <w:t>support for the Academic Chairs and allows for a more focused effort on student success and curriculum</w:t>
            </w:r>
            <w:r w:rsidR="005C4B62">
              <w:rPr>
                <w:sz w:val="24"/>
              </w:rPr>
              <w:t>.</w:t>
            </w:r>
            <w:r w:rsidR="00B01FF9" w:rsidRPr="00B01FF9">
              <w:rPr>
                <w:sz w:val="24"/>
              </w:rPr>
              <w:t xml:space="preserve"> </w:t>
            </w:r>
          </w:p>
          <w:p w14:paraId="5C803386" w14:textId="21AEA174" w:rsidR="0032718D" w:rsidRDefault="0032718D" w:rsidP="005B3FD9">
            <w:pPr>
              <w:pStyle w:val="TableParagraph"/>
              <w:spacing w:before="146"/>
              <w:ind w:left="0"/>
              <w:rPr>
                <w:sz w:val="24"/>
              </w:rPr>
            </w:pPr>
            <w:r w:rsidRPr="00C43BF4">
              <w:rPr>
                <w:sz w:val="24"/>
              </w:rPr>
              <w:t xml:space="preserve">The </w:t>
            </w:r>
            <w:r w:rsidR="005C4B62">
              <w:rPr>
                <w:sz w:val="24"/>
              </w:rPr>
              <w:t>F</w:t>
            </w:r>
            <w:r w:rsidRPr="00C43BF4">
              <w:rPr>
                <w:sz w:val="24"/>
              </w:rPr>
              <w:t xml:space="preserve">ieldwork </w:t>
            </w:r>
            <w:r w:rsidR="005C4B62">
              <w:rPr>
                <w:sz w:val="24"/>
              </w:rPr>
              <w:t>C</w:t>
            </w:r>
            <w:r w:rsidR="005C4B62" w:rsidRPr="00C43BF4">
              <w:rPr>
                <w:sz w:val="24"/>
              </w:rPr>
              <w:t>oordinat</w:t>
            </w:r>
            <w:r w:rsidR="005C4B62">
              <w:rPr>
                <w:sz w:val="24"/>
              </w:rPr>
              <w:t>or</w:t>
            </w:r>
            <w:r w:rsidR="005C4B62" w:rsidRPr="00C43BF4">
              <w:rPr>
                <w:sz w:val="24"/>
              </w:rPr>
              <w:t xml:space="preserve"> </w:t>
            </w:r>
            <w:r w:rsidRPr="00C43BF4">
              <w:rPr>
                <w:sz w:val="24"/>
              </w:rPr>
              <w:t>is responsible for coordinating</w:t>
            </w:r>
            <w:r w:rsidR="005B3FD9" w:rsidRPr="00C43BF4">
              <w:rPr>
                <w:sz w:val="24"/>
              </w:rPr>
              <w:t xml:space="preserve"> </w:t>
            </w:r>
            <w:r w:rsidR="00AE7249" w:rsidRPr="00C43BF4">
              <w:rPr>
                <w:sz w:val="24"/>
              </w:rPr>
              <w:t xml:space="preserve">fieldwork.  Responsibilities include </w:t>
            </w:r>
            <w:r w:rsidR="001B5E25">
              <w:rPr>
                <w:sz w:val="24"/>
              </w:rPr>
              <w:t>meeting with students to place</w:t>
            </w:r>
            <w:r w:rsidR="00AE7249" w:rsidRPr="00C43BF4">
              <w:rPr>
                <w:sz w:val="24"/>
              </w:rPr>
              <w:t xml:space="preserve"> students in fieldwork,</w:t>
            </w:r>
            <w:r w:rsidR="00134938">
              <w:rPr>
                <w:sz w:val="24"/>
              </w:rPr>
              <w:t xml:space="preserve"> advising students during fieldwork process, </w:t>
            </w:r>
            <w:r w:rsidR="00FA7958" w:rsidRPr="00C43BF4">
              <w:rPr>
                <w:sz w:val="24"/>
              </w:rPr>
              <w:t xml:space="preserve">facilitating </w:t>
            </w:r>
            <w:r w:rsidR="005C4B62">
              <w:rPr>
                <w:sz w:val="24"/>
              </w:rPr>
              <w:t>the resolution of</w:t>
            </w:r>
            <w:r w:rsidR="00FA7958">
              <w:rPr>
                <w:sz w:val="24"/>
              </w:rPr>
              <w:t xml:space="preserve"> student issues, maintaining communication with instructors and students regarding fieldwork process, </w:t>
            </w:r>
            <w:r w:rsidR="004B3A65">
              <w:rPr>
                <w:sz w:val="24"/>
              </w:rPr>
              <w:t>creating, updating and maintaining all fieldwork documentation</w:t>
            </w:r>
            <w:r w:rsidR="00AF02FC">
              <w:rPr>
                <w:sz w:val="24"/>
              </w:rPr>
              <w:t>, developing and maintaining partnerships within the community for fieldwork sites, over</w:t>
            </w:r>
            <w:r w:rsidR="00D541CA">
              <w:rPr>
                <w:sz w:val="24"/>
              </w:rPr>
              <w:t>see</w:t>
            </w:r>
            <w:r w:rsidR="00AF02FC">
              <w:rPr>
                <w:sz w:val="24"/>
              </w:rPr>
              <w:t xml:space="preserve">ing behavioral indicator </w:t>
            </w:r>
            <w:r w:rsidR="004C415D">
              <w:rPr>
                <w:sz w:val="24"/>
              </w:rPr>
              <w:t>process, over</w:t>
            </w:r>
            <w:r w:rsidR="00D541CA">
              <w:rPr>
                <w:sz w:val="24"/>
              </w:rPr>
              <w:t>see</w:t>
            </w:r>
            <w:r w:rsidR="004C415D">
              <w:rPr>
                <w:sz w:val="24"/>
              </w:rPr>
              <w:t>ing</w:t>
            </w:r>
            <w:r w:rsidR="00724FBC">
              <w:rPr>
                <w:sz w:val="24"/>
              </w:rPr>
              <w:t xml:space="preserve"> fieldwork liaisons</w:t>
            </w:r>
            <w:r w:rsidR="00134938">
              <w:rPr>
                <w:sz w:val="24"/>
              </w:rPr>
              <w:t xml:space="preserve">, </w:t>
            </w:r>
            <w:r w:rsidR="00A30543">
              <w:rPr>
                <w:sz w:val="24"/>
              </w:rPr>
              <w:t xml:space="preserve">and </w:t>
            </w:r>
            <w:r w:rsidR="00134938">
              <w:rPr>
                <w:sz w:val="24"/>
              </w:rPr>
              <w:t>conducting fieldwork orientations</w:t>
            </w:r>
            <w:r w:rsidR="00A30543">
              <w:rPr>
                <w:sz w:val="24"/>
              </w:rPr>
              <w:t>.</w:t>
            </w:r>
          </w:p>
          <w:p w14:paraId="567D4E93" w14:textId="5EDEAE93" w:rsidR="00AF76DE" w:rsidRPr="003F01CF" w:rsidRDefault="00AF76DE" w:rsidP="00AF76DE">
            <w:pPr>
              <w:pStyle w:val="TableParagraph"/>
              <w:spacing w:before="146"/>
              <w:ind w:left="0"/>
              <w:rPr>
                <w:b/>
                <w:bCs/>
                <w:i/>
                <w:iCs/>
                <w:sz w:val="24"/>
              </w:rPr>
            </w:pPr>
            <w:r>
              <w:rPr>
                <w:sz w:val="24"/>
              </w:rPr>
              <w:t>In addition to their roles as Academic Chair and Fieldwork Coordinator, the two</w:t>
            </w:r>
            <w:r w:rsidRPr="00B01FF9">
              <w:rPr>
                <w:sz w:val="24"/>
              </w:rPr>
              <w:t xml:space="preserve"> full-time faculty </w:t>
            </w:r>
            <w:r>
              <w:rPr>
                <w:sz w:val="24"/>
              </w:rPr>
              <w:t>also prepare</w:t>
            </w:r>
            <w:r w:rsidRPr="00B01FF9">
              <w:rPr>
                <w:sz w:val="24"/>
              </w:rPr>
              <w:t xml:space="preserve"> lesson plans, facilita</w:t>
            </w:r>
            <w:r>
              <w:rPr>
                <w:sz w:val="24"/>
              </w:rPr>
              <w:t>te</w:t>
            </w:r>
            <w:r w:rsidRPr="00B01FF9">
              <w:rPr>
                <w:sz w:val="24"/>
              </w:rPr>
              <w:t xml:space="preserve"> course instruction and interaction, and prepar</w:t>
            </w:r>
            <w:r>
              <w:rPr>
                <w:sz w:val="24"/>
              </w:rPr>
              <w:t>e</w:t>
            </w:r>
            <w:r w:rsidRPr="00B01FF9">
              <w:rPr>
                <w:sz w:val="24"/>
              </w:rPr>
              <w:t xml:space="preserve"> and conduct student assessments. </w:t>
            </w:r>
            <w:r>
              <w:rPr>
                <w:sz w:val="24"/>
              </w:rPr>
              <w:t>The f</w:t>
            </w:r>
            <w:r w:rsidRPr="00B01FF9">
              <w:rPr>
                <w:sz w:val="24"/>
              </w:rPr>
              <w:t xml:space="preserve">ull-time faculty are involved in all aspects of the department from accreditation to student advising and curriculum revision/development to textbook selection. </w:t>
            </w:r>
            <w:r>
              <w:rPr>
                <w:sz w:val="24"/>
              </w:rPr>
              <w:t>They also</w:t>
            </w:r>
            <w:r w:rsidRPr="00B01FF9">
              <w:rPr>
                <w:sz w:val="24"/>
              </w:rPr>
              <w:t xml:space="preserve"> serve as advisors for Human Services students</w:t>
            </w:r>
            <w:r>
              <w:rPr>
                <w:sz w:val="24"/>
              </w:rPr>
              <w:t xml:space="preserve"> and maintain six </w:t>
            </w:r>
            <w:r w:rsidRPr="00B01FF9">
              <w:rPr>
                <w:sz w:val="24"/>
              </w:rPr>
              <w:t xml:space="preserve">office hours per week. </w:t>
            </w:r>
            <w:r>
              <w:rPr>
                <w:sz w:val="24"/>
              </w:rPr>
              <w:t>The f</w:t>
            </w:r>
            <w:r w:rsidRPr="00B01FF9">
              <w:rPr>
                <w:sz w:val="24"/>
              </w:rPr>
              <w:t>ull-time faculty participate in departmental meetings</w:t>
            </w:r>
            <w:r>
              <w:rPr>
                <w:sz w:val="24"/>
              </w:rPr>
              <w:t xml:space="preserve"> and committees</w:t>
            </w:r>
            <w:r w:rsidRPr="00B01FF9">
              <w:rPr>
                <w:sz w:val="24"/>
              </w:rPr>
              <w:t xml:space="preserve">, Advisory Board meetings, and </w:t>
            </w:r>
            <w:proofErr w:type="gramStart"/>
            <w:r w:rsidRPr="00B01FF9">
              <w:rPr>
                <w:sz w:val="24"/>
              </w:rPr>
              <w:t>collegewide</w:t>
            </w:r>
            <w:proofErr w:type="gramEnd"/>
            <w:r w:rsidRPr="00B01FF9">
              <w:rPr>
                <w:sz w:val="24"/>
              </w:rPr>
              <w:t xml:space="preserve"> committees. They are also encouraged to participate in college activities and organizations, professional development, and community service </w:t>
            </w:r>
            <w:proofErr w:type="gramStart"/>
            <w:r w:rsidRPr="00B01FF9">
              <w:rPr>
                <w:sz w:val="24"/>
              </w:rPr>
              <w:t>projects</w:t>
            </w:r>
            <w:r>
              <w:rPr>
                <w:sz w:val="24"/>
              </w:rPr>
              <w:t xml:space="preserve"> </w:t>
            </w:r>
            <w:r w:rsidRPr="00AF76DE">
              <w:rPr>
                <w:b/>
                <w:bCs/>
                <w:sz w:val="24"/>
              </w:rPr>
              <w:t>{</w:t>
            </w:r>
            <w:proofErr w:type="gramEnd"/>
            <w:r w:rsidRPr="00AF76DE">
              <w:rPr>
                <w:b/>
                <w:bCs/>
                <w:i/>
                <w:iCs/>
                <w:sz w:val="24"/>
              </w:rPr>
              <w:t>Human</w:t>
            </w:r>
            <w:r w:rsidRPr="00184E12">
              <w:rPr>
                <w:b/>
                <w:bCs/>
                <w:i/>
                <w:iCs/>
                <w:sz w:val="24"/>
              </w:rPr>
              <w:t xml:space="preserve"> Services</w:t>
            </w:r>
            <w:r w:rsidRPr="003F01CF">
              <w:rPr>
                <w:b/>
                <w:bCs/>
                <w:i/>
                <w:iCs/>
                <w:sz w:val="24"/>
              </w:rPr>
              <w:t xml:space="preserve"> Essential Program </w:t>
            </w:r>
            <w:proofErr w:type="gramStart"/>
            <w:r w:rsidRPr="003F01CF">
              <w:rPr>
                <w:b/>
                <w:bCs/>
                <w:i/>
                <w:iCs/>
                <w:sz w:val="24"/>
              </w:rPr>
              <w:t>Roles</w:t>
            </w:r>
            <w:r>
              <w:rPr>
                <w:b/>
                <w:bCs/>
                <w:i/>
                <w:iCs/>
                <w:sz w:val="24"/>
              </w:rPr>
              <w:t>}</w:t>
            </w:r>
            <w:r w:rsidRPr="00AF76DE">
              <w:rPr>
                <w:sz w:val="24"/>
              </w:rPr>
              <w:t>.</w:t>
            </w:r>
            <w:proofErr w:type="gramEnd"/>
          </w:p>
          <w:p w14:paraId="0C22B302" w14:textId="75873FA0" w:rsidR="0032718D" w:rsidRPr="00AC49D2" w:rsidRDefault="0032718D" w:rsidP="00431A23">
            <w:pPr>
              <w:pStyle w:val="TableParagraph"/>
              <w:spacing w:before="146"/>
              <w:ind w:left="0"/>
              <w:rPr>
                <w:sz w:val="24"/>
              </w:rPr>
            </w:pPr>
            <w:r w:rsidRPr="00AC49D2">
              <w:rPr>
                <w:sz w:val="24"/>
              </w:rPr>
              <w:t>There are two fieldwork liaisons (</w:t>
            </w:r>
            <w:r w:rsidR="0007303F">
              <w:rPr>
                <w:sz w:val="24"/>
              </w:rPr>
              <w:t>part-time</w:t>
            </w:r>
            <w:r w:rsidRPr="00AC49D2">
              <w:rPr>
                <w:sz w:val="24"/>
              </w:rPr>
              <w:t xml:space="preserve"> faculty) for the Human Services department. Their main responsibilities include conducting site visits and meeting with the Fieldwork Coordinator regularly to discuss issues with agencies and students. </w:t>
            </w:r>
            <w:r w:rsidR="00126E8B">
              <w:rPr>
                <w:sz w:val="24"/>
              </w:rPr>
              <w:t xml:space="preserve"> </w:t>
            </w:r>
          </w:p>
          <w:p w14:paraId="190377D6" w14:textId="77777777" w:rsidR="00901BC6" w:rsidRDefault="00901BC6" w:rsidP="00901BC6">
            <w:pPr>
              <w:pStyle w:val="BodyText"/>
            </w:pPr>
          </w:p>
          <w:p w14:paraId="13006EC2" w14:textId="7D65914D" w:rsidR="00AC49D2" w:rsidRDefault="00AC49D2" w:rsidP="00125921">
            <w:pPr>
              <w:pStyle w:val="TableParagraph"/>
              <w:spacing w:before="146"/>
              <w:ind w:left="148"/>
              <w:rPr>
                <w:sz w:val="24"/>
              </w:rPr>
            </w:pPr>
          </w:p>
        </w:tc>
      </w:tr>
      <w:tr w:rsidR="007D40BE" w14:paraId="3EA54172" w14:textId="77777777" w:rsidTr="432D0519">
        <w:trPr>
          <w:trHeight w:val="1148"/>
        </w:trPr>
        <w:tc>
          <w:tcPr>
            <w:tcW w:w="780" w:type="dxa"/>
          </w:tcPr>
          <w:p w14:paraId="1B7E0A80" w14:textId="77777777" w:rsidR="007D40BE" w:rsidRDefault="00BB2F7E">
            <w:pPr>
              <w:pStyle w:val="TableParagraph"/>
              <w:ind w:left="0" w:right="97"/>
              <w:jc w:val="right"/>
              <w:rPr>
                <w:sz w:val="24"/>
              </w:rPr>
            </w:pPr>
            <w:r>
              <w:rPr>
                <w:spacing w:val="-5"/>
                <w:sz w:val="24"/>
              </w:rPr>
              <w:lastRenderedPageBreak/>
              <w:t>c.</w:t>
            </w:r>
          </w:p>
        </w:tc>
        <w:tc>
          <w:tcPr>
            <w:tcW w:w="9480" w:type="dxa"/>
          </w:tcPr>
          <w:p w14:paraId="6A474B85" w14:textId="5368482A" w:rsidR="007D40BE" w:rsidRPr="003D780F" w:rsidRDefault="00331C58" w:rsidP="00C72B3C">
            <w:pPr>
              <w:pStyle w:val="TableParagraph"/>
              <w:spacing w:before="62" w:line="256" w:lineRule="auto"/>
              <w:ind w:left="0" w:right="186"/>
              <w:rPr>
                <w:sz w:val="24"/>
              </w:rPr>
            </w:pPr>
            <w:r w:rsidRPr="003D780F">
              <w:rPr>
                <w:sz w:val="24"/>
              </w:rPr>
              <w:t>D</w:t>
            </w:r>
            <w:r w:rsidR="00BB2F7E" w:rsidRPr="003D780F">
              <w:rPr>
                <w:sz w:val="24"/>
              </w:rPr>
              <w:t>escribe</w:t>
            </w:r>
            <w:r w:rsidR="00BB2F7E" w:rsidRPr="003D780F">
              <w:rPr>
                <w:spacing w:val="-4"/>
                <w:sz w:val="24"/>
              </w:rPr>
              <w:t xml:space="preserve"> </w:t>
            </w:r>
            <w:r w:rsidR="00BB2F7E" w:rsidRPr="003D780F">
              <w:rPr>
                <w:sz w:val="24"/>
              </w:rPr>
              <w:t>the</w:t>
            </w:r>
            <w:r w:rsidR="00BB2F7E" w:rsidRPr="003D780F">
              <w:rPr>
                <w:spacing w:val="-4"/>
                <w:sz w:val="24"/>
              </w:rPr>
              <w:t xml:space="preserve"> </w:t>
            </w:r>
            <w:r w:rsidR="00BB2F7E" w:rsidRPr="003D780F">
              <w:rPr>
                <w:sz w:val="24"/>
              </w:rPr>
              <w:t>process</w:t>
            </w:r>
            <w:r w:rsidR="00BB2F7E" w:rsidRPr="003D780F">
              <w:rPr>
                <w:spacing w:val="-16"/>
                <w:sz w:val="24"/>
              </w:rPr>
              <w:t xml:space="preserve"> </w:t>
            </w:r>
            <w:r w:rsidR="00BB2F7E" w:rsidRPr="003D780F">
              <w:rPr>
                <w:sz w:val="24"/>
              </w:rPr>
              <w:t>for faculty</w:t>
            </w:r>
            <w:r w:rsidR="00BB2F7E" w:rsidRPr="003D780F">
              <w:rPr>
                <w:spacing w:val="-19"/>
                <w:sz w:val="24"/>
              </w:rPr>
              <w:t xml:space="preserve"> </w:t>
            </w:r>
            <w:r w:rsidR="00BB2F7E" w:rsidRPr="003D780F">
              <w:rPr>
                <w:sz w:val="24"/>
              </w:rPr>
              <w:t>and staff</w:t>
            </w:r>
            <w:r w:rsidR="00BB2F7E" w:rsidRPr="003D780F">
              <w:rPr>
                <w:spacing w:val="-14"/>
                <w:sz w:val="24"/>
              </w:rPr>
              <w:t xml:space="preserve"> </w:t>
            </w:r>
            <w:r w:rsidR="00BB2F7E" w:rsidRPr="003D780F">
              <w:rPr>
                <w:sz w:val="24"/>
              </w:rPr>
              <w:t>evaluation. Documentation may come from a</w:t>
            </w:r>
            <w:r w:rsidR="00BB2F7E" w:rsidRPr="003D780F">
              <w:rPr>
                <w:spacing w:val="-4"/>
                <w:sz w:val="24"/>
              </w:rPr>
              <w:t xml:space="preserve"> </w:t>
            </w:r>
            <w:r w:rsidR="00BB2F7E" w:rsidRPr="003D780F">
              <w:rPr>
                <w:sz w:val="24"/>
              </w:rPr>
              <w:t>variety of sources and may include, among others, student evaluations, administrative review, comments from field placement agencies, and peer review.</w:t>
            </w:r>
          </w:p>
          <w:p w14:paraId="6328B476" w14:textId="77777777" w:rsidR="00A8517B" w:rsidRPr="003D780F" w:rsidRDefault="00A8517B">
            <w:pPr>
              <w:pStyle w:val="TableParagraph"/>
              <w:spacing w:before="62" w:line="256" w:lineRule="auto"/>
              <w:ind w:left="148" w:right="186"/>
              <w:rPr>
                <w:sz w:val="24"/>
              </w:rPr>
            </w:pPr>
          </w:p>
          <w:p w14:paraId="2B9FF579" w14:textId="77777777" w:rsidR="00A8517B" w:rsidRPr="003D780F" w:rsidRDefault="00A8517B" w:rsidP="00C72B3C">
            <w:pPr>
              <w:pStyle w:val="TableParagraph"/>
              <w:spacing w:line="274" w:lineRule="exact"/>
              <w:ind w:left="0"/>
              <w:rPr>
                <w:b/>
                <w:sz w:val="24"/>
              </w:rPr>
            </w:pPr>
            <w:r w:rsidRPr="003D780F">
              <w:rPr>
                <w:b/>
                <w:spacing w:val="-2"/>
                <w:sz w:val="24"/>
                <w:u w:val="thick"/>
              </w:rPr>
              <w:t>Response:</w:t>
            </w:r>
          </w:p>
          <w:p w14:paraId="3298FE4C" w14:textId="38140AB5" w:rsidR="00A8517B" w:rsidRPr="003D780F" w:rsidRDefault="00A8517B" w:rsidP="00A8517B">
            <w:pPr>
              <w:pStyle w:val="TableParagraph"/>
              <w:ind w:left="0" w:right="172"/>
              <w:jc w:val="both"/>
              <w:rPr>
                <w:sz w:val="24"/>
              </w:rPr>
            </w:pPr>
            <w:r w:rsidRPr="003D780F">
              <w:rPr>
                <w:sz w:val="24"/>
              </w:rPr>
              <w:t>The procedure to evaluate full-time faculty members in the Human Services department is aligned with AACC’s</w:t>
            </w:r>
            <w:r w:rsidR="00C72B3C" w:rsidRPr="003D780F">
              <w:rPr>
                <w:sz w:val="24"/>
              </w:rPr>
              <w:t xml:space="preserve"> </w:t>
            </w:r>
            <w:r w:rsidR="00C72B3C" w:rsidRPr="003D780F">
              <w:rPr>
                <w:b/>
                <w:bCs/>
                <w:i/>
                <w:iCs/>
                <w:sz w:val="24"/>
              </w:rPr>
              <w:t>Full-Time Faculty Performance Evaluation</w:t>
            </w:r>
            <w:r w:rsidR="00B826D3" w:rsidRPr="003D780F">
              <w:rPr>
                <w:i/>
                <w:iCs/>
                <w:sz w:val="24"/>
              </w:rPr>
              <w:t>.</w:t>
            </w:r>
            <w:r w:rsidR="00222D8A" w:rsidRPr="003D780F">
              <w:rPr>
                <w:i/>
                <w:iCs/>
                <w:sz w:val="24"/>
              </w:rPr>
              <w:t xml:space="preserve"> </w:t>
            </w:r>
            <w:r w:rsidRPr="003D780F">
              <w:rPr>
                <w:spacing w:val="-4"/>
                <w:sz w:val="24"/>
              </w:rPr>
              <w:t xml:space="preserve"> </w:t>
            </w:r>
            <w:r w:rsidRPr="003D780F">
              <w:t>The</w:t>
            </w:r>
            <w:r w:rsidRPr="003D780F">
              <w:rPr>
                <w:sz w:val="24"/>
              </w:rPr>
              <w:t xml:space="preserve"> Assistant Dean and a selected peer review committee </w:t>
            </w:r>
            <w:r w:rsidR="00E47266" w:rsidRPr="003D780F">
              <w:rPr>
                <w:sz w:val="24"/>
              </w:rPr>
              <w:t>do</w:t>
            </w:r>
            <w:r w:rsidRPr="003D780F">
              <w:rPr>
                <w:sz w:val="24"/>
              </w:rPr>
              <w:t xml:space="preserve"> a comprehensive evaluation of the faculty member to include classroom visits, a review of course materials, and review of the faculty member’s professional summary.  Full-time faculty</w:t>
            </w:r>
            <w:r w:rsidRPr="003D780F">
              <w:rPr>
                <w:spacing w:val="-15"/>
                <w:sz w:val="24"/>
              </w:rPr>
              <w:t xml:space="preserve"> </w:t>
            </w:r>
            <w:r w:rsidRPr="003D780F">
              <w:rPr>
                <w:sz w:val="24"/>
              </w:rPr>
              <w:t>members</w:t>
            </w:r>
            <w:r w:rsidR="00176D62" w:rsidRPr="003D780F">
              <w:rPr>
                <w:sz w:val="24"/>
              </w:rPr>
              <w:t xml:space="preserve"> who are </w:t>
            </w:r>
            <w:r w:rsidR="004F19BB" w:rsidRPr="003D780F">
              <w:rPr>
                <w:sz w:val="24"/>
              </w:rPr>
              <w:t>tenured receive</w:t>
            </w:r>
            <w:r w:rsidRPr="003D780F">
              <w:rPr>
                <w:sz w:val="24"/>
              </w:rPr>
              <w:t xml:space="preserve"> a comprehensive evaluation every </w:t>
            </w:r>
            <w:r w:rsidR="00176D62" w:rsidRPr="003D780F">
              <w:rPr>
                <w:sz w:val="24"/>
              </w:rPr>
              <w:t>six year</w:t>
            </w:r>
            <w:r w:rsidR="00E47266">
              <w:rPr>
                <w:sz w:val="24"/>
              </w:rPr>
              <w:t>s</w:t>
            </w:r>
            <w:r w:rsidR="00176D62" w:rsidRPr="003D780F">
              <w:rPr>
                <w:sz w:val="24"/>
              </w:rPr>
              <w:t xml:space="preserve"> </w:t>
            </w:r>
            <w:r w:rsidRPr="003D780F">
              <w:rPr>
                <w:sz w:val="24"/>
              </w:rPr>
              <w:t>in four areas:</w:t>
            </w:r>
            <w:r w:rsidRPr="003D780F">
              <w:rPr>
                <w:spacing w:val="-10"/>
                <w:sz w:val="24"/>
              </w:rPr>
              <w:t xml:space="preserve"> </w:t>
            </w:r>
            <w:r w:rsidRPr="003D780F">
              <w:rPr>
                <w:sz w:val="24"/>
              </w:rPr>
              <w:t>teaching</w:t>
            </w:r>
            <w:r w:rsidRPr="003D780F">
              <w:rPr>
                <w:spacing w:val="-11"/>
                <w:sz w:val="24"/>
              </w:rPr>
              <w:t xml:space="preserve"> </w:t>
            </w:r>
            <w:r w:rsidRPr="003D780F">
              <w:rPr>
                <w:sz w:val="24"/>
              </w:rPr>
              <w:t>effectiveness,</w:t>
            </w:r>
            <w:r w:rsidRPr="003D780F">
              <w:rPr>
                <w:spacing w:val="-10"/>
                <w:sz w:val="24"/>
              </w:rPr>
              <w:t xml:space="preserve"> </w:t>
            </w:r>
            <w:r w:rsidRPr="003D780F">
              <w:rPr>
                <w:sz w:val="24"/>
              </w:rPr>
              <w:t>scholarly/professional</w:t>
            </w:r>
            <w:r w:rsidRPr="003D780F">
              <w:rPr>
                <w:spacing w:val="-9"/>
                <w:sz w:val="24"/>
              </w:rPr>
              <w:t xml:space="preserve"> </w:t>
            </w:r>
            <w:r w:rsidRPr="003D780F">
              <w:rPr>
                <w:sz w:val="24"/>
              </w:rPr>
              <w:t>growth and</w:t>
            </w:r>
            <w:r w:rsidRPr="003D780F">
              <w:rPr>
                <w:spacing w:val="-9"/>
                <w:sz w:val="24"/>
              </w:rPr>
              <w:t xml:space="preserve"> </w:t>
            </w:r>
            <w:r w:rsidRPr="003D780F">
              <w:rPr>
                <w:sz w:val="24"/>
              </w:rPr>
              <w:t>development, department</w:t>
            </w:r>
            <w:r w:rsidRPr="003D780F">
              <w:rPr>
                <w:spacing w:val="-9"/>
                <w:sz w:val="24"/>
              </w:rPr>
              <w:t xml:space="preserve"> </w:t>
            </w:r>
            <w:r w:rsidRPr="003D780F">
              <w:rPr>
                <w:sz w:val="24"/>
              </w:rPr>
              <w:t>service,</w:t>
            </w:r>
            <w:r w:rsidRPr="003D780F">
              <w:rPr>
                <w:spacing w:val="-9"/>
                <w:sz w:val="24"/>
              </w:rPr>
              <w:t xml:space="preserve"> </w:t>
            </w:r>
            <w:r w:rsidRPr="003D780F">
              <w:rPr>
                <w:sz w:val="24"/>
              </w:rPr>
              <w:t>and</w:t>
            </w:r>
            <w:r w:rsidRPr="003D780F">
              <w:rPr>
                <w:spacing w:val="-9"/>
                <w:sz w:val="24"/>
              </w:rPr>
              <w:t xml:space="preserve"> </w:t>
            </w:r>
            <w:r w:rsidRPr="003D780F">
              <w:rPr>
                <w:sz w:val="24"/>
              </w:rPr>
              <w:t>college and community service.</w:t>
            </w:r>
            <w:r w:rsidR="00176D62" w:rsidRPr="003D780F">
              <w:rPr>
                <w:sz w:val="24"/>
              </w:rPr>
              <w:t xml:space="preserve"> </w:t>
            </w:r>
            <w:r w:rsidR="004F19BB" w:rsidRPr="003D780F">
              <w:rPr>
                <w:sz w:val="24"/>
              </w:rPr>
              <w:t>Newly hired</w:t>
            </w:r>
            <w:r w:rsidR="00176D62" w:rsidRPr="003D780F">
              <w:rPr>
                <w:sz w:val="24"/>
              </w:rPr>
              <w:t xml:space="preserve"> faculty will receive their first formal evaluation in their </w:t>
            </w:r>
            <w:r w:rsidR="00E47266">
              <w:rPr>
                <w:sz w:val="24"/>
              </w:rPr>
              <w:t>second</w:t>
            </w:r>
            <w:r w:rsidR="00E47266" w:rsidRPr="003D780F">
              <w:rPr>
                <w:sz w:val="24"/>
              </w:rPr>
              <w:t xml:space="preserve"> </w:t>
            </w:r>
            <w:r w:rsidR="00176D62" w:rsidRPr="003D780F">
              <w:rPr>
                <w:sz w:val="24"/>
              </w:rPr>
              <w:t xml:space="preserve">and </w:t>
            </w:r>
            <w:r w:rsidR="00E47266">
              <w:rPr>
                <w:sz w:val="24"/>
              </w:rPr>
              <w:t>fifth</w:t>
            </w:r>
            <w:r w:rsidR="00E47266" w:rsidRPr="003D780F">
              <w:rPr>
                <w:sz w:val="24"/>
              </w:rPr>
              <w:t xml:space="preserve"> </w:t>
            </w:r>
            <w:r w:rsidR="00176D62" w:rsidRPr="003D780F">
              <w:rPr>
                <w:sz w:val="24"/>
              </w:rPr>
              <w:t xml:space="preserve">years of employment.  </w:t>
            </w:r>
            <w:r w:rsidR="004F19BB" w:rsidRPr="003D780F">
              <w:rPr>
                <w:sz w:val="24"/>
              </w:rPr>
              <w:t>Thereafter, untenured faculty member</w:t>
            </w:r>
            <w:r w:rsidR="004A4BF8">
              <w:rPr>
                <w:sz w:val="24"/>
              </w:rPr>
              <w:t>s</w:t>
            </w:r>
            <w:r w:rsidR="004F19BB" w:rsidRPr="003D780F">
              <w:rPr>
                <w:sz w:val="24"/>
              </w:rPr>
              <w:t xml:space="preserve"> will receive a formal evaluation every four years. </w:t>
            </w:r>
          </w:p>
          <w:p w14:paraId="32606D32" w14:textId="77777777" w:rsidR="00A8517B" w:rsidRPr="003D780F" w:rsidRDefault="00A8517B" w:rsidP="00A8517B">
            <w:pPr>
              <w:pStyle w:val="TableParagraph"/>
              <w:ind w:left="107" w:right="172"/>
              <w:jc w:val="both"/>
              <w:rPr>
                <w:sz w:val="24"/>
              </w:rPr>
            </w:pPr>
            <w:r w:rsidRPr="003D780F">
              <w:rPr>
                <w:sz w:val="24"/>
              </w:rPr>
              <w:t xml:space="preserve"> </w:t>
            </w:r>
          </w:p>
          <w:p w14:paraId="3849EADC" w14:textId="759B2893" w:rsidR="00A8517B" w:rsidRPr="003D780F" w:rsidRDefault="00A8517B" w:rsidP="00A8517B">
            <w:pPr>
              <w:pStyle w:val="TableParagraph"/>
              <w:ind w:left="0" w:right="172"/>
              <w:jc w:val="both"/>
              <w:rPr>
                <w:sz w:val="24"/>
              </w:rPr>
            </w:pPr>
            <w:r w:rsidRPr="003D780F">
              <w:rPr>
                <w:sz w:val="24"/>
              </w:rPr>
              <w:t xml:space="preserve">The Assistant Dean is evaluated by the Dean using the </w:t>
            </w:r>
            <w:hyperlink r:id="rId60" w:history="1">
              <w:r w:rsidR="003D780F" w:rsidRPr="003D780F">
                <w:rPr>
                  <w:rStyle w:val="Hyperlink"/>
                  <w:sz w:val="24"/>
                </w:rPr>
                <w:t xml:space="preserve">Staff and </w:t>
              </w:r>
              <w:r w:rsidR="004A4BF8" w:rsidRPr="003D780F">
                <w:rPr>
                  <w:rStyle w:val="Hyperlink"/>
                  <w:sz w:val="24"/>
                </w:rPr>
                <w:t>Administrat</w:t>
              </w:r>
              <w:r w:rsidR="004A4BF8">
                <w:rPr>
                  <w:rStyle w:val="Hyperlink"/>
                  <w:sz w:val="24"/>
                </w:rPr>
                <w:t>or</w:t>
              </w:r>
              <w:r w:rsidR="004A4BF8" w:rsidRPr="003D780F">
                <w:rPr>
                  <w:rStyle w:val="Hyperlink"/>
                  <w:sz w:val="24"/>
                </w:rPr>
                <w:t xml:space="preserve"> </w:t>
              </w:r>
              <w:r w:rsidR="003D780F" w:rsidRPr="003D780F">
                <w:rPr>
                  <w:rStyle w:val="Hyperlink"/>
                  <w:sz w:val="24"/>
                </w:rPr>
                <w:t xml:space="preserve">Performance </w:t>
              </w:r>
              <w:r w:rsidR="004A4BF8">
                <w:rPr>
                  <w:rStyle w:val="Hyperlink"/>
                  <w:sz w:val="24"/>
                </w:rPr>
                <w:lastRenderedPageBreak/>
                <w:t xml:space="preserve">Evaluation </w:t>
              </w:r>
              <w:r w:rsidR="003D780F" w:rsidRPr="003D780F">
                <w:rPr>
                  <w:rStyle w:val="Hyperlink"/>
                  <w:sz w:val="24"/>
                </w:rPr>
                <w:t>Procedure</w:t>
              </w:r>
            </w:hyperlink>
            <w:r w:rsidRPr="003D780F">
              <w:rPr>
                <w:sz w:val="24"/>
              </w:rPr>
              <w:t>.</w:t>
            </w:r>
          </w:p>
          <w:p w14:paraId="06C3CFA5" w14:textId="590C556A" w:rsidR="00A8517B" w:rsidRPr="003D780F" w:rsidRDefault="00A8517B" w:rsidP="00A8517B">
            <w:pPr>
              <w:pStyle w:val="TableParagraph"/>
              <w:spacing w:before="274"/>
              <w:ind w:left="0" w:right="383"/>
              <w:rPr>
                <w:sz w:val="24"/>
                <w:szCs w:val="24"/>
              </w:rPr>
            </w:pPr>
            <w:r w:rsidRPr="003D780F">
              <w:rPr>
                <w:sz w:val="24"/>
              </w:rPr>
              <w:t xml:space="preserve">Faculty also receive a </w:t>
            </w:r>
            <w:r w:rsidRPr="003D780F">
              <w:rPr>
                <w:b/>
                <w:bCs/>
                <w:i/>
                <w:iCs/>
                <w:sz w:val="24"/>
              </w:rPr>
              <w:t>Career Conversation</w:t>
            </w:r>
            <w:r w:rsidRPr="003D780F">
              <w:rPr>
                <w:sz w:val="24"/>
              </w:rPr>
              <w:t xml:space="preserve"> twice every academic year.  The purpose of the Career Conversation is to support the faculty member’s success and improvement in </w:t>
            </w:r>
            <w:r w:rsidR="004A4BF8">
              <w:rPr>
                <w:sz w:val="24"/>
              </w:rPr>
              <w:t>e</w:t>
            </w:r>
            <w:r w:rsidRPr="003D780F">
              <w:rPr>
                <w:sz w:val="24"/>
              </w:rPr>
              <w:t>valuation areas through a strength</w:t>
            </w:r>
            <w:r w:rsidR="004A4BF8">
              <w:rPr>
                <w:sz w:val="24"/>
              </w:rPr>
              <w:t>s</w:t>
            </w:r>
            <w:r w:rsidRPr="003D780F">
              <w:rPr>
                <w:sz w:val="24"/>
              </w:rPr>
              <w:t xml:space="preserve">-based conversation, </w:t>
            </w:r>
            <w:r w:rsidRPr="003D780F">
              <w:rPr>
                <w:sz w:val="24"/>
                <w:szCs w:val="24"/>
              </w:rPr>
              <w:t xml:space="preserve">to encourage a growth mindset through reflection, planning, problem solving, and candid and constructive feedback; and to guide and facilitate the </w:t>
            </w:r>
            <w:r w:rsidR="004C3097" w:rsidRPr="003D780F">
              <w:rPr>
                <w:sz w:val="24"/>
                <w:szCs w:val="24"/>
              </w:rPr>
              <w:t>f</w:t>
            </w:r>
            <w:r w:rsidRPr="003D780F">
              <w:rPr>
                <w:sz w:val="24"/>
                <w:szCs w:val="24"/>
              </w:rPr>
              <w:t xml:space="preserve">aculty </w:t>
            </w:r>
            <w:r w:rsidR="004C3097" w:rsidRPr="003D780F">
              <w:rPr>
                <w:sz w:val="24"/>
                <w:szCs w:val="24"/>
              </w:rPr>
              <w:t>m</w:t>
            </w:r>
            <w:r w:rsidRPr="003D780F">
              <w:rPr>
                <w:sz w:val="24"/>
                <w:szCs w:val="24"/>
              </w:rPr>
              <w:t xml:space="preserve">ember’s </w:t>
            </w:r>
            <w:r w:rsidR="004C3097" w:rsidRPr="003D780F">
              <w:rPr>
                <w:sz w:val="24"/>
                <w:szCs w:val="24"/>
              </w:rPr>
              <w:t>p</w:t>
            </w:r>
            <w:r w:rsidRPr="003D780F">
              <w:rPr>
                <w:sz w:val="24"/>
                <w:szCs w:val="24"/>
              </w:rPr>
              <w:t xml:space="preserve">rofessional </w:t>
            </w:r>
            <w:r w:rsidR="004C3097" w:rsidRPr="003D780F">
              <w:rPr>
                <w:sz w:val="24"/>
                <w:szCs w:val="24"/>
              </w:rPr>
              <w:t>d</w:t>
            </w:r>
            <w:r w:rsidRPr="003D780F">
              <w:rPr>
                <w:sz w:val="24"/>
                <w:szCs w:val="24"/>
              </w:rPr>
              <w:t>evelopment, aligned with observed strengths, opportunities for growth and continuous improvement, professional advancement at the College and beyond, and the College’s values, mission, and strategic objectives.</w:t>
            </w:r>
          </w:p>
          <w:p w14:paraId="210198A0" w14:textId="77777777" w:rsidR="00A8517B" w:rsidRPr="003D780F" w:rsidRDefault="00A8517B" w:rsidP="00A8517B">
            <w:pPr>
              <w:pStyle w:val="TableParagraph"/>
              <w:rPr>
                <w:sz w:val="24"/>
              </w:rPr>
            </w:pPr>
          </w:p>
          <w:p w14:paraId="554907FE" w14:textId="32ED6827" w:rsidR="00A8517B" w:rsidRPr="003D780F" w:rsidRDefault="642B3BA4" w:rsidP="432D0519">
            <w:pPr>
              <w:ind w:right="383"/>
              <w:rPr>
                <w:sz w:val="24"/>
                <w:szCs w:val="24"/>
              </w:rPr>
            </w:pPr>
            <w:r w:rsidRPr="432D0519">
              <w:rPr>
                <w:sz w:val="24"/>
                <w:szCs w:val="24"/>
              </w:rPr>
              <w:t>Part-time</w:t>
            </w:r>
            <w:r w:rsidRPr="432D0519">
              <w:rPr>
                <w:spacing w:val="-3"/>
                <w:sz w:val="24"/>
                <w:szCs w:val="24"/>
              </w:rPr>
              <w:t xml:space="preserve"> </w:t>
            </w:r>
            <w:r w:rsidRPr="432D0519">
              <w:rPr>
                <w:sz w:val="24"/>
                <w:szCs w:val="24"/>
              </w:rPr>
              <w:t>faculty</w:t>
            </w:r>
            <w:r w:rsidRPr="432D0519">
              <w:rPr>
                <w:spacing w:val="-7"/>
                <w:sz w:val="24"/>
                <w:szCs w:val="24"/>
              </w:rPr>
              <w:t xml:space="preserve"> </w:t>
            </w:r>
            <w:r w:rsidRPr="432D0519">
              <w:rPr>
                <w:sz w:val="24"/>
                <w:szCs w:val="24"/>
              </w:rPr>
              <w:t>members</w:t>
            </w:r>
            <w:r w:rsidRPr="432D0519">
              <w:rPr>
                <w:spacing w:val="-3"/>
                <w:sz w:val="24"/>
                <w:szCs w:val="24"/>
              </w:rPr>
              <w:t xml:space="preserve"> </w:t>
            </w:r>
            <w:r w:rsidRPr="432D0519">
              <w:rPr>
                <w:sz w:val="24"/>
                <w:szCs w:val="24"/>
              </w:rPr>
              <w:t>are</w:t>
            </w:r>
            <w:r w:rsidRPr="432D0519">
              <w:rPr>
                <w:spacing w:val="-5"/>
                <w:sz w:val="24"/>
                <w:szCs w:val="24"/>
              </w:rPr>
              <w:t xml:space="preserve"> </w:t>
            </w:r>
            <w:r w:rsidRPr="432D0519">
              <w:rPr>
                <w:sz w:val="24"/>
                <w:szCs w:val="24"/>
              </w:rPr>
              <w:t>evaluated</w:t>
            </w:r>
            <w:r w:rsidRPr="432D0519">
              <w:rPr>
                <w:spacing w:val="-3"/>
                <w:sz w:val="24"/>
                <w:szCs w:val="24"/>
              </w:rPr>
              <w:t xml:space="preserve"> </w:t>
            </w:r>
            <w:r w:rsidRPr="432D0519">
              <w:rPr>
                <w:sz w:val="24"/>
                <w:szCs w:val="24"/>
              </w:rPr>
              <w:t>during</w:t>
            </w:r>
            <w:r w:rsidRPr="432D0519">
              <w:rPr>
                <w:spacing w:val="-5"/>
                <w:sz w:val="24"/>
                <w:szCs w:val="24"/>
              </w:rPr>
              <w:t xml:space="preserve"> </w:t>
            </w:r>
            <w:r w:rsidRPr="432D0519">
              <w:rPr>
                <w:sz w:val="24"/>
                <w:szCs w:val="24"/>
              </w:rPr>
              <w:t>their</w:t>
            </w:r>
            <w:r w:rsidRPr="432D0519">
              <w:rPr>
                <w:spacing w:val="-3"/>
                <w:sz w:val="24"/>
                <w:szCs w:val="24"/>
              </w:rPr>
              <w:t xml:space="preserve"> </w:t>
            </w:r>
            <w:r w:rsidRPr="432D0519">
              <w:rPr>
                <w:sz w:val="24"/>
                <w:szCs w:val="24"/>
              </w:rPr>
              <w:t>first</w:t>
            </w:r>
            <w:r w:rsidRPr="432D0519">
              <w:rPr>
                <w:spacing w:val="-3"/>
                <w:sz w:val="24"/>
                <w:szCs w:val="24"/>
              </w:rPr>
              <w:t xml:space="preserve"> </w:t>
            </w:r>
            <w:r w:rsidRPr="432D0519">
              <w:rPr>
                <w:sz w:val="24"/>
                <w:szCs w:val="24"/>
              </w:rPr>
              <w:t>or</w:t>
            </w:r>
            <w:r w:rsidRPr="432D0519">
              <w:rPr>
                <w:spacing w:val="-3"/>
                <w:sz w:val="24"/>
                <w:szCs w:val="24"/>
              </w:rPr>
              <w:t xml:space="preserve"> </w:t>
            </w:r>
            <w:r w:rsidRPr="432D0519">
              <w:rPr>
                <w:sz w:val="24"/>
                <w:szCs w:val="24"/>
              </w:rPr>
              <w:t>second</w:t>
            </w:r>
            <w:r w:rsidRPr="432D0519">
              <w:rPr>
                <w:spacing w:val="-3"/>
                <w:sz w:val="24"/>
                <w:szCs w:val="24"/>
              </w:rPr>
              <w:t xml:space="preserve"> </w:t>
            </w:r>
            <w:r w:rsidRPr="432D0519">
              <w:rPr>
                <w:sz w:val="24"/>
                <w:szCs w:val="24"/>
              </w:rPr>
              <w:t>teaching</w:t>
            </w:r>
            <w:r w:rsidRPr="432D0519">
              <w:rPr>
                <w:spacing w:val="-4"/>
                <w:sz w:val="24"/>
                <w:szCs w:val="24"/>
              </w:rPr>
              <w:t xml:space="preserve"> </w:t>
            </w:r>
            <w:r w:rsidRPr="432D0519">
              <w:rPr>
                <w:sz w:val="24"/>
                <w:szCs w:val="24"/>
              </w:rPr>
              <w:t>semester</w:t>
            </w:r>
            <w:r w:rsidRPr="432D0519">
              <w:rPr>
                <w:spacing w:val="-3"/>
                <w:sz w:val="24"/>
                <w:szCs w:val="24"/>
              </w:rPr>
              <w:t xml:space="preserve"> </w:t>
            </w:r>
            <w:r w:rsidR="79EC6388" w:rsidRPr="432D0519">
              <w:rPr>
                <w:spacing w:val="-3"/>
                <w:sz w:val="24"/>
                <w:szCs w:val="24"/>
              </w:rPr>
              <w:t xml:space="preserve">using the </w:t>
            </w:r>
            <w:r w:rsidR="79EC6388" w:rsidRPr="432D0519">
              <w:rPr>
                <w:b/>
                <w:bCs/>
                <w:i/>
                <w:iCs/>
                <w:sz w:val="24"/>
                <w:szCs w:val="24"/>
              </w:rPr>
              <w:t>Classroom Visitation</w:t>
            </w:r>
            <w:r w:rsidR="79EC6388" w:rsidRPr="432D0519">
              <w:rPr>
                <w:sz w:val="24"/>
                <w:szCs w:val="24"/>
              </w:rPr>
              <w:t xml:space="preserve"> </w:t>
            </w:r>
            <w:r w:rsidR="4E443C19" w:rsidRPr="432D0519">
              <w:rPr>
                <w:b/>
                <w:bCs/>
                <w:i/>
                <w:iCs/>
                <w:sz w:val="24"/>
                <w:szCs w:val="24"/>
              </w:rPr>
              <w:t>F</w:t>
            </w:r>
            <w:r w:rsidR="79EC6388" w:rsidRPr="432D0519">
              <w:rPr>
                <w:b/>
                <w:bCs/>
                <w:i/>
                <w:iCs/>
                <w:sz w:val="24"/>
                <w:szCs w:val="24"/>
              </w:rPr>
              <w:t xml:space="preserve">orm </w:t>
            </w:r>
            <w:r w:rsidRPr="432D0519">
              <w:rPr>
                <w:sz w:val="24"/>
                <w:szCs w:val="24"/>
              </w:rPr>
              <w:t>by the Academic Chair and full-time faculty. Thereafter, they are evaluated every three years</w:t>
            </w:r>
            <w:r w:rsidR="5429D39B" w:rsidRPr="432D0519">
              <w:rPr>
                <w:sz w:val="24"/>
                <w:szCs w:val="24"/>
              </w:rPr>
              <w:t xml:space="preserve"> {</w:t>
            </w:r>
            <w:r w:rsidR="5085A4ED" w:rsidRPr="432D0519">
              <w:rPr>
                <w:b/>
                <w:bCs/>
                <w:i/>
                <w:iCs/>
                <w:sz w:val="24"/>
                <w:szCs w:val="24"/>
              </w:rPr>
              <w:t>Part-Time Faculty Evaluation Schedule</w:t>
            </w:r>
            <w:r w:rsidR="203D840E" w:rsidRPr="432D0519">
              <w:rPr>
                <w:i/>
                <w:iCs/>
                <w:sz w:val="24"/>
                <w:szCs w:val="24"/>
              </w:rPr>
              <w:t>}.</w:t>
            </w:r>
            <w:r w:rsidRPr="432D0519">
              <w:rPr>
                <w:sz w:val="24"/>
                <w:szCs w:val="24"/>
              </w:rPr>
              <w:t xml:space="preserve"> The evaluation includes a review of all course materials, classroom observation and student opinion forms. All</w:t>
            </w:r>
            <w:r w:rsidRPr="432D0519">
              <w:rPr>
                <w:spacing w:val="-2"/>
                <w:sz w:val="24"/>
                <w:szCs w:val="24"/>
              </w:rPr>
              <w:t xml:space="preserve"> </w:t>
            </w:r>
            <w:r w:rsidRPr="432D0519">
              <w:rPr>
                <w:sz w:val="24"/>
                <w:szCs w:val="24"/>
              </w:rPr>
              <w:t>classroom</w:t>
            </w:r>
            <w:r w:rsidRPr="432D0519">
              <w:rPr>
                <w:spacing w:val="-2"/>
                <w:sz w:val="24"/>
                <w:szCs w:val="24"/>
              </w:rPr>
              <w:t xml:space="preserve"> </w:t>
            </w:r>
            <w:r w:rsidRPr="432D0519">
              <w:rPr>
                <w:sz w:val="24"/>
                <w:szCs w:val="24"/>
              </w:rPr>
              <w:t>evaluations</w:t>
            </w:r>
            <w:r w:rsidRPr="432D0519">
              <w:rPr>
                <w:spacing w:val="-2"/>
                <w:sz w:val="24"/>
                <w:szCs w:val="24"/>
              </w:rPr>
              <w:t xml:space="preserve"> </w:t>
            </w:r>
            <w:r w:rsidRPr="432D0519">
              <w:rPr>
                <w:sz w:val="24"/>
                <w:szCs w:val="24"/>
              </w:rPr>
              <w:t>are</w:t>
            </w:r>
            <w:r w:rsidRPr="432D0519">
              <w:rPr>
                <w:spacing w:val="-4"/>
                <w:sz w:val="24"/>
                <w:szCs w:val="24"/>
              </w:rPr>
              <w:t xml:space="preserve"> </w:t>
            </w:r>
            <w:r w:rsidRPr="432D0519">
              <w:rPr>
                <w:sz w:val="24"/>
                <w:szCs w:val="24"/>
              </w:rPr>
              <w:t>discussed with</w:t>
            </w:r>
            <w:r w:rsidRPr="432D0519">
              <w:rPr>
                <w:spacing w:val="-2"/>
                <w:sz w:val="24"/>
                <w:szCs w:val="24"/>
              </w:rPr>
              <w:t xml:space="preserve"> </w:t>
            </w:r>
            <w:r w:rsidRPr="432D0519">
              <w:rPr>
                <w:sz w:val="24"/>
                <w:szCs w:val="24"/>
              </w:rPr>
              <w:t>the</w:t>
            </w:r>
            <w:r w:rsidRPr="432D0519">
              <w:rPr>
                <w:spacing w:val="-1"/>
                <w:sz w:val="24"/>
                <w:szCs w:val="24"/>
              </w:rPr>
              <w:t xml:space="preserve"> part-time </w:t>
            </w:r>
            <w:r w:rsidRPr="432D0519">
              <w:rPr>
                <w:sz w:val="24"/>
                <w:szCs w:val="24"/>
              </w:rPr>
              <w:t>faculty</w:t>
            </w:r>
            <w:r w:rsidRPr="432D0519">
              <w:rPr>
                <w:spacing w:val="-7"/>
                <w:sz w:val="24"/>
                <w:szCs w:val="24"/>
              </w:rPr>
              <w:t xml:space="preserve"> </w:t>
            </w:r>
            <w:r w:rsidRPr="432D0519">
              <w:rPr>
                <w:sz w:val="24"/>
                <w:szCs w:val="24"/>
              </w:rPr>
              <w:t>members</w:t>
            </w:r>
            <w:r w:rsidRPr="432D0519">
              <w:rPr>
                <w:spacing w:val="-4"/>
                <w:sz w:val="24"/>
                <w:szCs w:val="24"/>
              </w:rPr>
              <w:t xml:space="preserve"> </w:t>
            </w:r>
            <w:r w:rsidRPr="432D0519">
              <w:rPr>
                <w:sz w:val="24"/>
                <w:szCs w:val="24"/>
              </w:rPr>
              <w:t>and</w:t>
            </w:r>
            <w:r w:rsidRPr="432D0519">
              <w:rPr>
                <w:spacing w:val="-2"/>
                <w:sz w:val="24"/>
                <w:szCs w:val="24"/>
              </w:rPr>
              <w:t xml:space="preserve"> </w:t>
            </w:r>
            <w:r w:rsidRPr="432D0519">
              <w:rPr>
                <w:sz w:val="24"/>
                <w:szCs w:val="24"/>
              </w:rPr>
              <w:t>signed</w:t>
            </w:r>
            <w:r w:rsidRPr="432D0519">
              <w:rPr>
                <w:spacing w:val="-2"/>
                <w:sz w:val="24"/>
                <w:szCs w:val="24"/>
              </w:rPr>
              <w:t xml:space="preserve"> </w:t>
            </w:r>
            <w:r w:rsidRPr="432D0519">
              <w:rPr>
                <w:sz w:val="24"/>
                <w:szCs w:val="24"/>
              </w:rPr>
              <w:t>by the evaluator and faculty member.</w:t>
            </w:r>
          </w:p>
          <w:p w14:paraId="37264827" w14:textId="77777777" w:rsidR="00227D23" w:rsidRPr="003D780F" w:rsidRDefault="00227D23" w:rsidP="00A8517B">
            <w:pPr>
              <w:pStyle w:val="TableParagraph"/>
              <w:ind w:left="0" w:right="472"/>
              <w:rPr>
                <w:sz w:val="24"/>
              </w:rPr>
            </w:pPr>
          </w:p>
          <w:p w14:paraId="25B9609B" w14:textId="69E5FCF6" w:rsidR="00A8517B" w:rsidRPr="003D780F" w:rsidRDefault="00A8517B" w:rsidP="00A8517B">
            <w:pPr>
              <w:pStyle w:val="TableParagraph"/>
              <w:ind w:left="0" w:right="472"/>
              <w:rPr>
                <w:sz w:val="24"/>
              </w:rPr>
            </w:pPr>
            <w:r w:rsidRPr="003D780F">
              <w:rPr>
                <w:sz w:val="24"/>
              </w:rPr>
              <w:t xml:space="preserve">The Academic Chair is given access to all courses in Canvas, including online and hybrid courses, to provide ongoing support to full-time and </w:t>
            </w:r>
            <w:r w:rsidR="00A262B5" w:rsidRPr="003D780F">
              <w:rPr>
                <w:sz w:val="24"/>
              </w:rPr>
              <w:t>part-time</w:t>
            </w:r>
            <w:r w:rsidRPr="003D780F">
              <w:rPr>
                <w:sz w:val="24"/>
              </w:rPr>
              <w:t xml:space="preserve"> faculty. Additional classroom observations are made, if needed.</w:t>
            </w:r>
          </w:p>
          <w:p w14:paraId="53BBD4AD" w14:textId="77777777" w:rsidR="00A8517B" w:rsidRPr="003D780F" w:rsidRDefault="00A8517B" w:rsidP="00A8517B">
            <w:pPr>
              <w:pStyle w:val="TableParagraph"/>
              <w:spacing w:before="3"/>
              <w:rPr>
                <w:sz w:val="24"/>
              </w:rPr>
            </w:pPr>
          </w:p>
          <w:p w14:paraId="40F0F3C7" w14:textId="77777777" w:rsidR="00A8517B" w:rsidRPr="003D780F" w:rsidRDefault="00A8517B" w:rsidP="00F56C4C">
            <w:pPr>
              <w:pStyle w:val="TableParagraph"/>
              <w:spacing w:before="62" w:line="256" w:lineRule="auto"/>
              <w:ind w:left="0" w:right="186"/>
              <w:rPr>
                <w:sz w:val="24"/>
              </w:rPr>
            </w:pPr>
            <w:r w:rsidRPr="003D780F">
              <w:rPr>
                <w:sz w:val="24"/>
              </w:rPr>
              <w:t>Peer committees are formed for faculty</w:t>
            </w:r>
            <w:r w:rsidRPr="003D780F">
              <w:rPr>
                <w:spacing w:val="-9"/>
                <w:sz w:val="24"/>
              </w:rPr>
              <w:t xml:space="preserve"> </w:t>
            </w:r>
            <w:r w:rsidRPr="003D780F">
              <w:rPr>
                <w:sz w:val="24"/>
              </w:rPr>
              <w:t>promotions and tenure for full-time faculty. Members of the peer committee are required to observe classroom teaching and review class materials including exams. The Dean of the School, the Assistant Dean and peer committee chairs write letters of recommendation for faculty</w:t>
            </w:r>
            <w:r w:rsidRPr="003D780F">
              <w:rPr>
                <w:spacing w:val="-16"/>
                <w:sz w:val="24"/>
              </w:rPr>
              <w:t xml:space="preserve"> </w:t>
            </w:r>
            <w:r w:rsidRPr="003D780F">
              <w:rPr>
                <w:sz w:val="24"/>
              </w:rPr>
              <w:t>promotions and tenure. A college-wide Promotion and Tenure Committee</w:t>
            </w:r>
            <w:r w:rsidRPr="003D780F">
              <w:rPr>
                <w:spacing w:val="-3"/>
                <w:sz w:val="24"/>
              </w:rPr>
              <w:t xml:space="preserve"> </w:t>
            </w:r>
            <w:r w:rsidRPr="003D780F">
              <w:rPr>
                <w:sz w:val="24"/>
              </w:rPr>
              <w:t>reviews procedures and instruments</w:t>
            </w:r>
            <w:r w:rsidRPr="003D780F">
              <w:rPr>
                <w:spacing w:val="-9"/>
                <w:sz w:val="24"/>
              </w:rPr>
              <w:t xml:space="preserve"> </w:t>
            </w:r>
            <w:r w:rsidRPr="003D780F">
              <w:rPr>
                <w:sz w:val="24"/>
              </w:rPr>
              <w:t>for</w:t>
            </w:r>
            <w:r w:rsidRPr="003D780F">
              <w:rPr>
                <w:spacing w:val="-10"/>
                <w:sz w:val="24"/>
              </w:rPr>
              <w:t xml:space="preserve"> </w:t>
            </w:r>
            <w:r w:rsidRPr="003D780F">
              <w:rPr>
                <w:sz w:val="24"/>
              </w:rPr>
              <w:t>the</w:t>
            </w:r>
            <w:r w:rsidRPr="003D780F">
              <w:rPr>
                <w:spacing w:val="-9"/>
                <w:sz w:val="24"/>
              </w:rPr>
              <w:t xml:space="preserve"> </w:t>
            </w:r>
            <w:r w:rsidRPr="003D780F">
              <w:rPr>
                <w:sz w:val="24"/>
              </w:rPr>
              <w:t>evaluation</w:t>
            </w:r>
            <w:r w:rsidRPr="003D780F">
              <w:rPr>
                <w:spacing w:val="-7"/>
                <w:sz w:val="24"/>
              </w:rPr>
              <w:t xml:space="preserve"> </w:t>
            </w:r>
            <w:r w:rsidRPr="003D780F">
              <w:rPr>
                <w:sz w:val="24"/>
              </w:rPr>
              <w:t>of</w:t>
            </w:r>
            <w:r w:rsidRPr="003D780F">
              <w:rPr>
                <w:spacing w:val="-7"/>
                <w:sz w:val="24"/>
              </w:rPr>
              <w:t xml:space="preserve"> </w:t>
            </w:r>
            <w:r w:rsidRPr="003D780F">
              <w:rPr>
                <w:sz w:val="24"/>
              </w:rPr>
              <w:t>faculty</w:t>
            </w:r>
            <w:r w:rsidRPr="003D780F">
              <w:rPr>
                <w:spacing w:val="-17"/>
                <w:sz w:val="24"/>
              </w:rPr>
              <w:t xml:space="preserve"> </w:t>
            </w:r>
            <w:r w:rsidRPr="003D780F">
              <w:rPr>
                <w:sz w:val="24"/>
              </w:rPr>
              <w:t>and</w:t>
            </w:r>
            <w:r w:rsidRPr="003D780F">
              <w:rPr>
                <w:spacing w:val="-3"/>
                <w:sz w:val="24"/>
              </w:rPr>
              <w:t xml:space="preserve"> </w:t>
            </w:r>
            <w:r w:rsidRPr="003D780F">
              <w:rPr>
                <w:sz w:val="24"/>
              </w:rPr>
              <w:t>chairpersons and,</w:t>
            </w:r>
            <w:r w:rsidRPr="003D780F">
              <w:rPr>
                <w:spacing w:val="-3"/>
                <w:sz w:val="24"/>
              </w:rPr>
              <w:t xml:space="preserve"> </w:t>
            </w:r>
            <w:r w:rsidRPr="003D780F">
              <w:rPr>
                <w:sz w:val="24"/>
              </w:rPr>
              <w:t>where</w:t>
            </w:r>
            <w:r w:rsidRPr="003D780F">
              <w:rPr>
                <w:spacing w:val="-3"/>
                <w:sz w:val="24"/>
              </w:rPr>
              <w:t xml:space="preserve"> </w:t>
            </w:r>
            <w:r w:rsidRPr="003D780F">
              <w:rPr>
                <w:sz w:val="24"/>
              </w:rPr>
              <w:t>appropriate,</w:t>
            </w:r>
            <w:r w:rsidRPr="003D780F">
              <w:rPr>
                <w:spacing w:val="-3"/>
                <w:sz w:val="24"/>
              </w:rPr>
              <w:t xml:space="preserve"> </w:t>
            </w:r>
            <w:r w:rsidRPr="003D780F">
              <w:rPr>
                <w:sz w:val="24"/>
              </w:rPr>
              <w:t>makes</w:t>
            </w:r>
            <w:r w:rsidRPr="003D780F">
              <w:rPr>
                <w:spacing w:val="-3"/>
                <w:sz w:val="24"/>
              </w:rPr>
              <w:t xml:space="preserve"> </w:t>
            </w:r>
            <w:r w:rsidRPr="003D780F">
              <w:rPr>
                <w:sz w:val="24"/>
              </w:rPr>
              <w:t>recommendations for improvement. They also review applications and teaching materials of candidates for promotion and tenure and make recommendations to the Vice President for Learning.</w:t>
            </w:r>
          </w:p>
          <w:p w14:paraId="6196B13B" w14:textId="77777777" w:rsidR="00556204" w:rsidRPr="003D780F" w:rsidRDefault="00556204" w:rsidP="00F56C4C">
            <w:pPr>
              <w:pStyle w:val="TableParagraph"/>
              <w:spacing w:before="62" w:line="256" w:lineRule="auto"/>
              <w:ind w:left="0" w:right="186"/>
              <w:rPr>
                <w:sz w:val="24"/>
              </w:rPr>
            </w:pPr>
          </w:p>
          <w:p w14:paraId="345CD0A3" w14:textId="67B6CCB5" w:rsidR="008F0151" w:rsidRPr="003D780F" w:rsidRDefault="005A7495" w:rsidP="00F56C4C">
            <w:pPr>
              <w:pStyle w:val="TableParagraph"/>
              <w:spacing w:before="62" w:line="256" w:lineRule="auto"/>
              <w:ind w:left="0" w:right="186"/>
              <w:rPr>
                <w:sz w:val="24"/>
              </w:rPr>
            </w:pPr>
            <w:r w:rsidRPr="003D780F">
              <w:rPr>
                <w:sz w:val="24"/>
              </w:rPr>
              <w:t>Part-time faculty who qualify to be promoted to Lecture</w:t>
            </w:r>
            <w:r w:rsidR="00560486" w:rsidRPr="003D780F">
              <w:rPr>
                <w:sz w:val="24"/>
              </w:rPr>
              <w:t>r</w:t>
            </w:r>
            <w:r w:rsidRPr="003D780F">
              <w:rPr>
                <w:sz w:val="24"/>
              </w:rPr>
              <w:t xml:space="preserve"> </w:t>
            </w:r>
            <w:r w:rsidR="00560486" w:rsidRPr="003D780F">
              <w:rPr>
                <w:sz w:val="24"/>
              </w:rPr>
              <w:t xml:space="preserve">2 </w:t>
            </w:r>
            <w:r w:rsidRPr="003D780F">
              <w:rPr>
                <w:sz w:val="24"/>
              </w:rPr>
              <w:t>or Lecture</w:t>
            </w:r>
            <w:r w:rsidR="00560486" w:rsidRPr="003D780F">
              <w:rPr>
                <w:sz w:val="24"/>
              </w:rPr>
              <w:t>r 3</w:t>
            </w:r>
            <w:r w:rsidRPr="003D780F">
              <w:rPr>
                <w:sz w:val="24"/>
              </w:rPr>
              <w:t xml:space="preserve"> </w:t>
            </w:r>
            <w:r w:rsidR="003D5A11" w:rsidRPr="003D780F">
              <w:rPr>
                <w:sz w:val="24"/>
              </w:rPr>
              <w:t xml:space="preserve">can elect to go through the </w:t>
            </w:r>
            <w:hyperlink r:id="rId61" w:history="1">
              <w:r w:rsidR="002F03D2">
                <w:rPr>
                  <w:rStyle w:val="Hyperlink"/>
                  <w:sz w:val="24"/>
                </w:rPr>
                <w:t>{</w:t>
              </w:r>
              <w:r w:rsidR="004A4BF8">
                <w:rPr>
                  <w:rStyle w:val="Hyperlink"/>
                  <w:sz w:val="24"/>
                </w:rPr>
                <w:t>P</w:t>
              </w:r>
              <w:r w:rsidR="002F03D2">
                <w:rPr>
                  <w:rStyle w:val="Hyperlink"/>
                  <w:sz w:val="24"/>
                </w:rPr>
                <w:t>romotion</w:t>
              </w:r>
              <w:r w:rsidR="004A4BF8">
                <w:rPr>
                  <w:rStyle w:val="Hyperlink"/>
                  <w:sz w:val="24"/>
                </w:rPr>
                <w:t xml:space="preserve"> of Part-Time Faculty P</w:t>
              </w:r>
              <w:r w:rsidR="002F03D2">
                <w:rPr>
                  <w:rStyle w:val="Hyperlink"/>
                  <w:sz w:val="24"/>
                </w:rPr>
                <w:t>rocedure}</w:t>
              </w:r>
            </w:hyperlink>
            <w:r w:rsidR="002F03D2">
              <w:rPr>
                <w:sz w:val="24"/>
              </w:rPr>
              <w:t xml:space="preserve">. </w:t>
            </w:r>
            <w:r w:rsidR="00DE5650" w:rsidRPr="003D780F">
              <w:rPr>
                <w:sz w:val="24"/>
              </w:rPr>
              <w:t xml:space="preserve">Part-time faculty are evaluated </w:t>
            </w:r>
            <w:r w:rsidR="00117AD5" w:rsidRPr="003D780F">
              <w:rPr>
                <w:sz w:val="24"/>
              </w:rPr>
              <w:t>by their</w:t>
            </w:r>
            <w:r w:rsidR="0036737B" w:rsidRPr="003D780F">
              <w:rPr>
                <w:sz w:val="24"/>
              </w:rPr>
              <w:t xml:space="preserve"> supervisor </w:t>
            </w:r>
            <w:r w:rsidR="00DE5650" w:rsidRPr="003D780F">
              <w:rPr>
                <w:sz w:val="24"/>
              </w:rPr>
              <w:t>on the following components</w:t>
            </w:r>
            <w:r w:rsidR="00E71E9B" w:rsidRPr="003D780F">
              <w:rPr>
                <w:sz w:val="24"/>
              </w:rPr>
              <w:t>: teaching</w:t>
            </w:r>
            <w:r w:rsidR="00DE5650" w:rsidRPr="003D780F">
              <w:rPr>
                <w:sz w:val="24"/>
              </w:rPr>
              <w:t xml:space="preserve"> effectiveness, student opinion forms, review of course materials, </w:t>
            </w:r>
            <w:r w:rsidR="007F27A2" w:rsidRPr="003D780F">
              <w:rPr>
                <w:sz w:val="24"/>
              </w:rPr>
              <w:t>part-time faculty member’s professional record</w:t>
            </w:r>
            <w:r w:rsidR="00C17DE7" w:rsidRPr="003D780F">
              <w:rPr>
                <w:sz w:val="24"/>
              </w:rPr>
              <w:t xml:space="preserve"> and </w:t>
            </w:r>
            <w:r w:rsidR="0077133F" w:rsidRPr="003D780F">
              <w:rPr>
                <w:sz w:val="24"/>
              </w:rPr>
              <w:t>perfor</w:t>
            </w:r>
            <w:r w:rsidR="00B0267F" w:rsidRPr="003D780F">
              <w:rPr>
                <w:sz w:val="24"/>
              </w:rPr>
              <w:t>mance duties.</w:t>
            </w:r>
            <w:r w:rsidR="0036737B" w:rsidRPr="003D780F">
              <w:rPr>
                <w:sz w:val="24"/>
              </w:rPr>
              <w:t xml:space="preserve"> The </w:t>
            </w:r>
            <w:r w:rsidR="00C30C1B" w:rsidRPr="003D780F">
              <w:rPr>
                <w:sz w:val="24"/>
              </w:rPr>
              <w:t>S</w:t>
            </w:r>
            <w:r w:rsidR="0036737B" w:rsidRPr="003D780F">
              <w:rPr>
                <w:sz w:val="24"/>
              </w:rPr>
              <w:t xml:space="preserve">upervisor </w:t>
            </w:r>
            <w:r w:rsidR="00C30C1B" w:rsidRPr="003D780F">
              <w:rPr>
                <w:sz w:val="24"/>
              </w:rPr>
              <w:t xml:space="preserve">writes a letter of recommendation that summarizes the Supervisor’s </w:t>
            </w:r>
            <w:r w:rsidR="00283690" w:rsidRPr="003D780F">
              <w:rPr>
                <w:sz w:val="24"/>
              </w:rPr>
              <w:t xml:space="preserve">reasons for recommending or not recommending promotion of the part-time faculty member. </w:t>
            </w:r>
          </w:p>
          <w:p w14:paraId="5A139FEB" w14:textId="77777777" w:rsidR="00094355" w:rsidRPr="003D780F" w:rsidRDefault="00094355" w:rsidP="00117AD5">
            <w:pPr>
              <w:pStyle w:val="TableParagraph"/>
              <w:spacing w:before="62" w:line="256" w:lineRule="auto"/>
              <w:ind w:left="0" w:right="186"/>
              <w:rPr>
                <w:sz w:val="24"/>
                <w:szCs w:val="24"/>
              </w:rPr>
            </w:pPr>
          </w:p>
          <w:p w14:paraId="14164E67" w14:textId="22D82BC3" w:rsidR="007F27A2" w:rsidRPr="003D780F" w:rsidRDefault="008F0151" w:rsidP="00117AD5">
            <w:pPr>
              <w:pStyle w:val="TableParagraph"/>
              <w:spacing w:before="62" w:line="256" w:lineRule="auto"/>
              <w:ind w:left="0" w:right="186"/>
              <w:rPr>
                <w:sz w:val="24"/>
                <w:szCs w:val="24"/>
              </w:rPr>
            </w:pPr>
            <w:r w:rsidRPr="003D780F">
              <w:rPr>
                <w:sz w:val="24"/>
                <w:szCs w:val="24"/>
              </w:rPr>
              <w:t xml:space="preserve">The Dean will review the </w:t>
            </w:r>
            <w:r w:rsidR="001457BB" w:rsidRPr="003D780F">
              <w:rPr>
                <w:sz w:val="24"/>
                <w:szCs w:val="24"/>
              </w:rPr>
              <w:t>a</w:t>
            </w:r>
            <w:r w:rsidRPr="003D780F">
              <w:rPr>
                <w:sz w:val="24"/>
                <w:szCs w:val="24"/>
              </w:rPr>
              <w:t xml:space="preserve">pplication </w:t>
            </w:r>
            <w:r w:rsidR="001457BB" w:rsidRPr="003D780F">
              <w:rPr>
                <w:sz w:val="24"/>
                <w:szCs w:val="24"/>
              </w:rPr>
              <w:t>p</w:t>
            </w:r>
            <w:r w:rsidRPr="003D780F">
              <w:rPr>
                <w:sz w:val="24"/>
                <w:szCs w:val="24"/>
              </w:rPr>
              <w:t xml:space="preserve">ackage and make a </w:t>
            </w:r>
            <w:r w:rsidR="001457BB" w:rsidRPr="003D780F">
              <w:rPr>
                <w:sz w:val="24"/>
                <w:szCs w:val="24"/>
              </w:rPr>
              <w:t>f</w:t>
            </w:r>
            <w:r w:rsidRPr="003D780F">
              <w:rPr>
                <w:sz w:val="24"/>
                <w:szCs w:val="24"/>
              </w:rPr>
              <w:t xml:space="preserve">ormal </w:t>
            </w:r>
            <w:r w:rsidR="001457BB" w:rsidRPr="003D780F">
              <w:rPr>
                <w:sz w:val="24"/>
                <w:szCs w:val="24"/>
              </w:rPr>
              <w:t>r</w:t>
            </w:r>
            <w:r w:rsidRPr="003D780F">
              <w:rPr>
                <w:sz w:val="24"/>
                <w:szCs w:val="24"/>
              </w:rPr>
              <w:t xml:space="preserve">ecommendation to the AVPL that summarizes the Dean’s reason(s) for recommending or not recommending promotion of the </w:t>
            </w:r>
            <w:r w:rsidR="00F83436" w:rsidRPr="003D780F">
              <w:rPr>
                <w:sz w:val="24"/>
                <w:szCs w:val="24"/>
              </w:rPr>
              <w:t>p</w:t>
            </w:r>
            <w:r w:rsidRPr="003D780F">
              <w:rPr>
                <w:sz w:val="24"/>
                <w:szCs w:val="24"/>
              </w:rPr>
              <w:t>art-</w:t>
            </w:r>
            <w:r w:rsidR="005835DB" w:rsidRPr="003D780F">
              <w:rPr>
                <w:sz w:val="24"/>
                <w:szCs w:val="24"/>
              </w:rPr>
              <w:t>t</w:t>
            </w:r>
            <w:r w:rsidR="00F83436" w:rsidRPr="003D780F">
              <w:rPr>
                <w:sz w:val="24"/>
                <w:szCs w:val="24"/>
              </w:rPr>
              <w:t>i</w:t>
            </w:r>
            <w:r w:rsidRPr="003D780F">
              <w:rPr>
                <w:sz w:val="24"/>
                <w:szCs w:val="24"/>
              </w:rPr>
              <w:t xml:space="preserve">me </w:t>
            </w:r>
            <w:r w:rsidR="00F83436" w:rsidRPr="003D780F">
              <w:rPr>
                <w:sz w:val="24"/>
                <w:szCs w:val="24"/>
              </w:rPr>
              <w:t>f</w:t>
            </w:r>
            <w:r w:rsidRPr="003D780F">
              <w:rPr>
                <w:sz w:val="24"/>
                <w:szCs w:val="24"/>
              </w:rPr>
              <w:t xml:space="preserve">aculty </w:t>
            </w:r>
            <w:r w:rsidR="00F83436" w:rsidRPr="003D780F">
              <w:rPr>
                <w:sz w:val="24"/>
                <w:szCs w:val="24"/>
              </w:rPr>
              <w:t>m</w:t>
            </w:r>
            <w:r w:rsidRPr="003D780F">
              <w:rPr>
                <w:sz w:val="24"/>
                <w:szCs w:val="24"/>
              </w:rPr>
              <w:t>ember to the AVPL.</w:t>
            </w:r>
          </w:p>
          <w:p w14:paraId="77D15785" w14:textId="67DADDCB" w:rsidR="005A7495" w:rsidRPr="003D780F" w:rsidRDefault="005A7495" w:rsidP="00A8517B">
            <w:pPr>
              <w:pStyle w:val="TableParagraph"/>
              <w:spacing w:before="62" w:line="256" w:lineRule="auto"/>
              <w:ind w:left="148" w:right="186"/>
              <w:rPr>
                <w:sz w:val="24"/>
              </w:rPr>
            </w:pPr>
          </w:p>
        </w:tc>
      </w:tr>
      <w:tr w:rsidR="007D40BE" w14:paraId="17B31A83" w14:textId="77777777" w:rsidTr="432D0519">
        <w:trPr>
          <w:trHeight w:val="848"/>
        </w:trPr>
        <w:tc>
          <w:tcPr>
            <w:tcW w:w="780" w:type="dxa"/>
          </w:tcPr>
          <w:p w14:paraId="632CE0E5" w14:textId="77777777" w:rsidR="007D40BE" w:rsidRDefault="00BB2F7E">
            <w:pPr>
              <w:pStyle w:val="TableParagraph"/>
              <w:spacing w:before="38"/>
              <w:ind w:left="0" w:right="86"/>
              <w:jc w:val="right"/>
              <w:rPr>
                <w:sz w:val="24"/>
              </w:rPr>
            </w:pPr>
            <w:r>
              <w:rPr>
                <w:spacing w:val="-5"/>
                <w:sz w:val="24"/>
              </w:rPr>
              <w:lastRenderedPageBreak/>
              <w:t>d.</w:t>
            </w:r>
          </w:p>
        </w:tc>
        <w:tc>
          <w:tcPr>
            <w:tcW w:w="9480" w:type="dxa"/>
          </w:tcPr>
          <w:p w14:paraId="7B88AF11" w14:textId="77777777" w:rsidR="007D40BE" w:rsidRDefault="00BB2F7E" w:rsidP="006455A2">
            <w:pPr>
              <w:pStyle w:val="TableParagraph"/>
              <w:spacing w:line="261" w:lineRule="auto"/>
              <w:ind w:left="0"/>
              <w:rPr>
                <w:sz w:val="24"/>
              </w:rPr>
            </w:pPr>
            <w:proofErr w:type="gramStart"/>
            <w:r>
              <w:rPr>
                <w:sz w:val="24"/>
              </w:rPr>
              <w:t>Document</w:t>
            </w:r>
            <w:proofErr w:type="gramEnd"/>
            <w:r>
              <w:rPr>
                <w:sz w:val="24"/>
              </w:rPr>
              <w:t xml:space="preserve"> how the evaluative process is used to identify strengths and limitations and how it is incorporated in specific procedures for improvement.</w:t>
            </w:r>
          </w:p>
          <w:p w14:paraId="3A330679" w14:textId="77777777" w:rsidR="00227D23" w:rsidRDefault="00227D23" w:rsidP="006455A2">
            <w:pPr>
              <w:pStyle w:val="TableParagraph"/>
              <w:spacing w:line="274" w:lineRule="exact"/>
              <w:ind w:left="0"/>
              <w:rPr>
                <w:b/>
                <w:spacing w:val="-2"/>
                <w:sz w:val="24"/>
                <w:u w:val="thick"/>
              </w:rPr>
            </w:pPr>
          </w:p>
          <w:p w14:paraId="45B12898" w14:textId="08C9A106" w:rsidR="00875BFE" w:rsidRDefault="00875BFE" w:rsidP="006455A2">
            <w:pPr>
              <w:pStyle w:val="TableParagraph"/>
              <w:spacing w:line="274" w:lineRule="exact"/>
              <w:ind w:left="0"/>
              <w:rPr>
                <w:b/>
                <w:sz w:val="24"/>
              </w:rPr>
            </w:pPr>
            <w:r>
              <w:rPr>
                <w:b/>
                <w:spacing w:val="-2"/>
                <w:sz w:val="24"/>
                <w:u w:val="thick"/>
              </w:rPr>
              <w:lastRenderedPageBreak/>
              <w:t>Response:</w:t>
            </w:r>
          </w:p>
          <w:p w14:paraId="7726F656" w14:textId="77777777" w:rsidR="007F7E35" w:rsidRDefault="007F7E35" w:rsidP="006455A2">
            <w:pPr>
              <w:pStyle w:val="TableParagraph"/>
              <w:ind w:left="0" w:right="191"/>
              <w:rPr>
                <w:sz w:val="24"/>
              </w:rPr>
            </w:pPr>
          </w:p>
          <w:p w14:paraId="7332982D" w14:textId="22F18F5F" w:rsidR="007F7E35" w:rsidRPr="005806EB" w:rsidRDefault="00F1199E" w:rsidP="006455A2">
            <w:pPr>
              <w:pStyle w:val="TableParagraph"/>
              <w:ind w:left="0" w:right="191"/>
              <w:rPr>
                <w:sz w:val="24"/>
                <w:szCs w:val="24"/>
              </w:rPr>
            </w:pPr>
            <w:r w:rsidRPr="005806EB">
              <w:rPr>
                <w:sz w:val="24"/>
                <w:szCs w:val="24"/>
              </w:rPr>
              <w:t>Evaluation of full-time faculty has a direct and meaningful impact on teaching by promoting reflective practice, accountability, and continuous instructional improvement. Through formal evaluation processes such as classroom observations, student course evaluations,</w:t>
            </w:r>
            <w:r w:rsidR="00334BC4" w:rsidRPr="005806EB">
              <w:rPr>
                <w:sz w:val="24"/>
                <w:szCs w:val="24"/>
              </w:rPr>
              <w:t xml:space="preserve"> and peer</w:t>
            </w:r>
            <w:r w:rsidRPr="005806EB">
              <w:rPr>
                <w:sz w:val="24"/>
                <w:szCs w:val="24"/>
              </w:rPr>
              <w:t xml:space="preserve"> reviews, faculty receive structured feedback on their instructional effectiveness. This feedback helps identify strengths, such as effective teaching strategies or strong student engagement, as well as areas for growth, including course organization, assessment methods, or inclusivity in the classroom.</w:t>
            </w:r>
          </w:p>
          <w:p w14:paraId="1D718B1E" w14:textId="77777777" w:rsidR="00F1199E" w:rsidRPr="005806EB" w:rsidRDefault="00F1199E" w:rsidP="006455A2">
            <w:pPr>
              <w:pStyle w:val="TableParagraph"/>
              <w:ind w:left="0" w:right="191"/>
              <w:rPr>
                <w:sz w:val="24"/>
                <w:szCs w:val="24"/>
              </w:rPr>
            </w:pPr>
          </w:p>
          <w:p w14:paraId="3C3EF0D1" w14:textId="7CAC6FD8" w:rsidR="00F1199E" w:rsidRPr="000B7902" w:rsidRDefault="00F1199E" w:rsidP="006455A2">
            <w:pPr>
              <w:pStyle w:val="TableParagraph"/>
              <w:ind w:left="0" w:right="191"/>
              <w:rPr>
                <w:sz w:val="24"/>
                <w:szCs w:val="24"/>
              </w:rPr>
            </w:pPr>
            <w:r w:rsidRPr="005806EB">
              <w:rPr>
                <w:sz w:val="24"/>
                <w:szCs w:val="24"/>
              </w:rPr>
              <w:t xml:space="preserve">Career Conversations support faculty in active goal setting in relations to teaching </w:t>
            </w:r>
            <w:r w:rsidR="00334BC4" w:rsidRPr="005806EB">
              <w:rPr>
                <w:sz w:val="24"/>
                <w:szCs w:val="24"/>
              </w:rPr>
              <w:t>pedagogy</w:t>
            </w:r>
            <w:r w:rsidRPr="005806EB">
              <w:rPr>
                <w:sz w:val="24"/>
                <w:szCs w:val="24"/>
              </w:rPr>
              <w:t xml:space="preserve">, </w:t>
            </w:r>
            <w:r w:rsidR="00334BC4" w:rsidRPr="005806EB">
              <w:rPr>
                <w:sz w:val="24"/>
                <w:szCs w:val="24"/>
              </w:rPr>
              <w:t xml:space="preserve">professional development, and incorporation of diversity, equity and inclusion practices in the classroom. The Career Conversations holds faculty accountable to actively working on goals established to improve or strengthen teaching and academic effectiveness.  Assistant Dean provides support strategies to assist faculty in achieving their goals. </w:t>
            </w:r>
          </w:p>
          <w:p w14:paraId="7D99A161" w14:textId="77777777" w:rsidR="00F1199E" w:rsidRPr="000B7902" w:rsidRDefault="00F1199E" w:rsidP="006455A2">
            <w:pPr>
              <w:pStyle w:val="TableParagraph"/>
              <w:ind w:left="0" w:right="191"/>
              <w:rPr>
                <w:sz w:val="24"/>
                <w:szCs w:val="24"/>
              </w:rPr>
            </w:pPr>
          </w:p>
          <w:p w14:paraId="07DF653D" w14:textId="77777777" w:rsidR="00F1199E" w:rsidRDefault="00875BFE" w:rsidP="006455A2">
            <w:pPr>
              <w:pStyle w:val="TableParagraph"/>
              <w:ind w:left="0" w:right="191"/>
              <w:rPr>
                <w:sz w:val="24"/>
              </w:rPr>
            </w:pPr>
            <w:r>
              <w:rPr>
                <w:sz w:val="24"/>
              </w:rPr>
              <w:t>Students evaluate both full</w:t>
            </w:r>
            <w:r w:rsidR="00F80B8F">
              <w:rPr>
                <w:sz w:val="24"/>
              </w:rPr>
              <w:t>-</w:t>
            </w:r>
            <w:r w:rsidR="00627542">
              <w:rPr>
                <w:sz w:val="24"/>
              </w:rPr>
              <w:t xml:space="preserve"> and part-</w:t>
            </w:r>
            <w:r>
              <w:rPr>
                <w:sz w:val="24"/>
              </w:rPr>
              <w:t>time</w:t>
            </w:r>
            <w:r w:rsidR="00627542">
              <w:rPr>
                <w:sz w:val="24"/>
              </w:rPr>
              <w:t xml:space="preserve"> faculty</w:t>
            </w:r>
            <w:r>
              <w:rPr>
                <w:sz w:val="24"/>
              </w:rPr>
              <w:t xml:space="preserve"> for each class throughout the </w:t>
            </w:r>
            <w:r w:rsidR="00627542">
              <w:rPr>
                <w:sz w:val="24"/>
              </w:rPr>
              <w:t>academic year</w:t>
            </w:r>
            <w:r>
              <w:rPr>
                <w:sz w:val="24"/>
              </w:rPr>
              <w:t xml:space="preserve"> (including winter and summer sessions). At the end of each semester, students are asked </w:t>
            </w:r>
            <w:r w:rsidR="00C668B1">
              <w:rPr>
                <w:sz w:val="24"/>
              </w:rPr>
              <w:t>to complete</w:t>
            </w:r>
            <w:r>
              <w:rPr>
                <w:sz w:val="24"/>
              </w:rPr>
              <w:t xml:space="preserve"> </w:t>
            </w:r>
            <w:r w:rsidRPr="00D541CA">
              <w:rPr>
                <w:sz w:val="24"/>
              </w:rPr>
              <w:t xml:space="preserve">a </w:t>
            </w:r>
            <w:r w:rsidRPr="0073052F">
              <w:rPr>
                <w:b/>
                <w:bCs/>
                <w:i/>
                <w:iCs/>
                <w:sz w:val="24"/>
              </w:rPr>
              <w:t xml:space="preserve">Student Opinion </w:t>
            </w:r>
            <w:r w:rsidR="00D541CA" w:rsidRPr="0073052F">
              <w:rPr>
                <w:b/>
                <w:bCs/>
                <w:i/>
                <w:iCs/>
                <w:sz w:val="24"/>
              </w:rPr>
              <w:t>Form</w:t>
            </w:r>
            <w:r w:rsidR="00D541CA" w:rsidRPr="00D541CA">
              <w:rPr>
                <w:i/>
                <w:iCs/>
                <w:sz w:val="24"/>
              </w:rPr>
              <w:t xml:space="preserve"> </w:t>
            </w:r>
            <w:r w:rsidR="00F80B8F">
              <w:rPr>
                <w:sz w:val="24"/>
              </w:rPr>
              <w:t>to</w:t>
            </w:r>
            <w:r w:rsidR="00F80B8F" w:rsidRPr="00D541CA">
              <w:rPr>
                <w:sz w:val="24"/>
              </w:rPr>
              <w:t xml:space="preserve"> </w:t>
            </w:r>
            <w:r w:rsidRPr="00D541CA">
              <w:rPr>
                <w:sz w:val="24"/>
              </w:rPr>
              <w:t>e</w:t>
            </w:r>
            <w:r>
              <w:rPr>
                <w:sz w:val="24"/>
              </w:rPr>
              <w:t>valuate the instructor and provide other valuable feedback on classroom activities/exercises.</w:t>
            </w:r>
            <w:r>
              <w:rPr>
                <w:spacing w:val="-1"/>
                <w:sz w:val="24"/>
              </w:rPr>
              <w:t xml:space="preserve"> </w:t>
            </w:r>
            <w:r>
              <w:rPr>
                <w:sz w:val="24"/>
              </w:rPr>
              <w:t>The</w:t>
            </w:r>
            <w:r w:rsidR="000F364F">
              <w:rPr>
                <w:spacing w:val="-4"/>
                <w:sz w:val="24"/>
              </w:rPr>
              <w:t xml:space="preserve"> </w:t>
            </w:r>
            <w:r>
              <w:rPr>
                <w:sz w:val="24"/>
              </w:rPr>
              <w:t>evaluations</w:t>
            </w:r>
            <w:r>
              <w:rPr>
                <w:spacing w:val="-1"/>
                <w:sz w:val="24"/>
              </w:rPr>
              <w:t xml:space="preserve"> </w:t>
            </w:r>
            <w:r>
              <w:rPr>
                <w:sz w:val="24"/>
              </w:rPr>
              <w:t>are</w:t>
            </w:r>
            <w:r>
              <w:rPr>
                <w:spacing w:val="-4"/>
                <w:sz w:val="24"/>
              </w:rPr>
              <w:t xml:space="preserve"> </w:t>
            </w:r>
            <w:r>
              <w:rPr>
                <w:sz w:val="24"/>
              </w:rPr>
              <w:t>completed online</w:t>
            </w:r>
            <w:r>
              <w:rPr>
                <w:spacing w:val="-5"/>
                <w:sz w:val="24"/>
              </w:rPr>
              <w:t xml:space="preserve"> </w:t>
            </w:r>
            <w:r>
              <w:rPr>
                <w:sz w:val="24"/>
              </w:rPr>
              <w:t>by</w:t>
            </w:r>
            <w:r>
              <w:rPr>
                <w:spacing w:val="-20"/>
                <w:sz w:val="24"/>
              </w:rPr>
              <w:t xml:space="preserve"> </w:t>
            </w:r>
            <w:r>
              <w:rPr>
                <w:sz w:val="24"/>
              </w:rPr>
              <w:t>the</w:t>
            </w:r>
            <w:r>
              <w:rPr>
                <w:spacing w:val="-8"/>
                <w:sz w:val="24"/>
              </w:rPr>
              <w:t xml:space="preserve"> </w:t>
            </w:r>
            <w:r>
              <w:rPr>
                <w:sz w:val="24"/>
              </w:rPr>
              <w:t>student and upon completion of</w:t>
            </w:r>
            <w:r>
              <w:rPr>
                <w:spacing w:val="-1"/>
                <w:sz w:val="24"/>
              </w:rPr>
              <w:t xml:space="preserve"> </w:t>
            </w:r>
            <w:r>
              <w:rPr>
                <w:sz w:val="24"/>
              </w:rPr>
              <w:t xml:space="preserve">final grades are </w:t>
            </w:r>
            <w:r w:rsidR="00A230E1">
              <w:rPr>
                <w:sz w:val="24"/>
              </w:rPr>
              <w:t>reviewed</w:t>
            </w:r>
            <w:r>
              <w:rPr>
                <w:sz w:val="24"/>
              </w:rPr>
              <w:t xml:space="preserve"> by the Academic Chair for </w:t>
            </w:r>
            <w:r w:rsidR="00956A84">
              <w:rPr>
                <w:sz w:val="24"/>
              </w:rPr>
              <w:t>part-time</w:t>
            </w:r>
            <w:r>
              <w:rPr>
                <w:sz w:val="24"/>
              </w:rPr>
              <w:t xml:space="preserve"> faculty and A</w:t>
            </w:r>
            <w:r w:rsidR="00956A84">
              <w:rPr>
                <w:sz w:val="24"/>
              </w:rPr>
              <w:t>ssistant Dean</w:t>
            </w:r>
            <w:r>
              <w:rPr>
                <w:sz w:val="24"/>
              </w:rPr>
              <w:t xml:space="preserve"> for full-time faculty. The results are reviewed with the faculty members to continually improve the quality of instruction. </w:t>
            </w:r>
          </w:p>
          <w:p w14:paraId="59CF5F84" w14:textId="77777777" w:rsidR="00F1199E" w:rsidRDefault="00F1199E" w:rsidP="006455A2">
            <w:pPr>
              <w:pStyle w:val="TableParagraph"/>
              <w:ind w:left="0" w:right="191"/>
              <w:rPr>
                <w:sz w:val="24"/>
              </w:rPr>
            </w:pPr>
          </w:p>
          <w:p w14:paraId="287D4711" w14:textId="62F7DC68" w:rsidR="000F364F" w:rsidRDefault="00875BFE" w:rsidP="006455A2">
            <w:pPr>
              <w:pStyle w:val="TableParagraph"/>
              <w:ind w:left="0" w:right="191"/>
              <w:rPr>
                <w:spacing w:val="-3"/>
                <w:sz w:val="24"/>
              </w:rPr>
            </w:pPr>
            <w:r>
              <w:rPr>
                <w:sz w:val="24"/>
              </w:rPr>
              <w:t xml:space="preserve">This assessment of teaching effectiveness is done in all courses. </w:t>
            </w:r>
            <w:r w:rsidR="00F15119">
              <w:rPr>
                <w:sz w:val="24"/>
              </w:rPr>
              <w:t>If feedback</w:t>
            </w:r>
            <w:r>
              <w:rPr>
                <w:sz w:val="24"/>
              </w:rPr>
              <w:t xml:space="preserve"> </w:t>
            </w:r>
            <w:r w:rsidR="003353DA">
              <w:rPr>
                <w:sz w:val="24"/>
              </w:rPr>
              <w:t>identifies an</w:t>
            </w:r>
            <w:r>
              <w:rPr>
                <w:sz w:val="24"/>
              </w:rPr>
              <w:t xml:space="preserve"> area </w:t>
            </w:r>
            <w:r w:rsidR="003353DA">
              <w:rPr>
                <w:sz w:val="24"/>
              </w:rPr>
              <w:t xml:space="preserve">in need </w:t>
            </w:r>
            <w:r>
              <w:rPr>
                <w:sz w:val="24"/>
              </w:rPr>
              <w:t xml:space="preserve">of improvement, the full-time faculty member will meet with the Assistant Dean and the </w:t>
            </w:r>
            <w:r w:rsidR="0095632D">
              <w:rPr>
                <w:sz w:val="24"/>
              </w:rPr>
              <w:t>part-time</w:t>
            </w:r>
            <w:r>
              <w:rPr>
                <w:sz w:val="24"/>
              </w:rPr>
              <w:t xml:space="preserve"> faculty member meets with the Academic Chair to discuss strategies for improvement</w:t>
            </w:r>
            <w:r w:rsidR="003353DA">
              <w:rPr>
                <w:sz w:val="24"/>
              </w:rPr>
              <w:t>, including</w:t>
            </w:r>
            <w:r>
              <w:rPr>
                <w:sz w:val="24"/>
              </w:rPr>
              <w:t xml:space="preserve"> a follow-up</w:t>
            </w:r>
            <w:r>
              <w:rPr>
                <w:spacing w:val="-3"/>
                <w:sz w:val="24"/>
              </w:rPr>
              <w:t xml:space="preserve"> </w:t>
            </w:r>
            <w:r>
              <w:rPr>
                <w:sz w:val="24"/>
              </w:rPr>
              <w:t>classroom</w:t>
            </w:r>
            <w:r>
              <w:rPr>
                <w:spacing w:val="-3"/>
                <w:sz w:val="24"/>
              </w:rPr>
              <w:t xml:space="preserve"> </w:t>
            </w:r>
            <w:r>
              <w:rPr>
                <w:sz w:val="24"/>
              </w:rPr>
              <w:t>visitation.</w:t>
            </w:r>
            <w:r>
              <w:rPr>
                <w:spacing w:val="-3"/>
                <w:sz w:val="24"/>
              </w:rPr>
              <w:t xml:space="preserve"> </w:t>
            </w:r>
          </w:p>
          <w:p w14:paraId="477CE9DE" w14:textId="77777777" w:rsidR="008F0151" w:rsidRDefault="008F0151" w:rsidP="000F364F">
            <w:pPr>
              <w:pStyle w:val="TableParagraph"/>
              <w:ind w:left="107" w:right="191"/>
              <w:rPr>
                <w:spacing w:val="-3"/>
                <w:sz w:val="24"/>
              </w:rPr>
            </w:pPr>
          </w:p>
          <w:p w14:paraId="180B542B" w14:textId="115BBB96" w:rsidR="00875BFE" w:rsidRDefault="00875BFE" w:rsidP="000F364F">
            <w:pPr>
              <w:pStyle w:val="TableParagraph"/>
              <w:ind w:left="0" w:right="191"/>
              <w:rPr>
                <w:sz w:val="24"/>
              </w:rPr>
            </w:pPr>
            <w:r>
              <w:rPr>
                <w:sz w:val="24"/>
              </w:rPr>
              <w:t>The</w:t>
            </w:r>
            <w:r>
              <w:rPr>
                <w:spacing w:val="-10"/>
                <w:sz w:val="24"/>
              </w:rPr>
              <w:t xml:space="preserve"> </w:t>
            </w:r>
            <w:r>
              <w:rPr>
                <w:sz w:val="24"/>
              </w:rPr>
              <w:t>Fieldwork</w:t>
            </w:r>
            <w:r>
              <w:rPr>
                <w:spacing w:val="-6"/>
                <w:sz w:val="24"/>
              </w:rPr>
              <w:t xml:space="preserve"> </w:t>
            </w:r>
            <w:r>
              <w:rPr>
                <w:sz w:val="24"/>
              </w:rPr>
              <w:t>Coordinator</w:t>
            </w:r>
            <w:r>
              <w:rPr>
                <w:spacing w:val="-10"/>
                <w:sz w:val="24"/>
              </w:rPr>
              <w:t xml:space="preserve"> </w:t>
            </w:r>
            <w:r>
              <w:rPr>
                <w:sz w:val="24"/>
              </w:rPr>
              <w:t>meets</w:t>
            </w:r>
            <w:r>
              <w:rPr>
                <w:spacing w:val="-7"/>
                <w:sz w:val="24"/>
              </w:rPr>
              <w:t xml:space="preserve"> </w:t>
            </w:r>
            <w:r>
              <w:rPr>
                <w:sz w:val="24"/>
              </w:rPr>
              <w:t>with</w:t>
            </w:r>
            <w:r>
              <w:rPr>
                <w:spacing w:val="-5"/>
                <w:sz w:val="24"/>
              </w:rPr>
              <w:t xml:space="preserve"> </w:t>
            </w:r>
            <w:r>
              <w:rPr>
                <w:sz w:val="24"/>
              </w:rPr>
              <w:t>the</w:t>
            </w:r>
            <w:r>
              <w:rPr>
                <w:spacing w:val="-9"/>
                <w:sz w:val="24"/>
              </w:rPr>
              <w:t xml:space="preserve"> </w:t>
            </w:r>
            <w:r>
              <w:rPr>
                <w:sz w:val="24"/>
              </w:rPr>
              <w:t>Fieldwork</w:t>
            </w:r>
            <w:r>
              <w:rPr>
                <w:spacing w:val="-2"/>
                <w:sz w:val="24"/>
              </w:rPr>
              <w:t xml:space="preserve"> </w:t>
            </w:r>
            <w:r>
              <w:rPr>
                <w:sz w:val="24"/>
              </w:rPr>
              <w:t>Liaisons</w:t>
            </w:r>
            <w:r>
              <w:rPr>
                <w:spacing w:val="-4"/>
                <w:sz w:val="24"/>
              </w:rPr>
              <w:t xml:space="preserve"> </w:t>
            </w:r>
            <w:r w:rsidR="004453E4">
              <w:rPr>
                <w:sz w:val="24"/>
              </w:rPr>
              <w:t>once</w:t>
            </w:r>
            <w:r>
              <w:rPr>
                <w:spacing w:val="-11"/>
                <w:sz w:val="24"/>
              </w:rPr>
              <w:t xml:space="preserve"> </w:t>
            </w:r>
            <w:r>
              <w:rPr>
                <w:sz w:val="24"/>
              </w:rPr>
              <w:t>each</w:t>
            </w:r>
            <w:r>
              <w:rPr>
                <w:spacing w:val="-8"/>
                <w:sz w:val="24"/>
              </w:rPr>
              <w:t xml:space="preserve"> </w:t>
            </w:r>
            <w:r>
              <w:rPr>
                <w:sz w:val="24"/>
              </w:rPr>
              <w:t>semester,</w:t>
            </w:r>
            <w:r>
              <w:rPr>
                <w:spacing w:val="-3"/>
                <w:sz w:val="24"/>
              </w:rPr>
              <w:t xml:space="preserve"> </w:t>
            </w:r>
            <w:r>
              <w:rPr>
                <w:sz w:val="24"/>
              </w:rPr>
              <w:t>prior</w:t>
            </w:r>
            <w:r>
              <w:rPr>
                <w:spacing w:val="-4"/>
                <w:sz w:val="24"/>
              </w:rPr>
              <w:t xml:space="preserve"> </w:t>
            </w:r>
            <w:r>
              <w:rPr>
                <w:sz w:val="24"/>
              </w:rPr>
              <w:t>to</w:t>
            </w:r>
            <w:r>
              <w:rPr>
                <w:spacing w:val="-3"/>
                <w:sz w:val="24"/>
              </w:rPr>
              <w:t xml:space="preserve"> </w:t>
            </w:r>
            <w:r>
              <w:rPr>
                <w:sz w:val="24"/>
              </w:rPr>
              <w:t>the</w:t>
            </w:r>
            <w:r>
              <w:rPr>
                <w:spacing w:val="-4"/>
                <w:sz w:val="24"/>
              </w:rPr>
              <w:t xml:space="preserve"> </w:t>
            </w:r>
            <w:r>
              <w:rPr>
                <w:sz w:val="24"/>
              </w:rPr>
              <w:t>start of the semester and at mid-term. They review the fieldwork agencies and any</w:t>
            </w:r>
            <w:r>
              <w:rPr>
                <w:spacing w:val="-2"/>
                <w:sz w:val="24"/>
              </w:rPr>
              <w:t xml:space="preserve"> </w:t>
            </w:r>
            <w:r>
              <w:rPr>
                <w:sz w:val="24"/>
              </w:rPr>
              <w:t>concerns with students.</w:t>
            </w:r>
            <w:r w:rsidR="00A7635A">
              <w:rPr>
                <w:sz w:val="24"/>
              </w:rPr>
              <w:t xml:space="preserve"> Any concerns regarding the agency and</w:t>
            </w:r>
            <w:r w:rsidR="006B41AF">
              <w:rPr>
                <w:sz w:val="24"/>
              </w:rPr>
              <w:t xml:space="preserve">/or students are addressed by the </w:t>
            </w:r>
            <w:r w:rsidR="004A4BF8">
              <w:rPr>
                <w:sz w:val="24"/>
              </w:rPr>
              <w:t>F</w:t>
            </w:r>
            <w:r w:rsidR="006B41AF">
              <w:rPr>
                <w:sz w:val="24"/>
              </w:rPr>
              <w:t xml:space="preserve">ieldwork </w:t>
            </w:r>
            <w:r w:rsidR="004A4BF8">
              <w:rPr>
                <w:sz w:val="24"/>
              </w:rPr>
              <w:t>C</w:t>
            </w:r>
            <w:r w:rsidR="006B41AF">
              <w:rPr>
                <w:sz w:val="24"/>
              </w:rPr>
              <w:t>oordinator</w:t>
            </w:r>
            <w:r w:rsidR="00A0134C">
              <w:rPr>
                <w:sz w:val="24"/>
              </w:rPr>
              <w:t xml:space="preserve"> and/or student’s fieldwork instructor. </w:t>
            </w:r>
          </w:p>
        </w:tc>
      </w:tr>
      <w:tr w:rsidR="007D40BE" w14:paraId="74F0F774" w14:textId="77777777" w:rsidTr="432D0519">
        <w:trPr>
          <w:trHeight w:val="849"/>
        </w:trPr>
        <w:tc>
          <w:tcPr>
            <w:tcW w:w="780" w:type="dxa"/>
          </w:tcPr>
          <w:p w14:paraId="00BFB425" w14:textId="77777777" w:rsidR="007D40BE" w:rsidRDefault="00BB2F7E">
            <w:pPr>
              <w:pStyle w:val="TableParagraph"/>
              <w:spacing w:before="38"/>
              <w:ind w:left="0" w:right="97"/>
              <w:jc w:val="right"/>
              <w:rPr>
                <w:sz w:val="24"/>
              </w:rPr>
            </w:pPr>
            <w:r>
              <w:rPr>
                <w:spacing w:val="-5"/>
                <w:sz w:val="24"/>
              </w:rPr>
              <w:lastRenderedPageBreak/>
              <w:t>e.</w:t>
            </w:r>
          </w:p>
        </w:tc>
        <w:tc>
          <w:tcPr>
            <w:tcW w:w="9480" w:type="dxa"/>
          </w:tcPr>
          <w:p w14:paraId="37AF511B" w14:textId="77777777" w:rsidR="007D40BE" w:rsidRDefault="00BB2F7E" w:rsidP="432D0519">
            <w:pPr>
              <w:pStyle w:val="TableParagraph"/>
              <w:spacing w:line="261" w:lineRule="auto"/>
              <w:ind w:left="0" w:right="186"/>
              <w:rPr>
                <w:spacing w:val="-2"/>
                <w:sz w:val="24"/>
                <w:szCs w:val="24"/>
              </w:rPr>
            </w:pPr>
            <w:r w:rsidRPr="432D0519">
              <w:rPr>
                <w:sz w:val="24"/>
                <w:szCs w:val="24"/>
              </w:rPr>
              <w:t>Describe</w:t>
            </w:r>
            <w:r w:rsidRPr="432D0519">
              <w:rPr>
                <w:spacing w:val="-2"/>
                <w:sz w:val="24"/>
                <w:szCs w:val="24"/>
              </w:rPr>
              <w:t xml:space="preserve"> </w:t>
            </w:r>
            <w:r w:rsidRPr="432D0519">
              <w:rPr>
                <w:sz w:val="24"/>
                <w:szCs w:val="24"/>
              </w:rPr>
              <w:t>how faculty</w:t>
            </w:r>
            <w:r w:rsidRPr="432D0519">
              <w:rPr>
                <w:spacing w:val="-17"/>
                <w:sz w:val="24"/>
                <w:szCs w:val="24"/>
              </w:rPr>
              <w:t xml:space="preserve"> </w:t>
            </w:r>
            <w:r w:rsidRPr="432D0519">
              <w:rPr>
                <w:sz w:val="24"/>
                <w:szCs w:val="24"/>
              </w:rPr>
              <w:t>and</w:t>
            </w:r>
            <w:r w:rsidRPr="432D0519">
              <w:rPr>
                <w:spacing w:val="-3"/>
                <w:sz w:val="24"/>
                <w:szCs w:val="24"/>
              </w:rPr>
              <w:t xml:space="preserve"> </w:t>
            </w:r>
            <w:r w:rsidRPr="432D0519">
              <w:rPr>
                <w:sz w:val="24"/>
                <w:szCs w:val="24"/>
              </w:rPr>
              <w:t>staff</w:t>
            </w:r>
            <w:r w:rsidRPr="432D0519">
              <w:rPr>
                <w:spacing w:val="-13"/>
                <w:sz w:val="24"/>
                <w:szCs w:val="24"/>
              </w:rPr>
              <w:t xml:space="preserve"> </w:t>
            </w:r>
            <w:r w:rsidRPr="432D0519">
              <w:rPr>
                <w:sz w:val="24"/>
                <w:szCs w:val="24"/>
              </w:rPr>
              <w:t>are</w:t>
            </w:r>
            <w:r w:rsidRPr="432D0519">
              <w:rPr>
                <w:spacing w:val="-2"/>
                <w:sz w:val="24"/>
                <w:szCs w:val="24"/>
              </w:rPr>
              <w:t xml:space="preserve"> </w:t>
            </w:r>
            <w:r w:rsidRPr="432D0519">
              <w:rPr>
                <w:sz w:val="24"/>
                <w:szCs w:val="24"/>
              </w:rPr>
              <w:t>provided</w:t>
            </w:r>
            <w:r w:rsidRPr="432D0519">
              <w:rPr>
                <w:spacing w:val="-4"/>
                <w:sz w:val="24"/>
                <w:szCs w:val="24"/>
              </w:rPr>
              <w:t xml:space="preserve"> </w:t>
            </w:r>
            <w:r w:rsidRPr="432D0519">
              <w:rPr>
                <w:sz w:val="24"/>
                <w:szCs w:val="24"/>
              </w:rPr>
              <w:t>opportunities</w:t>
            </w:r>
            <w:r w:rsidRPr="432D0519">
              <w:rPr>
                <w:spacing w:val="-15"/>
                <w:sz w:val="24"/>
                <w:szCs w:val="24"/>
              </w:rPr>
              <w:t xml:space="preserve"> </w:t>
            </w:r>
            <w:r w:rsidRPr="432D0519">
              <w:rPr>
                <w:sz w:val="24"/>
                <w:szCs w:val="24"/>
              </w:rPr>
              <w:t>for</w:t>
            </w:r>
            <w:r w:rsidRPr="432D0519">
              <w:rPr>
                <w:spacing w:val="-13"/>
                <w:sz w:val="24"/>
                <w:szCs w:val="24"/>
              </w:rPr>
              <w:t xml:space="preserve"> </w:t>
            </w:r>
            <w:r w:rsidRPr="432D0519">
              <w:rPr>
                <w:sz w:val="24"/>
                <w:szCs w:val="24"/>
              </w:rPr>
              <w:t xml:space="preserve">relevant professional </w:t>
            </w:r>
            <w:r w:rsidRPr="432D0519">
              <w:rPr>
                <w:spacing w:val="-2"/>
                <w:sz w:val="24"/>
                <w:szCs w:val="24"/>
              </w:rPr>
              <w:t>development.</w:t>
            </w:r>
          </w:p>
          <w:p w14:paraId="07D49D54" w14:textId="77777777" w:rsidR="00A707D2" w:rsidRDefault="00A707D2">
            <w:pPr>
              <w:pStyle w:val="TableParagraph"/>
              <w:spacing w:line="261" w:lineRule="auto"/>
              <w:ind w:left="148" w:right="186"/>
              <w:rPr>
                <w:spacing w:val="-2"/>
                <w:sz w:val="24"/>
              </w:rPr>
            </w:pPr>
          </w:p>
          <w:p w14:paraId="02A46042" w14:textId="77777777" w:rsidR="00A707D2" w:rsidRDefault="00A707D2" w:rsidP="00177C8C">
            <w:pPr>
              <w:pStyle w:val="TableParagraph"/>
              <w:spacing w:before="1" w:line="275" w:lineRule="exact"/>
              <w:ind w:left="0"/>
              <w:rPr>
                <w:b/>
                <w:sz w:val="24"/>
              </w:rPr>
            </w:pPr>
            <w:r>
              <w:rPr>
                <w:b/>
                <w:spacing w:val="-2"/>
                <w:sz w:val="24"/>
                <w:u w:val="thick"/>
              </w:rPr>
              <w:t>Response:</w:t>
            </w:r>
          </w:p>
          <w:p w14:paraId="43051ABB" w14:textId="3F6906B9" w:rsidR="00734F78" w:rsidRDefault="00DC5AA0" w:rsidP="432D0519">
            <w:pPr>
              <w:pStyle w:val="TableParagraph"/>
              <w:spacing w:before="271"/>
              <w:ind w:left="0" w:right="277"/>
              <w:rPr>
                <w:spacing w:val="-2"/>
                <w:sz w:val="24"/>
                <w:szCs w:val="24"/>
              </w:rPr>
            </w:pPr>
            <w:r w:rsidRPr="432D0519">
              <w:rPr>
                <w:sz w:val="24"/>
                <w:szCs w:val="24"/>
              </w:rPr>
              <w:t xml:space="preserve">AACC </w:t>
            </w:r>
            <w:r w:rsidR="57B25586" w:rsidRPr="432D0519">
              <w:rPr>
                <w:sz w:val="24"/>
                <w:szCs w:val="24"/>
              </w:rPr>
              <w:t xml:space="preserve">requires </w:t>
            </w:r>
            <w:r w:rsidRPr="432D0519">
              <w:rPr>
                <w:sz w:val="24"/>
                <w:szCs w:val="24"/>
              </w:rPr>
              <w:t>all full-time faculty complete professional development plans every</w:t>
            </w:r>
            <w:r w:rsidRPr="432D0519">
              <w:rPr>
                <w:spacing w:val="-2"/>
                <w:sz w:val="24"/>
                <w:szCs w:val="24"/>
              </w:rPr>
              <w:t xml:space="preserve"> </w:t>
            </w:r>
            <w:r w:rsidR="04BD4DD5" w:rsidRPr="432D0519">
              <w:rPr>
                <w:sz w:val="24"/>
                <w:szCs w:val="24"/>
              </w:rPr>
              <w:t>three</w:t>
            </w:r>
            <w:r w:rsidRPr="432D0519">
              <w:rPr>
                <w:sz w:val="24"/>
                <w:szCs w:val="24"/>
              </w:rPr>
              <w:t xml:space="preserve"> years to reflect continuing, revised and new goals as they progress through their academic careers </w:t>
            </w:r>
            <w:r w:rsidR="257EF036" w:rsidRPr="432D0519">
              <w:rPr>
                <w:sz w:val="24"/>
                <w:szCs w:val="24"/>
              </w:rPr>
              <w:t>{</w:t>
            </w:r>
            <w:r w:rsidR="0A5D3DD8" w:rsidRPr="432D0519">
              <w:rPr>
                <w:b/>
                <w:bCs/>
                <w:i/>
                <w:iCs/>
                <w:sz w:val="24"/>
                <w:szCs w:val="24"/>
              </w:rPr>
              <w:t>Professional Development</w:t>
            </w:r>
            <w:r w:rsidRPr="432D0519">
              <w:rPr>
                <w:b/>
                <w:bCs/>
                <w:i/>
                <w:iCs/>
                <w:sz w:val="24"/>
                <w:szCs w:val="24"/>
              </w:rPr>
              <w:t xml:space="preserve"> Plan</w:t>
            </w:r>
            <w:r w:rsidR="0E117D32" w:rsidRPr="432D0519">
              <w:rPr>
                <w:b/>
                <w:bCs/>
                <w:i/>
                <w:iCs/>
                <w:sz w:val="24"/>
                <w:szCs w:val="24"/>
              </w:rPr>
              <w:t xml:space="preserve"> </w:t>
            </w:r>
            <w:proofErr w:type="gramStart"/>
            <w:r w:rsidR="0E117D32" w:rsidRPr="432D0519">
              <w:rPr>
                <w:b/>
                <w:bCs/>
                <w:i/>
                <w:iCs/>
                <w:sz w:val="24"/>
                <w:szCs w:val="24"/>
              </w:rPr>
              <w:t>Form</w:t>
            </w:r>
            <w:r w:rsidR="257EF036" w:rsidRPr="432D0519">
              <w:rPr>
                <w:b/>
                <w:bCs/>
                <w:sz w:val="24"/>
                <w:szCs w:val="24"/>
              </w:rPr>
              <w:t>}</w:t>
            </w:r>
            <w:r w:rsidRPr="432D0519">
              <w:rPr>
                <w:sz w:val="24"/>
                <w:szCs w:val="24"/>
              </w:rPr>
              <w:t>.</w:t>
            </w:r>
            <w:proofErr w:type="gramEnd"/>
            <w:r w:rsidRPr="432D0519">
              <w:rPr>
                <w:sz w:val="24"/>
                <w:szCs w:val="24"/>
              </w:rPr>
              <w:t xml:space="preserve"> </w:t>
            </w:r>
            <w:r w:rsidR="257EF036" w:rsidRPr="432D0519">
              <w:rPr>
                <w:sz w:val="24"/>
                <w:szCs w:val="24"/>
              </w:rPr>
              <w:t>Professional development is one of</w:t>
            </w:r>
            <w:r w:rsidR="257EF036" w:rsidRPr="432D0519">
              <w:rPr>
                <w:spacing w:val="-5"/>
                <w:sz w:val="24"/>
                <w:szCs w:val="24"/>
              </w:rPr>
              <w:t xml:space="preserve"> </w:t>
            </w:r>
            <w:r w:rsidR="257EF036" w:rsidRPr="432D0519">
              <w:rPr>
                <w:sz w:val="24"/>
                <w:szCs w:val="24"/>
              </w:rPr>
              <w:t>four</w:t>
            </w:r>
            <w:r w:rsidR="257EF036" w:rsidRPr="432D0519">
              <w:rPr>
                <w:spacing w:val="-6"/>
                <w:sz w:val="24"/>
                <w:szCs w:val="24"/>
              </w:rPr>
              <w:t xml:space="preserve"> </w:t>
            </w:r>
            <w:r w:rsidR="257EF036" w:rsidRPr="432D0519">
              <w:rPr>
                <w:sz w:val="24"/>
                <w:szCs w:val="24"/>
              </w:rPr>
              <w:t>policy-mandated criteria</w:t>
            </w:r>
            <w:r w:rsidR="257EF036" w:rsidRPr="432D0519">
              <w:rPr>
                <w:spacing w:val="-2"/>
                <w:sz w:val="24"/>
                <w:szCs w:val="24"/>
              </w:rPr>
              <w:t xml:space="preserve"> </w:t>
            </w:r>
            <w:r w:rsidR="257EF036" w:rsidRPr="432D0519">
              <w:rPr>
                <w:sz w:val="24"/>
                <w:szCs w:val="24"/>
              </w:rPr>
              <w:t>for</w:t>
            </w:r>
            <w:r w:rsidR="257EF036" w:rsidRPr="432D0519">
              <w:rPr>
                <w:spacing w:val="-6"/>
                <w:sz w:val="24"/>
                <w:szCs w:val="24"/>
              </w:rPr>
              <w:t xml:space="preserve"> </w:t>
            </w:r>
            <w:r w:rsidR="257EF036" w:rsidRPr="432D0519">
              <w:rPr>
                <w:sz w:val="24"/>
                <w:szCs w:val="24"/>
              </w:rPr>
              <w:t>full-time</w:t>
            </w:r>
            <w:r w:rsidR="257EF036" w:rsidRPr="432D0519">
              <w:rPr>
                <w:spacing w:val="-3"/>
                <w:sz w:val="24"/>
                <w:szCs w:val="24"/>
              </w:rPr>
              <w:t xml:space="preserve"> </w:t>
            </w:r>
            <w:r w:rsidR="257EF036" w:rsidRPr="432D0519">
              <w:rPr>
                <w:sz w:val="24"/>
                <w:szCs w:val="24"/>
              </w:rPr>
              <w:t>faculty</w:t>
            </w:r>
            <w:r w:rsidR="257EF036" w:rsidRPr="432D0519">
              <w:rPr>
                <w:spacing w:val="-18"/>
                <w:sz w:val="24"/>
                <w:szCs w:val="24"/>
              </w:rPr>
              <w:t xml:space="preserve"> </w:t>
            </w:r>
            <w:r w:rsidR="257EF036" w:rsidRPr="432D0519">
              <w:rPr>
                <w:sz w:val="24"/>
                <w:szCs w:val="24"/>
              </w:rPr>
              <w:t>promotion and tenure considerations. All employees are eligible to apply for professional development funding to attend conferences</w:t>
            </w:r>
            <w:r w:rsidR="257EF036" w:rsidRPr="432D0519">
              <w:rPr>
                <w:spacing w:val="40"/>
                <w:sz w:val="24"/>
                <w:szCs w:val="24"/>
              </w:rPr>
              <w:t xml:space="preserve"> </w:t>
            </w:r>
            <w:r w:rsidR="257EF036" w:rsidRPr="432D0519">
              <w:rPr>
                <w:sz w:val="24"/>
                <w:szCs w:val="24"/>
              </w:rPr>
              <w:t>and for graduate courses ($3,300 tuition reimbursement benefit for full-time employees each FY), seminars and workshops as cited in their professional development</w:t>
            </w:r>
            <w:r w:rsidR="257EF036" w:rsidRPr="432D0519">
              <w:rPr>
                <w:spacing w:val="-4"/>
                <w:sz w:val="24"/>
                <w:szCs w:val="24"/>
              </w:rPr>
              <w:t xml:space="preserve"> </w:t>
            </w:r>
            <w:r w:rsidR="257EF036" w:rsidRPr="432D0519">
              <w:rPr>
                <w:sz w:val="24"/>
                <w:szCs w:val="24"/>
              </w:rPr>
              <w:t>plans.</w:t>
            </w:r>
            <w:r w:rsidR="257EF036" w:rsidRPr="432D0519">
              <w:rPr>
                <w:spacing w:val="-2"/>
                <w:sz w:val="24"/>
                <w:szCs w:val="24"/>
              </w:rPr>
              <w:t xml:space="preserve"> </w:t>
            </w:r>
            <w:r w:rsidR="01391550" w:rsidRPr="432D0519">
              <w:rPr>
                <w:spacing w:val="-2"/>
                <w:sz w:val="24"/>
                <w:szCs w:val="24"/>
              </w:rPr>
              <w:t xml:space="preserve">For example, both full-time </w:t>
            </w:r>
            <w:proofErr w:type="gramStart"/>
            <w:r w:rsidR="01391550" w:rsidRPr="432D0519">
              <w:rPr>
                <w:spacing w:val="-2"/>
                <w:sz w:val="24"/>
                <w:szCs w:val="24"/>
              </w:rPr>
              <w:t>faculty</w:t>
            </w:r>
            <w:proofErr w:type="gramEnd"/>
            <w:r w:rsidR="01391550" w:rsidRPr="432D0519">
              <w:rPr>
                <w:spacing w:val="-2"/>
                <w:sz w:val="24"/>
                <w:szCs w:val="24"/>
              </w:rPr>
              <w:t xml:space="preserve"> regularly attend Mid-Atlantic Consortium for Human Services and National Organization for </w:t>
            </w:r>
            <w:r w:rsidR="01391550" w:rsidRPr="432D0519">
              <w:rPr>
                <w:spacing w:val="-2"/>
                <w:sz w:val="24"/>
                <w:szCs w:val="24"/>
              </w:rPr>
              <w:lastRenderedPageBreak/>
              <w:t xml:space="preserve">Human Services conferences. </w:t>
            </w:r>
            <w:r w:rsidR="5FDD2C21" w:rsidRPr="432D0519">
              <w:rPr>
                <w:spacing w:val="-2"/>
                <w:sz w:val="24"/>
                <w:szCs w:val="24"/>
              </w:rPr>
              <w:t xml:space="preserve"> </w:t>
            </w:r>
            <w:r w:rsidR="00963C70">
              <w:rPr>
                <w:spacing w:val="-2"/>
                <w:sz w:val="24"/>
                <w:szCs w:val="24"/>
              </w:rPr>
              <w:t>Full-time f</w:t>
            </w:r>
            <w:r w:rsidR="00963C70" w:rsidRPr="432D0519">
              <w:rPr>
                <w:spacing w:val="-2"/>
                <w:sz w:val="24"/>
                <w:szCs w:val="24"/>
              </w:rPr>
              <w:t>aculty</w:t>
            </w:r>
            <w:r w:rsidR="00963C70">
              <w:rPr>
                <w:spacing w:val="-2"/>
                <w:sz w:val="24"/>
                <w:szCs w:val="24"/>
              </w:rPr>
              <w:t xml:space="preserve"> </w:t>
            </w:r>
            <w:r w:rsidR="0092543D">
              <w:rPr>
                <w:spacing w:val="-2"/>
                <w:sz w:val="24"/>
                <w:szCs w:val="24"/>
              </w:rPr>
              <w:t>and staff</w:t>
            </w:r>
            <w:r w:rsidR="5FDD2C21" w:rsidRPr="432D0519">
              <w:rPr>
                <w:spacing w:val="-2"/>
                <w:sz w:val="24"/>
                <w:szCs w:val="24"/>
              </w:rPr>
              <w:t xml:space="preserve"> also receive free tuition benefits for both credit and non-credit courses at AACC. </w:t>
            </w:r>
          </w:p>
          <w:p w14:paraId="6BB636A3" w14:textId="35DF5B70" w:rsidR="00734F78" w:rsidRDefault="00734F78" w:rsidP="00177C8C">
            <w:pPr>
              <w:pStyle w:val="TableParagraph"/>
              <w:ind w:left="0" w:right="118"/>
              <w:rPr>
                <w:sz w:val="24"/>
              </w:rPr>
            </w:pPr>
          </w:p>
          <w:p w14:paraId="5A5072F4" w14:textId="1FDC23FB" w:rsidR="00A707D2" w:rsidRPr="00B0392F" w:rsidRDefault="003353DA" w:rsidP="00734F78">
            <w:pPr>
              <w:pStyle w:val="TableParagraph"/>
              <w:ind w:left="0" w:right="118"/>
              <w:rPr>
                <w:sz w:val="24"/>
              </w:rPr>
            </w:pPr>
            <w:r>
              <w:rPr>
                <w:sz w:val="24"/>
              </w:rPr>
              <w:t>The</w:t>
            </w:r>
            <w:r w:rsidR="00A707D2">
              <w:rPr>
                <w:sz w:val="24"/>
              </w:rPr>
              <w:t xml:space="preserve"> Division of Learning offers </w:t>
            </w:r>
            <w:r>
              <w:rPr>
                <w:sz w:val="24"/>
              </w:rPr>
              <w:t xml:space="preserve">internal </w:t>
            </w:r>
            <w:r w:rsidR="00A707D2">
              <w:rPr>
                <w:sz w:val="24"/>
              </w:rPr>
              <w:t>professional</w:t>
            </w:r>
            <w:r w:rsidR="00A707D2">
              <w:rPr>
                <w:spacing w:val="-4"/>
                <w:sz w:val="24"/>
              </w:rPr>
              <w:t xml:space="preserve"> </w:t>
            </w:r>
            <w:r w:rsidR="00A707D2">
              <w:rPr>
                <w:sz w:val="24"/>
              </w:rPr>
              <w:t>development</w:t>
            </w:r>
            <w:r w:rsidR="00A707D2">
              <w:rPr>
                <w:spacing w:val="-4"/>
                <w:sz w:val="24"/>
              </w:rPr>
              <w:t xml:space="preserve"> </w:t>
            </w:r>
            <w:r w:rsidR="00A707D2">
              <w:rPr>
                <w:sz w:val="24"/>
              </w:rPr>
              <w:t>activities</w:t>
            </w:r>
            <w:r w:rsidR="00A707D2">
              <w:rPr>
                <w:spacing w:val="-4"/>
                <w:sz w:val="24"/>
              </w:rPr>
              <w:t xml:space="preserve"> </w:t>
            </w:r>
            <w:r w:rsidR="00A707D2">
              <w:rPr>
                <w:sz w:val="24"/>
              </w:rPr>
              <w:t>for</w:t>
            </w:r>
            <w:r w:rsidR="00A707D2">
              <w:rPr>
                <w:spacing w:val="-4"/>
                <w:sz w:val="24"/>
              </w:rPr>
              <w:t xml:space="preserve"> </w:t>
            </w:r>
            <w:r w:rsidR="00A707D2">
              <w:rPr>
                <w:sz w:val="24"/>
              </w:rPr>
              <w:t>all</w:t>
            </w:r>
            <w:r w:rsidR="00A707D2">
              <w:rPr>
                <w:spacing w:val="-4"/>
                <w:sz w:val="24"/>
              </w:rPr>
              <w:t xml:space="preserve"> </w:t>
            </w:r>
            <w:r w:rsidR="00A707D2">
              <w:rPr>
                <w:sz w:val="24"/>
              </w:rPr>
              <w:t>employees,</w:t>
            </w:r>
            <w:r w:rsidR="00A707D2">
              <w:rPr>
                <w:spacing w:val="-4"/>
                <w:sz w:val="24"/>
              </w:rPr>
              <w:t xml:space="preserve"> </w:t>
            </w:r>
            <w:r w:rsidR="00A707D2">
              <w:rPr>
                <w:sz w:val="24"/>
              </w:rPr>
              <w:t>including</w:t>
            </w:r>
            <w:r w:rsidR="00A707D2">
              <w:rPr>
                <w:spacing w:val="-6"/>
                <w:sz w:val="24"/>
              </w:rPr>
              <w:t xml:space="preserve"> </w:t>
            </w:r>
            <w:r w:rsidR="00C467C3">
              <w:rPr>
                <w:sz w:val="24"/>
              </w:rPr>
              <w:t>part-time</w:t>
            </w:r>
            <w:r w:rsidR="00A707D2">
              <w:rPr>
                <w:sz w:val="24"/>
              </w:rPr>
              <w:t>.</w:t>
            </w:r>
            <w:r w:rsidR="00A707D2">
              <w:rPr>
                <w:spacing w:val="-4"/>
                <w:sz w:val="24"/>
              </w:rPr>
              <w:t xml:space="preserve"> </w:t>
            </w:r>
            <w:r w:rsidR="00A707D2">
              <w:rPr>
                <w:sz w:val="24"/>
              </w:rPr>
              <w:t>These</w:t>
            </w:r>
            <w:r w:rsidR="00A707D2">
              <w:rPr>
                <w:spacing w:val="-4"/>
                <w:sz w:val="24"/>
              </w:rPr>
              <w:t xml:space="preserve"> </w:t>
            </w:r>
            <w:r w:rsidR="00A707D2">
              <w:rPr>
                <w:sz w:val="24"/>
              </w:rPr>
              <w:t>internal offerings are free to faculty</w:t>
            </w:r>
            <w:r w:rsidR="00A707D2">
              <w:rPr>
                <w:spacing w:val="-7"/>
                <w:sz w:val="24"/>
              </w:rPr>
              <w:t xml:space="preserve"> </w:t>
            </w:r>
            <w:r w:rsidR="00A707D2">
              <w:rPr>
                <w:sz w:val="24"/>
              </w:rPr>
              <w:t>and staff and are managed by</w:t>
            </w:r>
            <w:r w:rsidR="00A707D2">
              <w:rPr>
                <w:spacing w:val="-7"/>
                <w:sz w:val="24"/>
              </w:rPr>
              <w:t xml:space="preserve"> </w:t>
            </w:r>
            <w:r w:rsidR="00B40D8E">
              <w:rPr>
                <w:sz w:val="24"/>
              </w:rPr>
              <w:t xml:space="preserve">the </w:t>
            </w:r>
            <w:r w:rsidR="00A707D2">
              <w:rPr>
                <w:sz w:val="24"/>
              </w:rPr>
              <w:t xml:space="preserve">Center for </w:t>
            </w:r>
            <w:r>
              <w:rPr>
                <w:sz w:val="24"/>
              </w:rPr>
              <w:t>Professional Learning</w:t>
            </w:r>
            <w:r w:rsidR="00A707D2">
              <w:rPr>
                <w:sz w:val="24"/>
              </w:rPr>
              <w:t>.</w:t>
            </w:r>
            <w:r w:rsidR="00734F78">
              <w:rPr>
                <w:sz w:val="24"/>
              </w:rPr>
              <w:t xml:space="preserve"> </w:t>
            </w:r>
            <w:r>
              <w:rPr>
                <w:sz w:val="24"/>
              </w:rPr>
              <w:t>P</w:t>
            </w:r>
            <w:r w:rsidR="00A0005D">
              <w:rPr>
                <w:sz w:val="24"/>
              </w:rPr>
              <w:t>rofessional development</w:t>
            </w:r>
            <w:r w:rsidR="00A707D2">
              <w:rPr>
                <w:sz w:val="24"/>
              </w:rPr>
              <w:t xml:space="preserve"> include</w:t>
            </w:r>
            <w:r>
              <w:rPr>
                <w:sz w:val="24"/>
              </w:rPr>
              <w:t>s</w:t>
            </w:r>
            <w:r w:rsidR="00A707D2">
              <w:rPr>
                <w:sz w:val="24"/>
              </w:rPr>
              <w:t xml:space="preserve"> sessions on learning outcomes assessment, innovative</w:t>
            </w:r>
            <w:r w:rsidR="00A707D2">
              <w:rPr>
                <w:spacing w:val="-1"/>
                <w:sz w:val="24"/>
              </w:rPr>
              <w:t xml:space="preserve"> </w:t>
            </w:r>
            <w:r w:rsidR="00A707D2">
              <w:rPr>
                <w:sz w:val="24"/>
              </w:rPr>
              <w:t xml:space="preserve">pedagogy, </w:t>
            </w:r>
            <w:r w:rsidR="00C031C8">
              <w:rPr>
                <w:sz w:val="24"/>
              </w:rPr>
              <w:t>diversity, equity</w:t>
            </w:r>
            <w:r w:rsidR="00A707D2">
              <w:rPr>
                <w:spacing w:val="-1"/>
                <w:sz w:val="24"/>
              </w:rPr>
              <w:t xml:space="preserve"> </w:t>
            </w:r>
            <w:r w:rsidR="00A707D2">
              <w:rPr>
                <w:sz w:val="24"/>
              </w:rPr>
              <w:t>and inclusion, and content-specific sessions such as using library databases. The</w:t>
            </w:r>
            <w:r w:rsidR="00A707D2">
              <w:rPr>
                <w:spacing w:val="-3"/>
                <w:sz w:val="24"/>
              </w:rPr>
              <w:t xml:space="preserve"> </w:t>
            </w:r>
            <w:r w:rsidR="00A707D2">
              <w:rPr>
                <w:sz w:val="24"/>
              </w:rPr>
              <w:t xml:space="preserve">college </w:t>
            </w:r>
            <w:r w:rsidR="00A707D2" w:rsidRPr="00235B63">
              <w:rPr>
                <w:sz w:val="24"/>
              </w:rPr>
              <w:t>requires</w:t>
            </w:r>
            <w:r w:rsidR="00633357">
              <w:rPr>
                <w:sz w:val="24"/>
              </w:rPr>
              <w:t xml:space="preserve"> </w:t>
            </w:r>
            <w:r w:rsidR="00633357" w:rsidRPr="00633357">
              <w:rPr>
                <w:i/>
                <w:iCs/>
                <w:sz w:val="24"/>
              </w:rPr>
              <w:t>Online Focus</w:t>
            </w:r>
            <w:r w:rsidR="00633357">
              <w:rPr>
                <w:i/>
                <w:iCs/>
                <w:sz w:val="24"/>
              </w:rPr>
              <w:t xml:space="preserve"> </w:t>
            </w:r>
            <w:r w:rsidR="00E02EB2" w:rsidRPr="00E02EB2">
              <w:rPr>
                <w:sz w:val="24"/>
              </w:rPr>
              <w:t>training</w:t>
            </w:r>
            <w:r w:rsidR="00E02EB2">
              <w:rPr>
                <w:sz w:val="24"/>
              </w:rPr>
              <w:t xml:space="preserve"> </w:t>
            </w:r>
            <w:r w:rsidR="00A707D2" w:rsidRPr="00E02EB2">
              <w:rPr>
                <w:sz w:val="24"/>
              </w:rPr>
              <w:t>f</w:t>
            </w:r>
            <w:r w:rsidR="00A707D2">
              <w:rPr>
                <w:sz w:val="24"/>
              </w:rPr>
              <w:t>or all faculty</w:t>
            </w:r>
            <w:r w:rsidR="00A707D2">
              <w:rPr>
                <w:spacing w:val="-11"/>
                <w:sz w:val="24"/>
              </w:rPr>
              <w:t xml:space="preserve"> </w:t>
            </w:r>
            <w:r w:rsidR="00A707D2">
              <w:rPr>
                <w:sz w:val="24"/>
              </w:rPr>
              <w:t xml:space="preserve">who are </w:t>
            </w:r>
            <w:r w:rsidR="00586410">
              <w:rPr>
                <w:sz w:val="24"/>
              </w:rPr>
              <w:t xml:space="preserve">new to </w:t>
            </w:r>
            <w:r w:rsidR="00A707D2">
              <w:rPr>
                <w:sz w:val="24"/>
              </w:rPr>
              <w:t>teaching online courses.</w:t>
            </w:r>
            <w:r w:rsidR="00B0392F">
              <w:rPr>
                <w:sz w:val="24"/>
              </w:rPr>
              <w:t xml:space="preserve"> Additional courses such as </w:t>
            </w:r>
            <w:r w:rsidR="00B0392F">
              <w:rPr>
                <w:i/>
                <w:iCs/>
                <w:sz w:val="24"/>
              </w:rPr>
              <w:t xml:space="preserve">Focus on </w:t>
            </w:r>
            <w:r w:rsidR="00586410">
              <w:rPr>
                <w:i/>
                <w:iCs/>
                <w:sz w:val="24"/>
              </w:rPr>
              <w:t xml:space="preserve">Facilitation </w:t>
            </w:r>
            <w:r w:rsidR="00586410">
              <w:rPr>
                <w:sz w:val="24"/>
              </w:rPr>
              <w:t>support</w:t>
            </w:r>
            <w:r w:rsidR="00B0392F">
              <w:rPr>
                <w:sz w:val="24"/>
              </w:rPr>
              <w:t xml:space="preserve"> faculty who are currently teaching online courses</w:t>
            </w:r>
            <w:r w:rsidR="00A756A7">
              <w:rPr>
                <w:sz w:val="24"/>
              </w:rPr>
              <w:t>. Participants learn to manage online learning environments</w:t>
            </w:r>
            <w:r w:rsidR="00586410">
              <w:rPr>
                <w:sz w:val="24"/>
              </w:rPr>
              <w:t xml:space="preserve"> using evidence-based practices. </w:t>
            </w:r>
          </w:p>
          <w:p w14:paraId="2D4A828C" w14:textId="106C957F" w:rsidR="00A707D2" w:rsidRDefault="00A707D2" w:rsidP="00E02EB2">
            <w:pPr>
              <w:pStyle w:val="TableParagraph"/>
              <w:spacing w:before="274" w:line="275" w:lineRule="exact"/>
              <w:ind w:left="0"/>
              <w:rPr>
                <w:sz w:val="24"/>
              </w:rPr>
            </w:pPr>
            <w:r>
              <w:rPr>
                <w:sz w:val="24"/>
              </w:rPr>
              <w:t>In</w:t>
            </w:r>
            <w:r>
              <w:rPr>
                <w:spacing w:val="-1"/>
                <w:sz w:val="24"/>
              </w:rPr>
              <w:t xml:space="preserve"> </w:t>
            </w:r>
            <w:r>
              <w:rPr>
                <w:sz w:val="24"/>
              </w:rPr>
              <w:t>addition,</w:t>
            </w:r>
            <w:r>
              <w:rPr>
                <w:spacing w:val="-1"/>
                <w:sz w:val="24"/>
              </w:rPr>
              <w:t xml:space="preserve"> </w:t>
            </w:r>
            <w:r>
              <w:rPr>
                <w:sz w:val="24"/>
              </w:rPr>
              <w:t>all</w:t>
            </w:r>
            <w:r>
              <w:rPr>
                <w:spacing w:val="-1"/>
                <w:sz w:val="24"/>
              </w:rPr>
              <w:t xml:space="preserve"> </w:t>
            </w:r>
            <w:r>
              <w:rPr>
                <w:sz w:val="24"/>
              </w:rPr>
              <w:t>new</w:t>
            </w:r>
            <w:r>
              <w:rPr>
                <w:spacing w:val="-2"/>
                <w:sz w:val="24"/>
              </w:rPr>
              <w:t xml:space="preserve"> </w:t>
            </w:r>
            <w:r>
              <w:rPr>
                <w:sz w:val="24"/>
              </w:rPr>
              <w:t>full-time</w:t>
            </w:r>
            <w:r>
              <w:rPr>
                <w:spacing w:val="-2"/>
                <w:sz w:val="24"/>
              </w:rPr>
              <w:t xml:space="preserve"> </w:t>
            </w:r>
            <w:r>
              <w:rPr>
                <w:sz w:val="24"/>
              </w:rPr>
              <w:t>faculty</w:t>
            </w:r>
            <w:r>
              <w:rPr>
                <w:spacing w:val="-5"/>
                <w:sz w:val="24"/>
              </w:rPr>
              <w:t xml:space="preserve"> </w:t>
            </w:r>
            <w:r>
              <w:rPr>
                <w:sz w:val="24"/>
              </w:rPr>
              <w:t>participate</w:t>
            </w:r>
            <w:r>
              <w:rPr>
                <w:spacing w:val="-2"/>
                <w:sz w:val="24"/>
              </w:rPr>
              <w:t xml:space="preserve"> </w:t>
            </w:r>
            <w:r>
              <w:rPr>
                <w:sz w:val="24"/>
              </w:rPr>
              <w:t>in</w:t>
            </w:r>
            <w:r>
              <w:rPr>
                <w:spacing w:val="-1"/>
                <w:sz w:val="24"/>
              </w:rPr>
              <w:t xml:space="preserve"> </w:t>
            </w:r>
            <w:r>
              <w:rPr>
                <w:sz w:val="24"/>
              </w:rPr>
              <w:t>the Learning</w:t>
            </w:r>
            <w:r>
              <w:rPr>
                <w:spacing w:val="-4"/>
                <w:sz w:val="24"/>
              </w:rPr>
              <w:t xml:space="preserve"> </w:t>
            </w:r>
            <w:r>
              <w:rPr>
                <w:sz w:val="24"/>
              </w:rPr>
              <w:t>College</w:t>
            </w:r>
            <w:r>
              <w:rPr>
                <w:spacing w:val="3"/>
                <w:sz w:val="24"/>
              </w:rPr>
              <w:t xml:space="preserve"> </w:t>
            </w:r>
            <w:r>
              <w:rPr>
                <w:sz w:val="24"/>
              </w:rPr>
              <w:t>in</w:t>
            </w:r>
            <w:r>
              <w:rPr>
                <w:spacing w:val="1"/>
                <w:sz w:val="24"/>
              </w:rPr>
              <w:t xml:space="preserve"> </w:t>
            </w:r>
            <w:r>
              <w:rPr>
                <w:sz w:val="24"/>
              </w:rPr>
              <w:t>their</w:t>
            </w:r>
            <w:r>
              <w:rPr>
                <w:spacing w:val="-2"/>
                <w:sz w:val="24"/>
              </w:rPr>
              <w:t xml:space="preserve"> </w:t>
            </w:r>
            <w:r>
              <w:rPr>
                <w:sz w:val="24"/>
              </w:rPr>
              <w:t>first</w:t>
            </w:r>
            <w:r>
              <w:rPr>
                <w:spacing w:val="1"/>
                <w:sz w:val="24"/>
              </w:rPr>
              <w:t xml:space="preserve"> </w:t>
            </w:r>
            <w:r>
              <w:rPr>
                <w:sz w:val="24"/>
              </w:rPr>
              <w:t>year at</w:t>
            </w:r>
            <w:r>
              <w:rPr>
                <w:spacing w:val="-1"/>
                <w:sz w:val="24"/>
              </w:rPr>
              <w:t xml:space="preserve"> </w:t>
            </w:r>
            <w:r>
              <w:rPr>
                <w:sz w:val="24"/>
              </w:rPr>
              <w:t>the</w:t>
            </w:r>
            <w:r>
              <w:rPr>
                <w:spacing w:val="1"/>
                <w:sz w:val="24"/>
              </w:rPr>
              <w:t xml:space="preserve"> </w:t>
            </w:r>
            <w:r>
              <w:rPr>
                <w:spacing w:val="-2"/>
                <w:sz w:val="24"/>
              </w:rPr>
              <w:t>college</w:t>
            </w:r>
            <w:r w:rsidR="00F85711">
              <w:rPr>
                <w:spacing w:val="-2"/>
                <w:sz w:val="24"/>
              </w:rPr>
              <w:t>. They are released from teaching 3 FLH (</w:t>
            </w:r>
            <w:r>
              <w:rPr>
                <w:sz w:val="24"/>
              </w:rPr>
              <w:t>45 contact hours</w:t>
            </w:r>
            <w:r w:rsidR="00F85711">
              <w:rPr>
                <w:sz w:val="24"/>
              </w:rPr>
              <w:t>). Learning College</w:t>
            </w:r>
            <w:r>
              <w:rPr>
                <w:sz w:val="24"/>
              </w:rPr>
              <w:t xml:space="preserve"> </w:t>
            </w:r>
            <w:r w:rsidR="00F85711">
              <w:rPr>
                <w:sz w:val="24"/>
              </w:rPr>
              <w:t>provides</w:t>
            </w:r>
            <w:r>
              <w:rPr>
                <w:sz w:val="24"/>
              </w:rPr>
              <w:t xml:space="preserve"> inclusion in the campus environment and understanding of processes relevant to their success (e.g., evaluations, advancements); acquaint</w:t>
            </w:r>
            <w:r w:rsidR="00F85711">
              <w:rPr>
                <w:sz w:val="24"/>
              </w:rPr>
              <w:t>s</w:t>
            </w:r>
            <w:r>
              <w:rPr>
                <w:sz w:val="24"/>
              </w:rPr>
              <w:t xml:space="preserve"> them with the strategic goals of the college; and</w:t>
            </w:r>
            <w:r>
              <w:rPr>
                <w:spacing w:val="-1"/>
                <w:sz w:val="24"/>
              </w:rPr>
              <w:t xml:space="preserve"> </w:t>
            </w:r>
            <w:r>
              <w:rPr>
                <w:sz w:val="24"/>
              </w:rPr>
              <w:t>create</w:t>
            </w:r>
            <w:r w:rsidR="00F85711">
              <w:rPr>
                <w:sz w:val="24"/>
              </w:rPr>
              <w:t>s</w:t>
            </w:r>
            <w:r>
              <w:rPr>
                <w:spacing w:val="-2"/>
                <w:sz w:val="24"/>
              </w:rPr>
              <w:t xml:space="preserve"> </w:t>
            </w:r>
            <w:r>
              <w:rPr>
                <w:sz w:val="24"/>
              </w:rPr>
              <w:t>a</w:t>
            </w:r>
            <w:r>
              <w:rPr>
                <w:spacing w:val="-4"/>
                <w:sz w:val="24"/>
              </w:rPr>
              <w:t xml:space="preserve"> </w:t>
            </w:r>
            <w:r>
              <w:rPr>
                <w:sz w:val="24"/>
              </w:rPr>
              <w:t>community</w:t>
            </w:r>
            <w:r>
              <w:rPr>
                <w:spacing w:val="-8"/>
                <w:sz w:val="24"/>
              </w:rPr>
              <w:t xml:space="preserve"> </w:t>
            </w:r>
            <w:r>
              <w:rPr>
                <w:sz w:val="24"/>
              </w:rPr>
              <w:t>of</w:t>
            </w:r>
            <w:r>
              <w:rPr>
                <w:spacing w:val="-2"/>
                <w:sz w:val="24"/>
              </w:rPr>
              <w:t xml:space="preserve"> </w:t>
            </w:r>
            <w:r>
              <w:rPr>
                <w:sz w:val="24"/>
              </w:rPr>
              <w:t>colleagues</w:t>
            </w:r>
            <w:r>
              <w:rPr>
                <w:spacing w:val="-3"/>
                <w:sz w:val="24"/>
              </w:rPr>
              <w:t xml:space="preserve"> </w:t>
            </w:r>
            <w:r>
              <w:rPr>
                <w:sz w:val="24"/>
              </w:rPr>
              <w:t>around instructional</w:t>
            </w:r>
            <w:r>
              <w:rPr>
                <w:spacing w:val="-3"/>
                <w:sz w:val="24"/>
              </w:rPr>
              <w:t xml:space="preserve"> </w:t>
            </w:r>
            <w:r>
              <w:rPr>
                <w:sz w:val="24"/>
              </w:rPr>
              <w:t>and</w:t>
            </w:r>
            <w:r>
              <w:rPr>
                <w:spacing w:val="-3"/>
                <w:sz w:val="24"/>
              </w:rPr>
              <w:t xml:space="preserve"> </w:t>
            </w:r>
            <w:r>
              <w:rPr>
                <w:sz w:val="24"/>
              </w:rPr>
              <w:t>pedagogical</w:t>
            </w:r>
            <w:r>
              <w:rPr>
                <w:spacing w:val="-3"/>
                <w:sz w:val="24"/>
              </w:rPr>
              <w:t xml:space="preserve"> </w:t>
            </w:r>
            <w:r>
              <w:rPr>
                <w:sz w:val="24"/>
              </w:rPr>
              <w:t>issues</w:t>
            </w:r>
            <w:r>
              <w:rPr>
                <w:spacing w:val="-3"/>
                <w:sz w:val="24"/>
              </w:rPr>
              <w:t xml:space="preserve"> </w:t>
            </w:r>
            <w:r w:rsidR="00734F78">
              <w:rPr>
                <w:spacing w:val="-3"/>
                <w:sz w:val="24"/>
              </w:rPr>
              <w:t xml:space="preserve">to assist with support and retention. </w:t>
            </w:r>
          </w:p>
          <w:p w14:paraId="5A830EE6" w14:textId="77777777" w:rsidR="0031448D" w:rsidRDefault="0031448D" w:rsidP="00A707D2">
            <w:pPr>
              <w:pStyle w:val="TableParagraph"/>
              <w:ind w:left="153" w:right="118"/>
              <w:rPr>
                <w:sz w:val="24"/>
              </w:rPr>
            </w:pPr>
          </w:p>
          <w:p w14:paraId="4CB0D367" w14:textId="6C177C29" w:rsidR="00FD4228" w:rsidRDefault="00A707D2" w:rsidP="00CD3A52">
            <w:pPr>
              <w:pStyle w:val="TableParagraph"/>
              <w:spacing w:line="270" w:lineRule="exact"/>
              <w:ind w:left="0"/>
              <w:rPr>
                <w:spacing w:val="-2"/>
                <w:sz w:val="24"/>
              </w:rPr>
            </w:pPr>
            <w:r>
              <w:rPr>
                <w:sz w:val="24"/>
              </w:rPr>
              <w:t xml:space="preserve">Through the Division of Learning, faculty are offered the opportunity to participate in the </w:t>
            </w:r>
            <w:r w:rsidRPr="00CD3A52">
              <w:rPr>
                <w:sz w:val="24"/>
              </w:rPr>
              <w:t>Model</w:t>
            </w:r>
            <w:r w:rsidRPr="00995C93">
              <w:rPr>
                <w:i/>
                <w:iCs/>
                <w:sz w:val="24"/>
              </w:rPr>
              <w:t xml:space="preserve"> </w:t>
            </w:r>
            <w:r w:rsidRPr="00CD3A52">
              <w:rPr>
                <w:sz w:val="24"/>
              </w:rPr>
              <w:t>Course</w:t>
            </w:r>
            <w:r>
              <w:rPr>
                <w:sz w:val="24"/>
              </w:rPr>
              <w:t xml:space="preserve"> program. </w:t>
            </w:r>
            <w:r w:rsidRPr="00CD3A52">
              <w:rPr>
                <w:sz w:val="24"/>
              </w:rPr>
              <w:t>Model Course</w:t>
            </w:r>
            <w:r>
              <w:rPr>
                <w:sz w:val="24"/>
              </w:rPr>
              <w:t xml:space="preserve"> is an initiative in which faculty expand knowledge and experience in equity, diversity,</w:t>
            </w:r>
            <w:r>
              <w:rPr>
                <w:spacing w:val="-3"/>
                <w:sz w:val="24"/>
              </w:rPr>
              <w:t xml:space="preserve"> </w:t>
            </w:r>
            <w:r>
              <w:rPr>
                <w:sz w:val="24"/>
              </w:rPr>
              <w:t>and</w:t>
            </w:r>
            <w:r>
              <w:rPr>
                <w:spacing w:val="-3"/>
                <w:sz w:val="24"/>
              </w:rPr>
              <w:t xml:space="preserve"> </w:t>
            </w:r>
            <w:r>
              <w:rPr>
                <w:sz w:val="24"/>
              </w:rPr>
              <w:t>inclusion</w:t>
            </w:r>
            <w:r>
              <w:rPr>
                <w:spacing w:val="-3"/>
                <w:sz w:val="24"/>
              </w:rPr>
              <w:t xml:space="preserve"> </w:t>
            </w:r>
            <w:r>
              <w:rPr>
                <w:sz w:val="24"/>
              </w:rPr>
              <w:t>topics</w:t>
            </w:r>
            <w:r>
              <w:rPr>
                <w:spacing w:val="-3"/>
                <w:sz w:val="24"/>
              </w:rPr>
              <w:t xml:space="preserve"> </w:t>
            </w:r>
            <w:r>
              <w:rPr>
                <w:sz w:val="24"/>
              </w:rPr>
              <w:t>as</w:t>
            </w:r>
            <w:r>
              <w:rPr>
                <w:spacing w:val="-3"/>
                <w:sz w:val="24"/>
              </w:rPr>
              <w:t xml:space="preserve"> </w:t>
            </w:r>
            <w:r>
              <w:rPr>
                <w:sz w:val="24"/>
              </w:rPr>
              <w:t>they</w:t>
            </w:r>
            <w:r>
              <w:rPr>
                <w:spacing w:val="-8"/>
                <w:sz w:val="24"/>
              </w:rPr>
              <w:t xml:space="preserve"> </w:t>
            </w:r>
            <w:r>
              <w:rPr>
                <w:sz w:val="24"/>
              </w:rPr>
              <w:t>relate</w:t>
            </w:r>
            <w:r>
              <w:rPr>
                <w:spacing w:val="-4"/>
                <w:sz w:val="24"/>
              </w:rPr>
              <w:t xml:space="preserve"> </w:t>
            </w:r>
            <w:r>
              <w:rPr>
                <w:sz w:val="24"/>
              </w:rPr>
              <w:t>to</w:t>
            </w:r>
            <w:r>
              <w:rPr>
                <w:spacing w:val="-3"/>
                <w:sz w:val="24"/>
              </w:rPr>
              <w:t xml:space="preserve"> </w:t>
            </w:r>
            <w:r>
              <w:rPr>
                <w:sz w:val="24"/>
              </w:rPr>
              <w:t>the</w:t>
            </w:r>
            <w:r>
              <w:rPr>
                <w:spacing w:val="-2"/>
                <w:sz w:val="24"/>
              </w:rPr>
              <w:t xml:space="preserve"> </w:t>
            </w:r>
            <w:r>
              <w:rPr>
                <w:sz w:val="24"/>
              </w:rPr>
              <w:t>classroom</w:t>
            </w:r>
            <w:r>
              <w:rPr>
                <w:spacing w:val="-3"/>
                <w:sz w:val="24"/>
              </w:rPr>
              <w:t xml:space="preserve"> </w:t>
            </w:r>
            <w:r>
              <w:rPr>
                <w:sz w:val="24"/>
              </w:rPr>
              <w:t>content</w:t>
            </w:r>
            <w:r>
              <w:rPr>
                <w:spacing w:val="-3"/>
                <w:sz w:val="24"/>
              </w:rPr>
              <w:t xml:space="preserve"> </w:t>
            </w:r>
            <w:r>
              <w:rPr>
                <w:sz w:val="24"/>
              </w:rPr>
              <w:t>and</w:t>
            </w:r>
            <w:r>
              <w:rPr>
                <w:spacing w:val="-3"/>
                <w:sz w:val="24"/>
              </w:rPr>
              <w:t xml:space="preserve"> </w:t>
            </w:r>
            <w:r>
              <w:rPr>
                <w:sz w:val="24"/>
              </w:rPr>
              <w:t>pedagogical practices;</w:t>
            </w:r>
            <w:r>
              <w:rPr>
                <w:spacing w:val="-3"/>
                <w:sz w:val="24"/>
              </w:rPr>
              <w:t xml:space="preserve"> </w:t>
            </w:r>
            <w:r>
              <w:rPr>
                <w:sz w:val="24"/>
              </w:rPr>
              <w:t xml:space="preserve">department functions; interactions with department colleagues; college-wide and department service; and college structures, policies, and procedures. Both the Academic Chair and Fieldwork Coordinator </w:t>
            </w:r>
            <w:r w:rsidR="007C47E1">
              <w:rPr>
                <w:sz w:val="24"/>
              </w:rPr>
              <w:t xml:space="preserve">participated </w:t>
            </w:r>
            <w:r w:rsidR="00FD4228">
              <w:rPr>
                <w:sz w:val="24"/>
              </w:rPr>
              <w:t>in the</w:t>
            </w:r>
            <w:r w:rsidR="00FD4228">
              <w:rPr>
                <w:spacing w:val="-1"/>
                <w:sz w:val="24"/>
              </w:rPr>
              <w:t xml:space="preserve"> </w:t>
            </w:r>
            <w:r w:rsidR="00FD4228">
              <w:rPr>
                <w:sz w:val="24"/>
              </w:rPr>
              <w:t>Model Course</w:t>
            </w:r>
            <w:r w:rsidR="00FD4228">
              <w:rPr>
                <w:spacing w:val="-2"/>
                <w:sz w:val="24"/>
              </w:rPr>
              <w:t xml:space="preserve"> program.</w:t>
            </w:r>
          </w:p>
          <w:p w14:paraId="7D7E6183" w14:textId="77777777" w:rsidR="002059AC" w:rsidRDefault="002059AC" w:rsidP="00FD4228">
            <w:pPr>
              <w:pStyle w:val="TableParagraph"/>
              <w:spacing w:line="270" w:lineRule="exact"/>
              <w:ind w:left="153"/>
              <w:jc w:val="both"/>
              <w:rPr>
                <w:spacing w:val="-2"/>
                <w:sz w:val="24"/>
              </w:rPr>
            </w:pPr>
          </w:p>
          <w:p w14:paraId="5D36BE79" w14:textId="282D719A" w:rsidR="00FD4228" w:rsidRPr="007F3DF5" w:rsidRDefault="00093153" w:rsidP="00995C93">
            <w:pPr>
              <w:pStyle w:val="TableParagraph"/>
              <w:ind w:left="0" w:right="383"/>
              <w:jc w:val="both"/>
              <w:rPr>
                <w:rStyle w:val="Hyperlink"/>
                <w:sz w:val="24"/>
              </w:rPr>
            </w:pPr>
            <w:r>
              <w:rPr>
                <w:sz w:val="24"/>
              </w:rPr>
              <w:t>The AACC Education department</w:t>
            </w:r>
            <w:r w:rsidR="00FD4228">
              <w:rPr>
                <w:sz w:val="24"/>
              </w:rPr>
              <w:t xml:space="preserve"> offers</w:t>
            </w:r>
            <w:r w:rsidR="00FD4228">
              <w:rPr>
                <w:spacing w:val="-2"/>
                <w:sz w:val="24"/>
              </w:rPr>
              <w:t xml:space="preserve"> </w:t>
            </w:r>
            <w:r w:rsidR="00FD4228">
              <w:rPr>
                <w:sz w:val="24"/>
              </w:rPr>
              <w:t>an</w:t>
            </w:r>
            <w:r w:rsidR="00FD4228">
              <w:rPr>
                <w:spacing w:val="-1"/>
                <w:sz w:val="24"/>
              </w:rPr>
              <w:t xml:space="preserve"> </w:t>
            </w:r>
            <w:r w:rsidR="00FD4228" w:rsidRPr="00D4304D">
              <w:rPr>
                <w:sz w:val="24"/>
              </w:rPr>
              <w:t>Engagement Coaching</w:t>
            </w:r>
            <w:r w:rsidR="00FD4228" w:rsidRPr="00D4304D">
              <w:rPr>
                <w:spacing w:val="-10"/>
                <w:sz w:val="24"/>
              </w:rPr>
              <w:t xml:space="preserve"> </w:t>
            </w:r>
            <w:r w:rsidR="00995C93" w:rsidRPr="00D4304D">
              <w:rPr>
                <w:sz w:val="24"/>
              </w:rPr>
              <w:t>P</w:t>
            </w:r>
            <w:r w:rsidR="00FD4228" w:rsidRPr="00D4304D">
              <w:rPr>
                <w:sz w:val="24"/>
              </w:rPr>
              <w:t>rogram</w:t>
            </w:r>
            <w:r w:rsidR="00FD4228">
              <w:rPr>
                <w:sz w:val="24"/>
              </w:rPr>
              <w:t>.</w:t>
            </w:r>
            <w:r w:rsidR="00D551BD">
              <w:rPr>
                <w:sz w:val="24"/>
              </w:rPr>
              <w:t xml:space="preserve"> </w:t>
            </w:r>
            <w:r w:rsidR="00FD4228">
              <w:rPr>
                <w:sz w:val="24"/>
              </w:rPr>
              <w:t>AACC</w:t>
            </w:r>
            <w:r w:rsidR="00FD4228">
              <w:rPr>
                <w:spacing w:val="-1"/>
                <w:sz w:val="24"/>
              </w:rPr>
              <w:t xml:space="preserve"> </w:t>
            </w:r>
            <w:r w:rsidR="00FD4228">
              <w:rPr>
                <w:sz w:val="24"/>
              </w:rPr>
              <w:t>is</w:t>
            </w:r>
            <w:r w:rsidR="00FD4228">
              <w:rPr>
                <w:spacing w:val="-1"/>
                <w:sz w:val="24"/>
              </w:rPr>
              <w:t xml:space="preserve"> </w:t>
            </w:r>
            <w:r w:rsidR="00FD4228">
              <w:rPr>
                <w:sz w:val="24"/>
              </w:rPr>
              <w:t>the only</w:t>
            </w:r>
            <w:r w:rsidR="00FD4228">
              <w:rPr>
                <w:spacing w:val="-8"/>
                <w:sz w:val="24"/>
              </w:rPr>
              <w:t xml:space="preserve"> </w:t>
            </w:r>
            <w:r w:rsidR="00FD4228">
              <w:rPr>
                <w:sz w:val="24"/>
              </w:rPr>
              <w:t>community</w:t>
            </w:r>
            <w:r w:rsidR="00FD4228">
              <w:rPr>
                <w:spacing w:val="-6"/>
                <w:sz w:val="24"/>
              </w:rPr>
              <w:t xml:space="preserve"> </w:t>
            </w:r>
            <w:r w:rsidR="00FD4228">
              <w:rPr>
                <w:sz w:val="24"/>
              </w:rPr>
              <w:t>college</w:t>
            </w:r>
            <w:r w:rsidR="00FD4228">
              <w:rPr>
                <w:spacing w:val="-2"/>
                <w:sz w:val="24"/>
              </w:rPr>
              <w:t xml:space="preserve"> </w:t>
            </w:r>
            <w:r w:rsidR="00FD4228">
              <w:rPr>
                <w:sz w:val="24"/>
              </w:rPr>
              <w:t>in</w:t>
            </w:r>
            <w:r w:rsidR="00FD4228">
              <w:rPr>
                <w:spacing w:val="-3"/>
                <w:sz w:val="24"/>
              </w:rPr>
              <w:t xml:space="preserve"> </w:t>
            </w:r>
            <w:r w:rsidR="00FD4228">
              <w:rPr>
                <w:sz w:val="24"/>
              </w:rPr>
              <w:t>the</w:t>
            </w:r>
            <w:r w:rsidR="00FD4228">
              <w:rPr>
                <w:spacing w:val="-4"/>
                <w:sz w:val="24"/>
              </w:rPr>
              <w:t xml:space="preserve"> </w:t>
            </w:r>
            <w:r w:rsidR="00FD4228">
              <w:rPr>
                <w:sz w:val="24"/>
              </w:rPr>
              <w:t>nation</w:t>
            </w:r>
            <w:r w:rsidR="00FD4228">
              <w:rPr>
                <w:spacing w:val="-3"/>
                <w:sz w:val="24"/>
              </w:rPr>
              <w:t xml:space="preserve"> </w:t>
            </w:r>
            <w:r w:rsidR="00FD4228">
              <w:rPr>
                <w:sz w:val="24"/>
              </w:rPr>
              <w:t>to</w:t>
            </w:r>
            <w:r w:rsidR="00FD4228">
              <w:rPr>
                <w:spacing w:val="-3"/>
                <w:sz w:val="24"/>
              </w:rPr>
              <w:t xml:space="preserve"> </w:t>
            </w:r>
            <w:r w:rsidR="00FD4228">
              <w:rPr>
                <w:sz w:val="24"/>
              </w:rPr>
              <w:t>offer</w:t>
            </w:r>
            <w:r w:rsidR="00FD4228">
              <w:rPr>
                <w:spacing w:val="-3"/>
                <w:sz w:val="24"/>
              </w:rPr>
              <w:t xml:space="preserve"> </w:t>
            </w:r>
            <w:r w:rsidR="00FD4228">
              <w:rPr>
                <w:sz w:val="24"/>
              </w:rPr>
              <w:t>an International</w:t>
            </w:r>
            <w:r w:rsidR="00FD4228">
              <w:rPr>
                <w:spacing w:val="-3"/>
                <w:sz w:val="24"/>
              </w:rPr>
              <w:t xml:space="preserve"> </w:t>
            </w:r>
            <w:r w:rsidR="00FD4228">
              <w:rPr>
                <w:sz w:val="24"/>
              </w:rPr>
              <w:t>Coach</w:t>
            </w:r>
            <w:r w:rsidR="00734F78">
              <w:rPr>
                <w:sz w:val="24"/>
              </w:rPr>
              <w:t xml:space="preserve">ing </w:t>
            </w:r>
            <w:r w:rsidR="00FD4228">
              <w:rPr>
                <w:sz w:val="24"/>
              </w:rPr>
              <w:t>Federation</w:t>
            </w:r>
            <w:r w:rsidR="00734F78">
              <w:rPr>
                <w:sz w:val="24"/>
              </w:rPr>
              <w:t xml:space="preserve"> </w:t>
            </w:r>
            <w:r w:rsidR="00FD4228">
              <w:rPr>
                <w:sz w:val="24"/>
              </w:rPr>
              <w:t>(I</w:t>
            </w:r>
            <w:r w:rsidR="00734F78">
              <w:rPr>
                <w:sz w:val="24"/>
              </w:rPr>
              <w:t>C</w:t>
            </w:r>
            <w:r w:rsidR="00FD4228">
              <w:rPr>
                <w:sz w:val="24"/>
              </w:rPr>
              <w:t>F)-accredited</w:t>
            </w:r>
            <w:r w:rsidR="00FD4228">
              <w:rPr>
                <w:spacing w:val="-1"/>
                <w:sz w:val="24"/>
              </w:rPr>
              <w:t xml:space="preserve"> </w:t>
            </w:r>
            <w:r w:rsidR="00FD4228">
              <w:rPr>
                <w:sz w:val="24"/>
              </w:rPr>
              <w:t>coaching training program. Both the Academic Chair and Fieldwork Coordinator are trained Engagement Coaches</w:t>
            </w:r>
            <w:r w:rsidR="007F3DF5">
              <w:rPr>
                <w:color w:val="0000FF"/>
                <w:sz w:val="24"/>
                <w:u w:val="single" w:color="0000FF"/>
              </w:rPr>
              <w:fldChar w:fldCharType="begin"/>
            </w:r>
            <w:r w:rsidR="007F3DF5">
              <w:rPr>
                <w:color w:val="0000FF"/>
                <w:sz w:val="24"/>
                <w:u w:val="single" w:color="0000FF"/>
              </w:rPr>
              <w:instrText>HYPERLINK "https://www.aacc.edu/programs-and-courses/credit-and-degree-seekers/engagement-coach-training/"</w:instrText>
            </w:r>
            <w:r w:rsidR="007F3DF5">
              <w:rPr>
                <w:color w:val="0000FF"/>
                <w:sz w:val="24"/>
                <w:u w:val="single" w:color="0000FF"/>
              </w:rPr>
            </w:r>
            <w:r w:rsidR="007F3DF5">
              <w:rPr>
                <w:color w:val="0000FF"/>
                <w:sz w:val="24"/>
                <w:u w:val="single" w:color="0000FF"/>
              </w:rPr>
              <w:fldChar w:fldCharType="separate"/>
            </w:r>
            <w:r w:rsidR="00FD4228" w:rsidRPr="007F3DF5">
              <w:rPr>
                <w:rStyle w:val="Hyperlink"/>
                <w:sz w:val="24"/>
              </w:rPr>
              <w:t>{Engagement</w:t>
            </w:r>
            <w:r w:rsidR="00FD4228" w:rsidRPr="007F3DF5">
              <w:rPr>
                <w:rStyle w:val="Hyperlink"/>
                <w:spacing w:val="-2"/>
                <w:sz w:val="24"/>
              </w:rPr>
              <w:t xml:space="preserve"> </w:t>
            </w:r>
            <w:r w:rsidR="00D4304D" w:rsidRPr="007F3DF5">
              <w:rPr>
                <w:rStyle w:val="Hyperlink"/>
                <w:sz w:val="24"/>
              </w:rPr>
              <w:t>Coach Training</w:t>
            </w:r>
            <w:r w:rsidR="00FD4228" w:rsidRPr="007F3DF5">
              <w:rPr>
                <w:rStyle w:val="Hyperlink"/>
                <w:spacing w:val="-2"/>
                <w:sz w:val="24"/>
              </w:rPr>
              <w:t>}.</w:t>
            </w:r>
          </w:p>
          <w:p w14:paraId="18361D4C" w14:textId="70D39DD6" w:rsidR="00FD4228" w:rsidRDefault="007F3DF5" w:rsidP="00995C93">
            <w:pPr>
              <w:pStyle w:val="TableParagraph"/>
              <w:spacing w:before="271"/>
              <w:ind w:left="0" w:right="277"/>
              <w:rPr>
                <w:sz w:val="24"/>
              </w:rPr>
            </w:pPr>
            <w:r>
              <w:rPr>
                <w:color w:val="0000FF"/>
                <w:sz w:val="24"/>
                <w:u w:val="single" w:color="0000FF"/>
              </w:rPr>
              <w:fldChar w:fldCharType="end"/>
            </w:r>
            <w:r w:rsidR="00FD4228">
              <w:rPr>
                <w:sz w:val="24"/>
              </w:rPr>
              <w:t xml:space="preserve">The Division of Learning disburses funding for faculty to attend League for Innovation conferences that address college initiatives in technology and innovative pedagogy. Additionally, all full-time faculty and staff and their dependents are eligible for tuition waivers for college credit and noncredit </w:t>
            </w:r>
            <w:r w:rsidR="00F27B01">
              <w:rPr>
                <w:sz w:val="24"/>
              </w:rPr>
              <w:t>courses, and</w:t>
            </w:r>
            <w:r w:rsidR="00FD4228">
              <w:rPr>
                <w:sz w:val="24"/>
              </w:rPr>
              <w:t xml:space="preserve"> </w:t>
            </w:r>
            <w:r w:rsidR="00733099">
              <w:rPr>
                <w:sz w:val="24"/>
              </w:rPr>
              <w:t>part-time</w:t>
            </w:r>
            <w:r w:rsidR="00FD4228">
              <w:rPr>
                <w:sz w:val="24"/>
              </w:rPr>
              <w:t xml:space="preserve"> faculty are eligible for prorated tuition waivers. Full-time</w:t>
            </w:r>
            <w:r w:rsidR="00FD4228">
              <w:rPr>
                <w:spacing w:val="-2"/>
                <w:sz w:val="24"/>
              </w:rPr>
              <w:t xml:space="preserve"> </w:t>
            </w:r>
            <w:r w:rsidR="000F0227">
              <w:rPr>
                <w:sz w:val="24"/>
              </w:rPr>
              <w:t>and</w:t>
            </w:r>
            <w:r w:rsidR="000F0227">
              <w:rPr>
                <w:spacing w:val="-2"/>
                <w:sz w:val="24"/>
              </w:rPr>
              <w:t xml:space="preserve"> part</w:t>
            </w:r>
            <w:r w:rsidR="008D391C">
              <w:rPr>
                <w:spacing w:val="-2"/>
                <w:sz w:val="24"/>
              </w:rPr>
              <w:t>-time</w:t>
            </w:r>
            <w:r w:rsidR="00FD4228">
              <w:rPr>
                <w:spacing w:val="-2"/>
                <w:sz w:val="24"/>
              </w:rPr>
              <w:t xml:space="preserve"> </w:t>
            </w:r>
            <w:r w:rsidR="00FD4228">
              <w:rPr>
                <w:sz w:val="24"/>
              </w:rPr>
              <w:t>faculty</w:t>
            </w:r>
            <w:r w:rsidR="00FD4228">
              <w:rPr>
                <w:spacing w:val="-9"/>
                <w:sz w:val="24"/>
              </w:rPr>
              <w:t xml:space="preserve"> </w:t>
            </w:r>
            <w:r w:rsidR="00FD4228">
              <w:rPr>
                <w:sz w:val="24"/>
              </w:rPr>
              <w:t>are</w:t>
            </w:r>
            <w:r w:rsidR="00FD4228">
              <w:rPr>
                <w:spacing w:val="-6"/>
                <w:sz w:val="24"/>
              </w:rPr>
              <w:t xml:space="preserve"> </w:t>
            </w:r>
            <w:r w:rsidR="00FD4228">
              <w:rPr>
                <w:sz w:val="24"/>
              </w:rPr>
              <w:t>invited</w:t>
            </w:r>
            <w:r w:rsidR="00FD4228">
              <w:rPr>
                <w:spacing w:val="-5"/>
                <w:sz w:val="24"/>
              </w:rPr>
              <w:t xml:space="preserve"> </w:t>
            </w:r>
            <w:r w:rsidR="00FD4228">
              <w:rPr>
                <w:sz w:val="24"/>
              </w:rPr>
              <w:t>to</w:t>
            </w:r>
            <w:r w:rsidR="00FD4228">
              <w:rPr>
                <w:spacing w:val="-2"/>
                <w:sz w:val="24"/>
              </w:rPr>
              <w:t xml:space="preserve"> </w:t>
            </w:r>
            <w:r w:rsidR="00FD4228">
              <w:rPr>
                <w:sz w:val="24"/>
              </w:rPr>
              <w:t>participate</w:t>
            </w:r>
            <w:r w:rsidR="00FD4228">
              <w:rPr>
                <w:spacing w:val="-6"/>
                <w:sz w:val="24"/>
              </w:rPr>
              <w:t xml:space="preserve"> </w:t>
            </w:r>
            <w:r w:rsidR="00FD4228">
              <w:rPr>
                <w:sz w:val="24"/>
              </w:rPr>
              <w:t>in</w:t>
            </w:r>
            <w:r w:rsidR="00FD4228">
              <w:rPr>
                <w:spacing w:val="-5"/>
                <w:sz w:val="24"/>
              </w:rPr>
              <w:t xml:space="preserve"> </w:t>
            </w:r>
            <w:r w:rsidR="00FD4228">
              <w:rPr>
                <w:sz w:val="24"/>
              </w:rPr>
              <w:t>all activities</w:t>
            </w:r>
            <w:r w:rsidR="00FD4228">
              <w:rPr>
                <w:spacing w:val="-7"/>
                <w:sz w:val="24"/>
              </w:rPr>
              <w:t xml:space="preserve"> </w:t>
            </w:r>
            <w:r w:rsidR="00FD4228">
              <w:rPr>
                <w:sz w:val="24"/>
              </w:rPr>
              <w:t>offered</w:t>
            </w:r>
            <w:r w:rsidR="00FD4228">
              <w:rPr>
                <w:spacing w:val="-2"/>
                <w:sz w:val="24"/>
              </w:rPr>
              <w:t xml:space="preserve"> </w:t>
            </w:r>
            <w:r w:rsidR="00FD4228">
              <w:rPr>
                <w:sz w:val="24"/>
              </w:rPr>
              <w:t>by</w:t>
            </w:r>
            <w:r w:rsidR="00FD4228">
              <w:rPr>
                <w:spacing w:val="-20"/>
                <w:sz w:val="24"/>
              </w:rPr>
              <w:t xml:space="preserve"> </w:t>
            </w:r>
            <w:r w:rsidR="00FD4228">
              <w:rPr>
                <w:sz w:val="24"/>
              </w:rPr>
              <w:t>the</w:t>
            </w:r>
            <w:r w:rsidR="00FD4228">
              <w:rPr>
                <w:spacing w:val="-3"/>
                <w:sz w:val="24"/>
              </w:rPr>
              <w:t xml:space="preserve"> </w:t>
            </w:r>
            <w:r w:rsidR="00FD4228">
              <w:rPr>
                <w:sz w:val="24"/>
              </w:rPr>
              <w:t>Center</w:t>
            </w:r>
            <w:r w:rsidR="00FD4228">
              <w:rPr>
                <w:spacing w:val="-3"/>
                <w:sz w:val="24"/>
              </w:rPr>
              <w:t xml:space="preserve"> </w:t>
            </w:r>
            <w:r w:rsidR="00FD4228">
              <w:rPr>
                <w:sz w:val="24"/>
              </w:rPr>
              <w:t xml:space="preserve">for </w:t>
            </w:r>
            <w:r w:rsidR="00EE25CF">
              <w:rPr>
                <w:sz w:val="24"/>
              </w:rPr>
              <w:t>Professional Learning</w:t>
            </w:r>
            <w:r w:rsidR="00FD4228">
              <w:rPr>
                <w:sz w:val="24"/>
              </w:rPr>
              <w:t xml:space="preserve"> at no cost.</w:t>
            </w:r>
          </w:p>
          <w:p w14:paraId="36E1DA3E" w14:textId="5B5D2135" w:rsidR="00147719" w:rsidRDefault="00C82C50" w:rsidP="000F0227">
            <w:pPr>
              <w:pStyle w:val="TableParagraph"/>
              <w:spacing w:before="271"/>
              <w:ind w:left="0" w:right="277"/>
              <w:rPr>
                <w:sz w:val="24"/>
              </w:rPr>
            </w:pPr>
            <w:r>
              <w:rPr>
                <w:sz w:val="24"/>
              </w:rPr>
              <w:t xml:space="preserve">Both full-time </w:t>
            </w:r>
            <w:proofErr w:type="gramStart"/>
            <w:r>
              <w:rPr>
                <w:sz w:val="24"/>
              </w:rPr>
              <w:t>faculty</w:t>
            </w:r>
            <w:proofErr w:type="gramEnd"/>
            <w:r>
              <w:rPr>
                <w:sz w:val="24"/>
              </w:rPr>
              <w:t xml:space="preserve"> have presented at national </w:t>
            </w:r>
            <w:r w:rsidR="00F27B01">
              <w:rPr>
                <w:sz w:val="24"/>
              </w:rPr>
              <w:t>conferences including</w:t>
            </w:r>
            <w:r>
              <w:rPr>
                <w:sz w:val="24"/>
              </w:rPr>
              <w:t xml:space="preserve"> the League </w:t>
            </w:r>
            <w:r w:rsidR="00EE25CF">
              <w:rPr>
                <w:sz w:val="24"/>
              </w:rPr>
              <w:t xml:space="preserve">for </w:t>
            </w:r>
            <w:r>
              <w:rPr>
                <w:sz w:val="24"/>
              </w:rPr>
              <w:t xml:space="preserve">Innovation and </w:t>
            </w:r>
            <w:r w:rsidR="00FD7F15">
              <w:rPr>
                <w:sz w:val="24"/>
              </w:rPr>
              <w:t xml:space="preserve">American </w:t>
            </w:r>
            <w:r w:rsidR="00CB3DCE">
              <w:rPr>
                <w:sz w:val="24"/>
              </w:rPr>
              <w:t>Assoc</w:t>
            </w:r>
            <w:r w:rsidR="00243A67">
              <w:rPr>
                <w:sz w:val="24"/>
              </w:rPr>
              <w:t xml:space="preserve">iation of Collegiate </w:t>
            </w:r>
            <w:r w:rsidR="00737AF2">
              <w:rPr>
                <w:sz w:val="24"/>
              </w:rPr>
              <w:t>Registrars</w:t>
            </w:r>
            <w:r w:rsidR="00243A67">
              <w:rPr>
                <w:sz w:val="24"/>
              </w:rPr>
              <w:t xml:space="preserve"> and Admissions Officer</w:t>
            </w:r>
            <w:r w:rsidR="00EE25CF">
              <w:rPr>
                <w:sz w:val="24"/>
              </w:rPr>
              <w:t>s.</w:t>
            </w:r>
            <w:r w:rsidR="00A33B80">
              <w:rPr>
                <w:sz w:val="24"/>
              </w:rPr>
              <w:t xml:space="preserve"> </w:t>
            </w:r>
            <w:r w:rsidR="00BE6962">
              <w:rPr>
                <w:sz w:val="24"/>
              </w:rPr>
              <w:t xml:space="preserve"> </w:t>
            </w:r>
          </w:p>
          <w:p w14:paraId="218F627F" w14:textId="77777777" w:rsidR="00D7109C" w:rsidRDefault="00D7109C" w:rsidP="000F0227">
            <w:pPr>
              <w:pStyle w:val="TableParagraph"/>
              <w:spacing w:before="1"/>
              <w:ind w:left="0" w:right="148"/>
              <w:rPr>
                <w:sz w:val="24"/>
              </w:rPr>
            </w:pPr>
          </w:p>
          <w:p w14:paraId="244FD66A" w14:textId="77777777" w:rsidR="005C362F" w:rsidRPr="005C362F" w:rsidRDefault="00F85711" w:rsidP="005C362F">
            <w:pPr>
              <w:pStyle w:val="TableParagraph"/>
              <w:spacing w:before="1"/>
              <w:ind w:left="0" w:right="148"/>
            </w:pPr>
            <w:r>
              <w:rPr>
                <w:sz w:val="24"/>
              </w:rPr>
              <w:t>The college hosts</w:t>
            </w:r>
            <w:r>
              <w:rPr>
                <w:spacing w:val="-7"/>
                <w:sz w:val="24"/>
              </w:rPr>
              <w:t xml:space="preserve"> </w:t>
            </w:r>
            <w:r>
              <w:rPr>
                <w:sz w:val="24"/>
              </w:rPr>
              <w:t>convocation</w:t>
            </w:r>
            <w:r>
              <w:rPr>
                <w:spacing w:val="-2"/>
                <w:sz w:val="24"/>
              </w:rPr>
              <w:t xml:space="preserve"> </w:t>
            </w:r>
            <w:r>
              <w:rPr>
                <w:sz w:val="24"/>
              </w:rPr>
              <w:t>in</w:t>
            </w:r>
            <w:r>
              <w:rPr>
                <w:spacing w:val="-3"/>
                <w:sz w:val="24"/>
              </w:rPr>
              <w:t xml:space="preserve"> </w:t>
            </w:r>
            <w:r>
              <w:rPr>
                <w:sz w:val="24"/>
              </w:rPr>
              <w:t>the</w:t>
            </w:r>
            <w:r>
              <w:rPr>
                <w:spacing w:val="-2"/>
                <w:sz w:val="24"/>
              </w:rPr>
              <w:t xml:space="preserve"> </w:t>
            </w:r>
            <w:r>
              <w:rPr>
                <w:sz w:val="24"/>
              </w:rPr>
              <w:t>fall semester, and all faculty and staff are required to attend. Keynote</w:t>
            </w:r>
            <w:r>
              <w:rPr>
                <w:spacing w:val="-3"/>
                <w:sz w:val="24"/>
              </w:rPr>
              <w:t xml:space="preserve"> </w:t>
            </w:r>
            <w:r>
              <w:rPr>
                <w:sz w:val="24"/>
              </w:rPr>
              <w:t>presenters speak at convocation on current strategic issues.</w:t>
            </w:r>
            <w:r>
              <w:rPr>
                <w:spacing w:val="-2"/>
                <w:sz w:val="24"/>
              </w:rPr>
              <w:t xml:space="preserve"> </w:t>
            </w:r>
            <w:r w:rsidR="003B63D1">
              <w:rPr>
                <w:spacing w:val="-3"/>
                <w:sz w:val="24"/>
              </w:rPr>
              <w:t xml:space="preserve">The Division of Learning hosts a meeting that </w:t>
            </w:r>
            <w:r w:rsidR="007439FE">
              <w:rPr>
                <w:spacing w:val="-3"/>
                <w:sz w:val="24"/>
              </w:rPr>
              <w:t>includes professional</w:t>
            </w:r>
            <w:r w:rsidR="00FD4228">
              <w:rPr>
                <w:spacing w:val="-3"/>
                <w:sz w:val="24"/>
              </w:rPr>
              <w:t xml:space="preserve"> </w:t>
            </w:r>
            <w:r w:rsidR="00FD4228">
              <w:rPr>
                <w:sz w:val="24"/>
              </w:rPr>
              <w:t>development</w:t>
            </w:r>
            <w:r w:rsidR="00FD4228">
              <w:rPr>
                <w:spacing w:val="-3"/>
                <w:sz w:val="24"/>
              </w:rPr>
              <w:t xml:space="preserve"> </w:t>
            </w:r>
            <w:r w:rsidR="00FD4228">
              <w:rPr>
                <w:sz w:val="24"/>
              </w:rPr>
              <w:t>presentations</w:t>
            </w:r>
            <w:r w:rsidR="00FD4228">
              <w:rPr>
                <w:spacing w:val="-3"/>
                <w:sz w:val="24"/>
              </w:rPr>
              <w:t xml:space="preserve"> </w:t>
            </w:r>
            <w:r w:rsidR="00FD4228">
              <w:rPr>
                <w:sz w:val="24"/>
              </w:rPr>
              <w:t>as</w:t>
            </w:r>
            <w:r w:rsidR="00FD4228">
              <w:rPr>
                <w:spacing w:val="-2"/>
                <w:sz w:val="24"/>
              </w:rPr>
              <w:t xml:space="preserve"> </w:t>
            </w:r>
            <w:r w:rsidR="00FD4228">
              <w:rPr>
                <w:sz w:val="24"/>
              </w:rPr>
              <w:t>well</w:t>
            </w:r>
            <w:r w:rsidR="00FD4228">
              <w:rPr>
                <w:spacing w:val="-1"/>
                <w:sz w:val="24"/>
              </w:rPr>
              <w:t xml:space="preserve"> </w:t>
            </w:r>
            <w:r w:rsidR="00FD4228">
              <w:rPr>
                <w:sz w:val="24"/>
              </w:rPr>
              <w:t>as</w:t>
            </w:r>
            <w:r w:rsidR="00FD4228">
              <w:rPr>
                <w:spacing w:val="-3"/>
                <w:sz w:val="24"/>
              </w:rPr>
              <w:t xml:space="preserve"> </w:t>
            </w:r>
            <w:r w:rsidR="005A7FE4">
              <w:rPr>
                <w:sz w:val="24"/>
              </w:rPr>
              <w:t>general</w:t>
            </w:r>
            <w:r w:rsidR="00FD4228">
              <w:rPr>
                <w:sz w:val="24"/>
              </w:rPr>
              <w:t xml:space="preserve"> information session</w:t>
            </w:r>
            <w:r w:rsidR="0008554B">
              <w:rPr>
                <w:sz w:val="24"/>
              </w:rPr>
              <w:t>s</w:t>
            </w:r>
            <w:r w:rsidR="00FD4228">
              <w:rPr>
                <w:sz w:val="24"/>
              </w:rPr>
              <w:t xml:space="preserve">. </w:t>
            </w:r>
            <w:r w:rsidR="004A4929">
              <w:rPr>
                <w:sz w:val="24"/>
              </w:rPr>
              <w:t>Part-time</w:t>
            </w:r>
            <w:r w:rsidR="00FD4228">
              <w:rPr>
                <w:sz w:val="24"/>
              </w:rPr>
              <w:t xml:space="preserve"> faculty</w:t>
            </w:r>
            <w:r w:rsidR="00FD4228">
              <w:rPr>
                <w:spacing w:val="-8"/>
                <w:sz w:val="24"/>
              </w:rPr>
              <w:t xml:space="preserve"> </w:t>
            </w:r>
            <w:r w:rsidR="00FD4228">
              <w:rPr>
                <w:sz w:val="24"/>
              </w:rPr>
              <w:t>are invited and encouraged to attend.</w:t>
            </w:r>
            <w:r w:rsidR="005C362F">
              <w:rPr>
                <w:sz w:val="24"/>
              </w:rPr>
              <w:t xml:space="preserve"> </w:t>
            </w:r>
            <w:r w:rsidR="005C362F" w:rsidRPr="005C362F">
              <w:t>In addition, the Deans host an all-</w:t>
            </w:r>
            <w:proofErr w:type="gramStart"/>
            <w:r w:rsidR="005C362F" w:rsidRPr="005C362F">
              <w:t>schools</w:t>
            </w:r>
            <w:proofErr w:type="gramEnd"/>
            <w:r w:rsidR="005C362F" w:rsidRPr="005C362F">
              <w:t xml:space="preserve"> meeting each spring, featuring invited keynote speakers.</w:t>
            </w:r>
          </w:p>
          <w:p w14:paraId="2085619C" w14:textId="77777777" w:rsidR="006E621B" w:rsidRDefault="006E621B" w:rsidP="000F0227">
            <w:pPr>
              <w:pStyle w:val="TableParagraph"/>
              <w:spacing w:line="261" w:lineRule="auto"/>
              <w:ind w:left="0" w:right="186"/>
              <w:rPr>
                <w:sz w:val="24"/>
              </w:rPr>
            </w:pPr>
          </w:p>
          <w:p w14:paraId="0B77FFC0" w14:textId="5F7F168B" w:rsidR="00A707D2" w:rsidRDefault="00A707D2" w:rsidP="000F0227">
            <w:pPr>
              <w:pStyle w:val="TableParagraph"/>
              <w:spacing w:line="261" w:lineRule="auto"/>
              <w:ind w:left="0" w:right="186"/>
              <w:rPr>
                <w:sz w:val="24"/>
              </w:rPr>
            </w:pPr>
          </w:p>
        </w:tc>
      </w:tr>
      <w:tr w:rsidR="001E2260" w14:paraId="7E457F20" w14:textId="77777777" w:rsidTr="432D0519">
        <w:trPr>
          <w:trHeight w:val="849"/>
        </w:trPr>
        <w:tc>
          <w:tcPr>
            <w:tcW w:w="780" w:type="dxa"/>
          </w:tcPr>
          <w:p w14:paraId="4ECF61D6" w14:textId="6E0C2A10" w:rsidR="001E2260" w:rsidRDefault="001E2260">
            <w:pPr>
              <w:pStyle w:val="TableParagraph"/>
              <w:spacing w:before="38"/>
              <w:ind w:left="0" w:right="97"/>
              <w:jc w:val="right"/>
              <w:rPr>
                <w:spacing w:val="-5"/>
                <w:sz w:val="24"/>
              </w:rPr>
            </w:pPr>
          </w:p>
        </w:tc>
        <w:tc>
          <w:tcPr>
            <w:tcW w:w="9480" w:type="dxa"/>
          </w:tcPr>
          <w:p w14:paraId="04E91E8B" w14:textId="77777777" w:rsidR="001E2260" w:rsidRDefault="001E2260">
            <w:pPr>
              <w:pStyle w:val="TableParagraph"/>
              <w:spacing w:line="261" w:lineRule="auto"/>
              <w:ind w:left="148" w:right="186"/>
              <w:rPr>
                <w:sz w:val="24"/>
              </w:rPr>
            </w:pPr>
          </w:p>
        </w:tc>
      </w:tr>
    </w:tbl>
    <w:p w14:paraId="110FFD37" w14:textId="77777777" w:rsidR="007D40BE" w:rsidRDefault="007D40BE">
      <w:pPr>
        <w:pStyle w:val="BodyText"/>
        <w:spacing w:before="103"/>
      </w:pPr>
    </w:p>
    <w:p w14:paraId="250B9D85" w14:textId="77777777" w:rsidR="00135A07" w:rsidRDefault="00135A07">
      <w:pPr>
        <w:pStyle w:val="BodyText"/>
        <w:spacing w:before="103"/>
      </w:pPr>
    </w:p>
    <w:p w14:paraId="6D447ACA" w14:textId="1A8F3E53" w:rsidR="007D40BE" w:rsidRPr="007A3694" w:rsidRDefault="00BB2F7E">
      <w:pPr>
        <w:pStyle w:val="Heading1"/>
        <w:numPr>
          <w:ilvl w:val="1"/>
          <w:numId w:val="11"/>
        </w:numPr>
        <w:tabs>
          <w:tab w:val="left" w:pos="547"/>
        </w:tabs>
        <w:ind w:left="547" w:hanging="299"/>
        <w:jc w:val="left"/>
      </w:pPr>
      <w:bookmarkStart w:id="30" w:name="H._Cultural_Competence"/>
      <w:bookmarkEnd w:id="30"/>
      <w:r w:rsidRPr="007A3694">
        <w:t>Cultural</w:t>
      </w:r>
      <w:r w:rsidRPr="007A3694">
        <w:rPr>
          <w:spacing w:val="5"/>
        </w:rPr>
        <w:t xml:space="preserve"> </w:t>
      </w:r>
      <w:r w:rsidRPr="007A3694">
        <w:rPr>
          <w:spacing w:val="-2"/>
        </w:rPr>
        <w:t>Competence</w:t>
      </w:r>
      <w:r w:rsidR="2F2EFB4E" w:rsidRPr="007A3694">
        <w:rPr>
          <w:spacing w:val="-2"/>
        </w:rPr>
        <w:t xml:space="preserve"> </w:t>
      </w:r>
    </w:p>
    <w:p w14:paraId="62AF8769" w14:textId="77777777" w:rsidR="007D40BE" w:rsidRDefault="00BB2F7E">
      <w:pPr>
        <w:pStyle w:val="BodyText"/>
        <w:spacing w:before="264" w:line="261" w:lineRule="auto"/>
        <w:ind w:left="248" w:right="576"/>
      </w:pPr>
      <w:r>
        <w:rPr>
          <w:b/>
          <w:i/>
        </w:rPr>
        <w:t xml:space="preserve">Context: </w:t>
      </w:r>
      <w:r>
        <w:t>To ensure the program is effective in producing culturally competent professionals who possess a</w:t>
      </w:r>
      <w:r>
        <w:rPr>
          <w:spacing w:val="-1"/>
        </w:rPr>
        <w:t xml:space="preserve"> </w:t>
      </w:r>
      <w:r>
        <w:t>high</w:t>
      </w:r>
      <w:r>
        <w:rPr>
          <w:spacing w:val="-3"/>
        </w:rPr>
        <w:t xml:space="preserve"> </w:t>
      </w:r>
      <w:r>
        <w:t>level of self-awareness,</w:t>
      </w:r>
      <w:r>
        <w:rPr>
          <w:spacing w:val="-17"/>
        </w:rPr>
        <w:t xml:space="preserve"> </w:t>
      </w:r>
      <w:r>
        <w:t>knowledge,</w:t>
      </w:r>
      <w:r>
        <w:rPr>
          <w:spacing w:val="-2"/>
        </w:rPr>
        <w:t xml:space="preserve"> </w:t>
      </w:r>
      <w:r>
        <w:t>and skills</w:t>
      </w:r>
      <w:r>
        <w:rPr>
          <w:spacing w:val="-14"/>
        </w:rPr>
        <w:t xml:space="preserve"> </w:t>
      </w:r>
      <w:r>
        <w:t>in</w:t>
      </w:r>
      <w:r>
        <w:rPr>
          <w:spacing w:val="-2"/>
        </w:rPr>
        <w:t xml:space="preserve"> </w:t>
      </w:r>
      <w:r>
        <w:t>the</w:t>
      </w:r>
      <w:r>
        <w:rPr>
          <w:spacing w:val="-1"/>
        </w:rPr>
        <w:t xml:space="preserve"> </w:t>
      </w:r>
      <w:r>
        <w:t>complexities</w:t>
      </w:r>
      <w:r>
        <w:rPr>
          <w:spacing w:val="-14"/>
        </w:rPr>
        <w:t xml:space="preserve"> </w:t>
      </w:r>
      <w:r>
        <w:t>of multiculturalism, diversity, equity, inclusion, and accessibility. This encompasses the individual, family, and group levels as well as agency/organizational, community, and globally.</w:t>
      </w:r>
    </w:p>
    <w:p w14:paraId="6B699379" w14:textId="77777777" w:rsidR="007D40BE" w:rsidRDefault="007D40BE">
      <w:pPr>
        <w:pStyle w:val="BodyText"/>
        <w:spacing w:before="1"/>
        <w:rPr>
          <w:sz w:val="17"/>
        </w:rPr>
      </w:pPr>
    </w:p>
    <w:tbl>
      <w:tblPr>
        <w:tblW w:w="0" w:type="auto"/>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12"/>
        <w:gridCol w:w="9468"/>
      </w:tblGrid>
      <w:tr w:rsidR="007D40BE" w14:paraId="5C2FB263" w14:textId="77777777" w:rsidTr="432D0519">
        <w:trPr>
          <w:trHeight w:val="848"/>
        </w:trPr>
        <w:tc>
          <w:tcPr>
            <w:tcW w:w="10080" w:type="dxa"/>
            <w:gridSpan w:val="2"/>
          </w:tcPr>
          <w:p w14:paraId="4AB0E8E7" w14:textId="77777777" w:rsidR="007D40BE" w:rsidRDefault="00BB2F7E">
            <w:pPr>
              <w:pStyle w:val="TableParagraph"/>
              <w:spacing w:before="62" w:line="249" w:lineRule="auto"/>
              <w:rPr>
                <w:b/>
                <w:sz w:val="24"/>
              </w:rPr>
            </w:pPr>
            <w:r>
              <w:rPr>
                <w:b/>
                <w:sz w:val="24"/>
              </w:rPr>
              <w:t>Standard 8: The program shall foster the development of</w:t>
            </w:r>
            <w:r>
              <w:rPr>
                <w:b/>
                <w:spacing w:val="-5"/>
                <w:sz w:val="24"/>
              </w:rPr>
              <w:t xml:space="preserve"> </w:t>
            </w:r>
            <w:r>
              <w:rPr>
                <w:b/>
                <w:sz w:val="24"/>
              </w:rPr>
              <w:t>culturally competent professionals through program characteristics, curriculum, and fieldwork.</w:t>
            </w:r>
          </w:p>
        </w:tc>
      </w:tr>
      <w:tr w:rsidR="007D40BE" w14:paraId="3985DB50" w14:textId="77777777" w:rsidTr="432D0519">
        <w:trPr>
          <w:trHeight w:val="1052"/>
        </w:trPr>
        <w:tc>
          <w:tcPr>
            <w:tcW w:w="612" w:type="dxa"/>
            <w:vMerge w:val="restart"/>
          </w:tcPr>
          <w:p w14:paraId="0406F221" w14:textId="77777777" w:rsidR="007D40BE" w:rsidRDefault="00BB2F7E">
            <w:pPr>
              <w:pStyle w:val="TableParagraph"/>
              <w:spacing w:before="38"/>
              <w:rPr>
                <w:sz w:val="24"/>
              </w:rPr>
            </w:pPr>
            <w:r>
              <w:rPr>
                <w:spacing w:val="-5"/>
                <w:sz w:val="24"/>
              </w:rPr>
              <w:t>a.</w:t>
            </w:r>
          </w:p>
        </w:tc>
        <w:tc>
          <w:tcPr>
            <w:tcW w:w="9468" w:type="dxa"/>
          </w:tcPr>
          <w:p w14:paraId="5FB3FE59" w14:textId="77777777" w:rsidR="007D40BE" w:rsidRDefault="00BB2F7E" w:rsidP="00AB657A">
            <w:pPr>
              <w:pStyle w:val="TableParagraph"/>
              <w:spacing w:before="38"/>
              <w:ind w:left="0"/>
              <w:rPr>
                <w:sz w:val="24"/>
              </w:rPr>
            </w:pPr>
            <w:r>
              <w:rPr>
                <w:sz w:val="24"/>
              </w:rPr>
              <w:t>Demonstrate</w:t>
            </w:r>
            <w:r>
              <w:rPr>
                <w:spacing w:val="7"/>
                <w:sz w:val="24"/>
              </w:rPr>
              <w:t xml:space="preserve"> </w:t>
            </w:r>
            <w:r>
              <w:rPr>
                <w:sz w:val="24"/>
              </w:rPr>
              <w:t>how</w:t>
            </w:r>
            <w:r>
              <w:rPr>
                <w:spacing w:val="1"/>
                <w:sz w:val="24"/>
              </w:rPr>
              <w:t xml:space="preserve"> </w:t>
            </w:r>
            <w:r>
              <w:rPr>
                <w:sz w:val="24"/>
              </w:rPr>
              <w:t>the</w:t>
            </w:r>
            <w:r>
              <w:rPr>
                <w:spacing w:val="8"/>
                <w:sz w:val="24"/>
              </w:rPr>
              <w:t xml:space="preserve"> </w:t>
            </w:r>
            <w:r>
              <w:rPr>
                <w:spacing w:val="-2"/>
                <w:sz w:val="24"/>
              </w:rPr>
              <w:t>program</w:t>
            </w:r>
          </w:p>
          <w:p w14:paraId="47093F3F" w14:textId="5EB4B164" w:rsidR="00991651" w:rsidRDefault="00991651" w:rsidP="00BE709C">
            <w:pPr>
              <w:pStyle w:val="TableParagraph"/>
              <w:numPr>
                <w:ilvl w:val="0"/>
                <w:numId w:val="20"/>
              </w:numPr>
              <w:spacing w:before="167" w:line="270" w:lineRule="atLeast"/>
              <w:rPr>
                <w:sz w:val="24"/>
              </w:rPr>
            </w:pPr>
            <w:r w:rsidRPr="00991651">
              <w:rPr>
                <w:sz w:val="24"/>
              </w:rPr>
              <w:t>Includes intercultural fluency, and accessibility principles in program policies, procedures, and practices</w:t>
            </w:r>
            <w:r w:rsidR="002C0A62">
              <w:rPr>
                <w:sz w:val="24"/>
              </w:rPr>
              <w:t>.</w:t>
            </w:r>
          </w:p>
          <w:p w14:paraId="1D5B4AA9" w14:textId="77777777" w:rsidR="00DC6C16" w:rsidRDefault="00DC6C16" w:rsidP="00AB657A">
            <w:pPr>
              <w:pStyle w:val="TableParagraph"/>
              <w:spacing w:line="274" w:lineRule="exact"/>
              <w:ind w:left="0"/>
              <w:rPr>
                <w:b/>
                <w:sz w:val="24"/>
              </w:rPr>
            </w:pPr>
            <w:r>
              <w:rPr>
                <w:b/>
                <w:spacing w:val="-2"/>
                <w:sz w:val="24"/>
                <w:u w:val="thick"/>
              </w:rPr>
              <w:t>Response:</w:t>
            </w:r>
          </w:p>
          <w:p w14:paraId="524C02A5" w14:textId="7AA5AA02" w:rsidR="00DC6C16" w:rsidRDefault="7E1C384C" w:rsidP="432D0519">
            <w:pPr>
              <w:pStyle w:val="TableParagraph"/>
              <w:ind w:left="0" w:right="448"/>
              <w:rPr>
                <w:sz w:val="24"/>
                <w:szCs w:val="24"/>
              </w:rPr>
            </w:pPr>
            <w:r w:rsidRPr="432D0519">
              <w:rPr>
                <w:sz w:val="24"/>
                <w:szCs w:val="24"/>
              </w:rPr>
              <w:t>In</w:t>
            </w:r>
            <w:r w:rsidR="512D80F8" w:rsidRPr="432D0519">
              <w:rPr>
                <w:sz w:val="24"/>
                <w:szCs w:val="24"/>
              </w:rPr>
              <w:t xml:space="preserve">tercultural </w:t>
            </w:r>
            <w:r w:rsidR="1FF8C78E" w:rsidRPr="432D0519">
              <w:rPr>
                <w:sz w:val="24"/>
                <w:szCs w:val="24"/>
              </w:rPr>
              <w:t>fluency is</w:t>
            </w:r>
            <w:r w:rsidR="358E7FE1" w:rsidRPr="432D0519">
              <w:rPr>
                <w:sz w:val="24"/>
                <w:szCs w:val="24"/>
              </w:rPr>
              <w:t xml:space="preserve"> demonstrated through practices within the Human Services program such as open admission into the Human Services program, which allows for a diverse population of students that </w:t>
            </w:r>
            <w:proofErr w:type="gramStart"/>
            <w:r w:rsidR="358E7FE1" w:rsidRPr="432D0519">
              <w:rPr>
                <w:sz w:val="24"/>
                <w:szCs w:val="24"/>
              </w:rPr>
              <w:t>represents</w:t>
            </w:r>
            <w:proofErr w:type="gramEnd"/>
            <w:r w:rsidR="358E7FE1" w:rsidRPr="432D0519">
              <w:rPr>
                <w:sz w:val="24"/>
                <w:szCs w:val="24"/>
              </w:rPr>
              <w:t xml:space="preserve"> various age groups, race/ethnicity, socioeconomic status, and educational background. The program offers</w:t>
            </w:r>
            <w:r w:rsidR="61048F02" w:rsidRPr="432D0519">
              <w:rPr>
                <w:sz w:val="24"/>
                <w:szCs w:val="24"/>
              </w:rPr>
              <w:t xml:space="preserve"> a variety of formats </w:t>
            </w:r>
            <w:r w:rsidR="3577D11A" w:rsidRPr="432D0519">
              <w:rPr>
                <w:sz w:val="24"/>
                <w:szCs w:val="24"/>
              </w:rPr>
              <w:t>for classes</w:t>
            </w:r>
            <w:r w:rsidR="61048F02" w:rsidRPr="432D0519">
              <w:rPr>
                <w:sz w:val="24"/>
                <w:szCs w:val="24"/>
              </w:rPr>
              <w:t xml:space="preserve"> </w:t>
            </w:r>
            <w:r w:rsidR="10FE295B" w:rsidRPr="432D0519">
              <w:rPr>
                <w:sz w:val="24"/>
                <w:szCs w:val="24"/>
              </w:rPr>
              <w:t xml:space="preserve">that </w:t>
            </w:r>
            <w:r w:rsidR="6AD5874E" w:rsidRPr="432D0519">
              <w:rPr>
                <w:sz w:val="24"/>
                <w:szCs w:val="24"/>
              </w:rPr>
              <w:t>include</w:t>
            </w:r>
            <w:r w:rsidR="47DC2533" w:rsidRPr="432D0519">
              <w:rPr>
                <w:sz w:val="24"/>
                <w:szCs w:val="24"/>
              </w:rPr>
              <w:t xml:space="preserve"> face</w:t>
            </w:r>
            <w:r w:rsidR="6AD5874E" w:rsidRPr="432D0519">
              <w:rPr>
                <w:sz w:val="24"/>
                <w:szCs w:val="24"/>
              </w:rPr>
              <w:t>-</w:t>
            </w:r>
            <w:r w:rsidR="47DC2533" w:rsidRPr="432D0519">
              <w:rPr>
                <w:sz w:val="24"/>
                <w:szCs w:val="24"/>
              </w:rPr>
              <w:t>to</w:t>
            </w:r>
            <w:r w:rsidR="6AD5874E" w:rsidRPr="432D0519">
              <w:rPr>
                <w:sz w:val="24"/>
                <w:szCs w:val="24"/>
              </w:rPr>
              <w:t>-</w:t>
            </w:r>
            <w:r w:rsidR="47DC2533" w:rsidRPr="432D0519">
              <w:rPr>
                <w:sz w:val="24"/>
                <w:szCs w:val="24"/>
              </w:rPr>
              <w:t>face,</w:t>
            </w:r>
            <w:r w:rsidR="358E7FE1" w:rsidRPr="432D0519">
              <w:rPr>
                <w:sz w:val="24"/>
                <w:szCs w:val="24"/>
              </w:rPr>
              <w:t xml:space="preserve"> online,</w:t>
            </w:r>
            <w:r w:rsidR="4D8ED926" w:rsidRPr="432D0519">
              <w:rPr>
                <w:sz w:val="24"/>
                <w:szCs w:val="24"/>
              </w:rPr>
              <w:t xml:space="preserve"> online blend (</w:t>
            </w:r>
            <w:r w:rsidR="1FADA0BE" w:rsidRPr="432D0519">
              <w:rPr>
                <w:sz w:val="24"/>
                <w:szCs w:val="24"/>
              </w:rPr>
              <w:t>online blend</w:t>
            </w:r>
            <w:r w:rsidR="2C50B31F" w:rsidRPr="432D0519">
              <w:rPr>
                <w:sz w:val="24"/>
                <w:szCs w:val="24"/>
              </w:rPr>
              <w:t xml:space="preserve"> have scheduled online meetings</w:t>
            </w:r>
            <w:r w:rsidR="6AD5874E" w:rsidRPr="432D0519">
              <w:rPr>
                <w:sz w:val="24"/>
                <w:szCs w:val="24"/>
              </w:rPr>
              <w:t xml:space="preserve"> with</w:t>
            </w:r>
            <w:r w:rsidR="2C50B31F" w:rsidRPr="432D0519">
              <w:rPr>
                <w:sz w:val="24"/>
                <w:szCs w:val="24"/>
              </w:rPr>
              <w:t xml:space="preserve"> all additional instruction delivered online with no scheduled meetings</w:t>
            </w:r>
            <w:r w:rsidR="2B83531C" w:rsidRPr="432D0519">
              <w:rPr>
                <w:sz w:val="24"/>
                <w:szCs w:val="24"/>
              </w:rPr>
              <w:t>)</w:t>
            </w:r>
            <w:r w:rsidR="4D8ED926" w:rsidRPr="432D0519">
              <w:rPr>
                <w:sz w:val="24"/>
                <w:szCs w:val="24"/>
              </w:rPr>
              <w:t xml:space="preserve"> </w:t>
            </w:r>
            <w:r w:rsidR="68D14BAC" w:rsidRPr="432D0519">
              <w:rPr>
                <w:sz w:val="24"/>
                <w:szCs w:val="24"/>
              </w:rPr>
              <w:t>and hybrid</w:t>
            </w:r>
            <w:r w:rsidR="4D8ED926" w:rsidRPr="432D0519">
              <w:rPr>
                <w:sz w:val="24"/>
                <w:szCs w:val="24"/>
              </w:rPr>
              <w:t xml:space="preserve"> classes</w:t>
            </w:r>
            <w:r w:rsidR="799584C2" w:rsidRPr="432D0519">
              <w:rPr>
                <w:sz w:val="24"/>
                <w:szCs w:val="24"/>
              </w:rPr>
              <w:t xml:space="preserve"> (</w:t>
            </w:r>
            <w:r w:rsidR="1FADA0BE">
              <w:rPr>
                <w:sz w:val="24"/>
                <w:szCs w:val="24"/>
              </w:rPr>
              <w:t>h</w:t>
            </w:r>
            <w:r w:rsidR="5B2F7A51" w:rsidRPr="00A23D1C">
              <w:rPr>
                <w:sz w:val="24"/>
                <w:szCs w:val="24"/>
              </w:rPr>
              <w:t>ybrid courses blend on-site meetings with an online component</w:t>
            </w:r>
            <w:r w:rsidR="218CB4D5" w:rsidRPr="00A23D1C">
              <w:rPr>
                <w:sz w:val="24"/>
                <w:szCs w:val="24"/>
              </w:rPr>
              <w:t>)</w:t>
            </w:r>
            <w:r w:rsidR="5B872293">
              <w:rPr>
                <w:rFonts w:ascii="Arial" w:hAnsi="Arial" w:cs="Arial"/>
              </w:rPr>
              <w:t>.</w:t>
            </w:r>
            <w:r w:rsidR="218CB4D5" w:rsidRPr="432D0519">
              <w:rPr>
                <w:sz w:val="24"/>
                <w:szCs w:val="24"/>
              </w:rPr>
              <w:t xml:space="preserve"> </w:t>
            </w:r>
            <w:r w:rsidR="6E0D2C2B" w:rsidRPr="432D0519">
              <w:rPr>
                <w:sz w:val="24"/>
                <w:szCs w:val="24"/>
              </w:rPr>
              <w:t>Online</w:t>
            </w:r>
            <w:r w:rsidR="4D8ED926" w:rsidRPr="432D0519">
              <w:rPr>
                <w:sz w:val="24"/>
                <w:szCs w:val="24"/>
              </w:rPr>
              <w:t xml:space="preserve"> and online blend</w:t>
            </w:r>
            <w:r w:rsidR="6E0D2C2B" w:rsidRPr="432D0519">
              <w:rPr>
                <w:sz w:val="24"/>
                <w:szCs w:val="24"/>
              </w:rPr>
              <w:t xml:space="preserve"> and hybrid classes</w:t>
            </w:r>
            <w:r w:rsidR="4D8ED926" w:rsidRPr="432D0519">
              <w:rPr>
                <w:sz w:val="24"/>
                <w:szCs w:val="24"/>
              </w:rPr>
              <w:t xml:space="preserve"> offer </w:t>
            </w:r>
            <w:r w:rsidR="00206FCE" w:rsidRPr="432D0519">
              <w:rPr>
                <w:sz w:val="24"/>
                <w:szCs w:val="24"/>
              </w:rPr>
              <w:t>greater</w:t>
            </w:r>
            <w:r w:rsidR="4D8ED926" w:rsidRPr="432D0519">
              <w:rPr>
                <w:sz w:val="24"/>
                <w:szCs w:val="24"/>
              </w:rPr>
              <w:t xml:space="preserve"> flexibility </w:t>
            </w:r>
            <w:r w:rsidR="5B872293" w:rsidRPr="432D0519">
              <w:rPr>
                <w:sz w:val="24"/>
                <w:szCs w:val="24"/>
              </w:rPr>
              <w:t xml:space="preserve">for </w:t>
            </w:r>
            <w:r w:rsidR="00206FCE" w:rsidRPr="00206FCE">
              <w:rPr>
                <w:sz w:val="24"/>
                <w:szCs w:val="24"/>
              </w:rPr>
              <w:t>students of diverse ages, backgrounds, experiences</w:t>
            </w:r>
            <w:r w:rsidR="00206FCE">
              <w:rPr>
                <w:sz w:val="24"/>
                <w:szCs w:val="24"/>
              </w:rPr>
              <w:t xml:space="preserve"> </w:t>
            </w:r>
            <w:r w:rsidR="358E7FE1" w:rsidRPr="432D0519">
              <w:rPr>
                <w:sz w:val="24"/>
                <w:szCs w:val="24"/>
              </w:rPr>
              <w:t>to</w:t>
            </w:r>
            <w:r w:rsidR="358E7FE1" w:rsidRPr="432D0519">
              <w:rPr>
                <w:spacing w:val="-4"/>
                <w:sz w:val="24"/>
                <w:szCs w:val="24"/>
              </w:rPr>
              <w:t xml:space="preserve"> </w:t>
            </w:r>
            <w:r w:rsidR="358E7FE1" w:rsidRPr="432D0519">
              <w:rPr>
                <w:sz w:val="24"/>
                <w:szCs w:val="24"/>
              </w:rPr>
              <w:t>take</w:t>
            </w:r>
            <w:r w:rsidR="358E7FE1" w:rsidRPr="432D0519">
              <w:rPr>
                <w:spacing w:val="-5"/>
                <w:sz w:val="24"/>
                <w:szCs w:val="24"/>
              </w:rPr>
              <w:t xml:space="preserve"> </w:t>
            </w:r>
            <w:r w:rsidR="358E7FE1" w:rsidRPr="432D0519">
              <w:rPr>
                <w:sz w:val="24"/>
                <w:szCs w:val="24"/>
              </w:rPr>
              <w:t>classes.</w:t>
            </w:r>
            <w:r w:rsidR="358E7FE1" w:rsidRPr="432D0519">
              <w:rPr>
                <w:spacing w:val="-4"/>
                <w:sz w:val="24"/>
                <w:szCs w:val="24"/>
              </w:rPr>
              <w:t xml:space="preserve"> </w:t>
            </w:r>
            <w:r w:rsidR="358E7FE1" w:rsidRPr="432D0519">
              <w:rPr>
                <w:sz w:val="24"/>
                <w:szCs w:val="24"/>
              </w:rPr>
              <w:t>Classes</w:t>
            </w:r>
            <w:r w:rsidR="358E7FE1" w:rsidRPr="432D0519">
              <w:rPr>
                <w:spacing w:val="-2"/>
                <w:sz w:val="24"/>
                <w:szCs w:val="24"/>
              </w:rPr>
              <w:t xml:space="preserve"> </w:t>
            </w:r>
            <w:r w:rsidR="358E7FE1" w:rsidRPr="432D0519">
              <w:rPr>
                <w:sz w:val="24"/>
                <w:szCs w:val="24"/>
              </w:rPr>
              <w:t>are</w:t>
            </w:r>
            <w:r w:rsidR="358E7FE1" w:rsidRPr="432D0519">
              <w:rPr>
                <w:spacing w:val="-4"/>
                <w:sz w:val="24"/>
                <w:szCs w:val="24"/>
              </w:rPr>
              <w:t xml:space="preserve"> </w:t>
            </w:r>
            <w:r w:rsidR="358E7FE1" w:rsidRPr="432D0519">
              <w:rPr>
                <w:sz w:val="24"/>
                <w:szCs w:val="24"/>
              </w:rPr>
              <w:t>offered</w:t>
            </w:r>
            <w:r w:rsidR="358E7FE1" w:rsidRPr="432D0519">
              <w:rPr>
                <w:spacing w:val="-1"/>
                <w:sz w:val="24"/>
                <w:szCs w:val="24"/>
              </w:rPr>
              <w:t xml:space="preserve"> </w:t>
            </w:r>
            <w:r w:rsidR="358E7FE1" w:rsidRPr="432D0519">
              <w:rPr>
                <w:sz w:val="24"/>
                <w:szCs w:val="24"/>
              </w:rPr>
              <w:t>during</w:t>
            </w:r>
            <w:r w:rsidR="358E7FE1" w:rsidRPr="432D0519">
              <w:rPr>
                <w:spacing w:val="-6"/>
                <w:sz w:val="24"/>
                <w:szCs w:val="24"/>
              </w:rPr>
              <w:t xml:space="preserve"> </w:t>
            </w:r>
            <w:r w:rsidR="358E7FE1" w:rsidRPr="432D0519">
              <w:rPr>
                <w:sz w:val="24"/>
                <w:szCs w:val="24"/>
              </w:rPr>
              <w:t>multiple sessions</w:t>
            </w:r>
            <w:r w:rsidR="358E7FE1" w:rsidRPr="432D0519">
              <w:rPr>
                <w:spacing w:val="-4"/>
                <w:sz w:val="24"/>
                <w:szCs w:val="24"/>
              </w:rPr>
              <w:t xml:space="preserve"> </w:t>
            </w:r>
            <w:r w:rsidR="358E7FE1" w:rsidRPr="432D0519">
              <w:rPr>
                <w:sz w:val="24"/>
                <w:szCs w:val="24"/>
              </w:rPr>
              <w:t>throughout</w:t>
            </w:r>
            <w:r w:rsidR="358E7FE1" w:rsidRPr="432D0519">
              <w:rPr>
                <w:spacing w:val="-4"/>
                <w:sz w:val="24"/>
                <w:szCs w:val="24"/>
              </w:rPr>
              <w:t xml:space="preserve"> </w:t>
            </w:r>
            <w:r w:rsidR="358E7FE1" w:rsidRPr="432D0519">
              <w:rPr>
                <w:sz w:val="24"/>
                <w:szCs w:val="24"/>
              </w:rPr>
              <w:t>the</w:t>
            </w:r>
            <w:r w:rsidR="358E7FE1" w:rsidRPr="432D0519">
              <w:rPr>
                <w:spacing w:val="-1"/>
                <w:sz w:val="24"/>
                <w:szCs w:val="24"/>
              </w:rPr>
              <w:t xml:space="preserve"> </w:t>
            </w:r>
            <w:r w:rsidR="358E7FE1" w:rsidRPr="432D0519">
              <w:rPr>
                <w:sz w:val="24"/>
                <w:szCs w:val="24"/>
              </w:rPr>
              <w:t>year and are offered as 15-week, 13-week, 8-week and 6-week classes. The frequency</w:t>
            </w:r>
            <w:r w:rsidR="358E7FE1" w:rsidRPr="432D0519">
              <w:rPr>
                <w:spacing w:val="-2"/>
                <w:sz w:val="24"/>
                <w:szCs w:val="24"/>
              </w:rPr>
              <w:t xml:space="preserve"> </w:t>
            </w:r>
            <w:r w:rsidR="358E7FE1" w:rsidRPr="432D0519">
              <w:rPr>
                <w:sz w:val="24"/>
                <w:szCs w:val="24"/>
              </w:rPr>
              <w:t>in which classes are offered increases the range of students who can take classes.</w:t>
            </w:r>
          </w:p>
          <w:p w14:paraId="490E5832" w14:textId="15D6B86A" w:rsidR="00DC6C16" w:rsidRDefault="00DC6C16" w:rsidP="00E007AD">
            <w:pPr>
              <w:pStyle w:val="TableParagraph"/>
              <w:spacing w:before="271"/>
              <w:ind w:left="0" w:right="186"/>
              <w:rPr>
                <w:sz w:val="24"/>
                <w:szCs w:val="24"/>
              </w:rPr>
            </w:pPr>
            <w:r w:rsidRPr="0180B55C">
              <w:rPr>
                <w:sz w:val="24"/>
                <w:szCs w:val="24"/>
              </w:rPr>
              <w:t>The Human Services program has a high percentage of nontraditional students.</w:t>
            </w:r>
            <w:r w:rsidR="001A60E7">
              <w:rPr>
                <w:sz w:val="24"/>
                <w:szCs w:val="24"/>
              </w:rPr>
              <w:t xml:space="preserve"> </w:t>
            </w:r>
            <w:r w:rsidR="001A60E7" w:rsidRPr="001A60E7">
              <w:rPr>
                <w:b/>
                <w:bCs/>
                <w:i/>
                <w:iCs/>
                <w:sz w:val="24"/>
                <w:szCs w:val="24"/>
              </w:rPr>
              <w:t>(Human Services Stats)</w:t>
            </w:r>
            <w:r w:rsidRPr="0180B55C">
              <w:rPr>
                <w:sz w:val="24"/>
                <w:szCs w:val="24"/>
              </w:rPr>
              <w:t xml:space="preserve"> For nontraditional students who </w:t>
            </w:r>
            <w:r w:rsidR="0069373E" w:rsidRPr="0180B55C">
              <w:rPr>
                <w:sz w:val="24"/>
                <w:szCs w:val="24"/>
              </w:rPr>
              <w:t>work full</w:t>
            </w:r>
            <w:r w:rsidRPr="0180B55C">
              <w:rPr>
                <w:sz w:val="24"/>
                <w:szCs w:val="24"/>
              </w:rPr>
              <w:t>-time jobs, having</w:t>
            </w:r>
            <w:r w:rsidRPr="0180B55C">
              <w:rPr>
                <w:spacing w:val="-2"/>
                <w:sz w:val="24"/>
                <w:szCs w:val="24"/>
              </w:rPr>
              <w:t xml:space="preserve"> </w:t>
            </w:r>
            <w:r w:rsidRPr="0180B55C">
              <w:rPr>
                <w:sz w:val="24"/>
                <w:szCs w:val="24"/>
              </w:rPr>
              <w:t>to complete three</w:t>
            </w:r>
            <w:r w:rsidRPr="0180B55C">
              <w:rPr>
                <w:spacing w:val="-1"/>
                <w:sz w:val="24"/>
                <w:szCs w:val="24"/>
              </w:rPr>
              <w:t xml:space="preserve"> </w:t>
            </w:r>
            <w:r w:rsidRPr="0180B55C">
              <w:rPr>
                <w:sz w:val="24"/>
                <w:szCs w:val="24"/>
              </w:rPr>
              <w:t>100-hour</w:t>
            </w:r>
            <w:r w:rsidRPr="0180B55C">
              <w:rPr>
                <w:spacing w:val="-1"/>
                <w:sz w:val="24"/>
                <w:szCs w:val="24"/>
              </w:rPr>
              <w:t xml:space="preserve"> </w:t>
            </w:r>
            <w:r w:rsidRPr="0180B55C">
              <w:rPr>
                <w:sz w:val="24"/>
                <w:szCs w:val="24"/>
              </w:rPr>
              <w:t>internships was a</w:t>
            </w:r>
            <w:r w:rsidRPr="0180B55C">
              <w:rPr>
                <w:spacing w:val="-1"/>
                <w:sz w:val="24"/>
                <w:szCs w:val="24"/>
              </w:rPr>
              <w:t xml:space="preserve"> </w:t>
            </w:r>
            <w:r w:rsidRPr="0180B55C">
              <w:rPr>
                <w:sz w:val="24"/>
                <w:szCs w:val="24"/>
              </w:rPr>
              <w:t>challenge</w:t>
            </w:r>
            <w:r w:rsidRPr="0180B55C">
              <w:rPr>
                <w:spacing w:val="-1"/>
                <w:sz w:val="24"/>
                <w:szCs w:val="24"/>
              </w:rPr>
              <w:t xml:space="preserve"> </w:t>
            </w:r>
            <w:r w:rsidRPr="0180B55C">
              <w:rPr>
                <w:sz w:val="24"/>
                <w:szCs w:val="24"/>
              </w:rPr>
              <w:t>that had the</w:t>
            </w:r>
            <w:r w:rsidRPr="0180B55C">
              <w:rPr>
                <w:spacing w:val="-3"/>
                <w:sz w:val="24"/>
                <w:szCs w:val="24"/>
              </w:rPr>
              <w:t xml:space="preserve"> </w:t>
            </w:r>
            <w:r w:rsidRPr="0180B55C">
              <w:rPr>
                <w:sz w:val="24"/>
                <w:szCs w:val="24"/>
              </w:rPr>
              <w:t>potential</w:t>
            </w:r>
            <w:r w:rsidRPr="0180B55C">
              <w:rPr>
                <w:spacing w:val="-3"/>
                <w:sz w:val="24"/>
                <w:szCs w:val="24"/>
              </w:rPr>
              <w:t xml:space="preserve"> </w:t>
            </w:r>
            <w:r w:rsidRPr="0180B55C">
              <w:rPr>
                <w:sz w:val="24"/>
                <w:szCs w:val="24"/>
              </w:rPr>
              <w:t>to</w:t>
            </w:r>
            <w:r w:rsidRPr="0180B55C">
              <w:rPr>
                <w:spacing w:val="-3"/>
                <w:sz w:val="24"/>
                <w:szCs w:val="24"/>
              </w:rPr>
              <w:t xml:space="preserve"> </w:t>
            </w:r>
            <w:r w:rsidRPr="0180B55C">
              <w:rPr>
                <w:sz w:val="24"/>
                <w:szCs w:val="24"/>
              </w:rPr>
              <w:t>impact</w:t>
            </w:r>
            <w:r w:rsidRPr="0180B55C">
              <w:rPr>
                <w:spacing w:val="-3"/>
                <w:sz w:val="24"/>
                <w:szCs w:val="24"/>
              </w:rPr>
              <w:t xml:space="preserve"> </w:t>
            </w:r>
            <w:r w:rsidRPr="0180B55C">
              <w:rPr>
                <w:sz w:val="24"/>
                <w:szCs w:val="24"/>
              </w:rPr>
              <w:t>timely</w:t>
            </w:r>
            <w:r w:rsidRPr="0180B55C">
              <w:rPr>
                <w:spacing w:val="-3"/>
                <w:sz w:val="24"/>
                <w:szCs w:val="24"/>
              </w:rPr>
              <w:t xml:space="preserve"> </w:t>
            </w:r>
            <w:r w:rsidRPr="0180B55C">
              <w:rPr>
                <w:sz w:val="24"/>
                <w:szCs w:val="24"/>
              </w:rPr>
              <w:t>completion.</w:t>
            </w:r>
            <w:r w:rsidRPr="0180B55C">
              <w:rPr>
                <w:spacing w:val="-3"/>
                <w:sz w:val="24"/>
                <w:szCs w:val="24"/>
              </w:rPr>
              <w:t xml:space="preserve"> </w:t>
            </w:r>
            <w:r w:rsidRPr="0180B55C">
              <w:rPr>
                <w:sz w:val="24"/>
                <w:szCs w:val="24"/>
              </w:rPr>
              <w:t>To</w:t>
            </w:r>
            <w:r w:rsidRPr="0180B55C">
              <w:rPr>
                <w:spacing w:val="-3"/>
                <w:sz w:val="24"/>
                <w:szCs w:val="24"/>
              </w:rPr>
              <w:t xml:space="preserve"> </w:t>
            </w:r>
            <w:r w:rsidRPr="0180B55C">
              <w:rPr>
                <w:sz w:val="24"/>
                <w:szCs w:val="24"/>
              </w:rPr>
              <w:t>address</w:t>
            </w:r>
            <w:r w:rsidRPr="0180B55C">
              <w:rPr>
                <w:spacing w:val="-3"/>
                <w:sz w:val="24"/>
                <w:szCs w:val="24"/>
              </w:rPr>
              <w:t xml:space="preserve"> </w:t>
            </w:r>
            <w:r w:rsidRPr="0180B55C">
              <w:rPr>
                <w:sz w:val="24"/>
                <w:szCs w:val="24"/>
              </w:rPr>
              <w:t>this</w:t>
            </w:r>
            <w:r w:rsidRPr="0180B55C">
              <w:rPr>
                <w:spacing w:val="-3"/>
                <w:sz w:val="24"/>
                <w:szCs w:val="24"/>
              </w:rPr>
              <w:t xml:space="preserve"> </w:t>
            </w:r>
            <w:r w:rsidRPr="0180B55C">
              <w:rPr>
                <w:sz w:val="24"/>
                <w:szCs w:val="24"/>
              </w:rPr>
              <w:t>issue,</w:t>
            </w:r>
            <w:r w:rsidRPr="0180B55C">
              <w:rPr>
                <w:spacing w:val="-3"/>
                <w:sz w:val="24"/>
                <w:szCs w:val="24"/>
              </w:rPr>
              <w:t xml:space="preserve"> </w:t>
            </w:r>
            <w:r w:rsidRPr="0180B55C">
              <w:rPr>
                <w:sz w:val="24"/>
                <w:szCs w:val="24"/>
              </w:rPr>
              <w:t>the</w:t>
            </w:r>
            <w:r w:rsidRPr="0180B55C">
              <w:rPr>
                <w:spacing w:val="-4"/>
                <w:sz w:val="24"/>
                <w:szCs w:val="24"/>
              </w:rPr>
              <w:t xml:space="preserve"> </w:t>
            </w:r>
            <w:r w:rsidRPr="0180B55C">
              <w:rPr>
                <w:sz w:val="24"/>
                <w:szCs w:val="24"/>
              </w:rPr>
              <w:t>Human</w:t>
            </w:r>
            <w:r w:rsidRPr="0180B55C">
              <w:rPr>
                <w:spacing w:val="-3"/>
                <w:sz w:val="24"/>
                <w:szCs w:val="24"/>
              </w:rPr>
              <w:t xml:space="preserve"> </w:t>
            </w:r>
            <w:r w:rsidRPr="0180B55C">
              <w:rPr>
                <w:sz w:val="24"/>
                <w:szCs w:val="24"/>
              </w:rPr>
              <w:t>Services</w:t>
            </w:r>
            <w:r w:rsidRPr="0180B55C">
              <w:rPr>
                <w:spacing w:val="-3"/>
                <w:sz w:val="24"/>
                <w:szCs w:val="24"/>
              </w:rPr>
              <w:t xml:space="preserve"> </w:t>
            </w:r>
            <w:r w:rsidRPr="0180B55C">
              <w:rPr>
                <w:sz w:val="24"/>
                <w:szCs w:val="24"/>
              </w:rPr>
              <w:t>program</w:t>
            </w:r>
            <w:r w:rsidRPr="0180B55C">
              <w:rPr>
                <w:spacing w:val="-3"/>
                <w:sz w:val="24"/>
                <w:szCs w:val="24"/>
              </w:rPr>
              <w:t xml:space="preserve"> </w:t>
            </w:r>
            <w:r w:rsidRPr="0180B55C">
              <w:rPr>
                <w:sz w:val="24"/>
                <w:szCs w:val="24"/>
              </w:rPr>
              <w:t>deleted</w:t>
            </w:r>
            <w:r w:rsidRPr="0180B55C">
              <w:rPr>
                <w:spacing w:val="-3"/>
                <w:sz w:val="24"/>
                <w:szCs w:val="24"/>
              </w:rPr>
              <w:t xml:space="preserve"> </w:t>
            </w:r>
            <w:r w:rsidRPr="0180B55C">
              <w:rPr>
                <w:sz w:val="24"/>
                <w:szCs w:val="24"/>
              </w:rPr>
              <w:t>the third internship</w:t>
            </w:r>
            <w:r w:rsidR="00486B20" w:rsidRPr="0180B55C">
              <w:rPr>
                <w:sz w:val="24"/>
                <w:szCs w:val="24"/>
              </w:rPr>
              <w:t xml:space="preserve"> </w:t>
            </w:r>
            <w:r w:rsidR="235D1C9A" w:rsidRPr="0180B55C">
              <w:rPr>
                <w:sz w:val="24"/>
                <w:szCs w:val="24"/>
              </w:rPr>
              <w:t>in 2021</w:t>
            </w:r>
            <w:r w:rsidR="00A70FC9">
              <w:rPr>
                <w:sz w:val="24"/>
                <w:szCs w:val="24"/>
              </w:rPr>
              <w:t>.</w:t>
            </w:r>
            <w:r w:rsidRPr="0180B55C">
              <w:rPr>
                <w:sz w:val="24"/>
                <w:szCs w:val="24"/>
              </w:rPr>
              <w:t xml:space="preserve"> The Human Services student population includes students who have already earned degrees and/or college</w:t>
            </w:r>
            <w:r w:rsidRPr="0180B55C">
              <w:rPr>
                <w:spacing w:val="-2"/>
                <w:sz w:val="24"/>
                <w:szCs w:val="24"/>
              </w:rPr>
              <w:t xml:space="preserve"> </w:t>
            </w:r>
            <w:r w:rsidRPr="0180B55C">
              <w:rPr>
                <w:sz w:val="24"/>
                <w:szCs w:val="24"/>
              </w:rPr>
              <w:t>credits.</w:t>
            </w:r>
            <w:r w:rsidRPr="0180B55C">
              <w:rPr>
                <w:spacing w:val="-1"/>
                <w:sz w:val="24"/>
                <w:szCs w:val="24"/>
              </w:rPr>
              <w:t xml:space="preserve"> </w:t>
            </w:r>
            <w:r w:rsidRPr="0180B55C">
              <w:rPr>
                <w:sz w:val="24"/>
                <w:szCs w:val="24"/>
              </w:rPr>
              <w:t>The</w:t>
            </w:r>
            <w:r w:rsidRPr="0180B55C">
              <w:rPr>
                <w:spacing w:val="-2"/>
                <w:sz w:val="24"/>
                <w:szCs w:val="24"/>
              </w:rPr>
              <w:t xml:space="preserve"> </w:t>
            </w:r>
            <w:r w:rsidRPr="0180B55C">
              <w:rPr>
                <w:sz w:val="24"/>
                <w:szCs w:val="24"/>
              </w:rPr>
              <w:t>department</w:t>
            </w:r>
            <w:r w:rsidRPr="0180B55C">
              <w:rPr>
                <w:spacing w:val="-1"/>
                <w:sz w:val="24"/>
                <w:szCs w:val="24"/>
              </w:rPr>
              <w:t xml:space="preserve"> </w:t>
            </w:r>
            <w:r w:rsidRPr="0180B55C">
              <w:rPr>
                <w:sz w:val="24"/>
                <w:szCs w:val="24"/>
              </w:rPr>
              <w:t>has</w:t>
            </w:r>
            <w:r w:rsidRPr="0180B55C">
              <w:rPr>
                <w:spacing w:val="-1"/>
                <w:sz w:val="24"/>
                <w:szCs w:val="24"/>
              </w:rPr>
              <w:t xml:space="preserve"> </w:t>
            </w:r>
            <w:r w:rsidRPr="0180B55C">
              <w:rPr>
                <w:sz w:val="24"/>
                <w:szCs w:val="24"/>
              </w:rPr>
              <w:t>a</w:t>
            </w:r>
            <w:r w:rsidRPr="0180B55C">
              <w:rPr>
                <w:spacing w:val="-3"/>
                <w:sz w:val="24"/>
                <w:szCs w:val="24"/>
              </w:rPr>
              <w:t xml:space="preserve"> </w:t>
            </w:r>
            <w:r w:rsidRPr="000B5631">
              <w:rPr>
                <w:sz w:val="24"/>
                <w:szCs w:val="24"/>
              </w:rPr>
              <w:t>Fast</w:t>
            </w:r>
            <w:r w:rsidRPr="000B5631">
              <w:rPr>
                <w:spacing w:val="-1"/>
                <w:sz w:val="24"/>
                <w:szCs w:val="24"/>
              </w:rPr>
              <w:t xml:space="preserve"> </w:t>
            </w:r>
            <w:r w:rsidRPr="000B5631">
              <w:rPr>
                <w:sz w:val="24"/>
                <w:szCs w:val="24"/>
              </w:rPr>
              <w:t>Track</w:t>
            </w:r>
            <w:r w:rsidR="00E007AD">
              <w:rPr>
                <w:i/>
                <w:iCs/>
                <w:sz w:val="24"/>
                <w:szCs w:val="24"/>
              </w:rPr>
              <w:t xml:space="preserve"> </w:t>
            </w:r>
            <w:r w:rsidRPr="0180B55C">
              <w:rPr>
                <w:spacing w:val="-1"/>
                <w:sz w:val="24"/>
                <w:szCs w:val="24"/>
              </w:rPr>
              <w:t xml:space="preserve"> </w:t>
            </w:r>
            <w:r w:rsidRPr="0180B55C">
              <w:rPr>
                <w:sz w:val="24"/>
                <w:szCs w:val="24"/>
              </w:rPr>
              <w:t>program</w:t>
            </w:r>
            <w:r w:rsidR="000B5631">
              <w:rPr>
                <w:sz w:val="24"/>
                <w:szCs w:val="24"/>
              </w:rPr>
              <w:t xml:space="preserve"> </w:t>
            </w:r>
            <w:hyperlink r:id="rId62" w:history="1">
              <w:r w:rsidR="000B5631" w:rsidRPr="000B5631">
                <w:rPr>
                  <w:rStyle w:val="Hyperlink"/>
                  <w:sz w:val="24"/>
                  <w:szCs w:val="24"/>
                </w:rPr>
                <w:t>{Fast Track Program}</w:t>
              </w:r>
            </w:hyperlink>
            <w:r w:rsidRPr="0180B55C">
              <w:rPr>
                <w:spacing w:val="-1"/>
                <w:sz w:val="24"/>
                <w:szCs w:val="24"/>
              </w:rPr>
              <w:t xml:space="preserve"> </w:t>
            </w:r>
            <w:r w:rsidRPr="0180B55C">
              <w:rPr>
                <w:sz w:val="24"/>
                <w:szCs w:val="24"/>
              </w:rPr>
              <w:t>that allows</w:t>
            </w:r>
            <w:r w:rsidRPr="0180B55C">
              <w:rPr>
                <w:spacing w:val="-1"/>
                <w:sz w:val="24"/>
                <w:szCs w:val="24"/>
              </w:rPr>
              <w:t xml:space="preserve"> </w:t>
            </w:r>
            <w:r w:rsidRPr="0180B55C">
              <w:rPr>
                <w:sz w:val="24"/>
                <w:szCs w:val="24"/>
              </w:rPr>
              <w:t>students</w:t>
            </w:r>
            <w:r w:rsidRPr="0180B55C">
              <w:rPr>
                <w:spacing w:val="-1"/>
                <w:sz w:val="24"/>
                <w:szCs w:val="24"/>
              </w:rPr>
              <w:t xml:space="preserve"> </w:t>
            </w:r>
            <w:r w:rsidRPr="0180B55C">
              <w:rPr>
                <w:sz w:val="24"/>
                <w:szCs w:val="24"/>
              </w:rPr>
              <w:t>who</w:t>
            </w:r>
            <w:r w:rsidRPr="0180B55C">
              <w:rPr>
                <w:spacing w:val="-1"/>
                <w:sz w:val="24"/>
                <w:szCs w:val="24"/>
              </w:rPr>
              <w:t xml:space="preserve"> </w:t>
            </w:r>
            <w:r w:rsidRPr="0180B55C">
              <w:rPr>
                <w:sz w:val="24"/>
                <w:szCs w:val="24"/>
              </w:rPr>
              <w:t>have</w:t>
            </w:r>
            <w:r w:rsidRPr="0180B55C">
              <w:rPr>
                <w:spacing w:val="-2"/>
                <w:sz w:val="24"/>
                <w:szCs w:val="24"/>
              </w:rPr>
              <w:t xml:space="preserve"> </w:t>
            </w:r>
            <w:r w:rsidRPr="0180B55C">
              <w:rPr>
                <w:sz w:val="24"/>
                <w:szCs w:val="24"/>
              </w:rPr>
              <w:t>already</w:t>
            </w:r>
            <w:r w:rsidRPr="0180B55C">
              <w:rPr>
                <w:spacing w:val="-6"/>
                <w:sz w:val="24"/>
                <w:szCs w:val="24"/>
              </w:rPr>
              <w:t xml:space="preserve"> </w:t>
            </w:r>
            <w:r w:rsidRPr="0180B55C">
              <w:rPr>
                <w:sz w:val="24"/>
                <w:szCs w:val="24"/>
              </w:rPr>
              <w:t>earned</w:t>
            </w:r>
            <w:r w:rsidRPr="0180B55C">
              <w:rPr>
                <w:spacing w:val="-1"/>
                <w:sz w:val="24"/>
                <w:szCs w:val="24"/>
              </w:rPr>
              <w:t xml:space="preserve"> </w:t>
            </w:r>
            <w:r w:rsidRPr="0180B55C">
              <w:rPr>
                <w:sz w:val="24"/>
                <w:szCs w:val="24"/>
              </w:rPr>
              <w:t>a degree to have all completed general education requirements transferred into the program. Students who have been granted Fast Track status only need to focus on the program requirements. To accommodate students, the Human Services department facilitates the transfer of credits from other colleges, assisting in faster completion for degree programs. These inclusive practices broaden the range of students served.</w:t>
            </w:r>
          </w:p>
          <w:p w14:paraId="465A515A" w14:textId="77777777" w:rsidR="00DC6C16" w:rsidRDefault="00DC6C16" w:rsidP="00DC6C16">
            <w:pPr>
              <w:pStyle w:val="TableParagraph"/>
              <w:spacing w:before="1"/>
              <w:rPr>
                <w:sz w:val="24"/>
              </w:rPr>
            </w:pPr>
          </w:p>
          <w:p w14:paraId="22ABA609" w14:textId="75C5DEE9" w:rsidR="0037001B" w:rsidRDefault="006A5F00" w:rsidP="00BE7137">
            <w:pPr>
              <w:pStyle w:val="TableParagraph"/>
              <w:ind w:left="0" w:right="186"/>
              <w:rPr>
                <w:sz w:val="24"/>
              </w:rPr>
            </w:pPr>
            <w:r>
              <w:rPr>
                <w:sz w:val="24"/>
              </w:rPr>
              <w:t>The program has requirements prior to fieldwork. Culturally</w:t>
            </w:r>
            <w:r w:rsidR="00E37062">
              <w:rPr>
                <w:sz w:val="24"/>
              </w:rPr>
              <w:t xml:space="preserve"> </w:t>
            </w:r>
            <w:r w:rsidR="00BE7137">
              <w:rPr>
                <w:sz w:val="24"/>
              </w:rPr>
              <w:t>relevant practices</w:t>
            </w:r>
            <w:r>
              <w:rPr>
                <w:sz w:val="24"/>
              </w:rPr>
              <w:t xml:space="preserve"> include a</w:t>
            </w:r>
            <w:r w:rsidR="006C3B71">
              <w:rPr>
                <w:sz w:val="24"/>
              </w:rPr>
              <w:t>n</w:t>
            </w:r>
            <w:r>
              <w:rPr>
                <w:sz w:val="24"/>
              </w:rPr>
              <w:t xml:space="preserve"> admissions process</w:t>
            </w:r>
            <w:r w:rsidR="006E20EB">
              <w:rPr>
                <w:sz w:val="24"/>
              </w:rPr>
              <w:t xml:space="preserve"> for fieldwork </w:t>
            </w:r>
            <w:r>
              <w:rPr>
                <w:sz w:val="24"/>
              </w:rPr>
              <w:t>that begins when students are enrolled in the required prerequisite classes, Human Service</w:t>
            </w:r>
            <w:r>
              <w:rPr>
                <w:spacing w:val="-1"/>
                <w:sz w:val="24"/>
              </w:rPr>
              <w:t xml:space="preserve"> </w:t>
            </w:r>
            <w:r>
              <w:rPr>
                <w:sz w:val="24"/>
              </w:rPr>
              <w:t>and Addiction Counseling</w:t>
            </w:r>
            <w:r>
              <w:rPr>
                <w:spacing w:val="-3"/>
                <w:sz w:val="24"/>
              </w:rPr>
              <w:t xml:space="preserve"> </w:t>
            </w:r>
            <w:r>
              <w:rPr>
                <w:sz w:val="24"/>
              </w:rPr>
              <w:t xml:space="preserve">Ethics in Practice </w:t>
            </w:r>
            <w:r w:rsidR="00574F93">
              <w:rPr>
                <w:sz w:val="24"/>
              </w:rPr>
              <w:t>{HUS 101}</w:t>
            </w:r>
            <w:r>
              <w:rPr>
                <w:color w:val="0000FF"/>
                <w:sz w:val="24"/>
              </w:rPr>
              <w:t xml:space="preserve"> </w:t>
            </w:r>
            <w:r>
              <w:rPr>
                <w:sz w:val="24"/>
              </w:rPr>
              <w:t xml:space="preserve">and Group Dynamics </w:t>
            </w:r>
            <w:r w:rsidRPr="009A5FCC">
              <w:rPr>
                <w:sz w:val="24"/>
              </w:rPr>
              <w:t xml:space="preserve">{HUS </w:t>
            </w:r>
            <w:proofErr w:type="gramStart"/>
            <w:r w:rsidR="009A5FCC" w:rsidRPr="009A5FCC">
              <w:rPr>
                <w:sz w:val="24"/>
              </w:rPr>
              <w:t>141</w:t>
            </w:r>
            <w:r w:rsidR="009A5FCC">
              <w:rPr>
                <w:sz w:val="24"/>
              </w:rPr>
              <w:t>}</w:t>
            </w:r>
            <w:r w:rsidR="009A5FCC" w:rsidRPr="009A5FCC">
              <w:rPr>
                <w:sz w:val="24"/>
              </w:rPr>
              <w:t>.</w:t>
            </w:r>
            <w:proofErr w:type="gramEnd"/>
            <w:r>
              <w:rPr>
                <w:sz w:val="24"/>
              </w:rPr>
              <w:t xml:space="preserve"> The faculty member evaluates the student using mechanisms such as classroom performance, classroom grades, and demonstration of </w:t>
            </w:r>
            <w:r w:rsidRPr="00905313">
              <w:rPr>
                <w:b/>
                <w:bCs/>
                <w:i/>
                <w:iCs/>
                <w:sz w:val="24"/>
              </w:rPr>
              <w:t xml:space="preserve">Human Services Field Placement Prerequisites and </w:t>
            </w:r>
            <w:r w:rsidR="00905313" w:rsidRPr="00905313">
              <w:rPr>
                <w:b/>
                <w:bCs/>
                <w:i/>
                <w:iCs/>
                <w:sz w:val="24"/>
              </w:rPr>
              <w:t>Corequisites Professional</w:t>
            </w:r>
            <w:r w:rsidRPr="00905313">
              <w:rPr>
                <w:b/>
                <w:bCs/>
                <w:i/>
                <w:iCs/>
                <w:sz w:val="24"/>
              </w:rPr>
              <w:t xml:space="preserve"> Expectations.</w:t>
            </w:r>
            <w:r w:rsidRPr="00905313">
              <w:rPr>
                <w:sz w:val="24"/>
              </w:rPr>
              <w:t xml:space="preserve"> </w:t>
            </w:r>
            <w:r>
              <w:rPr>
                <w:sz w:val="24"/>
              </w:rPr>
              <w:t>The Human Services department conducts a behavioral indicator meeting that</w:t>
            </w:r>
            <w:r>
              <w:rPr>
                <w:spacing w:val="-3"/>
                <w:sz w:val="24"/>
              </w:rPr>
              <w:t xml:space="preserve"> </w:t>
            </w:r>
            <w:r>
              <w:rPr>
                <w:sz w:val="24"/>
              </w:rPr>
              <w:t>allows</w:t>
            </w:r>
            <w:r>
              <w:rPr>
                <w:spacing w:val="-3"/>
                <w:sz w:val="24"/>
              </w:rPr>
              <w:t xml:space="preserve"> </w:t>
            </w:r>
            <w:r>
              <w:rPr>
                <w:sz w:val="24"/>
              </w:rPr>
              <w:t>for</w:t>
            </w:r>
            <w:r>
              <w:rPr>
                <w:spacing w:val="-3"/>
                <w:sz w:val="24"/>
              </w:rPr>
              <w:t xml:space="preserve"> </w:t>
            </w:r>
            <w:r>
              <w:rPr>
                <w:sz w:val="24"/>
              </w:rPr>
              <w:t>multiple</w:t>
            </w:r>
            <w:r>
              <w:rPr>
                <w:spacing w:val="-4"/>
                <w:sz w:val="24"/>
              </w:rPr>
              <w:t xml:space="preserve"> </w:t>
            </w:r>
            <w:r>
              <w:rPr>
                <w:sz w:val="24"/>
              </w:rPr>
              <w:t>perspectives</w:t>
            </w:r>
            <w:r>
              <w:rPr>
                <w:spacing w:val="-3"/>
                <w:sz w:val="24"/>
              </w:rPr>
              <w:t xml:space="preserve"> </w:t>
            </w:r>
            <w:r>
              <w:rPr>
                <w:sz w:val="24"/>
              </w:rPr>
              <w:t>to</w:t>
            </w:r>
            <w:r>
              <w:rPr>
                <w:spacing w:val="-3"/>
                <w:sz w:val="24"/>
              </w:rPr>
              <w:t xml:space="preserve"> </w:t>
            </w:r>
            <w:r>
              <w:rPr>
                <w:sz w:val="24"/>
              </w:rPr>
              <w:t>be</w:t>
            </w:r>
            <w:r>
              <w:rPr>
                <w:spacing w:val="-4"/>
                <w:sz w:val="24"/>
              </w:rPr>
              <w:t xml:space="preserve"> </w:t>
            </w:r>
            <w:r>
              <w:rPr>
                <w:sz w:val="24"/>
              </w:rPr>
              <w:t>provided</w:t>
            </w:r>
            <w:r>
              <w:rPr>
                <w:spacing w:val="-3"/>
                <w:sz w:val="24"/>
              </w:rPr>
              <w:t xml:space="preserve"> </w:t>
            </w:r>
            <w:r>
              <w:rPr>
                <w:sz w:val="24"/>
              </w:rPr>
              <w:t>regarding</w:t>
            </w:r>
            <w:r>
              <w:rPr>
                <w:spacing w:val="-1"/>
                <w:sz w:val="24"/>
              </w:rPr>
              <w:t xml:space="preserve"> </w:t>
            </w:r>
            <w:r>
              <w:rPr>
                <w:sz w:val="24"/>
              </w:rPr>
              <w:t>the</w:t>
            </w:r>
            <w:r>
              <w:rPr>
                <w:spacing w:val="-3"/>
                <w:sz w:val="24"/>
              </w:rPr>
              <w:t xml:space="preserve"> </w:t>
            </w:r>
            <w:r>
              <w:rPr>
                <w:sz w:val="24"/>
              </w:rPr>
              <w:t>student’s</w:t>
            </w:r>
            <w:r>
              <w:rPr>
                <w:spacing w:val="-2"/>
                <w:sz w:val="24"/>
              </w:rPr>
              <w:t xml:space="preserve"> </w:t>
            </w:r>
            <w:r>
              <w:rPr>
                <w:sz w:val="24"/>
              </w:rPr>
              <w:t>performance,</w:t>
            </w:r>
            <w:r>
              <w:rPr>
                <w:spacing w:val="-3"/>
                <w:sz w:val="24"/>
              </w:rPr>
              <w:t xml:space="preserve"> </w:t>
            </w:r>
            <w:r>
              <w:rPr>
                <w:sz w:val="24"/>
              </w:rPr>
              <w:t>thus</w:t>
            </w:r>
            <w:r>
              <w:rPr>
                <w:spacing w:val="-3"/>
                <w:sz w:val="24"/>
              </w:rPr>
              <w:t xml:space="preserve"> </w:t>
            </w:r>
            <w:r>
              <w:rPr>
                <w:sz w:val="24"/>
              </w:rPr>
              <w:t xml:space="preserve">decreasing the potential for bias. Students are also required to do a criminal background </w:t>
            </w:r>
            <w:r w:rsidR="008D7DE4">
              <w:rPr>
                <w:sz w:val="24"/>
              </w:rPr>
              <w:t xml:space="preserve">check and complete a </w:t>
            </w:r>
            <w:r w:rsidR="008D7DE4" w:rsidRPr="00BF71E5">
              <w:rPr>
                <w:sz w:val="24"/>
              </w:rPr>
              <w:t>fieldwork application</w:t>
            </w:r>
            <w:r w:rsidR="008D7DE4">
              <w:rPr>
                <w:sz w:val="24"/>
              </w:rPr>
              <w:t xml:space="preserve"> and profile </w:t>
            </w:r>
            <w:r w:rsidR="00EF6232">
              <w:rPr>
                <w:sz w:val="24"/>
              </w:rPr>
              <w:t>{</w:t>
            </w:r>
            <w:hyperlink r:id="rId63" w:history="1">
              <w:r w:rsidR="00EF6232" w:rsidRPr="00EF6232">
                <w:rPr>
                  <w:rStyle w:val="Hyperlink"/>
                  <w:sz w:val="24"/>
                </w:rPr>
                <w:t>Human Services Field</w:t>
              </w:r>
              <w:r w:rsidR="00237922">
                <w:rPr>
                  <w:rStyle w:val="Hyperlink"/>
                  <w:sz w:val="24"/>
                </w:rPr>
                <w:t xml:space="preserve"> Placement </w:t>
              </w:r>
              <w:r w:rsidR="00EF6232" w:rsidRPr="00EF6232">
                <w:rPr>
                  <w:rStyle w:val="Hyperlink"/>
                  <w:sz w:val="24"/>
                </w:rPr>
                <w:t>Application</w:t>
              </w:r>
              <w:r w:rsidR="00237922">
                <w:rPr>
                  <w:rStyle w:val="Hyperlink"/>
                  <w:sz w:val="24"/>
                </w:rPr>
                <w:t xml:space="preserve"> and Profile</w:t>
              </w:r>
              <w:r w:rsidR="00EF6232" w:rsidRPr="00EF6232">
                <w:rPr>
                  <w:rStyle w:val="Hyperlink"/>
                  <w:sz w:val="24"/>
                </w:rPr>
                <w:t>}</w:t>
              </w:r>
            </w:hyperlink>
            <w:r w:rsidR="00AA698B">
              <w:t>.</w:t>
            </w:r>
            <w:r w:rsidR="00BE7137">
              <w:rPr>
                <w:sz w:val="24"/>
              </w:rPr>
              <w:t xml:space="preserve"> </w:t>
            </w:r>
            <w:r>
              <w:rPr>
                <w:sz w:val="24"/>
              </w:rPr>
              <w:t>The only barriers include felony charges of murder and any</w:t>
            </w:r>
            <w:r>
              <w:rPr>
                <w:spacing w:val="-1"/>
                <w:sz w:val="24"/>
              </w:rPr>
              <w:t xml:space="preserve"> </w:t>
            </w:r>
            <w:r>
              <w:rPr>
                <w:sz w:val="24"/>
              </w:rPr>
              <w:t>crimes against children. Having limited barriers</w:t>
            </w:r>
            <w:r>
              <w:rPr>
                <w:spacing w:val="-3"/>
                <w:sz w:val="24"/>
              </w:rPr>
              <w:t xml:space="preserve"> </w:t>
            </w:r>
            <w:r>
              <w:rPr>
                <w:sz w:val="24"/>
              </w:rPr>
              <w:t>increases</w:t>
            </w:r>
            <w:r>
              <w:rPr>
                <w:spacing w:val="-3"/>
                <w:sz w:val="24"/>
              </w:rPr>
              <w:t xml:space="preserve"> </w:t>
            </w:r>
            <w:r>
              <w:rPr>
                <w:sz w:val="24"/>
              </w:rPr>
              <w:t>the</w:t>
            </w:r>
            <w:r>
              <w:rPr>
                <w:spacing w:val="-5"/>
                <w:sz w:val="24"/>
              </w:rPr>
              <w:t xml:space="preserve"> </w:t>
            </w:r>
            <w:r>
              <w:rPr>
                <w:sz w:val="24"/>
              </w:rPr>
              <w:t>diversity</w:t>
            </w:r>
            <w:r>
              <w:rPr>
                <w:spacing w:val="-12"/>
                <w:sz w:val="24"/>
              </w:rPr>
              <w:t xml:space="preserve"> </w:t>
            </w:r>
            <w:r>
              <w:rPr>
                <w:sz w:val="24"/>
              </w:rPr>
              <w:t>of</w:t>
            </w:r>
            <w:r>
              <w:rPr>
                <w:spacing w:val="-7"/>
                <w:sz w:val="24"/>
              </w:rPr>
              <w:t xml:space="preserve"> </w:t>
            </w:r>
            <w:r>
              <w:rPr>
                <w:sz w:val="24"/>
              </w:rPr>
              <w:t>the</w:t>
            </w:r>
            <w:r>
              <w:rPr>
                <w:spacing w:val="-4"/>
                <w:sz w:val="24"/>
              </w:rPr>
              <w:t xml:space="preserve"> </w:t>
            </w:r>
            <w:r>
              <w:rPr>
                <w:sz w:val="24"/>
              </w:rPr>
              <w:t>population</w:t>
            </w:r>
            <w:r>
              <w:rPr>
                <w:spacing w:val="-3"/>
                <w:sz w:val="24"/>
              </w:rPr>
              <w:t xml:space="preserve"> </w:t>
            </w:r>
            <w:r>
              <w:rPr>
                <w:sz w:val="24"/>
              </w:rPr>
              <w:t>served</w:t>
            </w:r>
            <w:r>
              <w:rPr>
                <w:spacing w:val="-3"/>
                <w:sz w:val="24"/>
              </w:rPr>
              <w:t xml:space="preserve"> </w:t>
            </w:r>
            <w:r w:rsidR="00DB1C79">
              <w:rPr>
                <w:sz w:val="24"/>
              </w:rPr>
              <w:t>and doesn’t</w:t>
            </w:r>
            <w:r>
              <w:rPr>
                <w:spacing w:val="-3"/>
                <w:sz w:val="24"/>
              </w:rPr>
              <w:t xml:space="preserve"> </w:t>
            </w:r>
            <w:r>
              <w:rPr>
                <w:sz w:val="24"/>
              </w:rPr>
              <w:t>exclude</w:t>
            </w:r>
            <w:r>
              <w:rPr>
                <w:spacing w:val="-4"/>
                <w:sz w:val="24"/>
              </w:rPr>
              <w:t xml:space="preserve"> </w:t>
            </w:r>
            <w:r>
              <w:rPr>
                <w:sz w:val="24"/>
              </w:rPr>
              <w:t>students</w:t>
            </w:r>
            <w:r>
              <w:rPr>
                <w:spacing w:val="-5"/>
                <w:sz w:val="24"/>
              </w:rPr>
              <w:t xml:space="preserve"> </w:t>
            </w:r>
            <w:r>
              <w:rPr>
                <w:sz w:val="24"/>
              </w:rPr>
              <w:t>who</w:t>
            </w:r>
            <w:r>
              <w:rPr>
                <w:spacing w:val="-3"/>
                <w:sz w:val="24"/>
              </w:rPr>
              <w:t xml:space="preserve"> </w:t>
            </w:r>
            <w:r>
              <w:rPr>
                <w:sz w:val="24"/>
              </w:rPr>
              <w:t>have</w:t>
            </w:r>
            <w:r>
              <w:rPr>
                <w:spacing w:val="-4"/>
                <w:sz w:val="24"/>
              </w:rPr>
              <w:t xml:space="preserve"> </w:t>
            </w:r>
            <w:r>
              <w:rPr>
                <w:sz w:val="24"/>
              </w:rPr>
              <w:t xml:space="preserve">criminal </w:t>
            </w:r>
            <w:r>
              <w:rPr>
                <w:spacing w:val="-2"/>
                <w:sz w:val="24"/>
              </w:rPr>
              <w:t>backgrounds.</w:t>
            </w:r>
            <w:r w:rsidR="00083500">
              <w:rPr>
                <w:spacing w:val="-2"/>
                <w:sz w:val="24"/>
              </w:rPr>
              <w:t xml:space="preserve">  </w:t>
            </w:r>
            <w:r w:rsidR="0037001B">
              <w:rPr>
                <w:sz w:val="24"/>
              </w:rPr>
              <w:t>In</w:t>
            </w:r>
            <w:r w:rsidR="0037001B">
              <w:rPr>
                <w:spacing w:val="-1"/>
                <w:sz w:val="24"/>
              </w:rPr>
              <w:t xml:space="preserve"> </w:t>
            </w:r>
            <w:r w:rsidR="0037001B">
              <w:rPr>
                <w:sz w:val="24"/>
              </w:rPr>
              <w:t>addition,</w:t>
            </w:r>
            <w:r w:rsidR="0037001B">
              <w:rPr>
                <w:spacing w:val="-3"/>
                <w:sz w:val="24"/>
              </w:rPr>
              <w:t xml:space="preserve"> </w:t>
            </w:r>
            <w:r w:rsidR="0037001B">
              <w:rPr>
                <w:sz w:val="24"/>
              </w:rPr>
              <w:t>to</w:t>
            </w:r>
            <w:r w:rsidR="0037001B">
              <w:rPr>
                <w:spacing w:val="-3"/>
                <w:sz w:val="24"/>
              </w:rPr>
              <w:t xml:space="preserve"> </w:t>
            </w:r>
            <w:r w:rsidR="0037001B">
              <w:rPr>
                <w:sz w:val="24"/>
              </w:rPr>
              <w:t>decrease</w:t>
            </w:r>
            <w:r w:rsidR="0037001B">
              <w:rPr>
                <w:spacing w:val="-8"/>
                <w:sz w:val="24"/>
              </w:rPr>
              <w:t xml:space="preserve"> </w:t>
            </w:r>
            <w:r w:rsidR="0037001B">
              <w:rPr>
                <w:sz w:val="24"/>
              </w:rPr>
              <w:t>the</w:t>
            </w:r>
            <w:r w:rsidR="0037001B">
              <w:rPr>
                <w:spacing w:val="-7"/>
                <w:sz w:val="24"/>
              </w:rPr>
              <w:t xml:space="preserve"> </w:t>
            </w:r>
            <w:r w:rsidR="0037001B">
              <w:rPr>
                <w:sz w:val="24"/>
              </w:rPr>
              <w:t>impact</w:t>
            </w:r>
            <w:r w:rsidR="0037001B">
              <w:rPr>
                <w:spacing w:val="-4"/>
                <w:sz w:val="24"/>
              </w:rPr>
              <w:t xml:space="preserve"> </w:t>
            </w:r>
            <w:r w:rsidR="0037001B">
              <w:rPr>
                <w:sz w:val="24"/>
              </w:rPr>
              <w:t>of</w:t>
            </w:r>
            <w:r w:rsidR="0037001B">
              <w:rPr>
                <w:spacing w:val="-8"/>
                <w:sz w:val="24"/>
              </w:rPr>
              <w:t xml:space="preserve"> </w:t>
            </w:r>
            <w:r w:rsidR="0037001B">
              <w:rPr>
                <w:sz w:val="24"/>
              </w:rPr>
              <w:t>bias</w:t>
            </w:r>
            <w:r w:rsidR="0037001B">
              <w:rPr>
                <w:spacing w:val="-4"/>
                <w:sz w:val="24"/>
              </w:rPr>
              <w:t xml:space="preserve"> </w:t>
            </w:r>
            <w:r w:rsidR="0037001B">
              <w:rPr>
                <w:sz w:val="24"/>
              </w:rPr>
              <w:t>due</w:t>
            </w:r>
            <w:r w:rsidR="0037001B">
              <w:rPr>
                <w:spacing w:val="-8"/>
                <w:sz w:val="24"/>
              </w:rPr>
              <w:t xml:space="preserve"> </w:t>
            </w:r>
            <w:r w:rsidR="0037001B">
              <w:rPr>
                <w:sz w:val="24"/>
              </w:rPr>
              <w:t>to</w:t>
            </w:r>
            <w:r w:rsidR="0037001B">
              <w:rPr>
                <w:spacing w:val="-3"/>
                <w:sz w:val="24"/>
              </w:rPr>
              <w:t xml:space="preserve"> </w:t>
            </w:r>
            <w:r w:rsidR="0037001B">
              <w:rPr>
                <w:sz w:val="24"/>
              </w:rPr>
              <w:t>criminal</w:t>
            </w:r>
            <w:r w:rsidR="0037001B">
              <w:rPr>
                <w:spacing w:val="-2"/>
                <w:sz w:val="24"/>
              </w:rPr>
              <w:t xml:space="preserve"> </w:t>
            </w:r>
            <w:r w:rsidR="0037001B">
              <w:rPr>
                <w:sz w:val="24"/>
              </w:rPr>
              <w:t>backgrounds,</w:t>
            </w:r>
            <w:r w:rsidR="0037001B">
              <w:rPr>
                <w:spacing w:val="-3"/>
                <w:sz w:val="24"/>
              </w:rPr>
              <w:t xml:space="preserve"> </w:t>
            </w:r>
            <w:r w:rsidR="0037001B">
              <w:rPr>
                <w:sz w:val="24"/>
              </w:rPr>
              <w:t>faculty</w:t>
            </w:r>
            <w:r w:rsidR="0037001B">
              <w:rPr>
                <w:spacing w:val="-15"/>
                <w:sz w:val="24"/>
              </w:rPr>
              <w:t xml:space="preserve"> </w:t>
            </w:r>
            <w:r w:rsidR="0037001B">
              <w:rPr>
                <w:sz w:val="24"/>
              </w:rPr>
              <w:t>are</w:t>
            </w:r>
            <w:r w:rsidR="0037001B">
              <w:rPr>
                <w:spacing w:val="-8"/>
                <w:sz w:val="24"/>
              </w:rPr>
              <w:t xml:space="preserve"> </w:t>
            </w:r>
            <w:r w:rsidR="0037001B">
              <w:rPr>
                <w:sz w:val="24"/>
              </w:rPr>
              <w:t>not</w:t>
            </w:r>
            <w:r w:rsidR="0037001B">
              <w:rPr>
                <w:spacing w:val="-3"/>
                <w:sz w:val="24"/>
              </w:rPr>
              <w:t xml:space="preserve"> </w:t>
            </w:r>
            <w:r w:rsidR="0037001B">
              <w:rPr>
                <w:sz w:val="24"/>
              </w:rPr>
              <w:t>informed</w:t>
            </w:r>
            <w:r w:rsidR="0037001B">
              <w:rPr>
                <w:spacing w:val="-3"/>
                <w:sz w:val="24"/>
              </w:rPr>
              <w:t xml:space="preserve"> </w:t>
            </w:r>
            <w:r w:rsidR="0037001B">
              <w:rPr>
                <w:sz w:val="24"/>
              </w:rPr>
              <w:t>of</w:t>
            </w:r>
            <w:r w:rsidR="0037001B">
              <w:rPr>
                <w:spacing w:val="-5"/>
                <w:sz w:val="24"/>
              </w:rPr>
              <w:t xml:space="preserve"> </w:t>
            </w:r>
            <w:r w:rsidR="0037001B">
              <w:rPr>
                <w:sz w:val="24"/>
              </w:rPr>
              <w:t xml:space="preserve">the </w:t>
            </w:r>
            <w:r w:rsidR="00083500">
              <w:rPr>
                <w:sz w:val="24"/>
              </w:rPr>
              <w:t>student’s background</w:t>
            </w:r>
            <w:r w:rsidR="0037001B">
              <w:rPr>
                <w:sz w:val="24"/>
              </w:rPr>
              <w:t xml:space="preserve"> unless the student self-discloses.</w:t>
            </w:r>
          </w:p>
          <w:p w14:paraId="2E0D7E43" w14:textId="77777777" w:rsidR="0037001B" w:rsidRDefault="0037001B" w:rsidP="0037001B">
            <w:pPr>
              <w:pStyle w:val="TableParagraph"/>
              <w:rPr>
                <w:sz w:val="24"/>
              </w:rPr>
            </w:pPr>
          </w:p>
          <w:p w14:paraId="150767B4" w14:textId="4DF957AD" w:rsidR="00796F85" w:rsidRDefault="0037001B" w:rsidP="006D7281">
            <w:pPr>
              <w:pStyle w:val="TableParagraph"/>
              <w:ind w:left="0"/>
              <w:rPr>
                <w:sz w:val="24"/>
                <w:szCs w:val="24"/>
              </w:rPr>
            </w:pPr>
            <w:r w:rsidRPr="0180B55C">
              <w:rPr>
                <w:sz w:val="24"/>
                <w:szCs w:val="24"/>
              </w:rPr>
              <w:t xml:space="preserve">Fieldwork policies for the Human Services program are outlined in the </w:t>
            </w:r>
            <w:r w:rsidR="0032115D" w:rsidRPr="0032115D">
              <w:rPr>
                <w:b/>
                <w:bCs/>
                <w:i/>
                <w:iCs/>
                <w:sz w:val="24"/>
                <w:szCs w:val="24"/>
              </w:rPr>
              <w:t xml:space="preserve">Human Services </w:t>
            </w:r>
            <w:r w:rsidR="002B72EF">
              <w:rPr>
                <w:b/>
                <w:bCs/>
                <w:i/>
                <w:iCs/>
                <w:sz w:val="24"/>
                <w:szCs w:val="24"/>
              </w:rPr>
              <w:t>Program</w:t>
            </w:r>
            <w:r w:rsidR="0032115D" w:rsidRPr="0032115D">
              <w:rPr>
                <w:b/>
                <w:bCs/>
                <w:i/>
                <w:iCs/>
                <w:sz w:val="24"/>
                <w:szCs w:val="24"/>
              </w:rPr>
              <w:t xml:space="preserve"> Manual 2025</w:t>
            </w:r>
            <w:r w:rsidRPr="0180B55C">
              <w:rPr>
                <w:sz w:val="24"/>
                <w:szCs w:val="24"/>
              </w:rPr>
              <w:t>. Policies are aligned</w:t>
            </w:r>
            <w:r w:rsidRPr="0180B55C">
              <w:rPr>
                <w:spacing w:val="-1"/>
                <w:sz w:val="24"/>
                <w:szCs w:val="24"/>
              </w:rPr>
              <w:t xml:space="preserve"> </w:t>
            </w:r>
            <w:r w:rsidRPr="0180B55C">
              <w:rPr>
                <w:sz w:val="24"/>
                <w:szCs w:val="24"/>
              </w:rPr>
              <w:t xml:space="preserve">with </w:t>
            </w:r>
            <w:r w:rsidR="00AA698B">
              <w:rPr>
                <w:sz w:val="24"/>
                <w:szCs w:val="24"/>
              </w:rPr>
              <w:t xml:space="preserve">AACC </w:t>
            </w:r>
            <w:r w:rsidRPr="0180B55C">
              <w:rPr>
                <w:sz w:val="24"/>
                <w:szCs w:val="24"/>
              </w:rPr>
              <w:t>Student</w:t>
            </w:r>
            <w:r w:rsidRPr="0180B55C">
              <w:rPr>
                <w:spacing w:val="-3"/>
                <w:sz w:val="24"/>
                <w:szCs w:val="24"/>
              </w:rPr>
              <w:t xml:space="preserve"> </w:t>
            </w:r>
            <w:r w:rsidRPr="0180B55C">
              <w:rPr>
                <w:sz w:val="24"/>
                <w:szCs w:val="24"/>
              </w:rPr>
              <w:t>Conduct</w:t>
            </w:r>
            <w:r w:rsidRPr="0180B55C">
              <w:rPr>
                <w:spacing w:val="-3"/>
                <w:sz w:val="24"/>
                <w:szCs w:val="24"/>
              </w:rPr>
              <w:t xml:space="preserve"> </w:t>
            </w:r>
            <w:r w:rsidRPr="0180B55C">
              <w:rPr>
                <w:sz w:val="24"/>
                <w:szCs w:val="24"/>
              </w:rPr>
              <w:t>policies</w:t>
            </w:r>
            <w:r w:rsidRPr="0180B55C">
              <w:rPr>
                <w:spacing w:val="-3"/>
                <w:sz w:val="24"/>
                <w:szCs w:val="24"/>
              </w:rPr>
              <w:t xml:space="preserve"> </w:t>
            </w:r>
            <w:hyperlink r:id="rId64" w:history="1">
              <w:r w:rsidR="0077086A" w:rsidRPr="0077086A">
                <w:rPr>
                  <w:rStyle w:val="Hyperlink"/>
                  <w:sz w:val="24"/>
                  <w:szCs w:val="24"/>
                </w:rPr>
                <w:t>{Office of Community Standards}</w:t>
              </w:r>
            </w:hyperlink>
            <w:r w:rsidRPr="0180B55C">
              <w:rPr>
                <w:spacing w:val="-3"/>
                <w:sz w:val="24"/>
                <w:szCs w:val="24"/>
              </w:rPr>
              <w:t xml:space="preserve"> </w:t>
            </w:r>
            <w:r w:rsidRPr="0180B55C">
              <w:rPr>
                <w:sz w:val="24"/>
                <w:szCs w:val="24"/>
              </w:rPr>
              <w:t>and</w:t>
            </w:r>
            <w:r w:rsidRPr="0180B55C">
              <w:rPr>
                <w:spacing w:val="-3"/>
                <w:sz w:val="24"/>
                <w:szCs w:val="24"/>
              </w:rPr>
              <w:t xml:space="preserve"> </w:t>
            </w:r>
            <w:r w:rsidRPr="0180B55C">
              <w:rPr>
                <w:sz w:val="24"/>
                <w:szCs w:val="24"/>
              </w:rPr>
              <w:t>the</w:t>
            </w:r>
            <w:r w:rsidRPr="0180B55C">
              <w:rPr>
                <w:spacing w:val="-3"/>
                <w:sz w:val="24"/>
                <w:szCs w:val="24"/>
              </w:rPr>
              <w:t xml:space="preserve"> </w:t>
            </w:r>
            <w:r w:rsidRPr="0180B55C">
              <w:rPr>
                <w:sz w:val="24"/>
                <w:szCs w:val="24"/>
              </w:rPr>
              <w:t>NOHS</w:t>
            </w:r>
            <w:r w:rsidRPr="0180B55C">
              <w:rPr>
                <w:spacing w:val="-3"/>
                <w:sz w:val="24"/>
                <w:szCs w:val="24"/>
              </w:rPr>
              <w:t xml:space="preserve"> </w:t>
            </w:r>
            <w:r w:rsidRPr="0180B55C">
              <w:rPr>
                <w:sz w:val="24"/>
                <w:szCs w:val="24"/>
              </w:rPr>
              <w:t>Code</w:t>
            </w:r>
            <w:r w:rsidRPr="0180B55C">
              <w:rPr>
                <w:spacing w:val="-4"/>
                <w:sz w:val="24"/>
                <w:szCs w:val="24"/>
              </w:rPr>
              <w:t xml:space="preserve"> </w:t>
            </w:r>
            <w:r w:rsidRPr="0180B55C">
              <w:rPr>
                <w:sz w:val="24"/>
                <w:szCs w:val="24"/>
              </w:rPr>
              <w:t>of</w:t>
            </w:r>
            <w:r w:rsidRPr="0180B55C">
              <w:rPr>
                <w:spacing w:val="-3"/>
                <w:sz w:val="24"/>
                <w:szCs w:val="24"/>
              </w:rPr>
              <w:t xml:space="preserve"> </w:t>
            </w:r>
            <w:r w:rsidRPr="0180B55C">
              <w:rPr>
                <w:sz w:val="24"/>
                <w:szCs w:val="24"/>
              </w:rPr>
              <w:t>Ethics</w:t>
            </w:r>
            <w:r w:rsidR="00AA7217">
              <w:rPr>
                <w:sz w:val="24"/>
                <w:szCs w:val="24"/>
              </w:rPr>
              <w:t xml:space="preserve"> </w:t>
            </w:r>
            <w:hyperlink r:id="rId65" w:history="1">
              <w:r w:rsidR="00AA7217" w:rsidRPr="00AA7217">
                <w:rPr>
                  <w:rStyle w:val="Hyperlink"/>
                  <w:sz w:val="24"/>
                  <w:szCs w:val="24"/>
                </w:rPr>
                <w:t>{Ethical Standards for Human Services Professionals}</w:t>
              </w:r>
            </w:hyperlink>
            <w:r w:rsidRPr="0180B55C">
              <w:rPr>
                <w:spacing w:val="-3"/>
                <w:sz w:val="24"/>
                <w:szCs w:val="24"/>
              </w:rPr>
              <w:t xml:space="preserve"> </w:t>
            </w:r>
            <w:r w:rsidRPr="0180B55C">
              <w:rPr>
                <w:sz w:val="24"/>
                <w:szCs w:val="24"/>
              </w:rPr>
              <w:t>to</w:t>
            </w:r>
            <w:r w:rsidRPr="0180B55C">
              <w:rPr>
                <w:spacing w:val="-3"/>
                <w:sz w:val="24"/>
                <w:szCs w:val="24"/>
              </w:rPr>
              <w:t xml:space="preserve"> </w:t>
            </w:r>
            <w:r w:rsidRPr="0180B55C">
              <w:rPr>
                <w:sz w:val="24"/>
                <w:szCs w:val="24"/>
              </w:rPr>
              <w:t>ensure</w:t>
            </w:r>
            <w:r w:rsidRPr="0180B55C">
              <w:rPr>
                <w:spacing w:val="-5"/>
                <w:sz w:val="24"/>
                <w:szCs w:val="24"/>
              </w:rPr>
              <w:t xml:space="preserve"> </w:t>
            </w:r>
            <w:r w:rsidRPr="0180B55C">
              <w:rPr>
                <w:sz w:val="24"/>
                <w:szCs w:val="24"/>
              </w:rPr>
              <w:t>that</w:t>
            </w:r>
            <w:r w:rsidRPr="0180B55C">
              <w:rPr>
                <w:spacing w:val="-3"/>
                <w:sz w:val="24"/>
                <w:szCs w:val="24"/>
              </w:rPr>
              <w:t xml:space="preserve"> </w:t>
            </w:r>
            <w:r w:rsidRPr="0180B55C">
              <w:rPr>
                <w:sz w:val="24"/>
                <w:szCs w:val="24"/>
              </w:rPr>
              <w:t xml:space="preserve">students demonstrate and maintain ethical and professional behaviors. Students are also expected to adhere to Drug and Alcohol Prohibitions, Suspected Drug/Alcohol </w:t>
            </w:r>
            <w:r w:rsidR="00F22AA4" w:rsidRPr="0180B55C">
              <w:rPr>
                <w:sz w:val="24"/>
                <w:szCs w:val="24"/>
              </w:rPr>
              <w:t>Abuse and</w:t>
            </w:r>
            <w:r w:rsidRPr="0180B55C">
              <w:rPr>
                <w:sz w:val="24"/>
                <w:szCs w:val="24"/>
              </w:rPr>
              <w:t xml:space="preserve"> Social Networking policies</w:t>
            </w:r>
            <w:r w:rsidR="0065204D">
              <w:rPr>
                <w:sz w:val="24"/>
                <w:szCs w:val="24"/>
              </w:rPr>
              <w:t xml:space="preserve"> </w:t>
            </w:r>
            <w:r w:rsidR="0042094B">
              <w:rPr>
                <w:sz w:val="24"/>
                <w:szCs w:val="24"/>
              </w:rPr>
              <w:t xml:space="preserve">{found </w:t>
            </w:r>
            <w:r w:rsidR="006C3B71">
              <w:rPr>
                <w:sz w:val="24"/>
                <w:szCs w:val="24"/>
              </w:rPr>
              <w:t xml:space="preserve">in the </w:t>
            </w:r>
            <w:r w:rsidR="0042094B">
              <w:rPr>
                <w:b/>
                <w:bCs/>
                <w:i/>
                <w:iCs/>
                <w:sz w:val="24"/>
                <w:szCs w:val="24"/>
              </w:rPr>
              <w:t xml:space="preserve">Human Services Program Manual </w:t>
            </w:r>
            <w:proofErr w:type="gramStart"/>
            <w:r w:rsidR="0042094B">
              <w:rPr>
                <w:b/>
                <w:bCs/>
                <w:i/>
                <w:iCs/>
                <w:sz w:val="24"/>
                <w:szCs w:val="24"/>
              </w:rPr>
              <w:t>2025</w:t>
            </w:r>
            <w:r w:rsidR="0042094B" w:rsidRPr="0042094B">
              <w:rPr>
                <w:i/>
                <w:iCs/>
                <w:sz w:val="24"/>
                <w:szCs w:val="24"/>
              </w:rPr>
              <w:t>}</w:t>
            </w:r>
            <w:r w:rsidRPr="0042094B">
              <w:rPr>
                <w:sz w:val="24"/>
                <w:szCs w:val="24"/>
              </w:rPr>
              <w:t>.</w:t>
            </w:r>
            <w:proofErr w:type="gramEnd"/>
            <w:r w:rsidRPr="0042094B">
              <w:rPr>
                <w:sz w:val="24"/>
                <w:szCs w:val="24"/>
              </w:rPr>
              <w:t xml:space="preserve"> </w:t>
            </w:r>
            <w:r w:rsidRPr="0180B55C">
              <w:rPr>
                <w:sz w:val="24"/>
                <w:szCs w:val="24"/>
              </w:rPr>
              <w:t>All policies are fair and equitable. Due process procedures are fair and equitable and are outlined in the</w:t>
            </w:r>
            <w:r w:rsidR="00F22AA4" w:rsidRPr="0180B55C">
              <w:rPr>
                <w:sz w:val="24"/>
                <w:szCs w:val="24"/>
              </w:rPr>
              <w:t xml:space="preserve"> </w:t>
            </w:r>
            <w:r w:rsidR="002B72EF">
              <w:rPr>
                <w:b/>
                <w:bCs/>
                <w:i/>
                <w:iCs/>
                <w:sz w:val="24"/>
                <w:szCs w:val="24"/>
              </w:rPr>
              <w:t>Human Services Program Manual 2025</w:t>
            </w:r>
            <w:r w:rsidR="00F32982" w:rsidRPr="0180B55C">
              <w:rPr>
                <w:sz w:val="24"/>
                <w:szCs w:val="24"/>
              </w:rPr>
              <w:t>.</w:t>
            </w:r>
            <w:r w:rsidR="002B72EF">
              <w:t xml:space="preserve"> </w:t>
            </w:r>
            <w:r w:rsidR="00796F85" w:rsidRPr="0180B55C">
              <w:rPr>
                <w:spacing w:val="-2"/>
                <w:sz w:val="24"/>
                <w:szCs w:val="24"/>
              </w:rPr>
              <w:t>The human services faculty practice active listening and empathetic understanding when working with students who have violated conduct policies or have criminal backgrounds, fostering accountability while guiding them through processes that support successful completion once behavioral concerns have been resolved.</w:t>
            </w:r>
          </w:p>
          <w:p w14:paraId="30F17AB1" w14:textId="77777777" w:rsidR="00796F85" w:rsidRDefault="00796F85" w:rsidP="0037001B">
            <w:pPr>
              <w:pStyle w:val="TableParagraph"/>
              <w:rPr>
                <w:sz w:val="24"/>
              </w:rPr>
            </w:pPr>
          </w:p>
          <w:p w14:paraId="1F0FB20B" w14:textId="76530128" w:rsidR="0037001B" w:rsidRDefault="0037001B" w:rsidP="00796F85">
            <w:pPr>
              <w:pStyle w:val="TableParagraph"/>
              <w:ind w:left="0" w:right="309"/>
              <w:rPr>
                <w:sz w:val="24"/>
              </w:rPr>
            </w:pPr>
            <w:r>
              <w:rPr>
                <w:sz w:val="24"/>
              </w:rPr>
              <w:t>The college uses a data collection system called Tableau that collects data regarding equity gaps. All faculty</w:t>
            </w:r>
            <w:r>
              <w:rPr>
                <w:spacing w:val="-5"/>
                <w:sz w:val="24"/>
              </w:rPr>
              <w:t xml:space="preserve"> </w:t>
            </w:r>
            <w:r>
              <w:rPr>
                <w:sz w:val="24"/>
              </w:rPr>
              <w:t>have access to this data and can use</w:t>
            </w:r>
            <w:r>
              <w:rPr>
                <w:spacing w:val="-1"/>
                <w:sz w:val="24"/>
              </w:rPr>
              <w:t xml:space="preserve"> </w:t>
            </w:r>
            <w:r>
              <w:rPr>
                <w:sz w:val="24"/>
              </w:rPr>
              <w:t>it to determine</w:t>
            </w:r>
            <w:r>
              <w:rPr>
                <w:spacing w:val="-1"/>
                <w:sz w:val="24"/>
              </w:rPr>
              <w:t xml:space="preserve"> </w:t>
            </w:r>
            <w:r>
              <w:rPr>
                <w:sz w:val="24"/>
              </w:rPr>
              <w:t>where equity</w:t>
            </w:r>
            <w:r>
              <w:rPr>
                <w:spacing w:val="-3"/>
                <w:sz w:val="24"/>
              </w:rPr>
              <w:t xml:space="preserve"> </w:t>
            </w:r>
            <w:r>
              <w:rPr>
                <w:sz w:val="24"/>
              </w:rPr>
              <w:t>gaps exist within their classes</w:t>
            </w:r>
            <w:r w:rsidR="0071077A">
              <w:rPr>
                <w:sz w:val="24"/>
              </w:rPr>
              <w:t xml:space="preserve"> and specific populations</w:t>
            </w:r>
            <w:r w:rsidR="006C3B71">
              <w:rPr>
                <w:sz w:val="24"/>
              </w:rPr>
              <w:t xml:space="preserve"> (</w:t>
            </w:r>
            <w:r w:rsidR="00121C1E">
              <w:rPr>
                <w:sz w:val="24"/>
              </w:rPr>
              <w:t>e.g.</w:t>
            </w:r>
            <w:r w:rsidR="006C3B71">
              <w:rPr>
                <w:sz w:val="24"/>
              </w:rPr>
              <w:t>,</w:t>
            </w:r>
            <w:r w:rsidR="0071077A">
              <w:rPr>
                <w:sz w:val="24"/>
              </w:rPr>
              <w:t xml:space="preserve"> race, Pell-Grant, non-Pell-Grant,</w:t>
            </w:r>
            <w:r w:rsidR="009463BE">
              <w:rPr>
                <w:sz w:val="24"/>
              </w:rPr>
              <w:t xml:space="preserve"> gender, </w:t>
            </w:r>
            <w:r w:rsidR="00121C1E">
              <w:rPr>
                <w:sz w:val="24"/>
              </w:rPr>
              <w:t>first</w:t>
            </w:r>
            <w:r w:rsidR="006C3B71">
              <w:rPr>
                <w:sz w:val="24"/>
              </w:rPr>
              <w:t>-</w:t>
            </w:r>
            <w:r w:rsidR="009463BE">
              <w:rPr>
                <w:sz w:val="24"/>
              </w:rPr>
              <w:t>year students, continuing students)</w:t>
            </w:r>
            <w:r w:rsidR="00121C1E">
              <w:rPr>
                <w:sz w:val="24"/>
              </w:rPr>
              <w:t>.</w:t>
            </w:r>
            <w:r>
              <w:rPr>
                <w:spacing w:val="-3"/>
                <w:sz w:val="24"/>
              </w:rPr>
              <w:t xml:space="preserve"> </w:t>
            </w:r>
            <w:r w:rsidR="00892479">
              <w:rPr>
                <w:spacing w:val="-1"/>
                <w:sz w:val="24"/>
              </w:rPr>
              <w:t>I</w:t>
            </w:r>
            <w:r>
              <w:rPr>
                <w:sz w:val="24"/>
              </w:rPr>
              <w:t>nformation</w:t>
            </w:r>
            <w:r>
              <w:rPr>
                <w:spacing w:val="-3"/>
                <w:sz w:val="24"/>
              </w:rPr>
              <w:t xml:space="preserve"> </w:t>
            </w:r>
            <w:r>
              <w:rPr>
                <w:sz w:val="24"/>
              </w:rPr>
              <w:t>such</w:t>
            </w:r>
            <w:r>
              <w:rPr>
                <w:spacing w:val="-3"/>
                <w:sz w:val="24"/>
              </w:rPr>
              <w:t xml:space="preserve"> </w:t>
            </w:r>
            <w:r>
              <w:rPr>
                <w:sz w:val="24"/>
              </w:rPr>
              <w:t>as</w:t>
            </w:r>
            <w:r>
              <w:rPr>
                <w:spacing w:val="-3"/>
                <w:sz w:val="24"/>
              </w:rPr>
              <w:t xml:space="preserve"> </w:t>
            </w:r>
            <w:r>
              <w:rPr>
                <w:sz w:val="24"/>
              </w:rPr>
              <w:t xml:space="preserve">equity gaps, completion rates, success rates for courses, and withdrawal rates </w:t>
            </w:r>
            <w:r w:rsidR="00892479">
              <w:rPr>
                <w:sz w:val="24"/>
              </w:rPr>
              <w:t xml:space="preserve">is </w:t>
            </w:r>
            <w:r>
              <w:rPr>
                <w:sz w:val="24"/>
              </w:rPr>
              <w:t>available for faculty to assess</w:t>
            </w:r>
            <w:r w:rsidR="00892479">
              <w:rPr>
                <w:sz w:val="24"/>
              </w:rPr>
              <w:t xml:space="preserve"> during program reviews</w:t>
            </w:r>
            <w:r>
              <w:rPr>
                <w:sz w:val="24"/>
              </w:rPr>
              <w:t>.</w:t>
            </w:r>
            <w:r>
              <w:rPr>
                <w:spacing w:val="-3"/>
                <w:sz w:val="24"/>
              </w:rPr>
              <w:t xml:space="preserve"> </w:t>
            </w:r>
            <w:r>
              <w:rPr>
                <w:sz w:val="24"/>
              </w:rPr>
              <w:t>Once</w:t>
            </w:r>
            <w:r>
              <w:rPr>
                <w:spacing w:val="-4"/>
                <w:sz w:val="24"/>
              </w:rPr>
              <w:t xml:space="preserve"> </w:t>
            </w:r>
            <w:r>
              <w:rPr>
                <w:sz w:val="24"/>
              </w:rPr>
              <w:t>the</w:t>
            </w:r>
            <w:r>
              <w:rPr>
                <w:spacing w:val="-4"/>
                <w:sz w:val="24"/>
              </w:rPr>
              <w:t xml:space="preserve"> </w:t>
            </w:r>
            <w:r>
              <w:rPr>
                <w:sz w:val="24"/>
              </w:rPr>
              <w:t>data</w:t>
            </w:r>
            <w:r>
              <w:rPr>
                <w:spacing w:val="-3"/>
                <w:sz w:val="24"/>
              </w:rPr>
              <w:t xml:space="preserve"> </w:t>
            </w:r>
            <w:r>
              <w:rPr>
                <w:sz w:val="24"/>
              </w:rPr>
              <w:t>is</w:t>
            </w:r>
            <w:r>
              <w:rPr>
                <w:spacing w:val="-3"/>
                <w:sz w:val="24"/>
              </w:rPr>
              <w:t xml:space="preserve"> </w:t>
            </w:r>
            <w:r>
              <w:rPr>
                <w:sz w:val="24"/>
              </w:rPr>
              <w:t>reviewed</w:t>
            </w:r>
            <w:r>
              <w:rPr>
                <w:spacing w:val="-1"/>
                <w:sz w:val="24"/>
              </w:rPr>
              <w:t xml:space="preserve"> </w:t>
            </w:r>
            <w:r>
              <w:rPr>
                <w:sz w:val="24"/>
              </w:rPr>
              <w:t>and</w:t>
            </w:r>
            <w:r>
              <w:rPr>
                <w:spacing w:val="-3"/>
                <w:sz w:val="24"/>
              </w:rPr>
              <w:t xml:space="preserve"> </w:t>
            </w:r>
            <w:r>
              <w:rPr>
                <w:sz w:val="24"/>
              </w:rPr>
              <w:t>assessed,</w:t>
            </w:r>
            <w:r>
              <w:rPr>
                <w:spacing w:val="-1"/>
                <w:sz w:val="24"/>
              </w:rPr>
              <w:t xml:space="preserve"> </w:t>
            </w:r>
            <w:r w:rsidR="00332449">
              <w:rPr>
                <w:sz w:val="24"/>
              </w:rPr>
              <w:t>faculty use</w:t>
            </w:r>
            <w:r>
              <w:rPr>
                <w:spacing w:val="-4"/>
                <w:sz w:val="24"/>
              </w:rPr>
              <w:t xml:space="preserve"> </w:t>
            </w:r>
            <w:r>
              <w:rPr>
                <w:sz w:val="24"/>
              </w:rPr>
              <w:t>this</w:t>
            </w:r>
            <w:r>
              <w:rPr>
                <w:spacing w:val="-3"/>
                <w:sz w:val="24"/>
              </w:rPr>
              <w:t xml:space="preserve"> </w:t>
            </w:r>
            <w:r>
              <w:rPr>
                <w:sz w:val="24"/>
              </w:rPr>
              <w:t>information</w:t>
            </w:r>
            <w:r>
              <w:rPr>
                <w:spacing w:val="-3"/>
                <w:sz w:val="24"/>
              </w:rPr>
              <w:t xml:space="preserve"> </w:t>
            </w:r>
            <w:r>
              <w:rPr>
                <w:sz w:val="24"/>
              </w:rPr>
              <w:t>to</w:t>
            </w:r>
            <w:r>
              <w:rPr>
                <w:spacing w:val="-3"/>
                <w:sz w:val="24"/>
              </w:rPr>
              <w:t xml:space="preserve"> </w:t>
            </w:r>
            <w:r>
              <w:rPr>
                <w:sz w:val="24"/>
              </w:rPr>
              <w:t>determine</w:t>
            </w:r>
            <w:r>
              <w:rPr>
                <w:spacing w:val="-4"/>
                <w:sz w:val="24"/>
              </w:rPr>
              <w:t xml:space="preserve"> </w:t>
            </w:r>
            <w:r>
              <w:rPr>
                <w:sz w:val="24"/>
              </w:rPr>
              <w:t>both</w:t>
            </w:r>
            <w:r>
              <w:rPr>
                <w:spacing w:val="-3"/>
                <w:sz w:val="24"/>
              </w:rPr>
              <w:t xml:space="preserve"> </w:t>
            </w:r>
            <w:r>
              <w:rPr>
                <w:sz w:val="24"/>
              </w:rPr>
              <w:t xml:space="preserve">strengths and weaknesses of the program and/or class and develop a plan of action to address </w:t>
            </w:r>
            <w:r w:rsidR="00A51BC8">
              <w:rPr>
                <w:sz w:val="24"/>
              </w:rPr>
              <w:t xml:space="preserve">and close </w:t>
            </w:r>
            <w:r>
              <w:rPr>
                <w:sz w:val="24"/>
              </w:rPr>
              <w:t>equity gaps.</w:t>
            </w:r>
            <w:r w:rsidR="00796F85">
              <w:rPr>
                <w:sz w:val="24"/>
              </w:rPr>
              <w:t xml:space="preserve"> </w:t>
            </w:r>
            <w:r>
              <w:rPr>
                <w:sz w:val="24"/>
              </w:rPr>
              <w:t>Plans</w:t>
            </w:r>
            <w:r>
              <w:rPr>
                <w:spacing w:val="-4"/>
                <w:sz w:val="24"/>
              </w:rPr>
              <w:t xml:space="preserve"> </w:t>
            </w:r>
            <w:r>
              <w:rPr>
                <w:sz w:val="24"/>
              </w:rPr>
              <w:t>of</w:t>
            </w:r>
            <w:r>
              <w:rPr>
                <w:spacing w:val="-5"/>
                <w:sz w:val="24"/>
              </w:rPr>
              <w:t xml:space="preserve"> </w:t>
            </w:r>
            <w:r>
              <w:rPr>
                <w:sz w:val="24"/>
              </w:rPr>
              <w:t>action</w:t>
            </w:r>
            <w:r>
              <w:rPr>
                <w:spacing w:val="-4"/>
                <w:sz w:val="24"/>
              </w:rPr>
              <w:t xml:space="preserve"> </w:t>
            </w:r>
            <w:r>
              <w:rPr>
                <w:sz w:val="24"/>
              </w:rPr>
              <w:t>include</w:t>
            </w:r>
            <w:r>
              <w:rPr>
                <w:spacing w:val="-5"/>
                <w:sz w:val="24"/>
              </w:rPr>
              <w:t xml:space="preserve"> </w:t>
            </w:r>
            <w:r>
              <w:rPr>
                <w:sz w:val="24"/>
              </w:rPr>
              <w:t>faculty</w:t>
            </w:r>
            <w:r>
              <w:rPr>
                <w:spacing w:val="-8"/>
                <w:sz w:val="24"/>
              </w:rPr>
              <w:t xml:space="preserve"> </w:t>
            </w:r>
            <w:r>
              <w:rPr>
                <w:sz w:val="24"/>
              </w:rPr>
              <w:t>developing</w:t>
            </w:r>
            <w:r>
              <w:rPr>
                <w:spacing w:val="-5"/>
                <w:sz w:val="24"/>
              </w:rPr>
              <w:t xml:space="preserve"> </w:t>
            </w:r>
            <w:r>
              <w:rPr>
                <w:sz w:val="24"/>
              </w:rPr>
              <w:t>and</w:t>
            </w:r>
            <w:r>
              <w:rPr>
                <w:spacing w:val="-4"/>
                <w:sz w:val="24"/>
              </w:rPr>
              <w:t xml:space="preserve"> </w:t>
            </w:r>
            <w:r>
              <w:rPr>
                <w:sz w:val="24"/>
              </w:rPr>
              <w:t>incorporating</w:t>
            </w:r>
            <w:r>
              <w:rPr>
                <w:spacing w:val="-6"/>
                <w:sz w:val="24"/>
              </w:rPr>
              <w:t xml:space="preserve"> </w:t>
            </w:r>
            <w:r>
              <w:rPr>
                <w:sz w:val="24"/>
              </w:rPr>
              <w:t>equitable</w:t>
            </w:r>
            <w:r w:rsidR="00A51BC8">
              <w:rPr>
                <w:sz w:val="24"/>
              </w:rPr>
              <w:t xml:space="preserve"> and inclusive</w:t>
            </w:r>
            <w:r>
              <w:rPr>
                <w:spacing w:val="-4"/>
                <w:sz w:val="24"/>
              </w:rPr>
              <w:t xml:space="preserve"> </w:t>
            </w:r>
            <w:r>
              <w:rPr>
                <w:sz w:val="24"/>
              </w:rPr>
              <w:t>practices</w:t>
            </w:r>
            <w:r w:rsidR="00AC1F76">
              <w:rPr>
                <w:sz w:val="24"/>
              </w:rPr>
              <w:t xml:space="preserve"> into the curriculum and </w:t>
            </w:r>
            <w:r w:rsidR="00975771">
              <w:rPr>
                <w:sz w:val="24"/>
              </w:rPr>
              <w:t>classroom settings.</w:t>
            </w:r>
            <w:r>
              <w:rPr>
                <w:sz w:val="24"/>
              </w:rPr>
              <w:t xml:space="preserve"> These</w:t>
            </w:r>
            <w:r>
              <w:rPr>
                <w:spacing w:val="-3"/>
                <w:sz w:val="24"/>
              </w:rPr>
              <w:t xml:space="preserve"> </w:t>
            </w:r>
            <w:r>
              <w:rPr>
                <w:sz w:val="24"/>
              </w:rPr>
              <w:t>equitable</w:t>
            </w:r>
            <w:r w:rsidR="00A51BC8">
              <w:rPr>
                <w:sz w:val="24"/>
              </w:rPr>
              <w:t xml:space="preserve"> and inclusive</w:t>
            </w:r>
            <w:r>
              <w:rPr>
                <w:sz w:val="24"/>
              </w:rPr>
              <w:t xml:space="preserve"> practices include, but are not limited to, assessing course materials, </w:t>
            </w:r>
            <w:r w:rsidR="00975771">
              <w:rPr>
                <w:sz w:val="24"/>
              </w:rPr>
              <w:t xml:space="preserve">evaluating </w:t>
            </w:r>
            <w:r>
              <w:rPr>
                <w:sz w:val="24"/>
              </w:rPr>
              <w:t>class structure,</w:t>
            </w:r>
            <w:r w:rsidR="00975771">
              <w:rPr>
                <w:sz w:val="24"/>
              </w:rPr>
              <w:t xml:space="preserve"> </w:t>
            </w:r>
            <w:r w:rsidR="00CF1A70">
              <w:rPr>
                <w:sz w:val="24"/>
              </w:rPr>
              <w:t xml:space="preserve">evaluating course policies/practices and </w:t>
            </w:r>
            <w:r w:rsidR="00975771">
              <w:rPr>
                <w:sz w:val="24"/>
              </w:rPr>
              <w:t xml:space="preserve">strengthening </w:t>
            </w:r>
            <w:r>
              <w:rPr>
                <w:sz w:val="24"/>
              </w:rPr>
              <w:t>pedagogical practices</w:t>
            </w:r>
            <w:r w:rsidR="00CF1A70">
              <w:rPr>
                <w:sz w:val="24"/>
              </w:rPr>
              <w:t xml:space="preserve">. </w:t>
            </w:r>
          </w:p>
          <w:p w14:paraId="63734D41" w14:textId="77777777" w:rsidR="00484AD4" w:rsidRDefault="00484AD4" w:rsidP="006851BD">
            <w:pPr>
              <w:pStyle w:val="TableParagraph"/>
              <w:spacing w:line="274" w:lineRule="exact"/>
              <w:ind w:left="107"/>
              <w:rPr>
                <w:b/>
                <w:spacing w:val="-2"/>
                <w:sz w:val="24"/>
                <w:u w:val="thick"/>
              </w:rPr>
            </w:pPr>
          </w:p>
          <w:p w14:paraId="11F01AAF" w14:textId="07488E66" w:rsidR="0047551C" w:rsidRDefault="48C7FAA9" w:rsidP="432D0519">
            <w:pPr>
              <w:pStyle w:val="TableParagraph"/>
              <w:spacing w:line="274" w:lineRule="exact"/>
              <w:ind w:left="0"/>
              <w:rPr>
                <w:spacing w:val="-2"/>
                <w:sz w:val="24"/>
                <w:szCs w:val="24"/>
              </w:rPr>
            </w:pPr>
            <w:r w:rsidRPr="432D0519">
              <w:rPr>
                <w:spacing w:val="-2"/>
                <w:sz w:val="24"/>
                <w:szCs w:val="24"/>
              </w:rPr>
              <w:t xml:space="preserve">The college is actively engaged in accessibility work. </w:t>
            </w:r>
            <w:r w:rsidR="00206FCE">
              <w:rPr>
                <w:spacing w:val="-2"/>
                <w:sz w:val="24"/>
                <w:szCs w:val="24"/>
              </w:rPr>
              <w:t xml:space="preserve"> In April 2024, t</w:t>
            </w:r>
            <w:r w:rsidR="4F58750E" w:rsidRPr="432D0519">
              <w:rPr>
                <w:spacing w:val="-2"/>
                <w:sz w:val="24"/>
                <w:szCs w:val="24"/>
              </w:rPr>
              <w:t xml:space="preserve">he Department of Justice updated Title II of the Americans with Disabilities Act (ADA) to set a specific technical standard that state and local governments must follow to meet their existing obligations under Title II of the ADA for web and mobile app accessibility to Web Content Accessibility Guidelines (WCAG) Version 2.1, Level AA. The WCAG covers four main aspects of accessibility: Perceivable, Operable, Understandable and Robust (POUR). </w:t>
            </w:r>
          </w:p>
          <w:p w14:paraId="06D2AA17" w14:textId="77777777" w:rsidR="00C04B82" w:rsidRDefault="00C04B82" w:rsidP="005D3F2E">
            <w:pPr>
              <w:pStyle w:val="TableParagraph"/>
              <w:spacing w:line="274" w:lineRule="exact"/>
              <w:ind w:left="107"/>
              <w:rPr>
                <w:bCs/>
                <w:spacing w:val="-2"/>
                <w:sz w:val="24"/>
              </w:rPr>
            </w:pPr>
          </w:p>
          <w:p w14:paraId="498B3E0F" w14:textId="34ACB303" w:rsidR="005D3F2E" w:rsidRPr="005D3F2E" w:rsidRDefault="005D3F2E" w:rsidP="0047551C">
            <w:pPr>
              <w:pStyle w:val="TableParagraph"/>
              <w:spacing w:line="274" w:lineRule="exact"/>
              <w:ind w:left="0"/>
              <w:rPr>
                <w:bCs/>
                <w:spacing w:val="-2"/>
                <w:sz w:val="24"/>
              </w:rPr>
            </w:pPr>
            <w:r w:rsidRPr="005D3F2E">
              <w:rPr>
                <w:bCs/>
                <w:spacing w:val="-2"/>
                <w:sz w:val="24"/>
              </w:rPr>
              <w:t>Some examples of applying these aspects are:</w:t>
            </w:r>
          </w:p>
          <w:p w14:paraId="0C616FBB" w14:textId="77777777" w:rsidR="0047551C" w:rsidRDefault="0047551C" w:rsidP="005D3F2E">
            <w:pPr>
              <w:pStyle w:val="TableParagraph"/>
              <w:spacing w:line="274" w:lineRule="exact"/>
              <w:ind w:left="107"/>
              <w:rPr>
                <w:bCs/>
                <w:spacing w:val="-2"/>
                <w:sz w:val="24"/>
              </w:rPr>
            </w:pPr>
          </w:p>
          <w:p w14:paraId="7DD8AA39" w14:textId="50F2C44C" w:rsidR="005D3F2E" w:rsidRPr="005D3F2E" w:rsidRDefault="005D3F2E" w:rsidP="00D33B0E">
            <w:pPr>
              <w:pStyle w:val="TableParagraph"/>
              <w:numPr>
                <w:ilvl w:val="0"/>
                <w:numId w:val="26"/>
              </w:numPr>
              <w:spacing w:line="274" w:lineRule="exact"/>
              <w:rPr>
                <w:bCs/>
                <w:spacing w:val="-2"/>
                <w:sz w:val="24"/>
              </w:rPr>
            </w:pPr>
            <w:r w:rsidRPr="005D3F2E">
              <w:rPr>
                <w:bCs/>
                <w:spacing w:val="-2"/>
                <w:sz w:val="24"/>
              </w:rPr>
              <w:t>Perceivable: Provide text alternatives for images, captions for videos and transcripts for audio.</w:t>
            </w:r>
          </w:p>
          <w:p w14:paraId="7C0758AB" w14:textId="686CD601" w:rsidR="005D3F2E" w:rsidRPr="005D3F2E" w:rsidRDefault="005D3F2E" w:rsidP="00D33B0E">
            <w:pPr>
              <w:pStyle w:val="TableParagraph"/>
              <w:numPr>
                <w:ilvl w:val="0"/>
                <w:numId w:val="26"/>
              </w:numPr>
              <w:spacing w:line="274" w:lineRule="exact"/>
              <w:rPr>
                <w:bCs/>
                <w:spacing w:val="-2"/>
                <w:sz w:val="24"/>
              </w:rPr>
            </w:pPr>
            <w:r w:rsidRPr="005D3F2E">
              <w:rPr>
                <w:bCs/>
                <w:spacing w:val="-2"/>
                <w:sz w:val="24"/>
              </w:rPr>
              <w:t xml:space="preserve">Operable: Make sure that users can navigate and interact with the web content </w:t>
            </w:r>
            <w:r w:rsidR="0006746A" w:rsidRPr="005D3F2E">
              <w:rPr>
                <w:bCs/>
                <w:spacing w:val="-2"/>
                <w:sz w:val="24"/>
              </w:rPr>
              <w:t>using different</w:t>
            </w:r>
            <w:r w:rsidRPr="005D3F2E">
              <w:rPr>
                <w:bCs/>
                <w:spacing w:val="-2"/>
                <w:sz w:val="24"/>
              </w:rPr>
              <w:t xml:space="preserve"> devices, such as keyboards, mice, touchscreens or voice commands.</w:t>
            </w:r>
          </w:p>
          <w:p w14:paraId="40E1A403" w14:textId="77777777" w:rsidR="005D3F2E" w:rsidRPr="005D3F2E" w:rsidRDefault="005D3F2E" w:rsidP="00D33B0E">
            <w:pPr>
              <w:pStyle w:val="TableParagraph"/>
              <w:numPr>
                <w:ilvl w:val="0"/>
                <w:numId w:val="26"/>
              </w:numPr>
              <w:spacing w:line="274" w:lineRule="exact"/>
              <w:rPr>
                <w:bCs/>
                <w:spacing w:val="-2"/>
                <w:sz w:val="24"/>
              </w:rPr>
            </w:pPr>
            <w:r w:rsidRPr="005D3F2E">
              <w:rPr>
                <w:bCs/>
                <w:spacing w:val="-2"/>
                <w:sz w:val="24"/>
              </w:rPr>
              <w:t>Understandable: Use clear and simple language, consistent layout and helpful feedback and instructions.</w:t>
            </w:r>
          </w:p>
          <w:p w14:paraId="2B5DE5BA" w14:textId="77777777" w:rsidR="005D3F2E" w:rsidRPr="005D3F2E" w:rsidRDefault="005D3F2E" w:rsidP="00D33B0E">
            <w:pPr>
              <w:pStyle w:val="TableParagraph"/>
              <w:numPr>
                <w:ilvl w:val="0"/>
                <w:numId w:val="26"/>
              </w:numPr>
              <w:spacing w:line="274" w:lineRule="exact"/>
              <w:rPr>
                <w:bCs/>
                <w:spacing w:val="-2"/>
                <w:sz w:val="24"/>
              </w:rPr>
            </w:pPr>
            <w:r w:rsidRPr="005D3F2E">
              <w:rPr>
                <w:bCs/>
                <w:spacing w:val="-2"/>
                <w:sz w:val="24"/>
              </w:rPr>
              <w:t>Robust: Ensure that the web content works well with different browsers, platforms and assistive technologies, such as screen readers, magnifiers and speech recognition software.</w:t>
            </w:r>
          </w:p>
          <w:p w14:paraId="32D7D428" w14:textId="77777777" w:rsidR="005D3F2E" w:rsidRPr="0047551C" w:rsidRDefault="005D3F2E" w:rsidP="006851BD">
            <w:pPr>
              <w:pStyle w:val="TableParagraph"/>
              <w:spacing w:line="274" w:lineRule="exact"/>
              <w:ind w:left="107"/>
              <w:rPr>
                <w:bCs/>
                <w:spacing w:val="-2"/>
                <w:sz w:val="24"/>
                <w:u w:val="single"/>
              </w:rPr>
            </w:pPr>
          </w:p>
          <w:p w14:paraId="66A26D27" w14:textId="26174ADA" w:rsidR="008A68F1" w:rsidRDefault="00892479" w:rsidP="006851BD">
            <w:pPr>
              <w:pStyle w:val="TableParagraph"/>
              <w:spacing w:line="274" w:lineRule="exact"/>
              <w:ind w:left="107"/>
              <w:rPr>
                <w:bCs/>
                <w:spacing w:val="-2"/>
                <w:sz w:val="24"/>
              </w:rPr>
            </w:pPr>
            <w:r>
              <w:rPr>
                <w:spacing w:val="-2"/>
                <w:sz w:val="24"/>
                <w:szCs w:val="24"/>
              </w:rPr>
              <w:t>AACC recommends that all</w:t>
            </w:r>
            <w:r w:rsidR="009D6008" w:rsidRPr="0180B55C">
              <w:rPr>
                <w:spacing w:val="-2"/>
                <w:sz w:val="24"/>
                <w:szCs w:val="24"/>
              </w:rPr>
              <w:t xml:space="preserve"> </w:t>
            </w:r>
            <w:r w:rsidR="002519FD" w:rsidRPr="0180B55C">
              <w:rPr>
                <w:spacing w:val="-2"/>
                <w:sz w:val="24"/>
                <w:szCs w:val="24"/>
              </w:rPr>
              <w:t>full-time</w:t>
            </w:r>
            <w:r w:rsidR="009D6008" w:rsidRPr="0180B55C">
              <w:rPr>
                <w:spacing w:val="-2"/>
                <w:sz w:val="24"/>
                <w:szCs w:val="24"/>
              </w:rPr>
              <w:t xml:space="preserve"> faculty take </w:t>
            </w:r>
            <w:r w:rsidR="00B60C9B" w:rsidRPr="0180B55C">
              <w:rPr>
                <w:spacing w:val="-2"/>
                <w:sz w:val="24"/>
                <w:szCs w:val="24"/>
              </w:rPr>
              <w:t>the</w:t>
            </w:r>
            <w:r w:rsidR="009D6008" w:rsidRPr="0180B55C">
              <w:rPr>
                <w:spacing w:val="-2"/>
                <w:sz w:val="24"/>
                <w:szCs w:val="24"/>
              </w:rPr>
              <w:t xml:space="preserve"> following institutional </w:t>
            </w:r>
            <w:r w:rsidR="002519FD" w:rsidRPr="0180B55C">
              <w:rPr>
                <w:spacing w:val="-2"/>
                <w:sz w:val="24"/>
                <w:szCs w:val="24"/>
              </w:rPr>
              <w:t xml:space="preserve">professional development courses:  </w:t>
            </w:r>
            <w:r w:rsidR="00D3355E" w:rsidRPr="0180B55C">
              <w:rPr>
                <w:i/>
                <w:iCs/>
                <w:spacing w:val="-2"/>
                <w:sz w:val="24"/>
                <w:szCs w:val="24"/>
              </w:rPr>
              <w:t>Pope Tech and Accessibility</w:t>
            </w:r>
            <w:r w:rsidR="00D3355E" w:rsidRPr="0180B55C">
              <w:rPr>
                <w:spacing w:val="-2"/>
                <w:sz w:val="24"/>
                <w:szCs w:val="24"/>
              </w:rPr>
              <w:t xml:space="preserve">, </w:t>
            </w:r>
            <w:r w:rsidR="00AD28CF" w:rsidRPr="0180B55C">
              <w:rPr>
                <w:i/>
                <w:iCs/>
                <w:spacing w:val="-2"/>
                <w:sz w:val="24"/>
                <w:szCs w:val="24"/>
              </w:rPr>
              <w:t xml:space="preserve">Image Accessibility I and </w:t>
            </w:r>
            <w:r w:rsidR="00D3198A" w:rsidRPr="0180B55C">
              <w:rPr>
                <w:i/>
                <w:iCs/>
                <w:spacing w:val="-2"/>
                <w:sz w:val="24"/>
                <w:szCs w:val="24"/>
              </w:rPr>
              <w:t>II,</w:t>
            </w:r>
            <w:r w:rsidR="00D3198A" w:rsidRPr="0180B55C">
              <w:rPr>
                <w:spacing w:val="-2"/>
                <w:sz w:val="24"/>
                <w:szCs w:val="24"/>
              </w:rPr>
              <w:t xml:space="preserve"> and</w:t>
            </w:r>
            <w:r w:rsidR="00B60C9B" w:rsidRPr="0180B55C">
              <w:rPr>
                <w:spacing w:val="-2"/>
                <w:sz w:val="24"/>
                <w:szCs w:val="24"/>
              </w:rPr>
              <w:t xml:space="preserve"> </w:t>
            </w:r>
            <w:r w:rsidR="00B60C9B" w:rsidRPr="0180B55C">
              <w:rPr>
                <w:i/>
                <w:iCs/>
                <w:spacing w:val="-2"/>
                <w:sz w:val="24"/>
                <w:szCs w:val="24"/>
              </w:rPr>
              <w:t xml:space="preserve">Creating </w:t>
            </w:r>
            <w:r w:rsidR="008A68F1" w:rsidRPr="0180B55C">
              <w:rPr>
                <w:i/>
                <w:iCs/>
                <w:spacing w:val="-2"/>
                <w:sz w:val="24"/>
                <w:szCs w:val="24"/>
              </w:rPr>
              <w:t>Accessible Document</w:t>
            </w:r>
            <w:r w:rsidR="00B60C9B" w:rsidRPr="0180B55C">
              <w:rPr>
                <w:i/>
                <w:iCs/>
                <w:spacing w:val="-2"/>
                <w:sz w:val="24"/>
                <w:szCs w:val="24"/>
              </w:rPr>
              <w:t xml:space="preserve"> Structures </w:t>
            </w:r>
            <w:r w:rsidR="002C0A62" w:rsidRPr="0180B55C">
              <w:rPr>
                <w:i/>
                <w:iCs/>
                <w:spacing w:val="-2"/>
                <w:sz w:val="24"/>
                <w:szCs w:val="24"/>
              </w:rPr>
              <w:t xml:space="preserve">I and II.  </w:t>
            </w:r>
            <w:r w:rsidR="00074B0C" w:rsidRPr="0180B55C">
              <w:rPr>
                <w:spacing w:val="-2"/>
                <w:sz w:val="24"/>
                <w:szCs w:val="24"/>
              </w:rPr>
              <w:t xml:space="preserve">Both full-time faculty </w:t>
            </w:r>
            <w:r w:rsidR="00BA2534">
              <w:rPr>
                <w:spacing w:val="-2"/>
                <w:sz w:val="24"/>
                <w:szCs w:val="24"/>
              </w:rPr>
              <w:t xml:space="preserve">members </w:t>
            </w:r>
            <w:r w:rsidR="00074B0C" w:rsidRPr="0180B55C">
              <w:rPr>
                <w:spacing w:val="-2"/>
                <w:sz w:val="24"/>
                <w:szCs w:val="24"/>
              </w:rPr>
              <w:t xml:space="preserve">have completed </w:t>
            </w:r>
            <w:r w:rsidR="00914789" w:rsidRPr="0180B55C">
              <w:rPr>
                <w:spacing w:val="-2"/>
                <w:sz w:val="24"/>
                <w:szCs w:val="24"/>
              </w:rPr>
              <w:t>the required</w:t>
            </w:r>
            <w:r w:rsidR="00074B0C" w:rsidRPr="0180B55C">
              <w:rPr>
                <w:spacing w:val="-2"/>
                <w:sz w:val="24"/>
                <w:szCs w:val="24"/>
              </w:rPr>
              <w:t xml:space="preserve"> professional development </w:t>
            </w:r>
            <w:r w:rsidR="00636938" w:rsidRPr="0180B55C">
              <w:rPr>
                <w:spacing w:val="-2"/>
                <w:sz w:val="24"/>
                <w:szCs w:val="24"/>
              </w:rPr>
              <w:t>training courses</w:t>
            </w:r>
            <w:r>
              <w:rPr>
                <w:spacing w:val="-2"/>
                <w:sz w:val="24"/>
                <w:szCs w:val="24"/>
              </w:rPr>
              <w:t xml:space="preserve"> and</w:t>
            </w:r>
            <w:r w:rsidR="0098437F" w:rsidRPr="0180B55C">
              <w:rPr>
                <w:spacing w:val="-2"/>
                <w:sz w:val="24"/>
                <w:szCs w:val="24"/>
              </w:rPr>
              <w:t xml:space="preserve"> </w:t>
            </w:r>
            <w:r w:rsidR="00AB3A7A" w:rsidRPr="0180B55C">
              <w:rPr>
                <w:spacing w:val="-2"/>
                <w:sz w:val="24"/>
                <w:szCs w:val="24"/>
              </w:rPr>
              <w:t>are</w:t>
            </w:r>
            <w:r w:rsidR="0098437F" w:rsidRPr="0180B55C">
              <w:rPr>
                <w:spacing w:val="-2"/>
                <w:sz w:val="24"/>
                <w:szCs w:val="24"/>
              </w:rPr>
              <w:t xml:space="preserve"> in the process of making all </w:t>
            </w:r>
            <w:r w:rsidR="452799D2" w:rsidRPr="0180B55C">
              <w:rPr>
                <w:spacing w:val="-2"/>
                <w:sz w:val="24"/>
                <w:szCs w:val="24"/>
              </w:rPr>
              <w:t>course shells in Canvas</w:t>
            </w:r>
            <w:r w:rsidR="0098437F" w:rsidRPr="0180B55C">
              <w:rPr>
                <w:spacing w:val="-2"/>
                <w:sz w:val="24"/>
                <w:szCs w:val="24"/>
              </w:rPr>
              <w:t xml:space="preserve">, fieldwork and program documentation, </w:t>
            </w:r>
            <w:r w:rsidR="007231B5" w:rsidRPr="0180B55C">
              <w:rPr>
                <w:spacing w:val="-2"/>
                <w:sz w:val="24"/>
                <w:szCs w:val="24"/>
              </w:rPr>
              <w:t xml:space="preserve">instructional videos </w:t>
            </w:r>
            <w:r w:rsidR="0098437F" w:rsidRPr="0180B55C">
              <w:rPr>
                <w:spacing w:val="-2"/>
                <w:sz w:val="24"/>
                <w:szCs w:val="24"/>
              </w:rPr>
              <w:t xml:space="preserve">and class materials </w:t>
            </w:r>
            <w:r w:rsidR="007231B5" w:rsidRPr="0180B55C">
              <w:rPr>
                <w:spacing w:val="-2"/>
                <w:sz w:val="24"/>
                <w:szCs w:val="24"/>
              </w:rPr>
              <w:t>accessible</w:t>
            </w:r>
          </w:p>
          <w:p w14:paraId="1F4DEC06" w14:textId="77777777" w:rsidR="006851BD" w:rsidRDefault="006851BD" w:rsidP="006851BD">
            <w:pPr>
              <w:pStyle w:val="TableParagraph"/>
              <w:spacing w:before="1"/>
              <w:rPr>
                <w:sz w:val="24"/>
              </w:rPr>
            </w:pPr>
          </w:p>
          <w:p w14:paraId="25A62497" w14:textId="02A84E64" w:rsidR="006851BD" w:rsidRDefault="006851BD" w:rsidP="006851BD">
            <w:pPr>
              <w:pStyle w:val="TableParagraph"/>
              <w:spacing w:before="167" w:line="270" w:lineRule="atLeast"/>
              <w:ind w:left="844"/>
              <w:rPr>
                <w:sz w:val="24"/>
              </w:rPr>
            </w:pPr>
          </w:p>
        </w:tc>
      </w:tr>
      <w:tr w:rsidR="007D40BE" w14:paraId="2EC68851" w14:textId="77777777" w:rsidTr="432D0519">
        <w:trPr>
          <w:trHeight w:val="5842"/>
        </w:trPr>
        <w:tc>
          <w:tcPr>
            <w:tcW w:w="612" w:type="dxa"/>
            <w:vMerge/>
          </w:tcPr>
          <w:p w14:paraId="3FE9F23F" w14:textId="77777777" w:rsidR="007D40BE" w:rsidRDefault="007D40BE">
            <w:pPr>
              <w:rPr>
                <w:sz w:val="2"/>
                <w:szCs w:val="2"/>
              </w:rPr>
            </w:pPr>
          </w:p>
        </w:tc>
        <w:tc>
          <w:tcPr>
            <w:tcW w:w="9468" w:type="dxa"/>
          </w:tcPr>
          <w:p w14:paraId="6CEBBF49" w14:textId="154C2E31" w:rsidR="007D40BE" w:rsidRDefault="00B64F53" w:rsidP="00A02ABB">
            <w:pPr>
              <w:pStyle w:val="TableParagraph"/>
              <w:ind w:left="0"/>
              <w:rPr>
                <w:sz w:val="24"/>
                <w:szCs w:val="24"/>
              </w:rPr>
            </w:pPr>
            <w:r w:rsidRPr="0180B55C">
              <w:rPr>
                <w:sz w:val="24"/>
                <w:szCs w:val="24"/>
              </w:rPr>
              <w:t xml:space="preserve">2. </w:t>
            </w:r>
            <w:r w:rsidR="009D5A0B" w:rsidRPr="0180B55C">
              <w:rPr>
                <w:sz w:val="24"/>
                <w:szCs w:val="24"/>
              </w:rPr>
              <w:t>Includes intercultural fluency, and accessibility training for faculty and staff.</w:t>
            </w:r>
          </w:p>
          <w:p w14:paraId="025742C7" w14:textId="77777777" w:rsidR="008A336F" w:rsidRDefault="008A336F" w:rsidP="009D5A0B">
            <w:pPr>
              <w:pStyle w:val="TableParagraph"/>
              <w:rPr>
                <w:b/>
                <w:bCs/>
                <w:sz w:val="24"/>
                <w:u w:val="single"/>
              </w:rPr>
            </w:pPr>
          </w:p>
          <w:p w14:paraId="79D88F71" w14:textId="550029FA" w:rsidR="009D5A0B" w:rsidRDefault="009D5A0B" w:rsidP="00A02ABB">
            <w:pPr>
              <w:pStyle w:val="TableParagraph"/>
              <w:ind w:left="0"/>
              <w:rPr>
                <w:b/>
                <w:bCs/>
                <w:sz w:val="24"/>
                <w:u w:val="single"/>
              </w:rPr>
            </w:pPr>
            <w:r>
              <w:rPr>
                <w:b/>
                <w:bCs/>
                <w:sz w:val="24"/>
                <w:u w:val="single"/>
              </w:rPr>
              <w:t>Response:</w:t>
            </w:r>
          </w:p>
          <w:p w14:paraId="2FA9D755" w14:textId="37D81833" w:rsidR="001C5AC7" w:rsidRPr="007260F1" w:rsidRDefault="1B14A0AD" w:rsidP="0006746A">
            <w:pPr>
              <w:pStyle w:val="TableParagraph"/>
              <w:ind w:left="0" w:right="309"/>
              <w:rPr>
                <w:sz w:val="24"/>
                <w:szCs w:val="24"/>
              </w:rPr>
            </w:pPr>
            <w:r w:rsidRPr="432D0519">
              <w:rPr>
                <w:sz w:val="24"/>
                <w:szCs w:val="24"/>
              </w:rPr>
              <w:t>AACC provides intercultural fluency and accessibility training</w:t>
            </w:r>
            <w:r w:rsidR="219381D3" w:rsidRPr="432D0519">
              <w:rPr>
                <w:sz w:val="24"/>
                <w:szCs w:val="24"/>
              </w:rPr>
              <w:t xml:space="preserve"> and support</w:t>
            </w:r>
            <w:r w:rsidRPr="432D0519">
              <w:rPr>
                <w:sz w:val="24"/>
                <w:szCs w:val="24"/>
              </w:rPr>
              <w:t xml:space="preserve"> for faculty and staff through the Center for Professional Learning</w:t>
            </w:r>
            <w:r w:rsidR="219381D3" w:rsidRPr="432D0519">
              <w:rPr>
                <w:sz w:val="24"/>
                <w:szCs w:val="24"/>
              </w:rPr>
              <w:t xml:space="preserve"> and through the IDEA Lab</w:t>
            </w:r>
            <w:r w:rsidRPr="432D0519">
              <w:rPr>
                <w:sz w:val="24"/>
                <w:szCs w:val="24"/>
              </w:rPr>
              <w:t>.</w:t>
            </w:r>
            <w:r w:rsidR="15E91996" w:rsidRPr="432D0519">
              <w:rPr>
                <w:sz w:val="24"/>
                <w:szCs w:val="24"/>
              </w:rPr>
              <w:t xml:space="preserve"> </w:t>
            </w:r>
            <w:r w:rsidRPr="432D0519">
              <w:rPr>
                <w:sz w:val="24"/>
                <w:szCs w:val="24"/>
              </w:rPr>
              <w:t xml:space="preserve">The Center for Professional Learning offers several courses and programs </w:t>
            </w:r>
            <w:r w:rsidR="517D9BF9" w:rsidRPr="432D0519">
              <w:rPr>
                <w:sz w:val="24"/>
                <w:szCs w:val="24"/>
              </w:rPr>
              <w:t>to</w:t>
            </w:r>
            <w:r w:rsidRPr="432D0519">
              <w:rPr>
                <w:sz w:val="24"/>
                <w:szCs w:val="24"/>
              </w:rPr>
              <w:t xml:space="preserve"> strengthen awareness of intercultural fluency </w:t>
            </w:r>
            <w:r w:rsidR="517D9BF9" w:rsidRPr="432D0519">
              <w:rPr>
                <w:sz w:val="24"/>
                <w:szCs w:val="24"/>
              </w:rPr>
              <w:t>that</w:t>
            </w:r>
            <w:r w:rsidRPr="432D0519">
              <w:rPr>
                <w:sz w:val="24"/>
                <w:szCs w:val="24"/>
              </w:rPr>
              <w:t xml:space="preserve"> include African American Leadership Institute, Bunker Network, DEIAA Professional Development, Disability Support Services Ambassador Program and Neurodiversity Advocate Program. </w:t>
            </w:r>
            <w:r w:rsidRPr="00145D16">
              <w:rPr>
                <w:sz w:val="24"/>
                <w:szCs w:val="24"/>
              </w:rPr>
              <w:t xml:space="preserve">The following trainings are being offered to address accessibility:  </w:t>
            </w:r>
            <w:r w:rsidRPr="00145D16">
              <w:rPr>
                <w:spacing w:val="-2"/>
                <w:sz w:val="24"/>
                <w:szCs w:val="24"/>
              </w:rPr>
              <w:t>Pope Tech and Accessibility, Image Accessibility I and II, and Creating Accessible Document Structure I and II,  Structure,</w:t>
            </w:r>
            <w:r w:rsidRPr="00145D16">
              <w:t xml:space="preserve"> </w:t>
            </w:r>
            <w:hyperlink r:id="rId66" w:history="1">
              <w:r w:rsidRPr="432D0519">
                <w:rPr>
                  <w:rStyle w:val="Hyperlink"/>
                  <w:color w:val="auto"/>
                  <w:spacing w:val="-2"/>
                  <w:sz w:val="24"/>
                  <w:szCs w:val="24"/>
                  <w:u w:val="none"/>
                </w:rPr>
                <w:t>Evaluating and Planning and Accessibility for Leadership</w:t>
              </w:r>
            </w:hyperlink>
            <w:r w:rsidRPr="00145D16">
              <w:rPr>
                <w:spacing w:val="-2"/>
                <w:sz w:val="24"/>
                <w:szCs w:val="24"/>
              </w:rPr>
              <w:t xml:space="preserve">, </w:t>
            </w:r>
            <w:hyperlink r:id="rId67" w:history="1">
              <w:r w:rsidRPr="432D0519">
                <w:rPr>
                  <w:rStyle w:val="Hyperlink"/>
                  <w:color w:val="auto"/>
                  <w:spacing w:val="-2"/>
                  <w:sz w:val="24"/>
                  <w:szCs w:val="24"/>
                  <w:u w:val="none"/>
                </w:rPr>
                <w:t>Evaluating Digital Tools for Accessibility</w:t>
              </w:r>
            </w:hyperlink>
            <w:r w:rsidRPr="00145D16">
              <w:rPr>
                <w:spacing w:val="-2"/>
                <w:sz w:val="24"/>
                <w:szCs w:val="24"/>
              </w:rPr>
              <w:t xml:space="preserve">, </w:t>
            </w:r>
            <w:hyperlink r:id="rId68" w:history="1">
              <w:r w:rsidRPr="432D0519">
                <w:rPr>
                  <w:rStyle w:val="Hyperlink"/>
                  <w:color w:val="auto"/>
                  <w:spacing w:val="-2"/>
                  <w:sz w:val="24"/>
                  <w:szCs w:val="24"/>
                  <w:u w:val="none"/>
                </w:rPr>
                <w:t>Finding, Creating, and Editing Captions and Transcripts</w:t>
              </w:r>
            </w:hyperlink>
            <w:r w:rsidRPr="00145D16">
              <w:rPr>
                <w:spacing w:val="-2"/>
                <w:sz w:val="24"/>
                <w:szCs w:val="24"/>
              </w:rPr>
              <w:t xml:space="preserve">. </w:t>
            </w:r>
            <w:r w:rsidR="219381D3">
              <w:rPr>
                <w:spacing w:val="-2"/>
                <w:sz w:val="24"/>
                <w:szCs w:val="24"/>
              </w:rPr>
              <w:t>The</w:t>
            </w:r>
            <w:r>
              <w:rPr>
                <w:spacing w:val="-2"/>
                <w:sz w:val="24"/>
                <w:szCs w:val="24"/>
              </w:rPr>
              <w:t xml:space="preserve"> IDEA Lab</w:t>
            </w:r>
            <w:r w:rsidRPr="0180B55C">
              <w:rPr>
                <w:spacing w:val="-2"/>
                <w:sz w:val="24"/>
                <w:szCs w:val="24"/>
              </w:rPr>
              <w:t xml:space="preserve"> provid</w:t>
            </w:r>
            <w:r w:rsidR="219381D3">
              <w:rPr>
                <w:spacing w:val="-2"/>
                <w:sz w:val="24"/>
                <w:szCs w:val="24"/>
              </w:rPr>
              <w:t>es</w:t>
            </w:r>
            <w:r w:rsidRPr="0180B55C">
              <w:rPr>
                <w:spacing w:val="-2"/>
                <w:sz w:val="24"/>
                <w:szCs w:val="24"/>
              </w:rPr>
              <w:t xml:space="preserve"> ongoing support for accessibility wo</w:t>
            </w:r>
            <w:r w:rsidR="219381D3">
              <w:rPr>
                <w:spacing w:val="-2"/>
                <w:sz w:val="24"/>
                <w:szCs w:val="24"/>
              </w:rPr>
              <w:t>rk and has trained</w:t>
            </w:r>
            <w:r w:rsidRPr="0180B55C">
              <w:rPr>
                <w:spacing w:val="-2"/>
                <w:sz w:val="24"/>
                <w:szCs w:val="24"/>
              </w:rPr>
              <w:t xml:space="preserve"> accessibility fellows</w:t>
            </w:r>
            <w:r w:rsidR="219381D3">
              <w:rPr>
                <w:spacing w:val="-2"/>
                <w:sz w:val="24"/>
                <w:szCs w:val="24"/>
              </w:rPr>
              <w:t xml:space="preserve"> to provide</w:t>
            </w:r>
            <w:r w:rsidRPr="0180B55C">
              <w:rPr>
                <w:spacing w:val="-2"/>
                <w:sz w:val="24"/>
                <w:szCs w:val="24"/>
              </w:rPr>
              <w:t xml:space="preserve"> hands-on support for faculty.  </w:t>
            </w:r>
          </w:p>
          <w:p w14:paraId="5C50F21F" w14:textId="77777777" w:rsidR="001C5AC7" w:rsidRDefault="001C5AC7" w:rsidP="00A02ABB">
            <w:pPr>
              <w:pStyle w:val="TableParagraph"/>
              <w:ind w:left="0" w:right="309"/>
              <w:rPr>
                <w:sz w:val="24"/>
              </w:rPr>
            </w:pPr>
          </w:p>
          <w:p w14:paraId="37C6AF3D" w14:textId="1ECFE3F8" w:rsidR="00B01358" w:rsidRDefault="008A336F" w:rsidP="00A02ABB">
            <w:pPr>
              <w:pStyle w:val="TableParagraph"/>
              <w:ind w:left="0" w:right="309"/>
              <w:rPr>
                <w:spacing w:val="40"/>
                <w:sz w:val="24"/>
              </w:rPr>
            </w:pPr>
            <w:r w:rsidRPr="0006746A">
              <w:rPr>
                <w:sz w:val="24"/>
              </w:rPr>
              <w:t>Model Course</w:t>
            </w:r>
            <w:r w:rsidRPr="005F5DDC">
              <w:rPr>
                <w:sz w:val="24"/>
              </w:rPr>
              <w:t xml:space="preserve"> is</w:t>
            </w:r>
            <w:r>
              <w:rPr>
                <w:sz w:val="24"/>
              </w:rPr>
              <w:t xml:space="preserve"> a multi-year initiative</w:t>
            </w:r>
            <w:r>
              <w:rPr>
                <w:spacing w:val="-2"/>
                <w:sz w:val="24"/>
              </w:rPr>
              <w:t xml:space="preserve"> </w:t>
            </w:r>
            <w:r>
              <w:rPr>
                <w:sz w:val="24"/>
              </w:rPr>
              <w:t>in which</w:t>
            </w:r>
            <w:r>
              <w:rPr>
                <w:spacing w:val="-1"/>
                <w:sz w:val="24"/>
              </w:rPr>
              <w:t xml:space="preserve"> </w:t>
            </w:r>
            <w:proofErr w:type="gramStart"/>
            <w:r>
              <w:rPr>
                <w:sz w:val="24"/>
              </w:rPr>
              <w:t>faculty</w:t>
            </w:r>
            <w:proofErr w:type="gramEnd"/>
            <w:r>
              <w:rPr>
                <w:spacing w:val="-4"/>
                <w:sz w:val="24"/>
              </w:rPr>
              <w:t xml:space="preserve"> </w:t>
            </w:r>
            <w:r>
              <w:rPr>
                <w:sz w:val="24"/>
              </w:rPr>
              <w:t>expand</w:t>
            </w:r>
            <w:r>
              <w:rPr>
                <w:spacing w:val="-1"/>
                <w:sz w:val="24"/>
              </w:rPr>
              <w:t xml:space="preserve"> </w:t>
            </w:r>
            <w:r>
              <w:rPr>
                <w:sz w:val="24"/>
              </w:rPr>
              <w:t>knowledge</w:t>
            </w:r>
            <w:r>
              <w:rPr>
                <w:spacing w:val="-2"/>
                <w:sz w:val="24"/>
              </w:rPr>
              <w:t xml:space="preserve"> </w:t>
            </w:r>
            <w:r>
              <w:rPr>
                <w:sz w:val="24"/>
              </w:rPr>
              <w:t>and experience</w:t>
            </w:r>
            <w:r>
              <w:rPr>
                <w:spacing w:val="-2"/>
                <w:sz w:val="24"/>
              </w:rPr>
              <w:t xml:space="preserve"> </w:t>
            </w:r>
            <w:r>
              <w:rPr>
                <w:sz w:val="24"/>
              </w:rPr>
              <w:t>in</w:t>
            </w:r>
            <w:r>
              <w:rPr>
                <w:spacing w:val="-1"/>
                <w:sz w:val="24"/>
              </w:rPr>
              <w:t xml:space="preserve"> </w:t>
            </w:r>
            <w:r>
              <w:rPr>
                <w:sz w:val="24"/>
              </w:rPr>
              <w:t>equity,</w:t>
            </w:r>
            <w:r>
              <w:rPr>
                <w:spacing w:val="-1"/>
                <w:sz w:val="24"/>
              </w:rPr>
              <w:t xml:space="preserve"> </w:t>
            </w:r>
            <w:r>
              <w:rPr>
                <w:sz w:val="24"/>
              </w:rPr>
              <w:t>diversity, and</w:t>
            </w:r>
            <w:r>
              <w:rPr>
                <w:spacing w:val="-1"/>
                <w:sz w:val="24"/>
              </w:rPr>
              <w:t xml:space="preserve"> </w:t>
            </w:r>
            <w:r>
              <w:rPr>
                <w:sz w:val="24"/>
              </w:rPr>
              <w:t>inclusion</w:t>
            </w:r>
            <w:r>
              <w:rPr>
                <w:spacing w:val="-1"/>
                <w:sz w:val="24"/>
              </w:rPr>
              <w:t xml:space="preserve"> </w:t>
            </w:r>
            <w:r>
              <w:rPr>
                <w:sz w:val="24"/>
              </w:rPr>
              <w:t>topics</w:t>
            </w:r>
            <w:r>
              <w:rPr>
                <w:spacing w:val="-1"/>
                <w:sz w:val="24"/>
              </w:rPr>
              <w:t xml:space="preserve"> </w:t>
            </w:r>
            <w:r>
              <w:rPr>
                <w:sz w:val="24"/>
              </w:rPr>
              <w:t xml:space="preserve">as they relate to the classroom content and pedagogical practices; department functions; interactions with department </w:t>
            </w:r>
            <w:r w:rsidR="00716ABF">
              <w:rPr>
                <w:sz w:val="24"/>
              </w:rPr>
              <w:t xml:space="preserve">students and </w:t>
            </w:r>
            <w:r>
              <w:rPr>
                <w:sz w:val="24"/>
              </w:rPr>
              <w:t xml:space="preserve">colleagues; collegewide and department service; and college structures, policies, and procedures. </w:t>
            </w:r>
            <w:r w:rsidR="006D2070" w:rsidRPr="0006746A">
              <w:rPr>
                <w:sz w:val="24"/>
              </w:rPr>
              <w:t>Model Course</w:t>
            </w:r>
            <w:r w:rsidR="006D2070">
              <w:rPr>
                <w:sz w:val="24"/>
              </w:rPr>
              <w:t xml:space="preserve"> is intended to strengthen DEIA (diversity, equity, inclusion and anti-racism) pedagogy</w:t>
            </w:r>
            <w:r w:rsidR="006D2070">
              <w:rPr>
                <w:spacing w:val="-7"/>
                <w:sz w:val="24"/>
              </w:rPr>
              <w:t xml:space="preserve"> </w:t>
            </w:r>
            <w:r w:rsidR="006D2070">
              <w:rPr>
                <w:sz w:val="24"/>
              </w:rPr>
              <w:t>and</w:t>
            </w:r>
            <w:r w:rsidR="006D2070">
              <w:rPr>
                <w:spacing w:val="-2"/>
                <w:sz w:val="24"/>
              </w:rPr>
              <w:t xml:space="preserve"> </w:t>
            </w:r>
            <w:r w:rsidR="006D2070">
              <w:rPr>
                <w:sz w:val="24"/>
              </w:rPr>
              <w:t>decrease</w:t>
            </w:r>
            <w:r w:rsidR="006D2070">
              <w:rPr>
                <w:spacing w:val="-1"/>
                <w:sz w:val="24"/>
              </w:rPr>
              <w:t xml:space="preserve"> </w:t>
            </w:r>
            <w:r w:rsidR="006D2070">
              <w:rPr>
                <w:sz w:val="24"/>
              </w:rPr>
              <w:t>equity</w:t>
            </w:r>
            <w:r w:rsidR="006D2070">
              <w:rPr>
                <w:spacing w:val="-5"/>
                <w:sz w:val="24"/>
              </w:rPr>
              <w:t xml:space="preserve"> </w:t>
            </w:r>
            <w:r w:rsidR="006D2070">
              <w:rPr>
                <w:sz w:val="24"/>
              </w:rPr>
              <w:t>gaps</w:t>
            </w:r>
            <w:r w:rsidR="006D2070">
              <w:rPr>
                <w:spacing w:val="-2"/>
                <w:sz w:val="24"/>
              </w:rPr>
              <w:t xml:space="preserve"> </w:t>
            </w:r>
            <w:r w:rsidR="006D2070">
              <w:rPr>
                <w:sz w:val="24"/>
              </w:rPr>
              <w:t>for</w:t>
            </w:r>
            <w:r w:rsidR="006D2070">
              <w:rPr>
                <w:spacing w:val="-3"/>
                <w:sz w:val="24"/>
              </w:rPr>
              <w:t xml:space="preserve"> </w:t>
            </w:r>
            <w:r w:rsidR="006D2070">
              <w:rPr>
                <w:sz w:val="24"/>
              </w:rPr>
              <w:t>students</w:t>
            </w:r>
            <w:r w:rsidR="006D2070">
              <w:rPr>
                <w:spacing w:val="-2"/>
                <w:sz w:val="24"/>
              </w:rPr>
              <w:t xml:space="preserve"> </w:t>
            </w:r>
            <w:r w:rsidR="006D2070">
              <w:rPr>
                <w:sz w:val="24"/>
              </w:rPr>
              <w:t>(i.e.,</w:t>
            </w:r>
            <w:r w:rsidR="006D2070">
              <w:rPr>
                <w:spacing w:val="-2"/>
                <w:sz w:val="24"/>
              </w:rPr>
              <w:t xml:space="preserve"> </w:t>
            </w:r>
            <w:r w:rsidR="006D2070">
              <w:rPr>
                <w:sz w:val="24"/>
              </w:rPr>
              <w:t>race,</w:t>
            </w:r>
            <w:r w:rsidR="006D2070">
              <w:rPr>
                <w:spacing w:val="-2"/>
                <w:sz w:val="24"/>
              </w:rPr>
              <w:t xml:space="preserve"> </w:t>
            </w:r>
            <w:r w:rsidR="006D2070">
              <w:rPr>
                <w:sz w:val="24"/>
              </w:rPr>
              <w:t>class</w:t>
            </w:r>
            <w:r w:rsidR="006D2070">
              <w:rPr>
                <w:spacing w:val="-2"/>
                <w:sz w:val="24"/>
              </w:rPr>
              <w:t xml:space="preserve"> </w:t>
            </w:r>
            <w:r w:rsidR="006D2070">
              <w:rPr>
                <w:sz w:val="24"/>
              </w:rPr>
              <w:t>and gender).</w:t>
            </w:r>
            <w:r w:rsidR="006D2070">
              <w:rPr>
                <w:spacing w:val="40"/>
                <w:sz w:val="24"/>
              </w:rPr>
              <w:t xml:space="preserve"> </w:t>
            </w:r>
            <w:r>
              <w:rPr>
                <w:sz w:val="24"/>
              </w:rPr>
              <w:t xml:space="preserve">Both the Academic Chair </w:t>
            </w:r>
            <w:r w:rsidR="008B17E5">
              <w:rPr>
                <w:sz w:val="24"/>
              </w:rPr>
              <w:t>and Fieldwork</w:t>
            </w:r>
            <w:r>
              <w:rPr>
                <w:sz w:val="24"/>
              </w:rPr>
              <w:t xml:space="preserve"> Coordinator participa</w:t>
            </w:r>
            <w:r w:rsidR="005854D5">
              <w:rPr>
                <w:sz w:val="24"/>
              </w:rPr>
              <w:t>ted</w:t>
            </w:r>
            <w:r>
              <w:rPr>
                <w:sz w:val="24"/>
              </w:rPr>
              <w:t xml:space="preserve"> in </w:t>
            </w:r>
            <w:r w:rsidRPr="0006746A">
              <w:rPr>
                <w:sz w:val="24"/>
              </w:rPr>
              <w:t>Model Course</w:t>
            </w:r>
            <w:r w:rsidRPr="00D70538">
              <w:rPr>
                <w:sz w:val="24"/>
              </w:rPr>
              <w:t>.</w:t>
            </w:r>
            <w:r>
              <w:rPr>
                <w:sz w:val="24"/>
              </w:rPr>
              <w:t xml:space="preserve"> </w:t>
            </w:r>
          </w:p>
          <w:p w14:paraId="7C332E6B" w14:textId="55E98CEC" w:rsidR="005854D5" w:rsidRDefault="005854D5" w:rsidP="008A336F">
            <w:pPr>
              <w:pStyle w:val="TableParagraph"/>
              <w:ind w:left="59" w:right="309" w:firstLine="14"/>
              <w:rPr>
                <w:spacing w:val="40"/>
                <w:sz w:val="24"/>
              </w:rPr>
            </w:pPr>
          </w:p>
          <w:p w14:paraId="2B57E0FA" w14:textId="15E95106" w:rsidR="008A336F" w:rsidRDefault="006D2070" w:rsidP="00A02ABB">
            <w:pPr>
              <w:pStyle w:val="TableParagraph"/>
              <w:ind w:left="0" w:right="309"/>
              <w:rPr>
                <w:sz w:val="24"/>
                <w:szCs w:val="24"/>
              </w:rPr>
            </w:pPr>
            <w:r w:rsidRPr="00093153">
              <w:rPr>
                <w:sz w:val="24"/>
                <w:szCs w:val="24"/>
              </w:rPr>
              <w:t>The Education Department at AACC</w:t>
            </w:r>
            <w:r w:rsidR="008A336F" w:rsidRPr="0180B55C">
              <w:rPr>
                <w:sz w:val="24"/>
                <w:szCs w:val="24"/>
              </w:rPr>
              <w:t xml:space="preserve"> </w:t>
            </w:r>
            <w:r w:rsidR="628A35F6" w:rsidRPr="0180B55C">
              <w:rPr>
                <w:sz w:val="24"/>
                <w:szCs w:val="24"/>
              </w:rPr>
              <w:t>offer</w:t>
            </w:r>
            <w:r>
              <w:rPr>
                <w:sz w:val="24"/>
                <w:szCs w:val="24"/>
              </w:rPr>
              <w:t>s</w:t>
            </w:r>
            <w:r w:rsidR="008A336F" w:rsidRPr="0180B55C">
              <w:rPr>
                <w:sz w:val="24"/>
                <w:szCs w:val="24"/>
              </w:rPr>
              <w:t xml:space="preserve"> an</w:t>
            </w:r>
            <w:r w:rsidR="00A02ABB">
              <w:rPr>
                <w:sz w:val="24"/>
                <w:szCs w:val="24"/>
              </w:rPr>
              <w:t xml:space="preserve"> Engagement Coaching program</w:t>
            </w:r>
            <w:r w:rsidR="008A336F" w:rsidRPr="0180B55C">
              <w:rPr>
                <w:sz w:val="24"/>
                <w:szCs w:val="24"/>
              </w:rPr>
              <w:t xml:space="preserve"> </w:t>
            </w:r>
            <w:hyperlink r:id="rId69">
              <w:r w:rsidR="008A336F" w:rsidRPr="0180B55C">
                <w:rPr>
                  <w:color w:val="0000FF"/>
                  <w:sz w:val="24"/>
                  <w:szCs w:val="24"/>
                  <w:u w:val="single" w:color="0000FF"/>
                </w:rPr>
                <w:t xml:space="preserve">{Engagement </w:t>
              </w:r>
              <w:r w:rsidR="0006746A" w:rsidRPr="0180B55C">
                <w:rPr>
                  <w:color w:val="0000FF"/>
                  <w:sz w:val="24"/>
                  <w:szCs w:val="24"/>
                  <w:u w:val="single" w:color="0000FF"/>
                </w:rPr>
                <w:lastRenderedPageBreak/>
                <w:t>Coach Training</w:t>
              </w:r>
              <w:r w:rsidR="008A336F" w:rsidRPr="0180B55C">
                <w:rPr>
                  <w:color w:val="0000FF"/>
                  <w:sz w:val="24"/>
                  <w:szCs w:val="24"/>
                  <w:u w:val="single" w:color="0000FF"/>
                </w:rPr>
                <w:t>}</w:t>
              </w:r>
              <w:r w:rsidR="008A336F" w:rsidRPr="0180B55C">
                <w:rPr>
                  <w:sz w:val="24"/>
                  <w:szCs w:val="24"/>
                </w:rPr>
                <w:t>.</w:t>
              </w:r>
            </w:hyperlink>
            <w:r w:rsidR="008A336F" w:rsidRPr="0180B55C">
              <w:rPr>
                <w:sz w:val="24"/>
                <w:szCs w:val="24"/>
              </w:rPr>
              <w:t xml:space="preserve"> AACC is the only community college in the nation to offer an International Coach</w:t>
            </w:r>
            <w:r>
              <w:rPr>
                <w:sz w:val="24"/>
                <w:szCs w:val="24"/>
              </w:rPr>
              <w:t>ing</w:t>
            </w:r>
            <w:r w:rsidR="008A336F" w:rsidRPr="0180B55C">
              <w:rPr>
                <w:sz w:val="24"/>
                <w:szCs w:val="24"/>
              </w:rPr>
              <w:t xml:space="preserve"> Federation (I</w:t>
            </w:r>
            <w:r>
              <w:rPr>
                <w:sz w:val="24"/>
                <w:szCs w:val="24"/>
              </w:rPr>
              <w:t>C</w:t>
            </w:r>
            <w:r w:rsidR="0006746A">
              <w:rPr>
                <w:sz w:val="24"/>
                <w:szCs w:val="24"/>
              </w:rPr>
              <w:t>F</w:t>
            </w:r>
            <w:r w:rsidR="008A336F" w:rsidRPr="0180B55C">
              <w:rPr>
                <w:sz w:val="24"/>
                <w:szCs w:val="24"/>
              </w:rPr>
              <w:t xml:space="preserve">)-accredited coaching training program. A component of the </w:t>
            </w:r>
            <w:r w:rsidR="008A336F" w:rsidRPr="0180B55C">
              <w:rPr>
                <w:i/>
                <w:iCs/>
                <w:sz w:val="24"/>
                <w:szCs w:val="24"/>
              </w:rPr>
              <w:t>Engagement Coaching</w:t>
            </w:r>
            <w:r w:rsidR="008A336F" w:rsidRPr="0180B55C">
              <w:rPr>
                <w:sz w:val="24"/>
                <w:szCs w:val="24"/>
              </w:rPr>
              <w:t xml:space="preserve"> program is culturally responsive practices. Both the Academic Chair and Fieldwork Coordinator are trained Engagement Coaches.</w:t>
            </w:r>
          </w:p>
          <w:p w14:paraId="02CDED82" w14:textId="77777777" w:rsidR="003358F9" w:rsidRDefault="003358F9" w:rsidP="008A336F">
            <w:pPr>
              <w:pStyle w:val="TableParagraph"/>
              <w:ind w:left="59" w:right="309" w:firstLine="14"/>
              <w:rPr>
                <w:sz w:val="24"/>
              </w:rPr>
            </w:pPr>
          </w:p>
          <w:p w14:paraId="0F06BBC9" w14:textId="452DE14C" w:rsidR="003358F9" w:rsidRDefault="00093153" w:rsidP="003358F9">
            <w:pPr>
              <w:pStyle w:val="TableParagraph"/>
              <w:ind w:left="0"/>
              <w:rPr>
                <w:bCs/>
                <w:spacing w:val="-2"/>
                <w:sz w:val="24"/>
              </w:rPr>
            </w:pPr>
            <w:r>
              <w:rPr>
                <w:sz w:val="24"/>
              </w:rPr>
              <w:t>T</w:t>
            </w:r>
            <w:r w:rsidR="003358F9">
              <w:rPr>
                <w:sz w:val="24"/>
              </w:rPr>
              <w:t>he</w:t>
            </w:r>
            <w:r w:rsidR="003358F9">
              <w:rPr>
                <w:spacing w:val="-4"/>
                <w:sz w:val="24"/>
              </w:rPr>
              <w:t xml:space="preserve"> </w:t>
            </w:r>
            <w:r w:rsidR="003358F9">
              <w:rPr>
                <w:sz w:val="24"/>
              </w:rPr>
              <w:t xml:space="preserve">AACC </w:t>
            </w:r>
            <w:r w:rsidR="00791135">
              <w:rPr>
                <w:sz w:val="24"/>
              </w:rPr>
              <w:t xml:space="preserve"> Office of Inclusion, Diversity, Equity</w:t>
            </w:r>
            <w:r>
              <w:rPr>
                <w:sz w:val="24"/>
              </w:rPr>
              <w:t>,</w:t>
            </w:r>
            <w:r w:rsidR="00791135">
              <w:rPr>
                <w:sz w:val="24"/>
              </w:rPr>
              <w:t xml:space="preserve"> Access and Leadership </w:t>
            </w:r>
            <w:hyperlink r:id="rId70">
              <w:r w:rsidR="008754A7">
                <w:rPr>
                  <w:color w:val="0000FF"/>
                  <w:sz w:val="24"/>
                </w:rPr>
                <w:t>{Office of Inclusion, Diversity, Equity</w:t>
              </w:r>
              <w:r>
                <w:rPr>
                  <w:color w:val="0000FF"/>
                  <w:sz w:val="24"/>
                </w:rPr>
                <w:t>,</w:t>
              </w:r>
              <w:r w:rsidR="008754A7">
                <w:rPr>
                  <w:color w:val="0000FF"/>
                  <w:sz w:val="24"/>
                </w:rPr>
                <w:t xml:space="preserve"> Access and Leadership (IDEAL)}</w:t>
              </w:r>
            </w:hyperlink>
            <w:r w:rsidR="003358F9">
              <w:rPr>
                <w:color w:val="0000FF"/>
                <w:sz w:val="24"/>
              </w:rPr>
              <w:t xml:space="preserve"> </w:t>
            </w:r>
            <w:r w:rsidR="003358F9">
              <w:rPr>
                <w:sz w:val="24"/>
              </w:rPr>
              <w:t>offers professional</w:t>
            </w:r>
            <w:r w:rsidR="003358F9">
              <w:rPr>
                <w:spacing w:val="-2"/>
                <w:sz w:val="24"/>
              </w:rPr>
              <w:t xml:space="preserve"> </w:t>
            </w:r>
            <w:r w:rsidR="003358F9">
              <w:rPr>
                <w:sz w:val="24"/>
              </w:rPr>
              <w:t>development</w:t>
            </w:r>
            <w:r w:rsidR="003358F9">
              <w:rPr>
                <w:spacing w:val="-2"/>
                <w:sz w:val="24"/>
              </w:rPr>
              <w:t xml:space="preserve"> </w:t>
            </w:r>
            <w:r w:rsidR="003358F9">
              <w:rPr>
                <w:sz w:val="24"/>
              </w:rPr>
              <w:t>workshops</w:t>
            </w:r>
            <w:r w:rsidR="003358F9">
              <w:rPr>
                <w:spacing w:val="-2"/>
                <w:sz w:val="24"/>
              </w:rPr>
              <w:t xml:space="preserve"> </w:t>
            </w:r>
            <w:r w:rsidR="003358F9">
              <w:rPr>
                <w:sz w:val="24"/>
              </w:rPr>
              <w:t>that</w:t>
            </w:r>
            <w:r w:rsidR="003358F9">
              <w:rPr>
                <w:spacing w:val="-2"/>
                <w:sz w:val="24"/>
              </w:rPr>
              <w:t xml:space="preserve"> </w:t>
            </w:r>
            <w:r w:rsidR="003358F9">
              <w:rPr>
                <w:sz w:val="24"/>
              </w:rPr>
              <w:t>focus</w:t>
            </w:r>
            <w:r w:rsidR="003358F9">
              <w:rPr>
                <w:spacing w:val="-2"/>
                <w:sz w:val="24"/>
              </w:rPr>
              <w:t xml:space="preserve"> </w:t>
            </w:r>
            <w:r w:rsidR="003358F9">
              <w:rPr>
                <w:sz w:val="24"/>
              </w:rPr>
              <w:t>on</w:t>
            </w:r>
            <w:r w:rsidR="003358F9">
              <w:rPr>
                <w:spacing w:val="-2"/>
                <w:sz w:val="24"/>
              </w:rPr>
              <w:t xml:space="preserve"> intercultural fluency</w:t>
            </w:r>
            <w:r w:rsidR="003358F9">
              <w:rPr>
                <w:sz w:val="24"/>
              </w:rPr>
              <w:t>,</w:t>
            </w:r>
            <w:r w:rsidR="003358F9">
              <w:rPr>
                <w:spacing w:val="-2"/>
                <w:sz w:val="24"/>
              </w:rPr>
              <w:t xml:space="preserve"> </w:t>
            </w:r>
            <w:r w:rsidR="003358F9">
              <w:rPr>
                <w:sz w:val="24"/>
              </w:rPr>
              <w:t>culturally responsive</w:t>
            </w:r>
            <w:r w:rsidR="003358F9">
              <w:rPr>
                <w:spacing w:val="-3"/>
                <w:sz w:val="24"/>
              </w:rPr>
              <w:t xml:space="preserve"> </w:t>
            </w:r>
            <w:r w:rsidR="003358F9">
              <w:rPr>
                <w:sz w:val="24"/>
              </w:rPr>
              <w:t>practices and teaching pedagogy.</w:t>
            </w:r>
          </w:p>
          <w:p w14:paraId="1A114527" w14:textId="77777777" w:rsidR="00B01358" w:rsidRDefault="00B01358" w:rsidP="008A336F">
            <w:pPr>
              <w:pStyle w:val="TableParagraph"/>
              <w:ind w:left="59" w:right="309" w:firstLine="14"/>
              <w:rPr>
                <w:sz w:val="24"/>
              </w:rPr>
            </w:pPr>
          </w:p>
          <w:p w14:paraId="79D93112" w14:textId="08865C5B" w:rsidR="00B01358" w:rsidRDefault="304C0061" w:rsidP="432D0519">
            <w:pPr>
              <w:pStyle w:val="TableParagraph"/>
              <w:ind w:left="0" w:right="309"/>
              <w:rPr>
                <w:sz w:val="24"/>
                <w:szCs w:val="24"/>
              </w:rPr>
            </w:pPr>
            <w:r w:rsidRPr="432D0519">
              <w:rPr>
                <w:sz w:val="24"/>
                <w:szCs w:val="24"/>
              </w:rPr>
              <w:t>The Division of Learning offer</w:t>
            </w:r>
            <w:r w:rsidR="5FF033A3" w:rsidRPr="432D0519">
              <w:rPr>
                <w:sz w:val="24"/>
                <w:szCs w:val="24"/>
              </w:rPr>
              <w:t>ed</w:t>
            </w:r>
            <w:r w:rsidRPr="432D0519">
              <w:rPr>
                <w:sz w:val="24"/>
                <w:szCs w:val="24"/>
              </w:rPr>
              <w:t xml:space="preserve"> </w:t>
            </w:r>
            <w:r w:rsidR="6F7E352B" w:rsidRPr="432D0519">
              <w:rPr>
                <w:i/>
                <w:iCs/>
                <w:sz w:val="24"/>
                <w:szCs w:val="24"/>
              </w:rPr>
              <w:t>Mastery</w:t>
            </w:r>
            <w:r w:rsidR="6F7E352B" w:rsidRPr="432D0519">
              <w:rPr>
                <w:sz w:val="24"/>
                <w:szCs w:val="24"/>
              </w:rPr>
              <w:t xml:space="preserve">, which </w:t>
            </w:r>
            <w:r w:rsidR="00F050ED">
              <w:rPr>
                <w:sz w:val="24"/>
                <w:szCs w:val="24"/>
              </w:rPr>
              <w:t>was</w:t>
            </w:r>
            <w:r w:rsidR="6F7E352B" w:rsidRPr="432D0519">
              <w:rPr>
                <w:sz w:val="24"/>
                <w:szCs w:val="24"/>
              </w:rPr>
              <w:t xml:space="preserve"> </w:t>
            </w:r>
            <w:r w:rsidR="69576190" w:rsidRPr="432D0519">
              <w:rPr>
                <w:sz w:val="24"/>
                <w:szCs w:val="24"/>
              </w:rPr>
              <w:t>a</w:t>
            </w:r>
            <w:r w:rsidR="6F7E352B" w:rsidRPr="432D0519">
              <w:rPr>
                <w:sz w:val="24"/>
                <w:szCs w:val="24"/>
              </w:rPr>
              <w:t xml:space="preserve"> training for faculty</w:t>
            </w:r>
            <w:r w:rsidR="35EC1A60" w:rsidRPr="432D0519">
              <w:rPr>
                <w:sz w:val="24"/>
                <w:szCs w:val="24"/>
              </w:rPr>
              <w:t xml:space="preserve"> that </w:t>
            </w:r>
            <w:r w:rsidR="00F050ED" w:rsidRPr="432D0519">
              <w:rPr>
                <w:sz w:val="24"/>
                <w:szCs w:val="24"/>
              </w:rPr>
              <w:t>support</w:t>
            </w:r>
            <w:r w:rsidR="00F050ED">
              <w:rPr>
                <w:sz w:val="24"/>
                <w:szCs w:val="24"/>
              </w:rPr>
              <w:t>ed</w:t>
            </w:r>
            <w:r w:rsidR="00F050ED" w:rsidRPr="432D0519">
              <w:rPr>
                <w:sz w:val="24"/>
                <w:szCs w:val="24"/>
              </w:rPr>
              <w:t xml:space="preserve"> strengthening</w:t>
            </w:r>
            <w:r w:rsidR="0C3AB5BA" w:rsidRPr="432D0519">
              <w:rPr>
                <w:sz w:val="24"/>
                <w:szCs w:val="24"/>
              </w:rPr>
              <w:t xml:space="preserve"> teaching </w:t>
            </w:r>
            <w:r w:rsidR="6F7E352B" w:rsidRPr="432D0519">
              <w:rPr>
                <w:sz w:val="24"/>
                <w:szCs w:val="24"/>
              </w:rPr>
              <w:t>pedagog</w:t>
            </w:r>
            <w:r w:rsidR="0C3AB5BA" w:rsidRPr="432D0519">
              <w:rPr>
                <w:sz w:val="24"/>
                <w:szCs w:val="24"/>
              </w:rPr>
              <w:t>y. Mastery focuse</w:t>
            </w:r>
            <w:r w:rsidR="00F050ED">
              <w:rPr>
                <w:sz w:val="24"/>
                <w:szCs w:val="24"/>
              </w:rPr>
              <w:t>d</w:t>
            </w:r>
            <w:r w:rsidR="0C3AB5BA" w:rsidRPr="432D0519">
              <w:rPr>
                <w:sz w:val="24"/>
                <w:szCs w:val="24"/>
              </w:rPr>
              <w:t xml:space="preserve"> on </w:t>
            </w:r>
            <w:r w:rsidR="3C394D5F" w:rsidRPr="432D0519">
              <w:rPr>
                <w:sz w:val="24"/>
                <w:szCs w:val="24"/>
              </w:rPr>
              <w:t>growing instruction through the lens of mastery, feedback, growth mindset, and empathy</w:t>
            </w:r>
            <w:r w:rsidR="5FF033A3" w:rsidRPr="432D0519">
              <w:rPr>
                <w:sz w:val="24"/>
                <w:szCs w:val="24"/>
              </w:rPr>
              <w:t>. Through collaboratio</w:t>
            </w:r>
            <w:r w:rsidR="616B4D23" w:rsidRPr="432D0519">
              <w:rPr>
                <w:sz w:val="24"/>
                <w:szCs w:val="24"/>
              </w:rPr>
              <w:t>n and feedback,</w:t>
            </w:r>
            <w:r w:rsidR="5FF033A3" w:rsidRPr="432D0519">
              <w:rPr>
                <w:sz w:val="24"/>
                <w:szCs w:val="24"/>
              </w:rPr>
              <w:t xml:space="preserve"> instructor</w:t>
            </w:r>
            <w:r w:rsidR="050CEE19" w:rsidRPr="432D0519">
              <w:rPr>
                <w:sz w:val="24"/>
                <w:szCs w:val="24"/>
              </w:rPr>
              <w:t>s</w:t>
            </w:r>
            <w:r w:rsidR="5FF033A3" w:rsidRPr="432D0519">
              <w:rPr>
                <w:sz w:val="24"/>
                <w:szCs w:val="24"/>
              </w:rPr>
              <w:t xml:space="preserve"> learn how to</w:t>
            </w:r>
            <w:r w:rsidR="616B4D23" w:rsidRPr="432D0519">
              <w:rPr>
                <w:sz w:val="24"/>
                <w:szCs w:val="24"/>
              </w:rPr>
              <w:t xml:space="preserve"> offer innovative instruction that focuses on helping students to achieve mastery in the classroom.</w:t>
            </w:r>
            <w:r w:rsidR="446E597E" w:rsidRPr="432D0519">
              <w:rPr>
                <w:sz w:val="24"/>
                <w:szCs w:val="24"/>
              </w:rPr>
              <w:t xml:space="preserve"> The </w:t>
            </w:r>
            <w:r w:rsidR="08ACC648" w:rsidRPr="432D0519">
              <w:rPr>
                <w:sz w:val="24"/>
                <w:szCs w:val="24"/>
              </w:rPr>
              <w:t>F</w:t>
            </w:r>
            <w:r w:rsidR="446E597E" w:rsidRPr="432D0519">
              <w:rPr>
                <w:sz w:val="24"/>
                <w:szCs w:val="24"/>
              </w:rPr>
              <w:t xml:space="preserve">ieldwork </w:t>
            </w:r>
            <w:r w:rsidR="08ACC648" w:rsidRPr="432D0519">
              <w:rPr>
                <w:sz w:val="24"/>
                <w:szCs w:val="24"/>
              </w:rPr>
              <w:t>C</w:t>
            </w:r>
            <w:r w:rsidR="446E597E" w:rsidRPr="432D0519">
              <w:rPr>
                <w:sz w:val="24"/>
                <w:szCs w:val="24"/>
              </w:rPr>
              <w:t xml:space="preserve">oordinator </w:t>
            </w:r>
            <w:r w:rsidR="21D501CB" w:rsidRPr="432D0519">
              <w:rPr>
                <w:sz w:val="24"/>
                <w:szCs w:val="24"/>
              </w:rPr>
              <w:t>participated in</w:t>
            </w:r>
            <w:r w:rsidR="08ACC648" w:rsidRPr="432D0519">
              <w:rPr>
                <w:sz w:val="24"/>
                <w:szCs w:val="24"/>
              </w:rPr>
              <w:t xml:space="preserve"> cohort</w:t>
            </w:r>
            <w:r w:rsidR="13C19C0A" w:rsidRPr="432D0519">
              <w:rPr>
                <w:sz w:val="24"/>
                <w:szCs w:val="24"/>
              </w:rPr>
              <w:t xml:space="preserve"> three</w:t>
            </w:r>
            <w:r w:rsidR="08ACC648" w:rsidRPr="432D0519">
              <w:rPr>
                <w:sz w:val="24"/>
                <w:szCs w:val="24"/>
              </w:rPr>
              <w:t xml:space="preserve"> of </w:t>
            </w:r>
            <w:r w:rsidR="76DCFA0D" w:rsidRPr="432D0519">
              <w:rPr>
                <w:sz w:val="24"/>
                <w:szCs w:val="24"/>
              </w:rPr>
              <w:t>the Mastery</w:t>
            </w:r>
            <w:r w:rsidR="21D501CB" w:rsidRPr="432D0519">
              <w:rPr>
                <w:sz w:val="24"/>
                <w:szCs w:val="24"/>
              </w:rPr>
              <w:t xml:space="preserve"> </w:t>
            </w:r>
            <w:r w:rsidR="08ACC648" w:rsidRPr="432D0519">
              <w:rPr>
                <w:sz w:val="24"/>
                <w:szCs w:val="24"/>
              </w:rPr>
              <w:t xml:space="preserve">program. </w:t>
            </w:r>
          </w:p>
          <w:p w14:paraId="655EAE1C" w14:textId="76E175AD" w:rsidR="008A336F" w:rsidRDefault="008A336F" w:rsidP="00EA0286">
            <w:pPr>
              <w:pStyle w:val="TableParagraph"/>
              <w:spacing w:before="275"/>
              <w:ind w:left="0" w:right="309"/>
              <w:rPr>
                <w:sz w:val="24"/>
                <w:szCs w:val="24"/>
              </w:rPr>
            </w:pPr>
            <w:r w:rsidRPr="0180B55C">
              <w:rPr>
                <w:sz w:val="24"/>
                <w:szCs w:val="24"/>
              </w:rPr>
              <w:t xml:space="preserve">In addition, the college funds professional development opportunities for faculty that include conferences, workshops, CEU’s, training and graduate classes. The </w:t>
            </w:r>
            <w:r w:rsidR="001F5DC3" w:rsidRPr="0180B55C">
              <w:rPr>
                <w:sz w:val="24"/>
                <w:szCs w:val="24"/>
              </w:rPr>
              <w:t>Provost/</w:t>
            </w:r>
            <w:r w:rsidRPr="0180B55C">
              <w:rPr>
                <w:sz w:val="24"/>
                <w:szCs w:val="24"/>
              </w:rPr>
              <w:t>Vice President for Learning also disburses</w:t>
            </w:r>
            <w:r w:rsidRPr="0180B55C">
              <w:rPr>
                <w:spacing w:val="-4"/>
                <w:sz w:val="24"/>
                <w:szCs w:val="24"/>
              </w:rPr>
              <w:t xml:space="preserve"> </w:t>
            </w:r>
            <w:r w:rsidRPr="0180B55C">
              <w:rPr>
                <w:sz w:val="24"/>
                <w:szCs w:val="24"/>
              </w:rPr>
              <w:t>funding</w:t>
            </w:r>
            <w:r w:rsidRPr="0180B55C">
              <w:rPr>
                <w:spacing w:val="-4"/>
                <w:sz w:val="24"/>
                <w:szCs w:val="24"/>
              </w:rPr>
              <w:t xml:space="preserve"> </w:t>
            </w:r>
            <w:r w:rsidRPr="0180B55C">
              <w:rPr>
                <w:sz w:val="24"/>
                <w:szCs w:val="24"/>
              </w:rPr>
              <w:t>for</w:t>
            </w:r>
            <w:r w:rsidRPr="0180B55C">
              <w:rPr>
                <w:spacing w:val="-5"/>
                <w:sz w:val="24"/>
                <w:szCs w:val="24"/>
              </w:rPr>
              <w:t xml:space="preserve"> </w:t>
            </w:r>
            <w:r w:rsidR="001F5DC3" w:rsidRPr="0180B55C">
              <w:rPr>
                <w:sz w:val="24"/>
                <w:szCs w:val="24"/>
              </w:rPr>
              <w:t>faculty to</w:t>
            </w:r>
            <w:r w:rsidRPr="0180B55C">
              <w:rPr>
                <w:spacing w:val="-4"/>
                <w:sz w:val="24"/>
                <w:szCs w:val="24"/>
              </w:rPr>
              <w:t xml:space="preserve"> </w:t>
            </w:r>
            <w:r w:rsidRPr="0180B55C">
              <w:rPr>
                <w:sz w:val="24"/>
                <w:szCs w:val="24"/>
              </w:rPr>
              <w:t>attend</w:t>
            </w:r>
            <w:r w:rsidRPr="0180B55C">
              <w:rPr>
                <w:spacing w:val="-3"/>
                <w:sz w:val="24"/>
                <w:szCs w:val="24"/>
              </w:rPr>
              <w:t xml:space="preserve"> </w:t>
            </w:r>
            <w:r w:rsidRPr="0180B55C">
              <w:rPr>
                <w:sz w:val="24"/>
                <w:szCs w:val="24"/>
              </w:rPr>
              <w:t>League</w:t>
            </w:r>
            <w:r w:rsidRPr="0180B55C">
              <w:rPr>
                <w:spacing w:val="-3"/>
                <w:sz w:val="24"/>
                <w:szCs w:val="24"/>
              </w:rPr>
              <w:t xml:space="preserve"> </w:t>
            </w:r>
            <w:r w:rsidRPr="0180B55C">
              <w:rPr>
                <w:sz w:val="24"/>
                <w:szCs w:val="24"/>
              </w:rPr>
              <w:t>for</w:t>
            </w:r>
            <w:r w:rsidRPr="0180B55C">
              <w:rPr>
                <w:spacing w:val="-4"/>
                <w:sz w:val="24"/>
                <w:szCs w:val="24"/>
              </w:rPr>
              <w:t xml:space="preserve"> </w:t>
            </w:r>
            <w:r w:rsidRPr="0180B55C">
              <w:rPr>
                <w:sz w:val="24"/>
                <w:szCs w:val="24"/>
              </w:rPr>
              <w:t>Innovation</w:t>
            </w:r>
            <w:r w:rsidRPr="0180B55C">
              <w:rPr>
                <w:spacing w:val="-4"/>
                <w:sz w:val="24"/>
                <w:szCs w:val="24"/>
              </w:rPr>
              <w:t xml:space="preserve"> </w:t>
            </w:r>
            <w:r w:rsidRPr="0180B55C">
              <w:rPr>
                <w:sz w:val="24"/>
                <w:szCs w:val="24"/>
              </w:rPr>
              <w:t>conferences</w:t>
            </w:r>
            <w:r w:rsidRPr="0180B55C">
              <w:rPr>
                <w:spacing w:val="-4"/>
                <w:sz w:val="24"/>
                <w:szCs w:val="24"/>
              </w:rPr>
              <w:t xml:space="preserve"> </w:t>
            </w:r>
            <w:r w:rsidRPr="0180B55C">
              <w:rPr>
                <w:sz w:val="24"/>
                <w:szCs w:val="24"/>
              </w:rPr>
              <w:t>that</w:t>
            </w:r>
            <w:r w:rsidRPr="0180B55C">
              <w:rPr>
                <w:spacing w:val="-4"/>
                <w:sz w:val="24"/>
                <w:szCs w:val="24"/>
              </w:rPr>
              <w:t xml:space="preserve"> </w:t>
            </w:r>
            <w:r w:rsidRPr="0180B55C">
              <w:rPr>
                <w:sz w:val="24"/>
                <w:szCs w:val="24"/>
              </w:rPr>
              <w:t>address</w:t>
            </w:r>
            <w:r w:rsidRPr="0180B55C">
              <w:rPr>
                <w:spacing w:val="-4"/>
                <w:sz w:val="24"/>
                <w:szCs w:val="24"/>
              </w:rPr>
              <w:t xml:space="preserve"> </w:t>
            </w:r>
            <w:r w:rsidRPr="0180B55C">
              <w:rPr>
                <w:sz w:val="24"/>
                <w:szCs w:val="24"/>
              </w:rPr>
              <w:t>college</w:t>
            </w:r>
            <w:r w:rsidRPr="0180B55C">
              <w:rPr>
                <w:spacing w:val="-4"/>
                <w:sz w:val="24"/>
                <w:szCs w:val="24"/>
              </w:rPr>
              <w:t xml:space="preserve"> </w:t>
            </w:r>
            <w:r w:rsidRPr="0180B55C">
              <w:rPr>
                <w:sz w:val="24"/>
                <w:szCs w:val="24"/>
              </w:rPr>
              <w:t xml:space="preserve">initiatives in technology, innovative pedagogy, </w:t>
            </w:r>
            <w:r w:rsidR="001F5DC3" w:rsidRPr="0180B55C">
              <w:rPr>
                <w:sz w:val="24"/>
                <w:szCs w:val="24"/>
              </w:rPr>
              <w:t>intercultural fluency,</w:t>
            </w:r>
            <w:r w:rsidR="00AA2FD2" w:rsidRPr="0180B55C">
              <w:rPr>
                <w:sz w:val="24"/>
                <w:szCs w:val="24"/>
              </w:rPr>
              <w:t xml:space="preserve"> artificial intelligence,</w:t>
            </w:r>
            <w:r w:rsidRPr="0180B55C">
              <w:rPr>
                <w:sz w:val="24"/>
                <w:szCs w:val="24"/>
              </w:rPr>
              <w:t xml:space="preserve"> culturally responsive practices</w:t>
            </w:r>
            <w:r w:rsidR="00C158B4" w:rsidRPr="0180B55C">
              <w:rPr>
                <w:sz w:val="24"/>
                <w:szCs w:val="24"/>
              </w:rPr>
              <w:t>, leadership</w:t>
            </w:r>
            <w:r w:rsidR="000E2453" w:rsidRPr="0180B55C">
              <w:rPr>
                <w:sz w:val="24"/>
                <w:szCs w:val="24"/>
              </w:rPr>
              <w:t xml:space="preserve"> practices</w:t>
            </w:r>
            <w:r w:rsidR="0056332F" w:rsidRPr="0180B55C">
              <w:rPr>
                <w:sz w:val="24"/>
                <w:szCs w:val="24"/>
              </w:rPr>
              <w:t xml:space="preserve">, </w:t>
            </w:r>
            <w:r w:rsidR="000E2453" w:rsidRPr="0180B55C">
              <w:rPr>
                <w:sz w:val="24"/>
                <w:szCs w:val="24"/>
              </w:rPr>
              <w:t xml:space="preserve">and best </w:t>
            </w:r>
            <w:r w:rsidR="0056332F" w:rsidRPr="0180B55C">
              <w:rPr>
                <w:sz w:val="24"/>
                <w:szCs w:val="24"/>
              </w:rPr>
              <w:t>practices</w:t>
            </w:r>
            <w:r w:rsidR="003358F9" w:rsidRPr="0180B55C">
              <w:rPr>
                <w:sz w:val="24"/>
                <w:szCs w:val="24"/>
              </w:rPr>
              <w:t xml:space="preserve"> </w:t>
            </w:r>
            <w:r w:rsidR="0056332F" w:rsidRPr="0180B55C">
              <w:rPr>
                <w:sz w:val="24"/>
                <w:szCs w:val="24"/>
              </w:rPr>
              <w:t>for student support services</w:t>
            </w:r>
            <w:r w:rsidR="00EA26A0" w:rsidRPr="0180B55C">
              <w:rPr>
                <w:sz w:val="24"/>
                <w:szCs w:val="24"/>
              </w:rPr>
              <w:t>.</w:t>
            </w:r>
          </w:p>
          <w:p w14:paraId="360C3BBA" w14:textId="77777777" w:rsidR="0046352D" w:rsidRDefault="0046352D" w:rsidP="0180B55C">
            <w:pPr>
              <w:pStyle w:val="TableParagraph"/>
              <w:ind w:left="0"/>
              <w:rPr>
                <w:sz w:val="24"/>
                <w:szCs w:val="24"/>
              </w:rPr>
            </w:pPr>
          </w:p>
          <w:p w14:paraId="4903A182" w14:textId="4D8658DF" w:rsidR="008A336F" w:rsidRDefault="00C54B4E" w:rsidP="0180B55C">
            <w:pPr>
              <w:pStyle w:val="TableParagraph"/>
              <w:ind w:left="0"/>
              <w:rPr>
                <w:spacing w:val="-2"/>
                <w:sz w:val="24"/>
                <w:szCs w:val="24"/>
              </w:rPr>
            </w:pPr>
            <w:r w:rsidRPr="0180B55C">
              <w:rPr>
                <w:sz w:val="24"/>
                <w:szCs w:val="24"/>
              </w:rPr>
              <w:t>In</w:t>
            </w:r>
            <w:r w:rsidRPr="0180B55C">
              <w:rPr>
                <w:spacing w:val="-1"/>
                <w:sz w:val="24"/>
                <w:szCs w:val="24"/>
              </w:rPr>
              <w:t xml:space="preserve"> </w:t>
            </w:r>
            <w:r w:rsidRPr="0180B55C">
              <w:rPr>
                <w:sz w:val="24"/>
                <w:szCs w:val="24"/>
              </w:rPr>
              <w:t>addition</w:t>
            </w:r>
            <w:r w:rsidRPr="0180B55C">
              <w:rPr>
                <w:spacing w:val="-3"/>
                <w:sz w:val="24"/>
                <w:szCs w:val="24"/>
              </w:rPr>
              <w:t xml:space="preserve"> </w:t>
            </w:r>
            <w:r w:rsidRPr="0180B55C">
              <w:rPr>
                <w:sz w:val="24"/>
                <w:szCs w:val="24"/>
              </w:rPr>
              <w:t>to</w:t>
            </w:r>
            <w:r w:rsidRPr="0180B55C">
              <w:rPr>
                <w:spacing w:val="-3"/>
                <w:sz w:val="24"/>
                <w:szCs w:val="24"/>
              </w:rPr>
              <w:t xml:space="preserve"> </w:t>
            </w:r>
            <w:r w:rsidRPr="0180B55C">
              <w:rPr>
                <w:sz w:val="24"/>
                <w:szCs w:val="24"/>
              </w:rPr>
              <w:t>the</w:t>
            </w:r>
            <w:r w:rsidRPr="0180B55C">
              <w:rPr>
                <w:spacing w:val="-3"/>
                <w:sz w:val="24"/>
                <w:szCs w:val="24"/>
              </w:rPr>
              <w:t xml:space="preserve"> </w:t>
            </w:r>
            <w:r w:rsidRPr="0180B55C">
              <w:rPr>
                <w:sz w:val="24"/>
                <w:szCs w:val="24"/>
              </w:rPr>
              <w:t>internal</w:t>
            </w:r>
            <w:r w:rsidRPr="0180B55C">
              <w:rPr>
                <w:spacing w:val="-3"/>
                <w:sz w:val="24"/>
                <w:szCs w:val="24"/>
              </w:rPr>
              <w:t xml:space="preserve"> </w:t>
            </w:r>
            <w:r w:rsidRPr="0180B55C">
              <w:rPr>
                <w:sz w:val="24"/>
                <w:szCs w:val="24"/>
              </w:rPr>
              <w:t>and</w:t>
            </w:r>
            <w:r w:rsidRPr="0180B55C">
              <w:rPr>
                <w:spacing w:val="-3"/>
                <w:sz w:val="24"/>
                <w:szCs w:val="24"/>
              </w:rPr>
              <w:t xml:space="preserve"> </w:t>
            </w:r>
            <w:r w:rsidRPr="0180B55C">
              <w:rPr>
                <w:sz w:val="24"/>
                <w:szCs w:val="24"/>
              </w:rPr>
              <w:t>external</w:t>
            </w:r>
            <w:r w:rsidRPr="0180B55C">
              <w:rPr>
                <w:spacing w:val="-3"/>
                <w:sz w:val="24"/>
                <w:szCs w:val="24"/>
              </w:rPr>
              <w:t xml:space="preserve"> </w:t>
            </w:r>
            <w:r w:rsidRPr="0180B55C">
              <w:rPr>
                <w:sz w:val="24"/>
                <w:szCs w:val="24"/>
              </w:rPr>
              <w:t>activities</w:t>
            </w:r>
            <w:r w:rsidRPr="0180B55C">
              <w:rPr>
                <w:spacing w:val="-1"/>
                <w:sz w:val="24"/>
                <w:szCs w:val="24"/>
              </w:rPr>
              <w:t xml:space="preserve"> </w:t>
            </w:r>
            <w:r w:rsidRPr="0180B55C">
              <w:rPr>
                <w:sz w:val="24"/>
                <w:szCs w:val="24"/>
              </w:rPr>
              <w:t>and</w:t>
            </w:r>
            <w:r w:rsidRPr="0180B55C">
              <w:rPr>
                <w:spacing w:val="-3"/>
                <w:sz w:val="24"/>
                <w:szCs w:val="24"/>
              </w:rPr>
              <w:t xml:space="preserve"> </w:t>
            </w:r>
            <w:r w:rsidRPr="0180B55C">
              <w:rPr>
                <w:sz w:val="24"/>
                <w:szCs w:val="24"/>
              </w:rPr>
              <w:t>support,</w:t>
            </w:r>
            <w:r w:rsidRPr="0180B55C">
              <w:rPr>
                <w:spacing w:val="-3"/>
                <w:sz w:val="24"/>
                <w:szCs w:val="24"/>
              </w:rPr>
              <w:t xml:space="preserve"> </w:t>
            </w:r>
            <w:r w:rsidRPr="0180B55C">
              <w:rPr>
                <w:sz w:val="24"/>
                <w:szCs w:val="24"/>
              </w:rPr>
              <w:t>the</w:t>
            </w:r>
            <w:r w:rsidRPr="0180B55C">
              <w:rPr>
                <w:spacing w:val="-3"/>
                <w:sz w:val="24"/>
                <w:szCs w:val="24"/>
              </w:rPr>
              <w:t xml:space="preserve"> </w:t>
            </w:r>
            <w:r w:rsidRPr="0180B55C">
              <w:rPr>
                <w:sz w:val="24"/>
                <w:szCs w:val="24"/>
              </w:rPr>
              <w:t>college</w:t>
            </w:r>
            <w:r w:rsidRPr="0180B55C">
              <w:rPr>
                <w:spacing w:val="-2"/>
                <w:sz w:val="24"/>
                <w:szCs w:val="24"/>
              </w:rPr>
              <w:t xml:space="preserve"> </w:t>
            </w:r>
            <w:r w:rsidRPr="0180B55C">
              <w:rPr>
                <w:sz w:val="24"/>
                <w:szCs w:val="24"/>
              </w:rPr>
              <w:t>generally</w:t>
            </w:r>
            <w:r w:rsidRPr="0180B55C">
              <w:rPr>
                <w:spacing w:val="-8"/>
                <w:sz w:val="24"/>
                <w:szCs w:val="24"/>
              </w:rPr>
              <w:t xml:space="preserve"> </w:t>
            </w:r>
            <w:r w:rsidRPr="0180B55C">
              <w:rPr>
                <w:sz w:val="24"/>
                <w:szCs w:val="24"/>
              </w:rPr>
              <w:t>presents</w:t>
            </w:r>
            <w:r w:rsidRPr="0180B55C">
              <w:rPr>
                <w:spacing w:val="-3"/>
                <w:sz w:val="24"/>
                <w:szCs w:val="24"/>
              </w:rPr>
              <w:t xml:space="preserve"> </w:t>
            </w:r>
            <w:r w:rsidR="00F768F4" w:rsidRPr="0180B55C">
              <w:rPr>
                <w:sz w:val="24"/>
                <w:szCs w:val="24"/>
              </w:rPr>
              <w:t>one</w:t>
            </w:r>
            <w:r w:rsidRPr="0180B55C">
              <w:rPr>
                <w:spacing w:val="-3"/>
                <w:sz w:val="24"/>
                <w:szCs w:val="24"/>
              </w:rPr>
              <w:t xml:space="preserve"> </w:t>
            </w:r>
            <w:r w:rsidRPr="0180B55C">
              <w:rPr>
                <w:sz w:val="24"/>
                <w:szCs w:val="24"/>
              </w:rPr>
              <w:t xml:space="preserve">formal </w:t>
            </w:r>
            <w:r w:rsidR="0092218D" w:rsidRPr="0180B55C">
              <w:rPr>
                <w:sz w:val="24"/>
                <w:szCs w:val="24"/>
              </w:rPr>
              <w:t>convocation</w:t>
            </w:r>
            <w:r w:rsidRPr="0180B55C">
              <w:rPr>
                <w:spacing w:val="-2"/>
                <w:sz w:val="24"/>
                <w:szCs w:val="24"/>
              </w:rPr>
              <w:t xml:space="preserve"> </w:t>
            </w:r>
            <w:r w:rsidRPr="0180B55C">
              <w:rPr>
                <w:sz w:val="24"/>
                <w:szCs w:val="24"/>
              </w:rPr>
              <w:t>e</w:t>
            </w:r>
            <w:r w:rsidR="00F768F4" w:rsidRPr="0180B55C">
              <w:rPr>
                <w:sz w:val="24"/>
                <w:szCs w:val="24"/>
              </w:rPr>
              <w:t>very</w:t>
            </w:r>
            <w:r w:rsidRPr="0180B55C">
              <w:rPr>
                <w:spacing w:val="-2"/>
                <w:sz w:val="24"/>
                <w:szCs w:val="24"/>
              </w:rPr>
              <w:t xml:space="preserve"> </w:t>
            </w:r>
            <w:r w:rsidR="00F768F4" w:rsidRPr="0180B55C">
              <w:rPr>
                <w:sz w:val="24"/>
                <w:szCs w:val="24"/>
              </w:rPr>
              <w:t>fall</w:t>
            </w:r>
            <w:r w:rsidRPr="0180B55C">
              <w:rPr>
                <w:spacing w:val="-2"/>
                <w:sz w:val="24"/>
                <w:szCs w:val="24"/>
              </w:rPr>
              <w:t xml:space="preserve"> </w:t>
            </w:r>
            <w:r w:rsidRPr="0180B55C">
              <w:rPr>
                <w:sz w:val="24"/>
                <w:szCs w:val="24"/>
              </w:rPr>
              <w:t>for</w:t>
            </w:r>
            <w:r w:rsidRPr="0180B55C">
              <w:rPr>
                <w:spacing w:val="-2"/>
                <w:sz w:val="24"/>
                <w:szCs w:val="24"/>
              </w:rPr>
              <w:t xml:space="preserve"> </w:t>
            </w:r>
            <w:r w:rsidRPr="0180B55C">
              <w:rPr>
                <w:sz w:val="24"/>
                <w:szCs w:val="24"/>
              </w:rPr>
              <w:t>full-time</w:t>
            </w:r>
            <w:r w:rsidRPr="0180B55C">
              <w:rPr>
                <w:spacing w:val="-2"/>
                <w:sz w:val="24"/>
                <w:szCs w:val="24"/>
              </w:rPr>
              <w:t xml:space="preserve"> </w:t>
            </w:r>
            <w:r w:rsidRPr="0180B55C">
              <w:rPr>
                <w:sz w:val="24"/>
                <w:szCs w:val="24"/>
              </w:rPr>
              <w:t>faculty</w:t>
            </w:r>
            <w:r w:rsidR="00F768F4" w:rsidRPr="0180B55C">
              <w:rPr>
                <w:sz w:val="24"/>
                <w:szCs w:val="24"/>
              </w:rPr>
              <w:t xml:space="preserve">, staff and college administrators. </w:t>
            </w:r>
            <w:r w:rsidRPr="0180B55C">
              <w:rPr>
                <w:spacing w:val="-2"/>
                <w:sz w:val="24"/>
                <w:szCs w:val="24"/>
              </w:rPr>
              <w:t xml:space="preserve"> </w:t>
            </w:r>
            <w:r w:rsidRPr="0180B55C">
              <w:rPr>
                <w:sz w:val="24"/>
                <w:szCs w:val="24"/>
              </w:rPr>
              <w:t>These</w:t>
            </w:r>
            <w:r w:rsidRPr="0180B55C">
              <w:rPr>
                <w:spacing w:val="-3"/>
                <w:sz w:val="24"/>
                <w:szCs w:val="24"/>
              </w:rPr>
              <w:t xml:space="preserve"> </w:t>
            </w:r>
            <w:r w:rsidRPr="0180B55C">
              <w:rPr>
                <w:sz w:val="24"/>
                <w:szCs w:val="24"/>
              </w:rPr>
              <w:t>include</w:t>
            </w:r>
            <w:r w:rsidRPr="0180B55C">
              <w:rPr>
                <w:spacing w:val="-3"/>
                <w:sz w:val="24"/>
                <w:szCs w:val="24"/>
              </w:rPr>
              <w:t xml:space="preserve"> </w:t>
            </w:r>
            <w:r w:rsidRPr="0180B55C">
              <w:rPr>
                <w:sz w:val="24"/>
                <w:szCs w:val="24"/>
              </w:rPr>
              <w:t>professional development presentations as well as a general information session. Keynote speakers deliver addresses around various topics such as strategic issues for the college,</w:t>
            </w:r>
            <w:r w:rsidR="00FA7D13" w:rsidRPr="0180B55C">
              <w:rPr>
                <w:sz w:val="24"/>
                <w:szCs w:val="24"/>
              </w:rPr>
              <w:t xml:space="preserve"> intercultural fluency,</w:t>
            </w:r>
            <w:r w:rsidRPr="0180B55C">
              <w:rPr>
                <w:sz w:val="24"/>
                <w:szCs w:val="24"/>
              </w:rPr>
              <w:t xml:space="preserve"> culturally responsive </w:t>
            </w:r>
            <w:r w:rsidR="5B997106" w:rsidRPr="0180B55C">
              <w:rPr>
                <w:sz w:val="24"/>
                <w:szCs w:val="24"/>
              </w:rPr>
              <w:t>pedagogy,</w:t>
            </w:r>
            <w:r w:rsidRPr="0180B55C">
              <w:rPr>
                <w:sz w:val="24"/>
                <w:szCs w:val="24"/>
              </w:rPr>
              <w:t xml:space="preserve"> addressing issues and advocating </w:t>
            </w:r>
            <w:r w:rsidR="008C726E" w:rsidRPr="0180B55C">
              <w:rPr>
                <w:sz w:val="24"/>
                <w:szCs w:val="24"/>
              </w:rPr>
              <w:t>for marginalized</w:t>
            </w:r>
            <w:r w:rsidRPr="0180B55C">
              <w:rPr>
                <w:sz w:val="24"/>
                <w:szCs w:val="24"/>
              </w:rPr>
              <w:t xml:space="preserve"> populations in the academic setting. All full-time faculty are required to attend </w:t>
            </w:r>
            <w:r w:rsidR="00D3734E" w:rsidRPr="0180B55C">
              <w:rPr>
                <w:sz w:val="24"/>
                <w:szCs w:val="24"/>
              </w:rPr>
              <w:t xml:space="preserve">the </w:t>
            </w:r>
            <w:r w:rsidRPr="0180B55C">
              <w:rPr>
                <w:sz w:val="24"/>
                <w:szCs w:val="24"/>
              </w:rPr>
              <w:t xml:space="preserve">fall convocation. </w:t>
            </w:r>
            <w:r w:rsidR="00B45182" w:rsidRPr="0180B55C">
              <w:rPr>
                <w:sz w:val="24"/>
                <w:szCs w:val="24"/>
              </w:rPr>
              <w:t>Part-time</w:t>
            </w:r>
            <w:r w:rsidRPr="0180B55C">
              <w:rPr>
                <w:sz w:val="24"/>
                <w:szCs w:val="24"/>
              </w:rPr>
              <w:t xml:space="preserve"> faculty</w:t>
            </w:r>
            <w:r w:rsidRPr="0180B55C">
              <w:rPr>
                <w:spacing w:val="-6"/>
                <w:sz w:val="24"/>
                <w:szCs w:val="24"/>
              </w:rPr>
              <w:t xml:space="preserve"> </w:t>
            </w:r>
            <w:r w:rsidRPr="0180B55C">
              <w:rPr>
                <w:sz w:val="24"/>
                <w:szCs w:val="24"/>
              </w:rPr>
              <w:t>are invited and encouraged to attend.</w:t>
            </w:r>
          </w:p>
          <w:p w14:paraId="5D987C88" w14:textId="77777777" w:rsidR="001A718B" w:rsidRDefault="001A718B" w:rsidP="0180B55C">
            <w:pPr>
              <w:pStyle w:val="TableParagraph"/>
              <w:ind w:left="0"/>
              <w:rPr>
                <w:sz w:val="24"/>
                <w:szCs w:val="24"/>
              </w:rPr>
            </w:pPr>
          </w:p>
          <w:p w14:paraId="04D6A0A2" w14:textId="2C2C28D3" w:rsidR="009D5A0B" w:rsidRPr="00D26466" w:rsidRDefault="00EE47EC" w:rsidP="0180B55C">
            <w:pPr>
              <w:pStyle w:val="TableParagraph"/>
              <w:ind w:left="0"/>
              <w:rPr>
                <w:sz w:val="24"/>
                <w:szCs w:val="24"/>
              </w:rPr>
            </w:pPr>
            <w:r>
              <w:rPr>
                <w:sz w:val="24"/>
                <w:szCs w:val="24"/>
              </w:rPr>
              <w:t xml:space="preserve">The </w:t>
            </w:r>
            <w:r w:rsidR="00780461">
              <w:rPr>
                <w:sz w:val="24"/>
                <w:szCs w:val="24"/>
              </w:rPr>
              <w:t>H</w:t>
            </w:r>
            <w:r>
              <w:rPr>
                <w:sz w:val="24"/>
                <w:szCs w:val="24"/>
              </w:rPr>
              <w:t xml:space="preserve">uman </w:t>
            </w:r>
            <w:r w:rsidR="00780461">
              <w:rPr>
                <w:sz w:val="24"/>
                <w:szCs w:val="24"/>
              </w:rPr>
              <w:t>S</w:t>
            </w:r>
            <w:r>
              <w:rPr>
                <w:sz w:val="24"/>
                <w:szCs w:val="24"/>
              </w:rPr>
              <w:t xml:space="preserve">ervices department offers professional development </w:t>
            </w:r>
            <w:r w:rsidR="00780461">
              <w:rPr>
                <w:sz w:val="24"/>
                <w:szCs w:val="24"/>
              </w:rPr>
              <w:t xml:space="preserve">for part-time faculty during </w:t>
            </w:r>
            <w:r>
              <w:rPr>
                <w:sz w:val="24"/>
                <w:szCs w:val="24"/>
              </w:rPr>
              <w:t>the Fall department meeting</w:t>
            </w:r>
            <w:r w:rsidR="00780461">
              <w:rPr>
                <w:sz w:val="24"/>
                <w:szCs w:val="24"/>
              </w:rPr>
              <w:t>.</w:t>
            </w:r>
            <w:r>
              <w:rPr>
                <w:sz w:val="24"/>
                <w:szCs w:val="24"/>
              </w:rPr>
              <w:t xml:space="preserve"> </w:t>
            </w:r>
            <w:r w:rsidR="00292429">
              <w:rPr>
                <w:sz w:val="24"/>
                <w:szCs w:val="24"/>
              </w:rPr>
              <w:t>P</w:t>
            </w:r>
            <w:r>
              <w:rPr>
                <w:sz w:val="24"/>
                <w:szCs w:val="24"/>
              </w:rPr>
              <w:t>rofessional development trainings include</w:t>
            </w:r>
            <w:r w:rsidR="00902911">
              <w:rPr>
                <w:sz w:val="24"/>
                <w:szCs w:val="24"/>
              </w:rPr>
              <w:t xml:space="preserve">: </w:t>
            </w:r>
            <w:r w:rsidR="00902911">
              <w:rPr>
                <w:i/>
                <w:iCs/>
                <w:sz w:val="24"/>
                <w:szCs w:val="24"/>
              </w:rPr>
              <w:t xml:space="preserve"> </w:t>
            </w:r>
            <w:r w:rsidR="00902911" w:rsidRPr="0046352D">
              <w:rPr>
                <w:sz w:val="24"/>
                <w:szCs w:val="24"/>
              </w:rPr>
              <w:t xml:space="preserve">A Deep Dive into Canvas, Best Practices in </w:t>
            </w:r>
            <w:r w:rsidR="00AB3A7A" w:rsidRPr="0046352D">
              <w:rPr>
                <w:sz w:val="24"/>
                <w:szCs w:val="24"/>
              </w:rPr>
              <w:t>Teaching</w:t>
            </w:r>
            <w:r w:rsidR="00297903" w:rsidRPr="0046352D">
              <w:rPr>
                <w:sz w:val="24"/>
                <w:szCs w:val="24"/>
              </w:rPr>
              <w:t>,</w:t>
            </w:r>
            <w:r w:rsidR="00AB3A7A" w:rsidRPr="0046352D">
              <w:rPr>
                <w:sz w:val="24"/>
                <w:szCs w:val="24"/>
              </w:rPr>
              <w:t xml:space="preserve"> </w:t>
            </w:r>
            <w:r w:rsidR="00AD7204" w:rsidRPr="0046352D">
              <w:rPr>
                <w:sz w:val="24"/>
                <w:szCs w:val="24"/>
              </w:rPr>
              <w:t>Learning Outcome Assessment</w:t>
            </w:r>
            <w:r w:rsidR="0012692D" w:rsidRPr="0046352D">
              <w:rPr>
                <w:sz w:val="24"/>
                <w:szCs w:val="24"/>
              </w:rPr>
              <w:t xml:space="preserve">, Now </w:t>
            </w:r>
            <w:proofErr w:type="gramStart"/>
            <w:r w:rsidR="0046352D">
              <w:rPr>
                <w:sz w:val="24"/>
                <w:szCs w:val="24"/>
              </w:rPr>
              <w:t>W</w:t>
            </w:r>
            <w:r w:rsidR="0012692D" w:rsidRPr="0046352D">
              <w:rPr>
                <w:sz w:val="24"/>
                <w:szCs w:val="24"/>
              </w:rPr>
              <w:t>hat?,</w:t>
            </w:r>
            <w:proofErr w:type="gramEnd"/>
            <w:r w:rsidR="0012692D" w:rsidRPr="0046352D">
              <w:rPr>
                <w:sz w:val="24"/>
                <w:szCs w:val="24"/>
              </w:rPr>
              <w:t xml:space="preserve"> Stepping Up Our Gam</w:t>
            </w:r>
            <w:r w:rsidR="00DA45D7" w:rsidRPr="0046352D">
              <w:rPr>
                <w:sz w:val="24"/>
                <w:szCs w:val="24"/>
              </w:rPr>
              <w:t>e</w:t>
            </w:r>
            <w:r w:rsidR="00780461" w:rsidRPr="0046352D">
              <w:rPr>
                <w:sz w:val="24"/>
                <w:szCs w:val="24"/>
              </w:rPr>
              <w:t>,</w:t>
            </w:r>
            <w:r w:rsidR="0012692D" w:rsidRPr="0046352D">
              <w:rPr>
                <w:sz w:val="24"/>
                <w:szCs w:val="24"/>
              </w:rPr>
              <w:t xml:space="preserve"> Living, Breathing, and Doing the Real Work of Diversity, Equity, Inclusion, and Anti-Racism</w:t>
            </w:r>
            <w:r w:rsidR="005F185D">
              <w:rPr>
                <w:i/>
                <w:iCs/>
                <w:sz w:val="24"/>
                <w:szCs w:val="24"/>
              </w:rPr>
              <w:t>.</w:t>
            </w:r>
          </w:p>
          <w:p w14:paraId="45D7BE42" w14:textId="7C463A0A" w:rsidR="009D5A0B" w:rsidRPr="007260F1" w:rsidRDefault="009D5A0B" w:rsidP="0180B55C">
            <w:pPr>
              <w:pStyle w:val="TableParagraph"/>
              <w:ind w:left="0"/>
              <w:rPr>
                <w:sz w:val="24"/>
                <w:szCs w:val="24"/>
                <w:highlight w:val="green"/>
              </w:rPr>
            </w:pPr>
          </w:p>
        </w:tc>
      </w:tr>
      <w:tr w:rsidR="007D40BE" w14:paraId="357EF3FB" w14:textId="77777777" w:rsidTr="432D0519">
        <w:trPr>
          <w:trHeight w:val="1316"/>
        </w:trPr>
        <w:tc>
          <w:tcPr>
            <w:tcW w:w="612" w:type="dxa"/>
            <w:tcBorders>
              <w:bottom w:val="nil"/>
            </w:tcBorders>
          </w:tcPr>
          <w:p w14:paraId="4A9BBE80" w14:textId="0D6ED330" w:rsidR="007D40BE" w:rsidRDefault="003D5027">
            <w:pPr>
              <w:pStyle w:val="TableParagraph"/>
              <w:rPr>
                <w:sz w:val="24"/>
              </w:rPr>
            </w:pPr>
            <w:r>
              <w:rPr>
                <w:spacing w:val="-5"/>
                <w:sz w:val="24"/>
              </w:rPr>
              <w:lastRenderedPageBreak/>
              <w:t>b</w:t>
            </w:r>
            <w:r w:rsidR="00BB2F7E">
              <w:rPr>
                <w:spacing w:val="-5"/>
                <w:sz w:val="24"/>
              </w:rPr>
              <w:t>.</w:t>
            </w:r>
          </w:p>
        </w:tc>
        <w:tc>
          <w:tcPr>
            <w:tcW w:w="9468" w:type="dxa"/>
          </w:tcPr>
          <w:p w14:paraId="2379CAFF" w14:textId="550A2283" w:rsidR="007D40BE" w:rsidRDefault="00BB2F7E" w:rsidP="0180B55C">
            <w:pPr>
              <w:pStyle w:val="TableParagraph"/>
              <w:ind w:left="0"/>
              <w:rPr>
                <w:sz w:val="24"/>
                <w:szCs w:val="24"/>
              </w:rPr>
            </w:pPr>
            <w:r w:rsidRPr="0180B55C">
              <w:rPr>
                <w:sz w:val="24"/>
                <w:szCs w:val="24"/>
              </w:rPr>
              <w:t>Demonstrate</w:t>
            </w:r>
            <w:r w:rsidRPr="0180B55C">
              <w:rPr>
                <w:spacing w:val="12"/>
                <w:sz w:val="24"/>
                <w:szCs w:val="24"/>
              </w:rPr>
              <w:t xml:space="preserve"> </w:t>
            </w:r>
            <w:r w:rsidRPr="0180B55C">
              <w:rPr>
                <w:sz w:val="24"/>
                <w:szCs w:val="24"/>
              </w:rPr>
              <w:t>how</w:t>
            </w:r>
            <w:r w:rsidRPr="0180B55C">
              <w:rPr>
                <w:spacing w:val="4"/>
                <w:sz w:val="24"/>
                <w:szCs w:val="24"/>
              </w:rPr>
              <w:t xml:space="preserve"> </w:t>
            </w:r>
            <w:r w:rsidRPr="0180B55C">
              <w:rPr>
                <w:sz w:val="24"/>
                <w:szCs w:val="24"/>
              </w:rPr>
              <w:t>the</w:t>
            </w:r>
            <w:r w:rsidRPr="0180B55C">
              <w:rPr>
                <w:spacing w:val="13"/>
                <w:sz w:val="24"/>
                <w:szCs w:val="24"/>
              </w:rPr>
              <w:t xml:space="preserve"> </w:t>
            </w:r>
            <w:r w:rsidRPr="0180B55C">
              <w:rPr>
                <w:sz w:val="24"/>
                <w:szCs w:val="24"/>
              </w:rPr>
              <w:t>curriculum</w:t>
            </w:r>
            <w:r w:rsidRPr="0180B55C">
              <w:rPr>
                <w:spacing w:val="17"/>
                <w:sz w:val="24"/>
                <w:szCs w:val="24"/>
              </w:rPr>
              <w:t xml:space="preserve"> </w:t>
            </w:r>
            <w:r w:rsidRPr="0180B55C">
              <w:rPr>
                <w:sz w:val="24"/>
                <w:szCs w:val="24"/>
              </w:rPr>
              <w:t>integrates</w:t>
            </w:r>
            <w:r w:rsidR="27A66D17" w:rsidRPr="0180B55C">
              <w:rPr>
                <w:spacing w:val="56"/>
                <w:w w:val="150"/>
                <w:sz w:val="24"/>
                <w:szCs w:val="24"/>
              </w:rPr>
              <w:t xml:space="preserve"> </w:t>
            </w:r>
            <w:r w:rsidRPr="0180B55C">
              <w:rPr>
                <w:sz w:val="24"/>
                <w:szCs w:val="24"/>
              </w:rPr>
              <w:t>cultural</w:t>
            </w:r>
            <w:r w:rsidRPr="0180B55C">
              <w:rPr>
                <w:spacing w:val="17"/>
                <w:sz w:val="24"/>
                <w:szCs w:val="24"/>
              </w:rPr>
              <w:t xml:space="preserve"> </w:t>
            </w:r>
            <w:r w:rsidRPr="0180B55C">
              <w:rPr>
                <w:sz w:val="24"/>
                <w:szCs w:val="24"/>
              </w:rPr>
              <w:t>and</w:t>
            </w:r>
            <w:r w:rsidRPr="0180B55C">
              <w:rPr>
                <w:spacing w:val="10"/>
                <w:sz w:val="24"/>
                <w:szCs w:val="24"/>
              </w:rPr>
              <w:t xml:space="preserve"> </w:t>
            </w:r>
            <w:r w:rsidRPr="0180B55C">
              <w:rPr>
                <w:sz w:val="24"/>
                <w:szCs w:val="24"/>
              </w:rPr>
              <w:t>inclusive</w:t>
            </w:r>
            <w:r w:rsidRPr="0180B55C">
              <w:rPr>
                <w:spacing w:val="13"/>
                <w:sz w:val="24"/>
                <w:szCs w:val="24"/>
              </w:rPr>
              <w:t xml:space="preserve"> </w:t>
            </w:r>
            <w:r w:rsidRPr="0180B55C">
              <w:rPr>
                <w:sz w:val="24"/>
                <w:szCs w:val="24"/>
              </w:rPr>
              <w:t>appropriate</w:t>
            </w:r>
            <w:r w:rsidRPr="0180B55C">
              <w:rPr>
                <w:spacing w:val="13"/>
                <w:sz w:val="24"/>
                <w:szCs w:val="24"/>
              </w:rPr>
              <w:t xml:space="preserve"> </w:t>
            </w:r>
            <w:r w:rsidRPr="0180B55C">
              <w:rPr>
                <w:spacing w:val="-2"/>
                <w:sz w:val="24"/>
                <w:szCs w:val="24"/>
              </w:rPr>
              <w:t>standards:</w:t>
            </w:r>
          </w:p>
          <w:p w14:paraId="3AB6078C" w14:textId="744C634B" w:rsidR="007D40BE" w:rsidRDefault="00BB2F7E" w:rsidP="432D0519">
            <w:pPr>
              <w:pStyle w:val="TableParagraph"/>
              <w:numPr>
                <w:ilvl w:val="0"/>
                <w:numId w:val="22"/>
              </w:numPr>
              <w:spacing w:before="180" w:line="261" w:lineRule="auto"/>
              <w:ind w:right="208"/>
              <w:rPr>
                <w:sz w:val="24"/>
                <w:szCs w:val="24"/>
              </w:rPr>
            </w:pPr>
            <w:r w:rsidRPr="432D0519">
              <w:rPr>
                <w:sz w:val="24"/>
                <w:szCs w:val="24"/>
              </w:rPr>
              <w:t>Includes but is not limited to student self-awareness of own culture, biases, prejudice, and belief systems and stereotyping.</w:t>
            </w:r>
          </w:p>
          <w:p w14:paraId="07E90F6E" w14:textId="77777777" w:rsidR="001A718B" w:rsidRDefault="001A718B" w:rsidP="0180B55C">
            <w:pPr>
              <w:pStyle w:val="TableParagraph"/>
              <w:spacing w:before="1" w:line="274" w:lineRule="exact"/>
              <w:ind w:left="0"/>
              <w:rPr>
                <w:b/>
                <w:bCs/>
                <w:spacing w:val="-2"/>
                <w:sz w:val="24"/>
                <w:szCs w:val="24"/>
                <w:u w:val="single"/>
              </w:rPr>
            </w:pPr>
          </w:p>
          <w:p w14:paraId="62C9BFCC" w14:textId="6504E599" w:rsidR="00000E3D" w:rsidRDefault="451C57A2" w:rsidP="0180B55C">
            <w:pPr>
              <w:pStyle w:val="TableParagraph"/>
              <w:spacing w:before="1" w:line="274" w:lineRule="exact"/>
              <w:ind w:left="0"/>
              <w:rPr>
                <w:b/>
                <w:bCs/>
                <w:sz w:val="24"/>
                <w:szCs w:val="24"/>
              </w:rPr>
            </w:pPr>
            <w:r w:rsidRPr="0180B55C">
              <w:rPr>
                <w:b/>
                <w:bCs/>
                <w:spacing w:val="-2"/>
                <w:sz w:val="24"/>
                <w:szCs w:val="24"/>
                <w:u w:val="single"/>
              </w:rPr>
              <w:t>Response:</w:t>
            </w:r>
          </w:p>
          <w:p w14:paraId="70CFD264" w14:textId="5B0EDFE0" w:rsidR="00000E3D" w:rsidRDefault="451C57A2" w:rsidP="0180B55C">
            <w:pPr>
              <w:pStyle w:val="TableParagraph"/>
              <w:ind w:left="0"/>
              <w:rPr>
                <w:sz w:val="24"/>
                <w:szCs w:val="24"/>
              </w:rPr>
            </w:pPr>
            <w:r w:rsidRPr="0180B55C">
              <w:rPr>
                <w:sz w:val="24"/>
                <w:szCs w:val="24"/>
              </w:rPr>
              <w:t>Cultural</w:t>
            </w:r>
            <w:r w:rsidR="223F240D" w:rsidRPr="0180B55C">
              <w:rPr>
                <w:sz w:val="24"/>
                <w:szCs w:val="24"/>
              </w:rPr>
              <w:t xml:space="preserve">ly inclusive </w:t>
            </w:r>
            <w:r w:rsidR="52703FAF" w:rsidRPr="0180B55C">
              <w:rPr>
                <w:sz w:val="24"/>
                <w:szCs w:val="24"/>
              </w:rPr>
              <w:t xml:space="preserve">practices </w:t>
            </w:r>
            <w:r w:rsidR="219A3F08" w:rsidRPr="0180B55C">
              <w:rPr>
                <w:sz w:val="24"/>
                <w:szCs w:val="24"/>
              </w:rPr>
              <w:t>are</w:t>
            </w:r>
            <w:r w:rsidRPr="0180B55C">
              <w:rPr>
                <w:sz w:val="24"/>
                <w:szCs w:val="24"/>
              </w:rPr>
              <w:t xml:space="preserve"> fully integrated within the Human Services program. Program outcomes are reflective</w:t>
            </w:r>
            <w:r w:rsidRPr="0180B55C">
              <w:rPr>
                <w:spacing w:val="-5"/>
                <w:sz w:val="24"/>
                <w:szCs w:val="24"/>
              </w:rPr>
              <w:t xml:space="preserve"> </w:t>
            </w:r>
            <w:r w:rsidRPr="0180B55C">
              <w:rPr>
                <w:sz w:val="24"/>
                <w:szCs w:val="24"/>
              </w:rPr>
              <w:t>of</w:t>
            </w:r>
            <w:r w:rsidRPr="0180B55C">
              <w:rPr>
                <w:spacing w:val="-4"/>
                <w:sz w:val="24"/>
                <w:szCs w:val="24"/>
              </w:rPr>
              <w:t xml:space="preserve"> </w:t>
            </w:r>
            <w:r w:rsidR="223F240D" w:rsidRPr="0180B55C">
              <w:rPr>
                <w:sz w:val="24"/>
                <w:szCs w:val="24"/>
              </w:rPr>
              <w:t>culturally inclusive practices</w:t>
            </w:r>
            <w:r w:rsidRPr="0180B55C">
              <w:rPr>
                <w:sz w:val="24"/>
                <w:szCs w:val="24"/>
              </w:rPr>
              <w:t>.</w:t>
            </w:r>
            <w:r w:rsidRPr="0180B55C">
              <w:rPr>
                <w:spacing w:val="-2"/>
                <w:sz w:val="24"/>
                <w:szCs w:val="24"/>
              </w:rPr>
              <w:t xml:space="preserve"> </w:t>
            </w:r>
            <w:r w:rsidRPr="0180B55C">
              <w:rPr>
                <w:sz w:val="24"/>
                <w:szCs w:val="24"/>
              </w:rPr>
              <w:t>All</w:t>
            </w:r>
            <w:r w:rsidRPr="0180B55C">
              <w:rPr>
                <w:spacing w:val="-4"/>
                <w:sz w:val="24"/>
                <w:szCs w:val="24"/>
              </w:rPr>
              <w:t xml:space="preserve"> </w:t>
            </w:r>
            <w:r w:rsidRPr="0180B55C">
              <w:rPr>
                <w:sz w:val="24"/>
                <w:szCs w:val="24"/>
              </w:rPr>
              <w:t>selected</w:t>
            </w:r>
            <w:r w:rsidRPr="0180B55C">
              <w:rPr>
                <w:spacing w:val="-4"/>
                <w:sz w:val="24"/>
                <w:szCs w:val="24"/>
              </w:rPr>
              <w:t xml:space="preserve"> </w:t>
            </w:r>
            <w:r w:rsidRPr="0180B55C">
              <w:rPr>
                <w:sz w:val="24"/>
                <w:szCs w:val="24"/>
              </w:rPr>
              <w:t>textbooks</w:t>
            </w:r>
            <w:r w:rsidRPr="0180B55C">
              <w:rPr>
                <w:spacing w:val="-4"/>
                <w:sz w:val="24"/>
                <w:szCs w:val="24"/>
              </w:rPr>
              <w:t xml:space="preserve"> </w:t>
            </w:r>
            <w:r w:rsidRPr="0180B55C">
              <w:rPr>
                <w:sz w:val="24"/>
                <w:szCs w:val="24"/>
              </w:rPr>
              <w:t>have</w:t>
            </w:r>
            <w:r w:rsidRPr="0180B55C">
              <w:rPr>
                <w:spacing w:val="-5"/>
                <w:sz w:val="24"/>
                <w:szCs w:val="24"/>
              </w:rPr>
              <w:t xml:space="preserve"> </w:t>
            </w:r>
            <w:r w:rsidRPr="0180B55C">
              <w:rPr>
                <w:sz w:val="24"/>
                <w:szCs w:val="24"/>
              </w:rPr>
              <w:t>chapters/activities</w:t>
            </w:r>
            <w:r w:rsidRPr="0180B55C">
              <w:rPr>
                <w:spacing w:val="-4"/>
                <w:sz w:val="24"/>
                <w:szCs w:val="24"/>
              </w:rPr>
              <w:t xml:space="preserve"> </w:t>
            </w:r>
            <w:r w:rsidRPr="0180B55C">
              <w:rPr>
                <w:sz w:val="24"/>
                <w:szCs w:val="24"/>
              </w:rPr>
              <w:t>that</w:t>
            </w:r>
            <w:r w:rsidRPr="0180B55C">
              <w:rPr>
                <w:spacing w:val="-4"/>
                <w:sz w:val="24"/>
                <w:szCs w:val="24"/>
              </w:rPr>
              <w:t xml:space="preserve"> </w:t>
            </w:r>
            <w:r w:rsidRPr="0180B55C">
              <w:rPr>
                <w:sz w:val="24"/>
                <w:szCs w:val="24"/>
              </w:rPr>
              <w:t>emphasize</w:t>
            </w:r>
            <w:r w:rsidRPr="0180B55C">
              <w:rPr>
                <w:spacing w:val="-5"/>
                <w:sz w:val="24"/>
                <w:szCs w:val="24"/>
              </w:rPr>
              <w:t xml:space="preserve"> </w:t>
            </w:r>
            <w:r w:rsidRPr="0180B55C">
              <w:rPr>
                <w:sz w:val="24"/>
                <w:szCs w:val="24"/>
              </w:rPr>
              <w:t xml:space="preserve">culturally responsive practices. Faculty also </w:t>
            </w:r>
            <w:proofErr w:type="gramStart"/>
            <w:r w:rsidRPr="0180B55C">
              <w:rPr>
                <w:sz w:val="24"/>
                <w:szCs w:val="24"/>
              </w:rPr>
              <w:t>integrate</w:t>
            </w:r>
            <w:proofErr w:type="gramEnd"/>
            <w:r w:rsidRPr="0180B55C">
              <w:rPr>
                <w:sz w:val="24"/>
                <w:szCs w:val="24"/>
              </w:rPr>
              <w:t xml:space="preserve"> various culturally responsive practices into the curriculum, including self-awareness assessments, case </w:t>
            </w:r>
            <w:r w:rsidRPr="0180B55C">
              <w:rPr>
                <w:sz w:val="24"/>
                <w:szCs w:val="24"/>
              </w:rPr>
              <w:lastRenderedPageBreak/>
              <w:t>studies that focus on various cultures, class discussions and experiential activities that focus on cultural exploration and culturally responsive practices. Through various course activities, students are encouraged to reflect on their own culture, biases, prejudices, and belief systems and to demonstrate culturally</w:t>
            </w:r>
            <w:r w:rsidRPr="0180B55C">
              <w:rPr>
                <w:spacing w:val="-2"/>
                <w:sz w:val="24"/>
                <w:szCs w:val="24"/>
              </w:rPr>
              <w:t xml:space="preserve"> </w:t>
            </w:r>
            <w:r w:rsidRPr="0180B55C">
              <w:rPr>
                <w:sz w:val="24"/>
                <w:szCs w:val="24"/>
              </w:rPr>
              <w:t>responsive practices. Culturally</w:t>
            </w:r>
            <w:r w:rsidRPr="0180B55C">
              <w:rPr>
                <w:spacing w:val="-2"/>
                <w:sz w:val="24"/>
                <w:szCs w:val="24"/>
              </w:rPr>
              <w:t xml:space="preserve"> </w:t>
            </w:r>
            <w:r w:rsidRPr="0180B55C">
              <w:rPr>
                <w:sz w:val="24"/>
                <w:szCs w:val="24"/>
              </w:rPr>
              <w:t xml:space="preserve">responsive practices are also integrated within the </w:t>
            </w:r>
            <w:r w:rsidRPr="00D141AC">
              <w:rPr>
                <w:b/>
                <w:bCs/>
                <w:i/>
                <w:iCs/>
                <w:sz w:val="24"/>
                <w:szCs w:val="24"/>
              </w:rPr>
              <w:t>Human Services Field Placement Prerequisite and Corequisite Professional Expectations</w:t>
            </w:r>
            <w:r w:rsidRPr="0180B55C">
              <w:rPr>
                <w:sz w:val="24"/>
                <w:szCs w:val="24"/>
              </w:rPr>
              <w:t>, and students are expected to demonstrate cultural awareness and culturally responsive practices in the classroom and internship settings.</w:t>
            </w:r>
          </w:p>
          <w:p w14:paraId="4BBB77A3" w14:textId="1832B745" w:rsidR="00000E3D" w:rsidRDefault="00000E3D" w:rsidP="0016059D">
            <w:pPr>
              <w:pStyle w:val="TableParagraph"/>
              <w:spacing w:before="274"/>
              <w:ind w:left="0"/>
              <w:rPr>
                <w:b/>
                <w:bCs/>
                <w:i/>
                <w:iCs/>
                <w:sz w:val="24"/>
              </w:rPr>
            </w:pPr>
            <w:r>
              <w:rPr>
                <w:sz w:val="24"/>
              </w:rPr>
              <w:t>AACC</w:t>
            </w:r>
            <w:r>
              <w:rPr>
                <w:spacing w:val="-3"/>
                <w:sz w:val="24"/>
              </w:rPr>
              <w:t xml:space="preserve"> </w:t>
            </w:r>
            <w:r>
              <w:rPr>
                <w:sz w:val="24"/>
              </w:rPr>
              <w:t>offers</w:t>
            </w:r>
            <w:r>
              <w:rPr>
                <w:spacing w:val="-3"/>
                <w:sz w:val="24"/>
              </w:rPr>
              <w:t xml:space="preserve"> </w:t>
            </w:r>
            <w:r>
              <w:rPr>
                <w:sz w:val="24"/>
              </w:rPr>
              <w:t>support</w:t>
            </w:r>
            <w:r>
              <w:rPr>
                <w:spacing w:val="-3"/>
                <w:sz w:val="24"/>
              </w:rPr>
              <w:t xml:space="preserve"> </w:t>
            </w:r>
            <w:r>
              <w:rPr>
                <w:sz w:val="24"/>
              </w:rPr>
              <w:t>for</w:t>
            </w:r>
            <w:r>
              <w:rPr>
                <w:spacing w:val="-2"/>
                <w:sz w:val="24"/>
              </w:rPr>
              <w:t xml:space="preserve"> </w:t>
            </w:r>
            <w:r>
              <w:rPr>
                <w:sz w:val="24"/>
              </w:rPr>
              <w:t>the</w:t>
            </w:r>
            <w:r>
              <w:rPr>
                <w:spacing w:val="-3"/>
                <w:sz w:val="24"/>
              </w:rPr>
              <w:t xml:space="preserve"> </w:t>
            </w:r>
            <w:r>
              <w:rPr>
                <w:sz w:val="24"/>
              </w:rPr>
              <w:t>integration</w:t>
            </w:r>
            <w:r>
              <w:rPr>
                <w:spacing w:val="-3"/>
                <w:sz w:val="24"/>
              </w:rPr>
              <w:t xml:space="preserve"> </w:t>
            </w:r>
            <w:r>
              <w:rPr>
                <w:sz w:val="24"/>
              </w:rPr>
              <w:t>of</w:t>
            </w:r>
            <w:r>
              <w:rPr>
                <w:spacing w:val="-4"/>
                <w:sz w:val="24"/>
              </w:rPr>
              <w:t xml:space="preserve"> </w:t>
            </w:r>
            <w:r>
              <w:rPr>
                <w:sz w:val="24"/>
              </w:rPr>
              <w:t>cultural</w:t>
            </w:r>
            <w:r w:rsidR="00780461">
              <w:rPr>
                <w:sz w:val="24"/>
              </w:rPr>
              <w:t>ly</w:t>
            </w:r>
            <w:r w:rsidR="00023FC8">
              <w:rPr>
                <w:spacing w:val="-3"/>
                <w:sz w:val="24"/>
              </w:rPr>
              <w:t xml:space="preserve"> inclusive practices</w:t>
            </w:r>
            <w:r>
              <w:rPr>
                <w:spacing w:val="-4"/>
                <w:sz w:val="24"/>
              </w:rPr>
              <w:t xml:space="preserve"> </w:t>
            </w:r>
            <w:r>
              <w:rPr>
                <w:sz w:val="24"/>
              </w:rPr>
              <w:t>into</w:t>
            </w:r>
            <w:r>
              <w:rPr>
                <w:spacing w:val="-3"/>
                <w:sz w:val="24"/>
              </w:rPr>
              <w:t xml:space="preserve"> </w:t>
            </w:r>
            <w:r>
              <w:rPr>
                <w:sz w:val="24"/>
              </w:rPr>
              <w:t>the</w:t>
            </w:r>
            <w:r>
              <w:rPr>
                <w:spacing w:val="-3"/>
                <w:sz w:val="24"/>
              </w:rPr>
              <w:t xml:space="preserve"> </w:t>
            </w:r>
            <w:r>
              <w:rPr>
                <w:sz w:val="24"/>
              </w:rPr>
              <w:t>curriculum.</w:t>
            </w:r>
            <w:r>
              <w:rPr>
                <w:spacing w:val="-3"/>
                <w:sz w:val="24"/>
              </w:rPr>
              <w:t xml:space="preserve"> </w:t>
            </w:r>
            <w:r>
              <w:rPr>
                <w:sz w:val="24"/>
              </w:rPr>
              <w:t>The</w:t>
            </w:r>
            <w:r>
              <w:rPr>
                <w:spacing w:val="-5"/>
                <w:sz w:val="24"/>
              </w:rPr>
              <w:t xml:space="preserve"> </w:t>
            </w:r>
            <w:r w:rsidRPr="00771838">
              <w:rPr>
                <w:i/>
                <w:iCs/>
                <w:sz w:val="24"/>
              </w:rPr>
              <w:t>Model</w:t>
            </w:r>
            <w:r w:rsidRPr="00771838">
              <w:rPr>
                <w:i/>
                <w:iCs/>
                <w:spacing w:val="-3"/>
                <w:sz w:val="24"/>
              </w:rPr>
              <w:t xml:space="preserve"> </w:t>
            </w:r>
            <w:r w:rsidRPr="00771838">
              <w:rPr>
                <w:i/>
                <w:iCs/>
                <w:sz w:val="24"/>
              </w:rPr>
              <w:t>Course</w:t>
            </w:r>
            <w:r>
              <w:rPr>
                <w:sz w:val="24"/>
              </w:rPr>
              <w:t xml:space="preserve"> initiative assists faculty with the incorporation of diversity, equity, and inclusion into course content.</w:t>
            </w:r>
            <w:r w:rsidR="00E420B7">
              <w:rPr>
                <w:sz w:val="24"/>
              </w:rPr>
              <w:t xml:space="preserve">  Both </w:t>
            </w:r>
            <w:r>
              <w:rPr>
                <w:sz w:val="24"/>
              </w:rPr>
              <w:t>Human</w:t>
            </w:r>
            <w:r>
              <w:rPr>
                <w:spacing w:val="-4"/>
                <w:sz w:val="24"/>
              </w:rPr>
              <w:t xml:space="preserve"> </w:t>
            </w:r>
            <w:r>
              <w:rPr>
                <w:sz w:val="24"/>
              </w:rPr>
              <w:t>Services</w:t>
            </w:r>
            <w:r>
              <w:rPr>
                <w:spacing w:val="-4"/>
                <w:sz w:val="24"/>
              </w:rPr>
              <w:t xml:space="preserve"> </w:t>
            </w:r>
            <w:r>
              <w:rPr>
                <w:sz w:val="24"/>
              </w:rPr>
              <w:t>and</w:t>
            </w:r>
            <w:r>
              <w:rPr>
                <w:spacing w:val="-4"/>
                <w:sz w:val="24"/>
              </w:rPr>
              <w:t xml:space="preserve"> </w:t>
            </w:r>
            <w:r>
              <w:rPr>
                <w:sz w:val="24"/>
              </w:rPr>
              <w:t>Addiction</w:t>
            </w:r>
            <w:r>
              <w:rPr>
                <w:spacing w:val="-4"/>
                <w:sz w:val="24"/>
              </w:rPr>
              <w:t xml:space="preserve"> </w:t>
            </w:r>
            <w:r>
              <w:rPr>
                <w:sz w:val="24"/>
              </w:rPr>
              <w:t>Counseling</w:t>
            </w:r>
            <w:r>
              <w:rPr>
                <w:spacing w:val="-6"/>
                <w:sz w:val="24"/>
              </w:rPr>
              <w:t xml:space="preserve"> </w:t>
            </w:r>
            <w:r>
              <w:rPr>
                <w:sz w:val="24"/>
              </w:rPr>
              <w:t>Ethics</w:t>
            </w:r>
            <w:r>
              <w:rPr>
                <w:spacing w:val="-4"/>
                <w:sz w:val="24"/>
              </w:rPr>
              <w:t xml:space="preserve"> </w:t>
            </w:r>
            <w:r>
              <w:rPr>
                <w:sz w:val="24"/>
              </w:rPr>
              <w:t>in</w:t>
            </w:r>
            <w:r>
              <w:rPr>
                <w:spacing w:val="-4"/>
                <w:sz w:val="24"/>
              </w:rPr>
              <w:t xml:space="preserve"> </w:t>
            </w:r>
            <w:r>
              <w:rPr>
                <w:sz w:val="24"/>
              </w:rPr>
              <w:t>Practice</w:t>
            </w:r>
            <w:r>
              <w:rPr>
                <w:spacing w:val="-1"/>
                <w:sz w:val="24"/>
              </w:rPr>
              <w:t xml:space="preserve"> </w:t>
            </w:r>
            <w:r w:rsidR="00574F93">
              <w:rPr>
                <w:sz w:val="24"/>
              </w:rPr>
              <w:t>{HUS 101}</w:t>
            </w:r>
            <w:r w:rsidRPr="00B53079">
              <w:rPr>
                <w:spacing w:val="-4"/>
                <w:sz w:val="24"/>
              </w:rPr>
              <w:t xml:space="preserve"> </w:t>
            </w:r>
            <w:r>
              <w:rPr>
                <w:sz w:val="24"/>
              </w:rPr>
              <w:t>and</w:t>
            </w:r>
            <w:r>
              <w:rPr>
                <w:spacing w:val="-2"/>
                <w:sz w:val="24"/>
              </w:rPr>
              <w:t xml:space="preserve"> </w:t>
            </w:r>
            <w:r>
              <w:rPr>
                <w:sz w:val="24"/>
              </w:rPr>
              <w:t>Introduction</w:t>
            </w:r>
            <w:r>
              <w:rPr>
                <w:spacing w:val="-4"/>
                <w:sz w:val="24"/>
              </w:rPr>
              <w:t xml:space="preserve"> </w:t>
            </w:r>
            <w:r>
              <w:rPr>
                <w:sz w:val="24"/>
              </w:rPr>
              <w:t xml:space="preserve">to Human Services </w:t>
            </w:r>
            <w:hyperlink r:id="rId71">
              <w:r w:rsidRPr="00B53079">
                <w:rPr>
                  <w:sz w:val="24"/>
                </w:rPr>
                <w:t>{HUS 100}</w:t>
              </w:r>
            </w:hyperlink>
            <w:r>
              <w:rPr>
                <w:color w:val="0000FF"/>
                <w:sz w:val="24"/>
              </w:rPr>
              <w:t xml:space="preserve"> </w:t>
            </w:r>
            <w:r w:rsidR="00E420B7">
              <w:rPr>
                <w:sz w:val="24"/>
              </w:rPr>
              <w:t>were</w:t>
            </w:r>
            <w:r>
              <w:rPr>
                <w:sz w:val="24"/>
              </w:rPr>
              <w:t xml:space="preserve"> a part of the Model </w:t>
            </w:r>
            <w:r w:rsidR="00780461">
              <w:rPr>
                <w:sz w:val="24"/>
              </w:rPr>
              <w:t xml:space="preserve">Course </w:t>
            </w:r>
            <w:r>
              <w:rPr>
                <w:sz w:val="24"/>
              </w:rPr>
              <w:t xml:space="preserve">initiative </w:t>
            </w:r>
            <w:r w:rsidRPr="00276B61">
              <w:rPr>
                <w:b/>
                <w:bCs/>
                <w:i/>
                <w:iCs/>
                <w:sz w:val="24"/>
              </w:rPr>
              <w:t>Presentation for Model Course</w:t>
            </w:r>
            <w:r w:rsidR="0046352D">
              <w:rPr>
                <w:b/>
                <w:bCs/>
                <w:i/>
                <w:iCs/>
                <w:sz w:val="24"/>
              </w:rPr>
              <w:t xml:space="preserve"> Spring 2021</w:t>
            </w:r>
            <w:r w:rsidRPr="00276B61">
              <w:rPr>
                <w:b/>
                <w:bCs/>
                <w:i/>
                <w:iCs/>
                <w:sz w:val="24"/>
              </w:rPr>
              <w:t>.</w:t>
            </w:r>
          </w:p>
          <w:p w14:paraId="244D5E62" w14:textId="4911288F" w:rsidR="00206FCE" w:rsidRPr="0030626F" w:rsidRDefault="00206FCE" w:rsidP="0016059D">
            <w:pPr>
              <w:pStyle w:val="TableParagraph"/>
              <w:spacing w:before="274"/>
              <w:ind w:left="0"/>
              <w:rPr>
                <w:sz w:val="24"/>
              </w:rPr>
            </w:pPr>
            <w:r w:rsidRPr="0030626F">
              <w:rPr>
                <w:sz w:val="24"/>
              </w:rPr>
              <w:t xml:space="preserve">The college offers </w:t>
            </w:r>
            <w:r w:rsidRPr="0030626F">
              <w:rPr>
                <w:i/>
                <w:iCs/>
                <w:sz w:val="24"/>
              </w:rPr>
              <w:t>Curriculum Transformation project.</w:t>
            </w:r>
            <w:r w:rsidRPr="0030626F">
              <w:rPr>
                <w:sz w:val="24"/>
              </w:rPr>
              <w:t xml:space="preserve"> The Curriculum Transformation Project (CTP) was created to help faculty members incorporate issues of diversity into their courses, provide resources to aid in student learning about diversity issues, and to support the college’s commitment to diversity. CTP seeks to encourage a curriculum that emphasizes the social construction of race, ethnicity, gender, social class, sexuality, age, disability and culture (which includes religion), while addressing the cause and effects of structured inequality. We believe that incorporating issues of diversity into AACC’s curriculum strengthens our college, enhances student learning in all disciplines and trains students with valuable critical thinking skills.</w:t>
            </w:r>
            <w:r w:rsidR="0030626F">
              <w:rPr>
                <w:sz w:val="24"/>
              </w:rPr>
              <w:t xml:space="preserve"> </w:t>
            </w:r>
            <w:hyperlink r:id="rId72" w:history="1">
              <w:r w:rsidR="0030626F" w:rsidRPr="0030626F">
                <w:rPr>
                  <w:rStyle w:val="Hyperlink"/>
                  <w:sz w:val="24"/>
                </w:rPr>
                <w:t>{The Curriculum Transformation Project}</w:t>
              </w:r>
            </w:hyperlink>
          </w:p>
          <w:p w14:paraId="5D642E09" w14:textId="71CC40D9" w:rsidR="00332DAC" w:rsidRPr="00771838" w:rsidRDefault="00332DAC" w:rsidP="0016059D">
            <w:pPr>
              <w:pStyle w:val="TableParagraph"/>
              <w:spacing w:before="274"/>
              <w:ind w:left="0"/>
              <w:rPr>
                <w:sz w:val="24"/>
              </w:rPr>
            </w:pPr>
            <w:r>
              <w:rPr>
                <w:sz w:val="24"/>
              </w:rPr>
              <w:t>AACC offer</w:t>
            </w:r>
            <w:r w:rsidR="00206FCE">
              <w:rPr>
                <w:sz w:val="24"/>
              </w:rPr>
              <w:t>ed</w:t>
            </w:r>
            <w:r>
              <w:rPr>
                <w:sz w:val="24"/>
              </w:rPr>
              <w:t xml:space="preserve"> support for teaching </w:t>
            </w:r>
            <w:r w:rsidR="00771838">
              <w:rPr>
                <w:sz w:val="24"/>
              </w:rPr>
              <w:t>pedagogical</w:t>
            </w:r>
            <w:r>
              <w:rPr>
                <w:sz w:val="24"/>
              </w:rPr>
              <w:t xml:space="preserve"> practices that are inclusive of culturally relevant pedagogy </w:t>
            </w:r>
            <w:r w:rsidR="00771838">
              <w:rPr>
                <w:sz w:val="24"/>
              </w:rPr>
              <w:t xml:space="preserve">through </w:t>
            </w:r>
            <w:r w:rsidR="00771838">
              <w:rPr>
                <w:i/>
                <w:iCs/>
                <w:sz w:val="24"/>
              </w:rPr>
              <w:t xml:space="preserve">Mastery. </w:t>
            </w:r>
            <w:r w:rsidR="004F55BC">
              <w:rPr>
                <w:sz w:val="24"/>
              </w:rPr>
              <w:t>Mastery focuses on growing instruction through the lens of mastery, feedback, growth mindset, and empathy</w:t>
            </w:r>
            <w:r w:rsidR="0075455B">
              <w:rPr>
                <w:sz w:val="24"/>
              </w:rPr>
              <w:t xml:space="preserve"> which encourages instructors to incorporate inclusive practices</w:t>
            </w:r>
            <w:r w:rsidR="00CC2AB4">
              <w:rPr>
                <w:sz w:val="24"/>
              </w:rPr>
              <w:t xml:space="preserve"> into curriculum and teaching pedagogy. </w:t>
            </w:r>
            <w:r w:rsidR="004F55BC">
              <w:rPr>
                <w:sz w:val="24"/>
              </w:rPr>
              <w:t xml:space="preserve">  </w:t>
            </w:r>
          </w:p>
          <w:p w14:paraId="71E987BF" w14:textId="77777777" w:rsidR="00000E3D" w:rsidRDefault="00000E3D" w:rsidP="00000E3D">
            <w:pPr>
              <w:pStyle w:val="TableParagraph"/>
              <w:rPr>
                <w:sz w:val="24"/>
              </w:rPr>
            </w:pPr>
          </w:p>
          <w:p w14:paraId="40E11537" w14:textId="48EF6D29" w:rsidR="00000E3D" w:rsidRDefault="4D87723C" w:rsidP="00755ACA">
            <w:pPr>
              <w:pStyle w:val="TableParagraph"/>
              <w:spacing w:before="180" w:line="261" w:lineRule="auto"/>
              <w:ind w:left="0" w:right="208"/>
              <w:rPr>
                <w:sz w:val="24"/>
                <w:szCs w:val="24"/>
              </w:rPr>
            </w:pPr>
            <w:r w:rsidRPr="0180B55C">
              <w:rPr>
                <w:sz w:val="24"/>
                <w:szCs w:val="24"/>
              </w:rPr>
              <w:t xml:space="preserve">In addition, the EPC committee </w:t>
            </w:r>
            <w:r w:rsidR="0030626F" w:rsidRPr="432D0519">
              <w:rPr>
                <w:b/>
                <w:bCs/>
                <w:i/>
                <w:iCs/>
                <w:sz w:val="24"/>
                <w:szCs w:val="24"/>
              </w:rPr>
              <w:t>EPC Manual</w:t>
            </w:r>
            <w:r w:rsidRPr="0180B55C">
              <w:rPr>
                <w:sz w:val="24"/>
                <w:szCs w:val="24"/>
              </w:rPr>
              <w:t xml:space="preserve"> has develop</w:t>
            </w:r>
            <w:r w:rsidR="56EA0C5F" w:rsidRPr="0180B55C">
              <w:rPr>
                <w:sz w:val="24"/>
                <w:szCs w:val="24"/>
              </w:rPr>
              <w:t>ed</w:t>
            </w:r>
            <w:r w:rsidRPr="0180B55C">
              <w:rPr>
                <w:sz w:val="24"/>
                <w:szCs w:val="24"/>
              </w:rPr>
              <w:t xml:space="preserve"> a</w:t>
            </w:r>
            <w:r w:rsidR="00EA0261" w:rsidRPr="0180B55C">
              <w:rPr>
                <w:sz w:val="24"/>
                <w:szCs w:val="24"/>
              </w:rPr>
              <w:t xml:space="preserve"> </w:t>
            </w:r>
            <w:r w:rsidRPr="0180B55C">
              <w:rPr>
                <w:sz w:val="24"/>
                <w:szCs w:val="24"/>
              </w:rPr>
              <w:t>process</w:t>
            </w:r>
            <w:r w:rsidR="00EA0261" w:rsidRPr="0180B55C">
              <w:rPr>
                <w:spacing w:val="-3"/>
                <w:sz w:val="24"/>
                <w:szCs w:val="24"/>
              </w:rPr>
              <w:t xml:space="preserve"> </w:t>
            </w:r>
            <w:r w:rsidR="0DFAD593" w:rsidRPr="0180B55C">
              <w:rPr>
                <w:sz w:val="24"/>
                <w:szCs w:val="24"/>
              </w:rPr>
              <w:t>regarding</w:t>
            </w:r>
            <w:r w:rsidRPr="0180B55C">
              <w:rPr>
                <w:spacing w:val="-3"/>
                <w:sz w:val="24"/>
                <w:szCs w:val="24"/>
              </w:rPr>
              <w:t xml:space="preserve"> </w:t>
            </w:r>
            <w:r w:rsidRPr="0180B55C">
              <w:rPr>
                <w:sz w:val="24"/>
                <w:szCs w:val="24"/>
              </w:rPr>
              <w:t>the</w:t>
            </w:r>
            <w:r w:rsidRPr="0180B55C">
              <w:rPr>
                <w:spacing w:val="-4"/>
                <w:sz w:val="24"/>
                <w:szCs w:val="24"/>
              </w:rPr>
              <w:t xml:space="preserve"> </w:t>
            </w:r>
            <w:r w:rsidRPr="0180B55C">
              <w:rPr>
                <w:sz w:val="24"/>
                <w:szCs w:val="24"/>
              </w:rPr>
              <w:t>integration</w:t>
            </w:r>
            <w:r w:rsidRPr="0180B55C">
              <w:rPr>
                <w:spacing w:val="-3"/>
                <w:sz w:val="24"/>
                <w:szCs w:val="24"/>
              </w:rPr>
              <w:t xml:space="preserve"> </w:t>
            </w:r>
            <w:r w:rsidRPr="0180B55C">
              <w:rPr>
                <w:sz w:val="24"/>
                <w:szCs w:val="24"/>
              </w:rPr>
              <w:t>of</w:t>
            </w:r>
            <w:r w:rsidRPr="0180B55C">
              <w:rPr>
                <w:spacing w:val="-2"/>
                <w:sz w:val="24"/>
                <w:szCs w:val="24"/>
              </w:rPr>
              <w:t xml:space="preserve"> </w:t>
            </w:r>
            <w:r w:rsidR="1A104CAC" w:rsidRPr="0180B55C">
              <w:rPr>
                <w:sz w:val="24"/>
                <w:szCs w:val="24"/>
              </w:rPr>
              <w:t>diversity, equity, inclusion, anti-racism, and accessibility (DEIAA)</w:t>
            </w:r>
            <w:r w:rsidRPr="0180B55C">
              <w:rPr>
                <w:spacing w:val="-7"/>
                <w:sz w:val="24"/>
                <w:szCs w:val="24"/>
              </w:rPr>
              <w:t xml:space="preserve"> </w:t>
            </w:r>
            <w:r w:rsidRPr="0180B55C">
              <w:rPr>
                <w:sz w:val="24"/>
                <w:szCs w:val="24"/>
              </w:rPr>
              <w:t>into</w:t>
            </w:r>
            <w:r w:rsidRPr="0180B55C">
              <w:rPr>
                <w:spacing w:val="-3"/>
                <w:sz w:val="24"/>
                <w:szCs w:val="24"/>
              </w:rPr>
              <w:t xml:space="preserve"> </w:t>
            </w:r>
            <w:r w:rsidRPr="0180B55C">
              <w:rPr>
                <w:sz w:val="24"/>
                <w:szCs w:val="24"/>
              </w:rPr>
              <w:t>all</w:t>
            </w:r>
            <w:r w:rsidRPr="0180B55C">
              <w:rPr>
                <w:spacing w:val="-3"/>
                <w:sz w:val="24"/>
                <w:szCs w:val="24"/>
              </w:rPr>
              <w:t xml:space="preserve"> </w:t>
            </w:r>
            <w:proofErr w:type="gramStart"/>
            <w:r w:rsidRPr="0180B55C">
              <w:rPr>
                <w:sz w:val="24"/>
                <w:szCs w:val="24"/>
              </w:rPr>
              <w:t>curriculum</w:t>
            </w:r>
            <w:proofErr w:type="gramEnd"/>
            <w:r w:rsidR="08366740" w:rsidRPr="0180B55C">
              <w:rPr>
                <w:sz w:val="24"/>
                <w:szCs w:val="24"/>
              </w:rPr>
              <w:t xml:space="preserve">.  </w:t>
            </w:r>
            <w:r w:rsidR="1A104CAC" w:rsidRPr="0180B55C">
              <w:rPr>
                <w:sz w:val="24"/>
                <w:szCs w:val="24"/>
              </w:rPr>
              <w:t xml:space="preserve">All new </w:t>
            </w:r>
            <w:r w:rsidR="7CEA26CA" w:rsidRPr="0180B55C">
              <w:rPr>
                <w:sz w:val="24"/>
                <w:szCs w:val="24"/>
              </w:rPr>
              <w:t xml:space="preserve">and/or revised </w:t>
            </w:r>
            <w:r w:rsidR="1A104CAC" w:rsidRPr="0180B55C">
              <w:rPr>
                <w:sz w:val="24"/>
                <w:szCs w:val="24"/>
              </w:rPr>
              <w:t xml:space="preserve">courses must </w:t>
            </w:r>
            <w:proofErr w:type="gramStart"/>
            <w:r w:rsidR="1A104CAC" w:rsidRPr="0180B55C">
              <w:rPr>
                <w:sz w:val="24"/>
                <w:szCs w:val="24"/>
              </w:rPr>
              <w:t>be in compliance with</w:t>
            </w:r>
            <w:proofErr w:type="gramEnd"/>
            <w:r w:rsidR="1A104CAC" w:rsidRPr="0180B55C">
              <w:rPr>
                <w:sz w:val="24"/>
                <w:szCs w:val="24"/>
              </w:rPr>
              <w:t xml:space="preserve"> EPC’s standards for incorporation of DEIAA</w:t>
            </w:r>
            <w:r w:rsidR="658FAA3B" w:rsidRPr="0180B55C">
              <w:rPr>
                <w:sz w:val="24"/>
                <w:szCs w:val="24"/>
              </w:rPr>
              <w:t xml:space="preserve"> using the following guidelines </w:t>
            </w:r>
            <w:r w:rsidR="63301525" w:rsidRPr="432D0519">
              <w:rPr>
                <w:b/>
                <w:bCs/>
                <w:i/>
                <w:iCs/>
                <w:sz w:val="24"/>
                <w:szCs w:val="24"/>
              </w:rPr>
              <w:t>DEI Narrative</w:t>
            </w:r>
            <w:r w:rsidR="63301525" w:rsidRPr="0180B55C">
              <w:rPr>
                <w:sz w:val="24"/>
                <w:szCs w:val="24"/>
              </w:rPr>
              <w:t xml:space="preserve">. </w:t>
            </w:r>
            <w:r w:rsidR="0FC2392D" w:rsidRPr="0180B55C">
              <w:rPr>
                <w:sz w:val="24"/>
                <w:szCs w:val="24"/>
              </w:rPr>
              <w:t xml:space="preserve"> </w:t>
            </w:r>
            <w:r w:rsidR="5F194A75">
              <w:rPr>
                <w:sz w:val="24"/>
                <w:szCs w:val="24"/>
              </w:rPr>
              <w:t>The</w:t>
            </w:r>
            <w:r w:rsidR="0FC2392D" w:rsidRPr="0180B55C">
              <w:rPr>
                <w:sz w:val="24"/>
                <w:szCs w:val="24"/>
              </w:rPr>
              <w:t xml:space="preserve"> EPC committee is currently doing a review of all classes that are designated as </w:t>
            </w:r>
            <w:r w:rsidR="0030626F">
              <w:rPr>
                <w:sz w:val="24"/>
                <w:szCs w:val="24"/>
              </w:rPr>
              <w:t xml:space="preserve">general education </w:t>
            </w:r>
            <w:r w:rsidR="0FC2392D" w:rsidRPr="0180B55C">
              <w:rPr>
                <w:sz w:val="24"/>
                <w:szCs w:val="24"/>
              </w:rPr>
              <w:t>diversity courses. All diversity designated courses must adhere to the requirements as outlined in the</w:t>
            </w:r>
            <w:r w:rsidR="12C2D9CD">
              <w:rPr>
                <w:sz w:val="24"/>
                <w:szCs w:val="24"/>
              </w:rPr>
              <w:t xml:space="preserve"> </w:t>
            </w:r>
            <w:r w:rsidR="12C2D9CD" w:rsidRPr="432D0519">
              <w:rPr>
                <w:b/>
                <w:bCs/>
                <w:i/>
                <w:iCs/>
                <w:sz w:val="24"/>
                <w:szCs w:val="24"/>
              </w:rPr>
              <w:t xml:space="preserve">Diversity </w:t>
            </w:r>
            <w:r w:rsidR="5E796EC9" w:rsidRPr="432D0519">
              <w:rPr>
                <w:b/>
                <w:bCs/>
                <w:i/>
                <w:iCs/>
                <w:sz w:val="24"/>
                <w:szCs w:val="24"/>
              </w:rPr>
              <w:t xml:space="preserve">Course </w:t>
            </w:r>
            <w:r w:rsidR="12C2D9CD" w:rsidRPr="432D0519">
              <w:rPr>
                <w:b/>
                <w:bCs/>
                <w:i/>
                <w:iCs/>
                <w:sz w:val="24"/>
                <w:szCs w:val="24"/>
              </w:rPr>
              <w:t>Mapping</w:t>
            </w:r>
            <w:r w:rsidR="74D596D5" w:rsidRPr="432D0519">
              <w:rPr>
                <w:b/>
                <w:bCs/>
                <w:i/>
                <w:iCs/>
                <w:sz w:val="24"/>
                <w:szCs w:val="24"/>
              </w:rPr>
              <w:t xml:space="preserve"> Tool</w:t>
            </w:r>
            <w:r w:rsidR="12C2D9CD">
              <w:rPr>
                <w:sz w:val="24"/>
                <w:szCs w:val="24"/>
              </w:rPr>
              <w:t>.</w:t>
            </w:r>
            <w:r w:rsidR="00EA0261" w:rsidRPr="0180B55C">
              <w:rPr>
                <w:sz w:val="24"/>
                <w:szCs w:val="24"/>
              </w:rPr>
              <w:t xml:space="preserve"> </w:t>
            </w:r>
            <w:r w:rsidR="63AB19C4" w:rsidRPr="0180B55C">
              <w:rPr>
                <w:sz w:val="24"/>
                <w:szCs w:val="24"/>
              </w:rPr>
              <w:t xml:space="preserve"> EPC has </w:t>
            </w:r>
            <w:proofErr w:type="gramStart"/>
            <w:r w:rsidR="1354780D">
              <w:rPr>
                <w:sz w:val="24"/>
                <w:szCs w:val="24"/>
              </w:rPr>
              <w:t>d</w:t>
            </w:r>
            <w:r w:rsidR="63AB19C4" w:rsidRPr="0180B55C">
              <w:rPr>
                <w:sz w:val="24"/>
                <w:szCs w:val="24"/>
              </w:rPr>
              <w:t>iversity</w:t>
            </w:r>
            <w:proofErr w:type="gramEnd"/>
            <w:r w:rsidR="63AB19C4" w:rsidRPr="0180B55C">
              <w:rPr>
                <w:sz w:val="24"/>
                <w:szCs w:val="24"/>
              </w:rPr>
              <w:t xml:space="preserve"> fellows </w:t>
            </w:r>
            <w:r w:rsidR="1354780D">
              <w:rPr>
                <w:sz w:val="24"/>
                <w:szCs w:val="24"/>
              </w:rPr>
              <w:t>who</w:t>
            </w:r>
            <w:r w:rsidR="1354780D" w:rsidRPr="0180B55C">
              <w:rPr>
                <w:sz w:val="24"/>
                <w:szCs w:val="24"/>
              </w:rPr>
              <w:t xml:space="preserve"> </w:t>
            </w:r>
            <w:r w:rsidR="63AB19C4" w:rsidRPr="0180B55C">
              <w:rPr>
                <w:sz w:val="24"/>
                <w:szCs w:val="24"/>
              </w:rPr>
              <w:t>provide hands</w:t>
            </w:r>
            <w:r w:rsidR="1354780D">
              <w:rPr>
                <w:sz w:val="24"/>
                <w:szCs w:val="24"/>
              </w:rPr>
              <w:t>-</w:t>
            </w:r>
            <w:r w:rsidR="63AB19C4" w:rsidRPr="0180B55C">
              <w:rPr>
                <w:sz w:val="24"/>
                <w:szCs w:val="24"/>
              </w:rPr>
              <w:t xml:space="preserve">on support for the incorporation of DEIAA into curriculum.  Both </w:t>
            </w:r>
            <w:r w:rsidR="0B2325DD" w:rsidRPr="0180B55C">
              <w:rPr>
                <w:sz w:val="24"/>
                <w:szCs w:val="24"/>
              </w:rPr>
              <w:t xml:space="preserve">full-time </w:t>
            </w:r>
            <w:proofErr w:type="gramStart"/>
            <w:r w:rsidR="63AB19C4" w:rsidRPr="0180B55C">
              <w:rPr>
                <w:sz w:val="24"/>
                <w:szCs w:val="24"/>
              </w:rPr>
              <w:t>faculty</w:t>
            </w:r>
            <w:proofErr w:type="gramEnd"/>
            <w:r w:rsidR="63AB19C4" w:rsidRPr="0180B55C">
              <w:rPr>
                <w:sz w:val="24"/>
                <w:szCs w:val="24"/>
              </w:rPr>
              <w:t xml:space="preserve"> are </w:t>
            </w:r>
            <w:proofErr w:type="gramStart"/>
            <w:r w:rsidR="0B2325DD" w:rsidRPr="0180B55C">
              <w:rPr>
                <w:sz w:val="24"/>
                <w:szCs w:val="24"/>
              </w:rPr>
              <w:t>diversity fellows</w:t>
            </w:r>
            <w:proofErr w:type="gramEnd"/>
            <w:r w:rsidR="0B2325DD" w:rsidRPr="0180B55C">
              <w:rPr>
                <w:sz w:val="24"/>
                <w:szCs w:val="24"/>
              </w:rPr>
              <w:t xml:space="preserve">. </w:t>
            </w:r>
          </w:p>
        </w:tc>
      </w:tr>
    </w:tbl>
    <w:p w14:paraId="08CE6F91" w14:textId="77777777" w:rsidR="007D40BE" w:rsidRDefault="007D40BE">
      <w:pPr>
        <w:pStyle w:val="BodyText"/>
        <w:spacing w:before="84"/>
        <w:rPr>
          <w:sz w:val="20"/>
        </w:rPr>
      </w:pPr>
    </w:p>
    <w:tbl>
      <w:tblPr>
        <w:tblW w:w="0" w:type="auto"/>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00"/>
        <w:gridCol w:w="9480"/>
      </w:tblGrid>
      <w:tr w:rsidR="007D40BE" w14:paraId="4C6C347D" w14:textId="77777777" w:rsidTr="0180B55C">
        <w:trPr>
          <w:trHeight w:val="609"/>
        </w:trPr>
        <w:tc>
          <w:tcPr>
            <w:tcW w:w="600" w:type="dxa"/>
            <w:tcBorders>
              <w:top w:val="nil"/>
            </w:tcBorders>
          </w:tcPr>
          <w:p w14:paraId="61CDCEAD" w14:textId="77777777" w:rsidR="007D40BE" w:rsidRDefault="007D40BE">
            <w:pPr>
              <w:pStyle w:val="TableParagraph"/>
              <w:spacing w:before="0"/>
              <w:ind w:left="0"/>
              <w:rPr>
                <w:sz w:val="24"/>
              </w:rPr>
            </w:pPr>
          </w:p>
        </w:tc>
        <w:tc>
          <w:tcPr>
            <w:tcW w:w="9480" w:type="dxa"/>
          </w:tcPr>
          <w:p w14:paraId="606CB73D" w14:textId="115F5B20" w:rsidR="007D40BE" w:rsidRDefault="00CC6021" w:rsidP="00401DC1">
            <w:pPr>
              <w:pStyle w:val="TableParagraph"/>
              <w:numPr>
                <w:ilvl w:val="0"/>
                <w:numId w:val="22"/>
              </w:numPr>
              <w:spacing w:before="9" w:line="290" w:lineRule="atLeast"/>
              <w:ind w:right="186"/>
              <w:rPr>
                <w:sz w:val="24"/>
              </w:rPr>
            </w:pPr>
            <w:r w:rsidRPr="00CC6021">
              <w:rPr>
                <w:sz w:val="24"/>
              </w:rPr>
              <w:t>Includes the development of awareness, knowledge, and skills of intercultural fluency, accessibility, and culture.</w:t>
            </w:r>
          </w:p>
          <w:p w14:paraId="78F445DF" w14:textId="77777777" w:rsidR="003018E0" w:rsidRDefault="003018E0" w:rsidP="00401DC1">
            <w:pPr>
              <w:pStyle w:val="TableParagraph"/>
              <w:spacing w:before="9" w:line="290" w:lineRule="atLeast"/>
              <w:ind w:right="186"/>
              <w:rPr>
                <w:b/>
                <w:bCs/>
                <w:sz w:val="24"/>
                <w:u w:val="single"/>
              </w:rPr>
            </w:pPr>
          </w:p>
          <w:p w14:paraId="64BC80CE" w14:textId="558DB58D" w:rsidR="00401DC1" w:rsidRPr="00401DC1" w:rsidRDefault="00401DC1" w:rsidP="00576206">
            <w:pPr>
              <w:pStyle w:val="TableParagraph"/>
              <w:spacing w:before="9" w:line="290" w:lineRule="atLeast"/>
              <w:ind w:left="0" w:right="186"/>
              <w:rPr>
                <w:b/>
                <w:bCs/>
                <w:sz w:val="24"/>
                <w:u w:val="single"/>
              </w:rPr>
            </w:pPr>
            <w:r>
              <w:rPr>
                <w:b/>
                <w:bCs/>
                <w:sz w:val="24"/>
                <w:u w:val="single"/>
              </w:rPr>
              <w:t>Response</w:t>
            </w:r>
            <w:r w:rsidR="00944E02">
              <w:rPr>
                <w:b/>
                <w:bCs/>
                <w:sz w:val="24"/>
                <w:u w:val="single"/>
              </w:rPr>
              <w:t>:</w:t>
            </w:r>
          </w:p>
          <w:p w14:paraId="39A1AABD" w14:textId="3A4A25BD" w:rsidR="00401DC1" w:rsidRDefault="1AB19B8F" w:rsidP="00C47986">
            <w:pPr>
              <w:pStyle w:val="TableParagraph"/>
              <w:ind w:left="0" w:right="94"/>
              <w:rPr>
                <w:sz w:val="24"/>
                <w:szCs w:val="24"/>
              </w:rPr>
            </w:pPr>
            <w:r w:rsidRPr="0180B55C">
              <w:rPr>
                <w:sz w:val="24"/>
                <w:szCs w:val="24"/>
              </w:rPr>
              <w:t xml:space="preserve">The development of awareness, knowledge and skills of diversity and </w:t>
            </w:r>
            <w:r w:rsidR="00E8EC90" w:rsidRPr="0180B55C">
              <w:rPr>
                <w:sz w:val="24"/>
                <w:szCs w:val="24"/>
              </w:rPr>
              <w:t>intercultural fluency</w:t>
            </w:r>
            <w:r w:rsidRPr="0180B55C">
              <w:rPr>
                <w:sz w:val="24"/>
                <w:szCs w:val="24"/>
              </w:rPr>
              <w:t xml:space="preserve"> is integrated throughout the Human Services curriculum. Textbooks used in the department incorporate chapters that emphasize</w:t>
            </w:r>
            <w:r w:rsidRPr="0180B55C">
              <w:rPr>
                <w:spacing w:val="-3"/>
                <w:sz w:val="24"/>
                <w:szCs w:val="24"/>
              </w:rPr>
              <w:t xml:space="preserve"> </w:t>
            </w:r>
            <w:r w:rsidRPr="0180B55C">
              <w:rPr>
                <w:sz w:val="24"/>
                <w:szCs w:val="24"/>
              </w:rPr>
              <w:t>the</w:t>
            </w:r>
            <w:r w:rsidRPr="0180B55C">
              <w:rPr>
                <w:spacing w:val="-2"/>
                <w:sz w:val="24"/>
                <w:szCs w:val="24"/>
              </w:rPr>
              <w:t xml:space="preserve"> </w:t>
            </w:r>
            <w:r w:rsidRPr="0180B55C">
              <w:rPr>
                <w:sz w:val="24"/>
                <w:szCs w:val="24"/>
              </w:rPr>
              <w:t>importance</w:t>
            </w:r>
            <w:r w:rsidRPr="0180B55C">
              <w:rPr>
                <w:spacing w:val="-3"/>
                <w:sz w:val="24"/>
                <w:szCs w:val="24"/>
              </w:rPr>
              <w:t xml:space="preserve"> </w:t>
            </w:r>
            <w:r w:rsidRPr="0180B55C">
              <w:rPr>
                <w:sz w:val="24"/>
                <w:szCs w:val="24"/>
              </w:rPr>
              <w:t>of</w:t>
            </w:r>
            <w:r w:rsidRPr="0180B55C">
              <w:rPr>
                <w:spacing w:val="-2"/>
                <w:sz w:val="24"/>
                <w:szCs w:val="24"/>
              </w:rPr>
              <w:t xml:space="preserve"> </w:t>
            </w:r>
            <w:r w:rsidRPr="0180B55C">
              <w:rPr>
                <w:sz w:val="24"/>
                <w:szCs w:val="24"/>
              </w:rPr>
              <w:t>self-awareness as</w:t>
            </w:r>
            <w:r w:rsidRPr="0180B55C">
              <w:rPr>
                <w:spacing w:val="-2"/>
                <w:sz w:val="24"/>
                <w:szCs w:val="24"/>
              </w:rPr>
              <w:t xml:space="preserve"> </w:t>
            </w:r>
            <w:r w:rsidRPr="0180B55C">
              <w:rPr>
                <w:sz w:val="24"/>
                <w:szCs w:val="24"/>
              </w:rPr>
              <w:t>it</w:t>
            </w:r>
            <w:r w:rsidRPr="0180B55C">
              <w:rPr>
                <w:spacing w:val="-2"/>
                <w:sz w:val="24"/>
                <w:szCs w:val="24"/>
              </w:rPr>
              <w:t xml:space="preserve"> </w:t>
            </w:r>
            <w:r w:rsidRPr="0180B55C">
              <w:rPr>
                <w:sz w:val="24"/>
                <w:szCs w:val="24"/>
              </w:rPr>
              <w:t>pertains</w:t>
            </w:r>
            <w:r w:rsidRPr="0180B55C">
              <w:rPr>
                <w:spacing w:val="-2"/>
                <w:sz w:val="24"/>
                <w:szCs w:val="24"/>
              </w:rPr>
              <w:t xml:space="preserve"> </w:t>
            </w:r>
            <w:r w:rsidRPr="0180B55C">
              <w:rPr>
                <w:sz w:val="24"/>
                <w:szCs w:val="24"/>
              </w:rPr>
              <w:t>to</w:t>
            </w:r>
            <w:r w:rsidRPr="0180B55C">
              <w:rPr>
                <w:spacing w:val="-2"/>
                <w:sz w:val="24"/>
                <w:szCs w:val="24"/>
              </w:rPr>
              <w:t xml:space="preserve"> </w:t>
            </w:r>
            <w:r w:rsidRPr="0180B55C">
              <w:rPr>
                <w:sz w:val="24"/>
                <w:szCs w:val="24"/>
              </w:rPr>
              <w:t>the</w:t>
            </w:r>
            <w:r w:rsidRPr="0180B55C">
              <w:rPr>
                <w:spacing w:val="-2"/>
                <w:sz w:val="24"/>
                <w:szCs w:val="24"/>
              </w:rPr>
              <w:t xml:space="preserve"> </w:t>
            </w:r>
            <w:r w:rsidRPr="0180B55C">
              <w:rPr>
                <w:sz w:val="24"/>
                <w:szCs w:val="24"/>
              </w:rPr>
              <w:lastRenderedPageBreak/>
              <w:t>personal</w:t>
            </w:r>
            <w:r w:rsidRPr="0180B55C">
              <w:rPr>
                <w:spacing w:val="-2"/>
                <w:sz w:val="24"/>
                <w:szCs w:val="24"/>
              </w:rPr>
              <w:t xml:space="preserve"> </w:t>
            </w:r>
            <w:r w:rsidRPr="0180B55C">
              <w:rPr>
                <w:sz w:val="24"/>
                <w:szCs w:val="24"/>
              </w:rPr>
              <w:t>and</w:t>
            </w:r>
            <w:r w:rsidRPr="0180B55C">
              <w:rPr>
                <w:spacing w:val="-2"/>
                <w:sz w:val="24"/>
                <w:szCs w:val="24"/>
              </w:rPr>
              <w:t xml:space="preserve"> </w:t>
            </w:r>
            <w:r w:rsidRPr="0180B55C">
              <w:rPr>
                <w:sz w:val="24"/>
                <w:szCs w:val="24"/>
              </w:rPr>
              <w:t>professional</w:t>
            </w:r>
            <w:r w:rsidRPr="0180B55C">
              <w:rPr>
                <w:spacing w:val="-2"/>
                <w:sz w:val="24"/>
                <w:szCs w:val="24"/>
              </w:rPr>
              <w:t xml:space="preserve"> </w:t>
            </w:r>
            <w:r w:rsidRPr="0180B55C">
              <w:rPr>
                <w:sz w:val="24"/>
                <w:szCs w:val="24"/>
              </w:rPr>
              <w:t>self.</w:t>
            </w:r>
            <w:r w:rsidRPr="0180B55C">
              <w:rPr>
                <w:spacing w:val="-2"/>
                <w:sz w:val="24"/>
                <w:szCs w:val="24"/>
              </w:rPr>
              <w:t xml:space="preserve"> </w:t>
            </w:r>
            <w:r w:rsidRPr="0180B55C">
              <w:rPr>
                <w:sz w:val="24"/>
                <w:szCs w:val="24"/>
              </w:rPr>
              <w:t>Textbooks incorporate</w:t>
            </w:r>
            <w:r w:rsidRPr="0180B55C">
              <w:rPr>
                <w:spacing w:val="-3"/>
                <w:sz w:val="24"/>
                <w:szCs w:val="24"/>
              </w:rPr>
              <w:t xml:space="preserve"> </w:t>
            </w:r>
            <w:r w:rsidRPr="0180B55C">
              <w:rPr>
                <w:sz w:val="24"/>
                <w:szCs w:val="24"/>
              </w:rPr>
              <w:t>knowledge</w:t>
            </w:r>
            <w:r w:rsidRPr="0180B55C">
              <w:rPr>
                <w:spacing w:val="-4"/>
                <w:sz w:val="24"/>
                <w:szCs w:val="24"/>
              </w:rPr>
              <w:t xml:space="preserve"> </w:t>
            </w:r>
            <w:r w:rsidRPr="0180B55C">
              <w:rPr>
                <w:sz w:val="24"/>
                <w:szCs w:val="24"/>
              </w:rPr>
              <w:t>of</w:t>
            </w:r>
            <w:r w:rsidRPr="0180B55C">
              <w:rPr>
                <w:spacing w:val="-3"/>
                <w:sz w:val="24"/>
                <w:szCs w:val="24"/>
              </w:rPr>
              <w:t xml:space="preserve"> </w:t>
            </w:r>
            <w:r w:rsidRPr="0180B55C">
              <w:rPr>
                <w:sz w:val="24"/>
                <w:szCs w:val="24"/>
              </w:rPr>
              <w:t>various</w:t>
            </w:r>
            <w:r w:rsidRPr="0180B55C">
              <w:rPr>
                <w:spacing w:val="-3"/>
                <w:sz w:val="24"/>
                <w:szCs w:val="24"/>
              </w:rPr>
              <w:t xml:space="preserve"> </w:t>
            </w:r>
            <w:r w:rsidRPr="0180B55C">
              <w:rPr>
                <w:sz w:val="24"/>
                <w:szCs w:val="24"/>
              </w:rPr>
              <w:t>cultures</w:t>
            </w:r>
            <w:r w:rsidRPr="0180B55C">
              <w:rPr>
                <w:spacing w:val="-1"/>
                <w:sz w:val="24"/>
                <w:szCs w:val="24"/>
              </w:rPr>
              <w:t xml:space="preserve"> </w:t>
            </w:r>
            <w:r w:rsidRPr="0180B55C">
              <w:rPr>
                <w:sz w:val="24"/>
                <w:szCs w:val="24"/>
              </w:rPr>
              <w:t>for</w:t>
            </w:r>
            <w:r w:rsidRPr="0180B55C">
              <w:rPr>
                <w:spacing w:val="-5"/>
                <w:sz w:val="24"/>
                <w:szCs w:val="24"/>
              </w:rPr>
              <w:t xml:space="preserve"> </w:t>
            </w:r>
            <w:r w:rsidRPr="0180B55C">
              <w:rPr>
                <w:sz w:val="24"/>
                <w:szCs w:val="24"/>
              </w:rPr>
              <w:t>students</w:t>
            </w:r>
            <w:r w:rsidRPr="0180B55C">
              <w:rPr>
                <w:spacing w:val="-3"/>
                <w:sz w:val="24"/>
                <w:szCs w:val="24"/>
              </w:rPr>
              <w:t xml:space="preserve"> </w:t>
            </w:r>
            <w:r w:rsidRPr="0180B55C">
              <w:rPr>
                <w:sz w:val="24"/>
                <w:szCs w:val="24"/>
              </w:rPr>
              <w:t>to</w:t>
            </w:r>
            <w:r w:rsidRPr="0180B55C">
              <w:rPr>
                <w:spacing w:val="-3"/>
                <w:sz w:val="24"/>
                <w:szCs w:val="24"/>
              </w:rPr>
              <w:t xml:space="preserve"> </w:t>
            </w:r>
            <w:r w:rsidRPr="0180B55C">
              <w:rPr>
                <w:sz w:val="24"/>
                <w:szCs w:val="24"/>
              </w:rPr>
              <w:t>understand</w:t>
            </w:r>
            <w:r w:rsidRPr="0180B55C">
              <w:rPr>
                <w:spacing w:val="-3"/>
                <w:sz w:val="24"/>
                <w:szCs w:val="24"/>
              </w:rPr>
              <w:t xml:space="preserve"> </w:t>
            </w:r>
            <w:r w:rsidRPr="0180B55C">
              <w:rPr>
                <w:sz w:val="24"/>
                <w:szCs w:val="24"/>
              </w:rPr>
              <w:t>how</w:t>
            </w:r>
            <w:r w:rsidRPr="0180B55C">
              <w:rPr>
                <w:spacing w:val="-2"/>
                <w:sz w:val="24"/>
                <w:szCs w:val="24"/>
              </w:rPr>
              <w:t xml:space="preserve"> </w:t>
            </w:r>
            <w:r w:rsidRPr="0180B55C">
              <w:rPr>
                <w:sz w:val="24"/>
                <w:szCs w:val="24"/>
              </w:rPr>
              <w:t>to</w:t>
            </w:r>
            <w:r w:rsidRPr="0180B55C">
              <w:rPr>
                <w:spacing w:val="-3"/>
                <w:sz w:val="24"/>
                <w:szCs w:val="24"/>
              </w:rPr>
              <w:t xml:space="preserve"> </w:t>
            </w:r>
            <w:r w:rsidRPr="0180B55C">
              <w:rPr>
                <w:sz w:val="24"/>
                <w:szCs w:val="24"/>
              </w:rPr>
              <w:t>provide</w:t>
            </w:r>
            <w:r w:rsidRPr="0180B55C">
              <w:rPr>
                <w:spacing w:val="-4"/>
                <w:sz w:val="24"/>
                <w:szCs w:val="24"/>
              </w:rPr>
              <w:t xml:space="preserve"> </w:t>
            </w:r>
            <w:r w:rsidRPr="0180B55C">
              <w:rPr>
                <w:sz w:val="24"/>
                <w:szCs w:val="24"/>
              </w:rPr>
              <w:t>culturally</w:t>
            </w:r>
            <w:r w:rsidRPr="0180B55C">
              <w:rPr>
                <w:spacing w:val="-8"/>
                <w:sz w:val="24"/>
                <w:szCs w:val="24"/>
              </w:rPr>
              <w:t xml:space="preserve"> </w:t>
            </w:r>
            <w:r w:rsidRPr="0180B55C">
              <w:rPr>
                <w:sz w:val="24"/>
                <w:szCs w:val="24"/>
              </w:rPr>
              <w:t>re</w:t>
            </w:r>
            <w:r w:rsidR="427FE2D0" w:rsidRPr="0180B55C">
              <w:rPr>
                <w:sz w:val="24"/>
                <w:szCs w:val="24"/>
              </w:rPr>
              <w:t>levant</w:t>
            </w:r>
            <w:r w:rsidRPr="0180B55C">
              <w:rPr>
                <w:sz w:val="24"/>
                <w:szCs w:val="24"/>
              </w:rPr>
              <w:t xml:space="preserve"> practices. Faculty incorporate articles and videos that further explore awareness, knowledge and skills of diversity and </w:t>
            </w:r>
            <w:r w:rsidR="53EFA55B" w:rsidRPr="0180B55C">
              <w:rPr>
                <w:sz w:val="24"/>
                <w:szCs w:val="24"/>
              </w:rPr>
              <w:t>intercultural fluency</w:t>
            </w:r>
            <w:r w:rsidR="005C66F9">
              <w:rPr>
                <w:sz w:val="24"/>
                <w:szCs w:val="24"/>
              </w:rPr>
              <w:t xml:space="preserve"> into their classes</w:t>
            </w:r>
            <w:r w:rsidR="53EFA55B" w:rsidRPr="0180B55C">
              <w:rPr>
                <w:sz w:val="24"/>
                <w:szCs w:val="24"/>
              </w:rPr>
              <w:t xml:space="preserve">. </w:t>
            </w:r>
          </w:p>
          <w:p w14:paraId="3965565D" w14:textId="77777777" w:rsidR="004D1C1D" w:rsidRDefault="004D1C1D" w:rsidP="00401DC1">
            <w:pPr>
              <w:pStyle w:val="TableParagraph"/>
              <w:ind w:left="107" w:right="94"/>
              <w:rPr>
                <w:sz w:val="24"/>
              </w:rPr>
            </w:pPr>
          </w:p>
          <w:p w14:paraId="260EB9DF" w14:textId="1B3B6F80" w:rsidR="00401DC1" w:rsidRDefault="1AB19B8F" w:rsidP="00C47986">
            <w:pPr>
              <w:pStyle w:val="TableParagraph"/>
              <w:spacing w:before="9" w:line="290" w:lineRule="atLeast"/>
              <w:ind w:left="0" w:right="186"/>
              <w:rPr>
                <w:sz w:val="24"/>
                <w:szCs w:val="24"/>
              </w:rPr>
            </w:pPr>
            <w:r w:rsidRPr="0180B55C">
              <w:rPr>
                <w:sz w:val="24"/>
                <w:szCs w:val="24"/>
              </w:rPr>
              <w:t xml:space="preserve">Through text </w:t>
            </w:r>
            <w:proofErr w:type="gramStart"/>
            <w:r w:rsidRPr="0180B55C">
              <w:rPr>
                <w:sz w:val="24"/>
                <w:szCs w:val="24"/>
              </w:rPr>
              <w:t>readings</w:t>
            </w:r>
            <w:proofErr w:type="gramEnd"/>
            <w:r w:rsidRPr="0180B55C">
              <w:rPr>
                <w:sz w:val="24"/>
                <w:szCs w:val="24"/>
              </w:rPr>
              <w:t>, class/online discussions, class exercises and journal writing, students become more</w:t>
            </w:r>
            <w:r w:rsidRPr="0180B55C">
              <w:rPr>
                <w:spacing w:val="-5"/>
                <w:sz w:val="24"/>
                <w:szCs w:val="24"/>
              </w:rPr>
              <w:t xml:space="preserve"> </w:t>
            </w:r>
            <w:r w:rsidRPr="0180B55C">
              <w:rPr>
                <w:sz w:val="24"/>
                <w:szCs w:val="24"/>
              </w:rPr>
              <w:t>self-aware</w:t>
            </w:r>
            <w:r w:rsidRPr="0180B55C">
              <w:rPr>
                <w:spacing w:val="-5"/>
                <w:sz w:val="24"/>
                <w:szCs w:val="24"/>
              </w:rPr>
              <w:t xml:space="preserve"> </w:t>
            </w:r>
            <w:r w:rsidRPr="0180B55C">
              <w:rPr>
                <w:sz w:val="24"/>
                <w:szCs w:val="24"/>
              </w:rPr>
              <w:t>of</w:t>
            </w:r>
            <w:r w:rsidRPr="0180B55C">
              <w:rPr>
                <w:spacing w:val="-4"/>
                <w:sz w:val="24"/>
                <w:szCs w:val="24"/>
              </w:rPr>
              <w:t xml:space="preserve"> </w:t>
            </w:r>
            <w:r w:rsidRPr="0180B55C">
              <w:rPr>
                <w:sz w:val="24"/>
                <w:szCs w:val="24"/>
              </w:rPr>
              <w:t>their</w:t>
            </w:r>
            <w:r w:rsidRPr="0180B55C">
              <w:rPr>
                <w:spacing w:val="-3"/>
                <w:sz w:val="24"/>
                <w:szCs w:val="24"/>
              </w:rPr>
              <w:t xml:space="preserve"> </w:t>
            </w:r>
            <w:r w:rsidRPr="0180B55C">
              <w:rPr>
                <w:sz w:val="24"/>
                <w:szCs w:val="24"/>
              </w:rPr>
              <w:t>own</w:t>
            </w:r>
            <w:r w:rsidRPr="0180B55C">
              <w:rPr>
                <w:spacing w:val="-4"/>
                <w:sz w:val="24"/>
                <w:szCs w:val="24"/>
              </w:rPr>
              <w:t xml:space="preserve"> </w:t>
            </w:r>
            <w:r w:rsidRPr="0180B55C">
              <w:rPr>
                <w:sz w:val="24"/>
                <w:szCs w:val="24"/>
              </w:rPr>
              <w:t>values,</w:t>
            </w:r>
            <w:r w:rsidRPr="0180B55C">
              <w:rPr>
                <w:spacing w:val="-4"/>
                <w:sz w:val="24"/>
                <w:szCs w:val="24"/>
              </w:rPr>
              <w:t xml:space="preserve"> </w:t>
            </w:r>
            <w:r w:rsidRPr="0180B55C">
              <w:rPr>
                <w:sz w:val="24"/>
                <w:szCs w:val="24"/>
              </w:rPr>
              <w:t>personalities,</w:t>
            </w:r>
            <w:r w:rsidRPr="0180B55C">
              <w:rPr>
                <w:spacing w:val="-4"/>
                <w:sz w:val="24"/>
                <w:szCs w:val="24"/>
              </w:rPr>
              <w:t xml:space="preserve"> </w:t>
            </w:r>
            <w:r w:rsidRPr="0180B55C">
              <w:rPr>
                <w:sz w:val="24"/>
                <w:szCs w:val="24"/>
              </w:rPr>
              <w:t>reaction</w:t>
            </w:r>
            <w:r w:rsidRPr="0180B55C">
              <w:rPr>
                <w:spacing w:val="-4"/>
                <w:sz w:val="24"/>
                <w:szCs w:val="24"/>
              </w:rPr>
              <w:t xml:space="preserve"> </w:t>
            </w:r>
            <w:r w:rsidRPr="0180B55C">
              <w:rPr>
                <w:sz w:val="24"/>
                <w:szCs w:val="24"/>
              </w:rPr>
              <w:t>patterns,</w:t>
            </w:r>
            <w:r w:rsidRPr="0180B55C">
              <w:rPr>
                <w:spacing w:val="-4"/>
                <w:sz w:val="24"/>
                <w:szCs w:val="24"/>
              </w:rPr>
              <w:t xml:space="preserve"> </w:t>
            </w:r>
            <w:r w:rsidRPr="0180B55C">
              <w:rPr>
                <w:sz w:val="24"/>
                <w:szCs w:val="24"/>
              </w:rPr>
              <w:t>interpersonal</w:t>
            </w:r>
            <w:r w:rsidRPr="0180B55C">
              <w:rPr>
                <w:spacing w:val="-4"/>
                <w:sz w:val="24"/>
                <w:szCs w:val="24"/>
              </w:rPr>
              <w:t xml:space="preserve"> </w:t>
            </w:r>
            <w:r w:rsidRPr="0180B55C">
              <w:rPr>
                <w:sz w:val="24"/>
                <w:szCs w:val="24"/>
              </w:rPr>
              <w:t>styles,</w:t>
            </w:r>
            <w:r w:rsidRPr="0180B55C">
              <w:rPr>
                <w:spacing w:val="-4"/>
                <w:sz w:val="24"/>
                <w:szCs w:val="24"/>
              </w:rPr>
              <w:t xml:space="preserve"> </w:t>
            </w:r>
            <w:r w:rsidRPr="0180B55C">
              <w:rPr>
                <w:sz w:val="24"/>
                <w:szCs w:val="24"/>
              </w:rPr>
              <w:t>and</w:t>
            </w:r>
            <w:r w:rsidRPr="0180B55C">
              <w:rPr>
                <w:spacing w:val="-4"/>
                <w:sz w:val="24"/>
                <w:szCs w:val="24"/>
              </w:rPr>
              <w:t xml:space="preserve"> </w:t>
            </w:r>
            <w:r w:rsidRPr="0180B55C">
              <w:rPr>
                <w:sz w:val="24"/>
                <w:szCs w:val="24"/>
              </w:rPr>
              <w:t xml:space="preserve">limitations. The experiential component of the Human Services program provides students with the opportunity in class to role-play, which is pertinent in the development of </w:t>
            </w:r>
            <w:r w:rsidR="53EFA55B" w:rsidRPr="0180B55C">
              <w:rPr>
                <w:sz w:val="24"/>
                <w:szCs w:val="24"/>
              </w:rPr>
              <w:t>intercultural fluency</w:t>
            </w:r>
            <w:r w:rsidRPr="0180B55C">
              <w:rPr>
                <w:sz w:val="24"/>
                <w:szCs w:val="24"/>
              </w:rPr>
              <w:t xml:space="preserve"> and culturally responsive practices. Faculty also incorporate discussion</w:t>
            </w:r>
            <w:r w:rsidR="03EC3405" w:rsidRPr="0180B55C">
              <w:rPr>
                <w:sz w:val="24"/>
                <w:szCs w:val="24"/>
              </w:rPr>
              <w:t>s</w:t>
            </w:r>
            <w:r w:rsidRPr="0180B55C">
              <w:rPr>
                <w:sz w:val="24"/>
                <w:szCs w:val="24"/>
              </w:rPr>
              <w:t xml:space="preserve"> around current events such as issues surrounding </w:t>
            </w:r>
            <w:r w:rsidR="59CC3BEE" w:rsidRPr="0180B55C">
              <w:rPr>
                <w:sz w:val="24"/>
                <w:szCs w:val="24"/>
              </w:rPr>
              <w:t>I</w:t>
            </w:r>
            <w:r w:rsidRPr="0180B55C">
              <w:rPr>
                <w:sz w:val="24"/>
                <w:szCs w:val="24"/>
              </w:rPr>
              <w:t xml:space="preserve">mmigration, LGBTQIA+ rights, </w:t>
            </w:r>
            <w:r w:rsidR="76BCA79F" w:rsidRPr="0180B55C">
              <w:rPr>
                <w:sz w:val="24"/>
                <w:szCs w:val="24"/>
              </w:rPr>
              <w:t>W</w:t>
            </w:r>
            <w:r w:rsidRPr="0180B55C">
              <w:rPr>
                <w:sz w:val="24"/>
                <w:szCs w:val="24"/>
              </w:rPr>
              <w:t xml:space="preserve">omen’s rights, Black Lives </w:t>
            </w:r>
            <w:r w:rsidR="76BCA79F" w:rsidRPr="0180B55C">
              <w:rPr>
                <w:sz w:val="24"/>
                <w:szCs w:val="24"/>
              </w:rPr>
              <w:t>Matter, and</w:t>
            </w:r>
            <w:r w:rsidRPr="0180B55C">
              <w:rPr>
                <w:sz w:val="24"/>
                <w:szCs w:val="24"/>
              </w:rPr>
              <w:t xml:space="preserve"> other topics regarding diverse and marginalized populations. Faculty </w:t>
            </w:r>
            <w:proofErr w:type="gramStart"/>
            <w:r w:rsidRPr="0180B55C">
              <w:rPr>
                <w:sz w:val="24"/>
                <w:szCs w:val="24"/>
              </w:rPr>
              <w:t>incorporate</w:t>
            </w:r>
            <w:proofErr w:type="gramEnd"/>
            <w:r w:rsidRPr="0180B55C">
              <w:rPr>
                <w:sz w:val="24"/>
                <w:szCs w:val="24"/>
              </w:rPr>
              <w:t xml:space="preserve"> diversity into the curriculum</w:t>
            </w:r>
            <w:r w:rsidR="6C59FC7F" w:rsidRPr="0180B55C">
              <w:rPr>
                <w:sz w:val="24"/>
                <w:szCs w:val="24"/>
              </w:rPr>
              <w:t xml:space="preserve"> by</w:t>
            </w:r>
            <w:r w:rsidR="6C59FC7F" w:rsidRPr="0180B55C">
              <w:rPr>
                <w:spacing w:val="-7"/>
                <w:sz w:val="24"/>
                <w:szCs w:val="24"/>
              </w:rPr>
              <w:t xml:space="preserve"> </w:t>
            </w:r>
            <w:r w:rsidR="6C59FC7F" w:rsidRPr="0180B55C">
              <w:rPr>
                <w:sz w:val="24"/>
                <w:szCs w:val="24"/>
              </w:rPr>
              <w:t>participating</w:t>
            </w:r>
            <w:r w:rsidR="6C59FC7F" w:rsidRPr="0180B55C">
              <w:rPr>
                <w:spacing w:val="-5"/>
                <w:sz w:val="24"/>
                <w:szCs w:val="24"/>
              </w:rPr>
              <w:t xml:space="preserve"> </w:t>
            </w:r>
            <w:r w:rsidR="6C59FC7F" w:rsidRPr="0180B55C">
              <w:rPr>
                <w:sz w:val="24"/>
                <w:szCs w:val="24"/>
              </w:rPr>
              <w:t>in</w:t>
            </w:r>
            <w:r w:rsidR="6C59FC7F" w:rsidRPr="0180B55C">
              <w:rPr>
                <w:spacing w:val="-1"/>
                <w:sz w:val="24"/>
                <w:szCs w:val="24"/>
              </w:rPr>
              <w:t xml:space="preserve"> </w:t>
            </w:r>
            <w:r w:rsidR="6C59FC7F" w:rsidRPr="0180B55C">
              <w:rPr>
                <w:sz w:val="24"/>
                <w:szCs w:val="24"/>
              </w:rPr>
              <w:t>collegewide</w:t>
            </w:r>
            <w:r w:rsidR="6C59FC7F" w:rsidRPr="0180B55C">
              <w:rPr>
                <w:spacing w:val="-4"/>
                <w:sz w:val="24"/>
                <w:szCs w:val="24"/>
              </w:rPr>
              <w:t xml:space="preserve"> </w:t>
            </w:r>
            <w:r w:rsidR="6C59FC7F" w:rsidRPr="0180B55C">
              <w:rPr>
                <w:sz w:val="24"/>
                <w:szCs w:val="24"/>
              </w:rPr>
              <w:t>activities</w:t>
            </w:r>
            <w:r w:rsidR="6C59FC7F" w:rsidRPr="0180B55C">
              <w:rPr>
                <w:spacing w:val="-3"/>
                <w:sz w:val="24"/>
                <w:szCs w:val="24"/>
              </w:rPr>
              <w:t xml:space="preserve"> </w:t>
            </w:r>
            <w:r w:rsidR="6C59FC7F" w:rsidRPr="0180B55C">
              <w:rPr>
                <w:sz w:val="24"/>
                <w:szCs w:val="24"/>
              </w:rPr>
              <w:t>such</w:t>
            </w:r>
            <w:r w:rsidR="6C59FC7F" w:rsidRPr="0180B55C">
              <w:rPr>
                <w:spacing w:val="-3"/>
                <w:sz w:val="24"/>
                <w:szCs w:val="24"/>
              </w:rPr>
              <w:t xml:space="preserve"> </w:t>
            </w:r>
            <w:r w:rsidR="6C59FC7F" w:rsidRPr="0180B55C">
              <w:rPr>
                <w:sz w:val="24"/>
                <w:szCs w:val="24"/>
              </w:rPr>
              <w:t>as</w:t>
            </w:r>
            <w:r w:rsidR="6C59FC7F" w:rsidRPr="0180B55C">
              <w:rPr>
                <w:spacing w:val="-3"/>
                <w:sz w:val="24"/>
                <w:szCs w:val="24"/>
              </w:rPr>
              <w:t xml:space="preserve"> </w:t>
            </w:r>
            <w:r w:rsidR="005C66F9">
              <w:rPr>
                <w:spacing w:val="-3"/>
                <w:sz w:val="24"/>
                <w:szCs w:val="24"/>
              </w:rPr>
              <w:t xml:space="preserve">but not limited to </w:t>
            </w:r>
            <w:r w:rsidR="6C59FC7F" w:rsidRPr="0180B55C">
              <w:rPr>
                <w:sz w:val="24"/>
                <w:szCs w:val="24"/>
              </w:rPr>
              <w:t>the</w:t>
            </w:r>
            <w:r w:rsidR="6C59FC7F" w:rsidRPr="0180B55C">
              <w:rPr>
                <w:spacing w:val="-3"/>
                <w:sz w:val="24"/>
                <w:szCs w:val="24"/>
              </w:rPr>
              <w:t xml:space="preserve"> </w:t>
            </w:r>
            <w:r w:rsidR="6C59FC7F" w:rsidRPr="0180B55C">
              <w:rPr>
                <w:sz w:val="24"/>
                <w:szCs w:val="24"/>
              </w:rPr>
              <w:t>Race</w:t>
            </w:r>
            <w:r w:rsidR="6C59FC7F" w:rsidRPr="0180B55C">
              <w:rPr>
                <w:spacing w:val="-4"/>
                <w:sz w:val="24"/>
                <w:szCs w:val="24"/>
              </w:rPr>
              <w:t xml:space="preserve"> </w:t>
            </w:r>
            <w:r w:rsidR="6C59FC7F" w:rsidRPr="0180B55C">
              <w:rPr>
                <w:sz w:val="24"/>
                <w:szCs w:val="24"/>
              </w:rPr>
              <w:t>Card</w:t>
            </w:r>
            <w:r w:rsidR="6C59FC7F" w:rsidRPr="0180B55C">
              <w:rPr>
                <w:spacing w:val="-3"/>
                <w:sz w:val="24"/>
                <w:szCs w:val="24"/>
              </w:rPr>
              <w:t xml:space="preserve"> </w:t>
            </w:r>
            <w:r w:rsidR="6C59FC7F" w:rsidRPr="0180B55C">
              <w:rPr>
                <w:sz w:val="24"/>
                <w:szCs w:val="24"/>
              </w:rPr>
              <w:t>Project</w:t>
            </w:r>
            <w:r w:rsidR="76BCA79F" w:rsidRPr="0180B55C">
              <w:rPr>
                <w:sz w:val="24"/>
                <w:szCs w:val="24"/>
              </w:rPr>
              <w:t>,</w:t>
            </w:r>
            <w:r w:rsidR="6C59FC7F" w:rsidRPr="0180B55C">
              <w:rPr>
                <w:spacing w:val="-3"/>
                <w:sz w:val="24"/>
                <w:szCs w:val="24"/>
              </w:rPr>
              <w:t xml:space="preserve"> </w:t>
            </w:r>
            <w:r w:rsidR="6C59FC7F" w:rsidRPr="0180B55C">
              <w:rPr>
                <w:sz w:val="24"/>
                <w:szCs w:val="24"/>
              </w:rPr>
              <w:t>Black History Month, Women’s History Month, and Immigration Awareness Month</w:t>
            </w:r>
            <w:r w:rsidR="3B1ED57D" w:rsidRPr="0180B55C">
              <w:rPr>
                <w:sz w:val="24"/>
                <w:szCs w:val="24"/>
              </w:rPr>
              <w:t>.</w:t>
            </w:r>
          </w:p>
        </w:tc>
      </w:tr>
    </w:tbl>
    <w:p w14:paraId="6BB9E253" w14:textId="77777777" w:rsidR="007D40BE" w:rsidRDefault="007D40BE">
      <w:pPr>
        <w:pStyle w:val="BodyText"/>
      </w:pPr>
    </w:p>
    <w:p w14:paraId="23DE523C" w14:textId="77777777" w:rsidR="007D40BE" w:rsidRDefault="007D40BE">
      <w:pPr>
        <w:pStyle w:val="BodyText"/>
        <w:spacing w:before="36"/>
      </w:pPr>
    </w:p>
    <w:p w14:paraId="1B82072B" w14:textId="77777777" w:rsidR="007E0569" w:rsidRDefault="007E0569">
      <w:pPr>
        <w:pStyle w:val="BodyText"/>
        <w:spacing w:before="36"/>
      </w:pPr>
    </w:p>
    <w:p w14:paraId="59B2F536" w14:textId="77777777" w:rsidR="007E0569" w:rsidRDefault="007E0569">
      <w:pPr>
        <w:pStyle w:val="BodyText"/>
        <w:spacing w:before="36"/>
      </w:pPr>
    </w:p>
    <w:p w14:paraId="0009BFA3" w14:textId="780D4F27" w:rsidR="007D40BE" w:rsidRPr="000D1AED" w:rsidRDefault="00BB2F7E">
      <w:pPr>
        <w:pStyle w:val="Heading1"/>
        <w:numPr>
          <w:ilvl w:val="1"/>
          <w:numId w:val="11"/>
        </w:numPr>
        <w:tabs>
          <w:tab w:val="left" w:pos="462"/>
        </w:tabs>
        <w:ind w:left="462" w:hanging="214"/>
        <w:jc w:val="left"/>
      </w:pPr>
      <w:bookmarkStart w:id="31" w:name="I._Program_Support"/>
      <w:bookmarkEnd w:id="31"/>
      <w:r w:rsidRPr="000D1AED">
        <w:t>Program</w:t>
      </w:r>
      <w:r w:rsidRPr="000D1AED">
        <w:rPr>
          <w:spacing w:val="3"/>
        </w:rPr>
        <w:t xml:space="preserve"> </w:t>
      </w:r>
      <w:r w:rsidRPr="000D1AED">
        <w:rPr>
          <w:spacing w:val="-2"/>
        </w:rPr>
        <w:t>Support</w:t>
      </w:r>
      <w:r w:rsidR="007809D4" w:rsidRPr="000D1AED">
        <w:rPr>
          <w:spacing w:val="-2"/>
        </w:rPr>
        <w:t xml:space="preserve"> </w:t>
      </w:r>
    </w:p>
    <w:p w14:paraId="19DFAD23" w14:textId="77777777" w:rsidR="007D40BE" w:rsidRDefault="00BB2F7E">
      <w:pPr>
        <w:pStyle w:val="BodyText"/>
        <w:spacing w:before="264" w:line="261" w:lineRule="auto"/>
        <w:ind w:left="248" w:right="389"/>
      </w:pPr>
      <w:r>
        <w:rPr>
          <w:b/>
          <w:i/>
        </w:rPr>
        <w:t xml:space="preserve">Context: </w:t>
      </w:r>
      <w:r>
        <w:t>To address student needs, human service programs require</w:t>
      </w:r>
      <w:r>
        <w:rPr>
          <w:spacing w:val="-5"/>
        </w:rPr>
        <w:t xml:space="preserve"> </w:t>
      </w:r>
      <w:r>
        <w:t>adequate faculty, staff, and program resources.</w:t>
      </w:r>
    </w:p>
    <w:p w14:paraId="52E56223" w14:textId="77777777" w:rsidR="007D40BE" w:rsidRDefault="007D40BE">
      <w:pPr>
        <w:pStyle w:val="BodyText"/>
        <w:spacing w:before="2"/>
        <w:rPr>
          <w:sz w:val="16"/>
        </w:rPr>
      </w:pPr>
    </w:p>
    <w:tbl>
      <w:tblPr>
        <w:tblW w:w="19560" w:type="dxa"/>
        <w:tblInd w:w="155"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firstRow="1" w:lastRow="1" w:firstColumn="1" w:lastColumn="1" w:noHBand="0" w:noVBand="0"/>
      </w:tblPr>
      <w:tblGrid>
        <w:gridCol w:w="647"/>
        <w:gridCol w:w="9403"/>
        <w:gridCol w:w="9510"/>
      </w:tblGrid>
      <w:tr w:rsidR="007D40BE" w14:paraId="210B7222" w14:textId="77777777" w:rsidTr="432D0519">
        <w:trPr>
          <w:gridAfter w:val="1"/>
          <w:wAfter w:w="9510" w:type="dxa"/>
          <w:trHeight w:val="549"/>
        </w:trPr>
        <w:tc>
          <w:tcPr>
            <w:tcW w:w="10050" w:type="dxa"/>
            <w:gridSpan w:val="2"/>
          </w:tcPr>
          <w:p w14:paraId="27C7EFF0" w14:textId="5E37008E" w:rsidR="007D40BE" w:rsidRDefault="00BB2F7E">
            <w:pPr>
              <w:pStyle w:val="TableParagraph"/>
              <w:rPr>
                <w:b/>
                <w:sz w:val="24"/>
              </w:rPr>
            </w:pPr>
            <w:r>
              <w:rPr>
                <w:b/>
                <w:sz w:val="24"/>
                <w:u w:val="thick"/>
              </w:rPr>
              <w:t>Standard</w:t>
            </w:r>
            <w:r>
              <w:rPr>
                <w:b/>
                <w:spacing w:val="-3"/>
                <w:sz w:val="24"/>
              </w:rPr>
              <w:t xml:space="preserve"> </w:t>
            </w:r>
            <w:r>
              <w:rPr>
                <w:b/>
                <w:sz w:val="24"/>
              </w:rPr>
              <w:t>9:</w:t>
            </w:r>
            <w:r>
              <w:rPr>
                <w:b/>
                <w:spacing w:val="5"/>
                <w:sz w:val="24"/>
              </w:rPr>
              <w:t xml:space="preserve"> </w:t>
            </w:r>
            <w:r>
              <w:rPr>
                <w:b/>
                <w:sz w:val="24"/>
              </w:rPr>
              <w:t>The</w:t>
            </w:r>
            <w:r>
              <w:rPr>
                <w:b/>
                <w:spacing w:val="2"/>
                <w:sz w:val="24"/>
              </w:rPr>
              <w:t xml:space="preserve"> </w:t>
            </w:r>
            <w:r>
              <w:rPr>
                <w:b/>
                <w:sz w:val="24"/>
              </w:rPr>
              <w:t>program</w:t>
            </w:r>
            <w:r>
              <w:rPr>
                <w:b/>
                <w:spacing w:val="6"/>
                <w:sz w:val="24"/>
              </w:rPr>
              <w:t xml:space="preserve"> </w:t>
            </w:r>
            <w:r>
              <w:rPr>
                <w:b/>
                <w:sz w:val="24"/>
              </w:rPr>
              <w:t>shall</w:t>
            </w:r>
            <w:r>
              <w:rPr>
                <w:b/>
                <w:spacing w:val="7"/>
                <w:sz w:val="24"/>
              </w:rPr>
              <w:t xml:space="preserve"> </w:t>
            </w:r>
            <w:r>
              <w:rPr>
                <w:b/>
                <w:sz w:val="24"/>
              </w:rPr>
              <w:t>have</w:t>
            </w:r>
            <w:r>
              <w:rPr>
                <w:b/>
                <w:spacing w:val="2"/>
                <w:sz w:val="24"/>
              </w:rPr>
              <w:t xml:space="preserve"> </w:t>
            </w:r>
            <w:r>
              <w:rPr>
                <w:b/>
                <w:sz w:val="24"/>
              </w:rPr>
              <w:t>adequate</w:t>
            </w:r>
            <w:r>
              <w:rPr>
                <w:b/>
                <w:spacing w:val="3"/>
                <w:sz w:val="24"/>
              </w:rPr>
              <w:t xml:space="preserve"> </w:t>
            </w:r>
            <w:r>
              <w:rPr>
                <w:b/>
                <w:sz w:val="24"/>
              </w:rPr>
              <w:t>faculty,</w:t>
            </w:r>
            <w:r>
              <w:rPr>
                <w:b/>
                <w:spacing w:val="2"/>
                <w:sz w:val="24"/>
              </w:rPr>
              <w:t xml:space="preserve"> </w:t>
            </w:r>
            <w:r>
              <w:rPr>
                <w:b/>
                <w:sz w:val="24"/>
              </w:rPr>
              <w:t>staff, and program</w:t>
            </w:r>
            <w:r>
              <w:rPr>
                <w:b/>
                <w:spacing w:val="6"/>
                <w:sz w:val="24"/>
              </w:rPr>
              <w:t xml:space="preserve"> </w:t>
            </w:r>
            <w:r>
              <w:rPr>
                <w:b/>
                <w:spacing w:val="-2"/>
                <w:sz w:val="24"/>
              </w:rPr>
              <w:t>resources.</w:t>
            </w:r>
            <w:r w:rsidR="00B361B0">
              <w:rPr>
                <w:b/>
                <w:spacing w:val="-2"/>
                <w:sz w:val="24"/>
              </w:rPr>
              <w:t xml:space="preserve"> </w:t>
            </w:r>
          </w:p>
        </w:tc>
      </w:tr>
      <w:tr w:rsidR="007D40BE" w14:paraId="36FB450E" w14:textId="77777777" w:rsidTr="432D0519">
        <w:trPr>
          <w:gridAfter w:val="1"/>
          <w:wAfter w:w="9510" w:type="dxa"/>
          <w:trHeight w:val="848"/>
        </w:trPr>
        <w:tc>
          <w:tcPr>
            <w:tcW w:w="647" w:type="dxa"/>
          </w:tcPr>
          <w:p w14:paraId="1E6AF9B2" w14:textId="77777777" w:rsidR="007D40BE" w:rsidRDefault="00BB2F7E">
            <w:pPr>
              <w:pStyle w:val="TableParagraph"/>
              <w:rPr>
                <w:sz w:val="24"/>
              </w:rPr>
            </w:pPr>
            <w:r>
              <w:rPr>
                <w:spacing w:val="-5"/>
                <w:sz w:val="24"/>
              </w:rPr>
              <w:t>a.</w:t>
            </w:r>
          </w:p>
        </w:tc>
        <w:tc>
          <w:tcPr>
            <w:tcW w:w="9403" w:type="dxa"/>
          </w:tcPr>
          <w:p w14:paraId="79E73B6D" w14:textId="77777777" w:rsidR="007D40BE" w:rsidRDefault="00A56EB6" w:rsidP="00206AD7">
            <w:pPr>
              <w:pStyle w:val="TableParagraph"/>
              <w:spacing w:before="62" w:line="249" w:lineRule="auto"/>
              <w:ind w:left="0"/>
              <w:rPr>
                <w:sz w:val="24"/>
              </w:rPr>
            </w:pPr>
            <w:r>
              <w:rPr>
                <w:sz w:val="24"/>
              </w:rPr>
              <w:t>Include budgetary information that demonstrates sufficient funding, faculty, and staff to provide an ongoing and stable program.</w:t>
            </w:r>
          </w:p>
          <w:p w14:paraId="0009B256" w14:textId="7E5A81C6" w:rsidR="00B361B0" w:rsidRPr="00DE60FE" w:rsidRDefault="00B361B0" w:rsidP="00206AD7">
            <w:pPr>
              <w:pStyle w:val="TableParagraph"/>
              <w:spacing w:before="62" w:line="249" w:lineRule="auto"/>
              <w:ind w:left="0"/>
              <w:rPr>
                <w:b/>
                <w:bCs/>
                <w:sz w:val="24"/>
              </w:rPr>
            </w:pPr>
          </w:p>
          <w:p w14:paraId="41E8E692" w14:textId="77777777" w:rsidR="001F13F1" w:rsidRPr="00E83260" w:rsidRDefault="001F13F1" w:rsidP="001F13F1">
            <w:pPr>
              <w:rPr>
                <w:b/>
                <w:bCs/>
                <w:sz w:val="24"/>
                <w:szCs w:val="24"/>
                <w:u w:val="single"/>
              </w:rPr>
            </w:pPr>
            <w:r w:rsidRPr="00E83260">
              <w:rPr>
                <w:b/>
                <w:bCs/>
                <w:sz w:val="24"/>
                <w:szCs w:val="24"/>
                <w:u w:val="single"/>
              </w:rPr>
              <w:t>Response:</w:t>
            </w:r>
          </w:p>
          <w:p w14:paraId="3777F6F5" w14:textId="6F2DCFC1" w:rsidR="00BF27BF" w:rsidRDefault="0C70EAFA" w:rsidP="001F13F1">
            <w:pPr>
              <w:rPr>
                <w:sz w:val="24"/>
                <w:szCs w:val="24"/>
              </w:rPr>
            </w:pPr>
            <w:r w:rsidRPr="0180B55C">
              <w:rPr>
                <w:sz w:val="24"/>
                <w:szCs w:val="24"/>
              </w:rPr>
              <w:t xml:space="preserve">AACC provides full financial support for the Human Services program. </w:t>
            </w:r>
            <w:r w:rsidR="00BF27BF">
              <w:rPr>
                <w:sz w:val="24"/>
                <w:szCs w:val="24"/>
              </w:rPr>
              <w:t>The college conducts an analysis of all areas using qualitative feedback and quantitative information such as enrollment data, percent taught by full-time faculty, and the ability to secure qualified part-time faculty. Based on the analysis, there is sufficient full- and part-time fa</w:t>
            </w:r>
            <w:r w:rsidR="00DD232A">
              <w:rPr>
                <w:sz w:val="24"/>
                <w:szCs w:val="24"/>
              </w:rPr>
              <w:t>cu</w:t>
            </w:r>
            <w:r w:rsidR="00BF27BF">
              <w:rPr>
                <w:sz w:val="24"/>
                <w:szCs w:val="24"/>
              </w:rPr>
              <w:t>lty in the HUS department to support student outcomes.</w:t>
            </w:r>
          </w:p>
          <w:p w14:paraId="2A0A63D7" w14:textId="77777777" w:rsidR="00BF27BF" w:rsidRDefault="00BF27BF" w:rsidP="001F13F1">
            <w:pPr>
              <w:rPr>
                <w:sz w:val="24"/>
                <w:szCs w:val="24"/>
              </w:rPr>
            </w:pPr>
          </w:p>
          <w:p w14:paraId="1EE25924" w14:textId="6AD28A23" w:rsidR="001F13F1" w:rsidRPr="00E83260" w:rsidRDefault="0C70EAFA" w:rsidP="001F13F1">
            <w:pPr>
              <w:rPr>
                <w:sz w:val="24"/>
                <w:szCs w:val="24"/>
              </w:rPr>
            </w:pPr>
            <w:r w:rsidRPr="0180B55C">
              <w:rPr>
                <w:sz w:val="24"/>
                <w:szCs w:val="24"/>
              </w:rPr>
              <w:t>The department Academic Chair works with the Assistant Dean of Health and Wellness, who prioritizes budget requests and sends a budget to the Dean for approval. Budget requests are divided into categories of critical staffing and program needs (new initiatives), base budget adjustments, re-allocation of resources and lab fee adjustments.</w:t>
            </w:r>
          </w:p>
          <w:p w14:paraId="0E68C3DC" w14:textId="64CC3E21" w:rsidR="0180B55C" w:rsidRDefault="0180B55C" w:rsidP="0180B55C">
            <w:pPr>
              <w:rPr>
                <w:sz w:val="24"/>
                <w:szCs w:val="24"/>
              </w:rPr>
            </w:pPr>
          </w:p>
          <w:p w14:paraId="6C827558" w14:textId="06CDB004" w:rsidR="001F13F1" w:rsidRPr="00E83260" w:rsidRDefault="001F13F1" w:rsidP="001F13F1">
            <w:pPr>
              <w:rPr>
                <w:sz w:val="24"/>
                <w:szCs w:val="24"/>
              </w:rPr>
            </w:pPr>
            <w:r w:rsidRPr="00E83260">
              <w:rPr>
                <w:sz w:val="24"/>
                <w:szCs w:val="24"/>
              </w:rPr>
              <w:t xml:space="preserve">The Human Services program maintains a </w:t>
            </w:r>
            <w:r w:rsidR="004A3355" w:rsidRPr="00E83260">
              <w:rPr>
                <w:sz w:val="24"/>
                <w:szCs w:val="24"/>
              </w:rPr>
              <w:t>budget</w:t>
            </w:r>
            <w:r w:rsidR="00681AD2">
              <w:rPr>
                <w:sz w:val="24"/>
                <w:szCs w:val="24"/>
              </w:rPr>
              <w:t xml:space="preserve"> </w:t>
            </w:r>
            <w:r w:rsidR="004A3355">
              <w:rPr>
                <w:sz w:val="24"/>
                <w:szCs w:val="24"/>
              </w:rPr>
              <w:t>{</w:t>
            </w:r>
            <w:r w:rsidR="006D3F96" w:rsidRPr="00AB5B4A">
              <w:rPr>
                <w:b/>
                <w:bCs/>
                <w:i/>
                <w:iCs/>
                <w:sz w:val="24"/>
                <w:szCs w:val="24"/>
              </w:rPr>
              <w:t xml:space="preserve">Human Services </w:t>
            </w:r>
            <w:r w:rsidR="00AB5B4A" w:rsidRPr="00AB5B4A">
              <w:rPr>
                <w:b/>
                <w:bCs/>
                <w:i/>
                <w:iCs/>
                <w:sz w:val="24"/>
                <w:szCs w:val="24"/>
              </w:rPr>
              <w:t>Budget</w:t>
            </w:r>
            <w:r w:rsidR="005D4F3E">
              <w:rPr>
                <w:b/>
                <w:bCs/>
                <w:i/>
                <w:iCs/>
                <w:sz w:val="24"/>
                <w:szCs w:val="24"/>
              </w:rPr>
              <w:t xml:space="preserve"> </w:t>
            </w:r>
            <w:r w:rsidR="008F0B01">
              <w:rPr>
                <w:b/>
                <w:bCs/>
                <w:i/>
                <w:iCs/>
                <w:sz w:val="24"/>
                <w:szCs w:val="24"/>
              </w:rPr>
              <w:t>FY</w:t>
            </w:r>
            <w:r w:rsidR="005D4F3E">
              <w:rPr>
                <w:b/>
                <w:bCs/>
                <w:i/>
                <w:iCs/>
                <w:sz w:val="24"/>
                <w:szCs w:val="24"/>
              </w:rPr>
              <w:t>2025</w:t>
            </w:r>
            <w:r w:rsidR="00242A89">
              <w:rPr>
                <w:b/>
                <w:bCs/>
                <w:i/>
                <w:iCs/>
                <w:sz w:val="24"/>
                <w:szCs w:val="24"/>
              </w:rPr>
              <w:t>}</w:t>
            </w:r>
            <w:r w:rsidR="00AB5B4A">
              <w:rPr>
                <w:sz w:val="24"/>
                <w:szCs w:val="24"/>
              </w:rPr>
              <w:t>.</w:t>
            </w:r>
            <w:r w:rsidR="001A0D12">
              <w:rPr>
                <w:sz w:val="24"/>
                <w:szCs w:val="24"/>
              </w:rPr>
              <w:t xml:space="preserve"> </w:t>
            </w:r>
            <w:r w:rsidR="000F77B5">
              <w:rPr>
                <w:sz w:val="24"/>
                <w:szCs w:val="24"/>
              </w:rPr>
              <w:t xml:space="preserve">The catering portion of the budget is used to provide breakfast for our </w:t>
            </w:r>
            <w:r w:rsidR="0003454B">
              <w:rPr>
                <w:sz w:val="24"/>
                <w:szCs w:val="24"/>
              </w:rPr>
              <w:t xml:space="preserve">annual </w:t>
            </w:r>
            <w:r w:rsidR="000F77B5">
              <w:rPr>
                <w:sz w:val="24"/>
                <w:szCs w:val="24"/>
              </w:rPr>
              <w:t>advisory board meetings</w:t>
            </w:r>
            <w:r w:rsidR="0003454B">
              <w:rPr>
                <w:sz w:val="24"/>
                <w:szCs w:val="24"/>
              </w:rPr>
              <w:t xml:space="preserve"> and business meetings </w:t>
            </w:r>
            <w:proofErr w:type="gramStart"/>
            <w:r w:rsidR="0003454B">
              <w:rPr>
                <w:sz w:val="24"/>
                <w:szCs w:val="24"/>
              </w:rPr>
              <w:t>with partnering</w:t>
            </w:r>
            <w:proofErr w:type="gramEnd"/>
            <w:r w:rsidR="0003454B">
              <w:rPr>
                <w:sz w:val="24"/>
                <w:szCs w:val="24"/>
              </w:rPr>
              <w:t xml:space="preserve"> community agencies. </w:t>
            </w:r>
            <w:r w:rsidR="000F77B5">
              <w:rPr>
                <w:sz w:val="24"/>
                <w:szCs w:val="24"/>
              </w:rPr>
              <w:t xml:space="preserve"> </w:t>
            </w:r>
            <w:r w:rsidR="00F95665">
              <w:rPr>
                <w:sz w:val="24"/>
                <w:szCs w:val="24"/>
              </w:rPr>
              <w:t>The p</w:t>
            </w:r>
            <w:r w:rsidR="000F77B5">
              <w:rPr>
                <w:sz w:val="24"/>
                <w:szCs w:val="24"/>
              </w:rPr>
              <w:t xml:space="preserve">rogram accreditation portion of the budget is used to pay for accreditation fees. </w:t>
            </w:r>
            <w:r w:rsidR="00C72F8C">
              <w:rPr>
                <w:sz w:val="24"/>
                <w:szCs w:val="24"/>
              </w:rPr>
              <w:t>The i</w:t>
            </w:r>
            <w:r w:rsidR="000F77B5">
              <w:rPr>
                <w:sz w:val="24"/>
                <w:szCs w:val="24"/>
              </w:rPr>
              <w:t xml:space="preserve">nstructional supplies portion of the budget is </w:t>
            </w:r>
            <w:r w:rsidR="0003454B">
              <w:rPr>
                <w:sz w:val="24"/>
                <w:szCs w:val="24"/>
              </w:rPr>
              <w:t>used to</w:t>
            </w:r>
            <w:r w:rsidR="000F77B5">
              <w:rPr>
                <w:sz w:val="24"/>
                <w:szCs w:val="24"/>
              </w:rPr>
              <w:t xml:space="preserve"> purchase instructional supplies for the classroom such as</w:t>
            </w:r>
            <w:r w:rsidR="0003454B">
              <w:rPr>
                <w:sz w:val="24"/>
                <w:szCs w:val="24"/>
              </w:rPr>
              <w:t xml:space="preserve"> </w:t>
            </w:r>
            <w:r w:rsidR="000F77B5">
              <w:rPr>
                <w:sz w:val="24"/>
                <w:szCs w:val="24"/>
              </w:rPr>
              <w:t xml:space="preserve">DSM manuals. </w:t>
            </w:r>
            <w:r w:rsidR="000F77B5">
              <w:rPr>
                <w:sz w:val="24"/>
                <w:szCs w:val="24"/>
              </w:rPr>
              <w:lastRenderedPageBreak/>
              <w:t>The lab supplies portion of the budget</w:t>
            </w:r>
            <w:r w:rsidR="0003454B">
              <w:rPr>
                <w:sz w:val="24"/>
                <w:szCs w:val="24"/>
              </w:rPr>
              <w:t xml:space="preserve"> </w:t>
            </w:r>
            <w:r w:rsidR="000F77B5">
              <w:rPr>
                <w:sz w:val="24"/>
                <w:szCs w:val="24"/>
              </w:rPr>
              <w:t xml:space="preserve">is primarily used to purchase uniform shirts for students to wear at the field placement. </w:t>
            </w:r>
            <w:r w:rsidR="0003454B">
              <w:rPr>
                <w:sz w:val="24"/>
                <w:szCs w:val="24"/>
              </w:rPr>
              <w:t xml:space="preserve">The </w:t>
            </w:r>
            <w:proofErr w:type="gramStart"/>
            <w:r w:rsidR="0003454B">
              <w:rPr>
                <w:sz w:val="24"/>
                <w:szCs w:val="24"/>
              </w:rPr>
              <w:t>travel</w:t>
            </w:r>
            <w:r w:rsidR="000F77B5">
              <w:rPr>
                <w:sz w:val="24"/>
                <w:szCs w:val="24"/>
              </w:rPr>
              <w:t xml:space="preserve"> non-professional</w:t>
            </w:r>
            <w:proofErr w:type="gramEnd"/>
            <w:r w:rsidR="000F77B5">
              <w:rPr>
                <w:sz w:val="24"/>
                <w:szCs w:val="24"/>
              </w:rPr>
              <w:t xml:space="preserve"> portion of the budget is used for travel expenses when </w:t>
            </w:r>
            <w:r w:rsidR="00C72F8C">
              <w:rPr>
                <w:sz w:val="24"/>
                <w:szCs w:val="24"/>
              </w:rPr>
              <w:t xml:space="preserve">faculty </w:t>
            </w:r>
            <w:r w:rsidR="000F77B5">
              <w:rPr>
                <w:sz w:val="24"/>
                <w:szCs w:val="24"/>
              </w:rPr>
              <w:t xml:space="preserve">conduct site visits to fieldwork agencies.  </w:t>
            </w:r>
            <w:r w:rsidR="00C72F8C">
              <w:rPr>
                <w:sz w:val="24"/>
                <w:szCs w:val="24"/>
              </w:rPr>
              <w:t>The s</w:t>
            </w:r>
            <w:r w:rsidR="000F77B5">
              <w:rPr>
                <w:sz w:val="24"/>
                <w:szCs w:val="24"/>
              </w:rPr>
              <w:t xml:space="preserve">ubscriptions portion of the budget is used to </w:t>
            </w:r>
            <w:r w:rsidR="00C72F8C">
              <w:rPr>
                <w:sz w:val="24"/>
                <w:szCs w:val="24"/>
              </w:rPr>
              <w:t>pay</w:t>
            </w:r>
            <w:r w:rsidR="000F77B5">
              <w:rPr>
                <w:sz w:val="24"/>
                <w:szCs w:val="24"/>
              </w:rPr>
              <w:t xml:space="preserve"> faculty fees for professional associations</w:t>
            </w:r>
            <w:r w:rsidR="0003454B">
              <w:rPr>
                <w:sz w:val="24"/>
                <w:szCs w:val="24"/>
              </w:rPr>
              <w:t>.</w:t>
            </w:r>
          </w:p>
          <w:p w14:paraId="63DCA4CE" w14:textId="77777777" w:rsidR="001F13F1" w:rsidRPr="00E83260" w:rsidRDefault="001F13F1" w:rsidP="001F13F1">
            <w:pPr>
              <w:rPr>
                <w:sz w:val="24"/>
                <w:szCs w:val="24"/>
              </w:rPr>
            </w:pPr>
          </w:p>
          <w:p w14:paraId="22AB6C26" w14:textId="52505AFD" w:rsidR="001F13F1" w:rsidRPr="00E83260" w:rsidRDefault="000A351C" w:rsidP="001F13F1">
            <w:pPr>
              <w:rPr>
                <w:sz w:val="24"/>
                <w:szCs w:val="24"/>
              </w:rPr>
            </w:pPr>
            <w:r>
              <w:rPr>
                <w:sz w:val="24"/>
                <w:szCs w:val="24"/>
              </w:rPr>
              <w:t xml:space="preserve">The college provides funding on an annual basis for all </w:t>
            </w:r>
            <w:r w:rsidR="0C70EAFA" w:rsidRPr="0180B55C">
              <w:rPr>
                <w:sz w:val="24"/>
                <w:szCs w:val="24"/>
              </w:rPr>
              <w:t>full-</w:t>
            </w:r>
            <w:r>
              <w:rPr>
                <w:sz w:val="24"/>
                <w:szCs w:val="24"/>
              </w:rPr>
              <w:t xml:space="preserve"> and part-</w:t>
            </w:r>
            <w:r w:rsidR="0C70EAFA" w:rsidRPr="0180B55C">
              <w:rPr>
                <w:sz w:val="24"/>
                <w:szCs w:val="24"/>
              </w:rPr>
              <w:t>time</w:t>
            </w:r>
            <w:r>
              <w:rPr>
                <w:sz w:val="24"/>
                <w:szCs w:val="24"/>
              </w:rPr>
              <w:t xml:space="preserve"> faculty</w:t>
            </w:r>
            <w:r w:rsidR="0C70EAFA" w:rsidRPr="0180B55C">
              <w:rPr>
                <w:sz w:val="24"/>
                <w:szCs w:val="24"/>
              </w:rPr>
              <w:t>. Salary scales are based on market value data and comparative faculty salaries among our peer institutions. Individual faculty salaries are calculated on a matrix system that is driven by degree of education, years of experience</w:t>
            </w:r>
            <w:r w:rsidR="00873609">
              <w:rPr>
                <w:sz w:val="24"/>
                <w:szCs w:val="24"/>
              </w:rPr>
              <w:t xml:space="preserve"> and promotions</w:t>
            </w:r>
            <w:r w:rsidR="0C70EAFA" w:rsidRPr="0180B55C">
              <w:rPr>
                <w:sz w:val="24"/>
                <w:szCs w:val="24"/>
              </w:rPr>
              <w:t xml:space="preserve"> that places each faculty member within a pay scale.</w:t>
            </w:r>
            <w:r w:rsidR="009F34CD">
              <w:rPr>
                <w:sz w:val="24"/>
                <w:szCs w:val="24"/>
              </w:rPr>
              <w:t xml:space="preserve"> </w:t>
            </w:r>
            <w:r>
              <w:rPr>
                <w:sz w:val="24"/>
                <w:szCs w:val="24"/>
              </w:rPr>
              <w:t>Pay</w:t>
            </w:r>
            <w:r w:rsidR="00BB4CEB">
              <w:rPr>
                <w:sz w:val="24"/>
                <w:szCs w:val="24"/>
              </w:rPr>
              <w:t xml:space="preserve"> increases are subject to</w:t>
            </w:r>
            <w:r w:rsidR="00656534">
              <w:rPr>
                <w:sz w:val="24"/>
                <w:szCs w:val="24"/>
              </w:rPr>
              <w:t xml:space="preserve"> budget approval. </w:t>
            </w:r>
            <w:r w:rsidR="004B38AE">
              <w:rPr>
                <w:sz w:val="24"/>
                <w:szCs w:val="24"/>
              </w:rPr>
              <w:t xml:space="preserve">Support from the college administration is demonstrated by providing an annual budget to support the program. </w:t>
            </w:r>
          </w:p>
          <w:p w14:paraId="2F1619E2" w14:textId="77777777" w:rsidR="00F8546B" w:rsidRDefault="00F8546B" w:rsidP="001F13F1"/>
          <w:p w14:paraId="4307807B" w14:textId="77777777" w:rsidR="003713C5" w:rsidRDefault="003713C5" w:rsidP="001F13F1"/>
          <w:p w14:paraId="45A2A211" w14:textId="77777777" w:rsidR="003713C5" w:rsidRDefault="003713C5" w:rsidP="001F13F1"/>
          <w:p w14:paraId="205D5EBC" w14:textId="6333726B" w:rsidR="001F13F1" w:rsidRDefault="001F13F1">
            <w:pPr>
              <w:pStyle w:val="TableParagraph"/>
              <w:spacing w:before="62" w:line="249" w:lineRule="auto"/>
              <w:ind w:left="148"/>
              <w:rPr>
                <w:sz w:val="24"/>
              </w:rPr>
            </w:pPr>
          </w:p>
        </w:tc>
      </w:tr>
      <w:tr w:rsidR="007D40BE" w14:paraId="015A42F6" w14:textId="77777777" w:rsidTr="432D0519">
        <w:trPr>
          <w:gridAfter w:val="1"/>
          <w:wAfter w:w="9510" w:type="dxa"/>
          <w:trHeight w:val="1449"/>
        </w:trPr>
        <w:tc>
          <w:tcPr>
            <w:tcW w:w="647" w:type="dxa"/>
          </w:tcPr>
          <w:p w14:paraId="34814270" w14:textId="32323332" w:rsidR="007D40BE" w:rsidRDefault="00FC4DF3">
            <w:pPr>
              <w:pStyle w:val="TableParagraph"/>
              <w:rPr>
                <w:sz w:val="24"/>
              </w:rPr>
            </w:pPr>
            <w:r>
              <w:rPr>
                <w:spacing w:val="-5"/>
                <w:sz w:val="24"/>
              </w:rPr>
              <w:lastRenderedPageBreak/>
              <w:t>b.</w:t>
            </w:r>
          </w:p>
        </w:tc>
        <w:tc>
          <w:tcPr>
            <w:tcW w:w="9403" w:type="dxa"/>
          </w:tcPr>
          <w:p w14:paraId="74C1FA71" w14:textId="77777777" w:rsidR="007D40BE" w:rsidRDefault="00912EFD" w:rsidP="001211AC">
            <w:pPr>
              <w:pStyle w:val="TableParagraph"/>
              <w:spacing w:before="62" w:line="256" w:lineRule="auto"/>
              <w:ind w:left="0" w:right="186"/>
              <w:rPr>
                <w:sz w:val="24"/>
              </w:rPr>
            </w:pPr>
            <w:r>
              <w:rPr>
                <w:sz w:val="24"/>
              </w:rPr>
              <w:t>Describe how program and field experience coordination is considered in calculating the teaching loads of faculty. It is recommended that consideration be given to distance between sites, expectations of observation, documentation requirements, number of students enrolled in the field experience, and the characteristics of the student population.</w:t>
            </w:r>
          </w:p>
          <w:p w14:paraId="384B5C9F" w14:textId="77777777" w:rsidR="00E83260" w:rsidRDefault="00E83260" w:rsidP="001211AC">
            <w:pPr>
              <w:pStyle w:val="TableParagraph"/>
              <w:spacing w:before="275" w:line="274" w:lineRule="exact"/>
              <w:ind w:left="0"/>
              <w:rPr>
                <w:b/>
                <w:sz w:val="24"/>
              </w:rPr>
            </w:pPr>
            <w:r>
              <w:rPr>
                <w:b/>
                <w:spacing w:val="-2"/>
                <w:sz w:val="24"/>
                <w:u w:val="thick"/>
              </w:rPr>
              <w:t>Response:</w:t>
            </w:r>
          </w:p>
          <w:p w14:paraId="47377E50" w14:textId="38A3DF93" w:rsidR="00551F23" w:rsidRDefault="41E3332D" w:rsidP="001211AC">
            <w:pPr>
              <w:pStyle w:val="TableParagraph"/>
              <w:ind w:left="0" w:right="99"/>
              <w:rPr>
                <w:sz w:val="24"/>
                <w:szCs w:val="24"/>
              </w:rPr>
            </w:pPr>
            <w:r w:rsidRPr="0180B55C">
              <w:rPr>
                <w:sz w:val="24"/>
                <w:szCs w:val="24"/>
              </w:rPr>
              <w:t>The</w:t>
            </w:r>
            <w:r w:rsidR="3D91E721">
              <w:rPr>
                <w:sz w:val="24"/>
                <w:szCs w:val="24"/>
              </w:rPr>
              <w:t>re are</w:t>
            </w:r>
            <w:r w:rsidRPr="0180B55C">
              <w:rPr>
                <w:sz w:val="24"/>
                <w:szCs w:val="24"/>
              </w:rPr>
              <w:t xml:space="preserve"> two full-time faculty members on 10-month contracts. All full-</w:t>
            </w:r>
            <w:r w:rsidR="159093E4" w:rsidRPr="0180B55C">
              <w:rPr>
                <w:sz w:val="24"/>
                <w:szCs w:val="24"/>
              </w:rPr>
              <w:t>time faculty</w:t>
            </w:r>
            <w:r w:rsidRPr="0180B55C">
              <w:rPr>
                <w:sz w:val="24"/>
                <w:szCs w:val="24"/>
              </w:rPr>
              <w:t xml:space="preserve"> are required to teach 15 credits per semester.</w:t>
            </w:r>
            <w:r w:rsidR="7FF10B28">
              <w:rPr>
                <w:sz w:val="24"/>
                <w:szCs w:val="24"/>
              </w:rPr>
              <w:t xml:space="preserve"> The Academic Chair and Fieldwork Coordinator are required to teach 12 credits per semester.</w:t>
            </w:r>
            <w:r w:rsidRPr="0180B55C">
              <w:rPr>
                <w:sz w:val="24"/>
                <w:szCs w:val="24"/>
              </w:rPr>
              <w:t xml:space="preserve"> The Academic Chair, a full-time</w:t>
            </w:r>
            <w:r w:rsidRPr="0180B55C">
              <w:rPr>
                <w:spacing w:val="-2"/>
                <w:sz w:val="24"/>
                <w:szCs w:val="24"/>
              </w:rPr>
              <w:t xml:space="preserve"> </w:t>
            </w:r>
            <w:r w:rsidRPr="0180B55C">
              <w:rPr>
                <w:sz w:val="24"/>
                <w:szCs w:val="24"/>
              </w:rPr>
              <w:t>professor,</w:t>
            </w:r>
            <w:r w:rsidR="7FF10B28">
              <w:rPr>
                <w:sz w:val="24"/>
                <w:szCs w:val="24"/>
              </w:rPr>
              <w:t xml:space="preserve"> receives 3 FLH</w:t>
            </w:r>
            <w:r w:rsidRPr="0180B55C">
              <w:rPr>
                <w:spacing w:val="-2"/>
                <w:sz w:val="24"/>
                <w:szCs w:val="24"/>
              </w:rPr>
              <w:t xml:space="preserve"> </w:t>
            </w:r>
            <w:r w:rsidR="7FF10B28">
              <w:rPr>
                <w:spacing w:val="-2"/>
                <w:sz w:val="24"/>
                <w:szCs w:val="24"/>
              </w:rPr>
              <w:t xml:space="preserve">(1 FLH = 35 hours per </w:t>
            </w:r>
            <w:r w:rsidR="004F3F7A">
              <w:rPr>
                <w:spacing w:val="-2"/>
                <w:sz w:val="24"/>
                <w:szCs w:val="24"/>
              </w:rPr>
              <w:t>term</w:t>
            </w:r>
            <w:r w:rsidR="7FF10B28">
              <w:rPr>
                <w:spacing w:val="-2"/>
                <w:sz w:val="24"/>
                <w:szCs w:val="24"/>
              </w:rPr>
              <w:t xml:space="preserve">) </w:t>
            </w:r>
            <w:r w:rsidR="7FF10B28" w:rsidRPr="0180B55C">
              <w:rPr>
                <w:spacing w:val="-3"/>
                <w:sz w:val="24"/>
                <w:szCs w:val="24"/>
              </w:rPr>
              <w:t>to</w:t>
            </w:r>
            <w:r w:rsidRPr="0180B55C">
              <w:rPr>
                <w:spacing w:val="-2"/>
                <w:sz w:val="24"/>
                <w:szCs w:val="24"/>
              </w:rPr>
              <w:t xml:space="preserve"> </w:t>
            </w:r>
            <w:r w:rsidRPr="0180B55C">
              <w:rPr>
                <w:sz w:val="24"/>
                <w:szCs w:val="24"/>
              </w:rPr>
              <w:t xml:space="preserve">manage </w:t>
            </w:r>
            <w:r w:rsidR="7FF10B28">
              <w:rPr>
                <w:sz w:val="24"/>
                <w:szCs w:val="24"/>
              </w:rPr>
              <w:t xml:space="preserve">administrative duties for </w:t>
            </w:r>
            <w:r w:rsidRPr="0180B55C">
              <w:rPr>
                <w:sz w:val="24"/>
                <w:szCs w:val="24"/>
              </w:rPr>
              <w:t>Human</w:t>
            </w:r>
            <w:r w:rsidR="23B9F1CA" w:rsidRPr="0180B55C">
              <w:rPr>
                <w:sz w:val="24"/>
                <w:szCs w:val="24"/>
              </w:rPr>
              <w:t xml:space="preserve"> </w:t>
            </w:r>
            <w:r w:rsidRPr="0180B55C">
              <w:rPr>
                <w:sz w:val="24"/>
                <w:szCs w:val="24"/>
              </w:rPr>
              <w:t>Services department. The Fieldwork Coordinator, a full-time professor,</w:t>
            </w:r>
            <w:r w:rsidR="7FF10B28">
              <w:rPr>
                <w:sz w:val="24"/>
                <w:szCs w:val="24"/>
              </w:rPr>
              <w:t xml:space="preserve"> receives 3</w:t>
            </w:r>
            <w:r w:rsidR="00CE7F48">
              <w:rPr>
                <w:sz w:val="24"/>
                <w:szCs w:val="24"/>
              </w:rPr>
              <w:t xml:space="preserve"> </w:t>
            </w:r>
            <w:r w:rsidR="7FF10B28">
              <w:rPr>
                <w:sz w:val="24"/>
                <w:szCs w:val="24"/>
              </w:rPr>
              <w:t xml:space="preserve">FLH </w:t>
            </w:r>
            <w:r w:rsidR="247A25AD">
              <w:rPr>
                <w:spacing w:val="-2"/>
                <w:sz w:val="24"/>
                <w:szCs w:val="24"/>
              </w:rPr>
              <w:t>(1</w:t>
            </w:r>
            <w:r w:rsidR="7FF10B28">
              <w:rPr>
                <w:spacing w:val="-2"/>
                <w:sz w:val="24"/>
                <w:szCs w:val="24"/>
              </w:rPr>
              <w:t xml:space="preserve"> FLH = 35 hours per </w:t>
            </w:r>
            <w:r w:rsidR="004F3F7A">
              <w:rPr>
                <w:spacing w:val="-2"/>
                <w:sz w:val="24"/>
                <w:szCs w:val="24"/>
              </w:rPr>
              <w:t>term</w:t>
            </w:r>
            <w:r w:rsidR="7FF10B28">
              <w:rPr>
                <w:spacing w:val="-2"/>
                <w:sz w:val="24"/>
                <w:szCs w:val="24"/>
              </w:rPr>
              <w:t>)</w:t>
            </w:r>
            <w:r w:rsidR="7FF10B28">
              <w:rPr>
                <w:sz w:val="24"/>
                <w:szCs w:val="24"/>
              </w:rPr>
              <w:t xml:space="preserve"> to</w:t>
            </w:r>
            <w:r w:rsidRPr="0180B55C">
              <w:rPr>
                <w:sz w:val="24"/>
                <w:szCs w:val="24"/>
              </w:rPr>
              <w:t xml:space="preserve"> manage</w:t>
            </w:r>
            <w:r w:rsidRPr="0180B55C">
              <w:rPr>
                <w:spacing w:val="-4"/>
                <w:sz w:val="24"/>
                <w:szCs w:val="24"/>
              </w:rPr>
              <w:t xml:space="preserve"> </w:t>
            </w:r>
            <w:r w:rsidRPr="0180B55C">
              <w:rPr>
                <w:sz w:val="24"/>
                <w:szCs w:val="24"/>
              </w:rPr>
              <w:t>the</w:t>
            </w:r>
            <w:r w:rsidR="7FF10B28">
              <w:rPr>
                <w:sz w:val="24"/>
                <w:szCs w:val="24"/>
              </w:rPr>
              <w:t xml:space="preserve"> administrative duties for</w:t>
            </w:r>
            <w:r w:rsidR="247A25AD">
              <w:rPr>
                <w:sz w:val="24"/>
                <w:szCs w:val="24"/>
              </w:rPr>
              <w:t xml:space="preserve"> the</w:t>
            </w:r>
            <w:r w:rsidRPr="0180B55C">
              <w:rPr>
                <w:sz w:val="24"/>
                <w:szCs w:val="24"/>
              </w:rPr>
              <w:t xml:space="preserve"> fieldwork</w:t>
            </w:r>
            <w:r w:rsidRPr="0180B55C">
              <w:rPr>
                <w:spacing w:val="-3"/>
                <w:sz w:val="24"/>
                <w:szCs w:val="24"/>
              </w:rPr>
              <w:t xml:space="preserve"> </w:t>
            </w:r>
            <w:r w:rsidRPr="0180B55C">
              <w:rPr>
                <w:sz w:val="24"/>
                <w:szCs w:val="24"/>
              </w:rPr>
              <w:t>portion</w:t>
            </w:r>
            <w:r w:rsidRPr="0180B55C">
              <w:rPr>
                <w:spacing w:val="-3"/>
                <w:sz w:val="24"/>
                <w:szCs w:val="24"/>
              </w:rPr>
              <w:t xml:space="preserve"> </w:t>
            </w:r>
            <w:r w:rsidRPr="0180B55C">
              <w:rPr>
                <w:sz w:val="24"/>
                <w:szCs w:val="24"/>
              </w:rPr>
              <w:t>of</w:t>
            </w:r>
            <w:r w:rsidRPr="0180B55C">
              <w:rPr>
                <w:spacing w:val="-3"/>
                <w:sz w:val="24"/>
                <w:szCs w:val="24"/>
              </w:rPr>
              <w:t xml:space="preserve"> </w:t>
            </w:r>
            <w:r w:rsidRPr="0180B55C">
              <w:rPr>
                <w:sz w:val="24"/>
                <w:szCs w:val="24"/>
              </w:rPr>
              <w:t>the</w:t>
            </w:r>
            <w:r w:rsidRPr="0180B55C">
              <w:rPr>
                <w:spacing w:val="-4"/>
                <w:sz w:val="24"/>
                <w:szCs w:val="24"/>
              </w:rPr>
              <w:t xml:space="preserve"> </w:t>
            </w:r>
            <w:r w:rsidRPr="0180B55C">
              <w:rPr>
                <w:sz w:val="24"/>
                <w:szCs w:val="24"/>
              </w:rPr>
              <w:t>program</w:t>
            </w:r>
            <w:r w:rsidRPr="0180B55C">
              <w:rPr>
                <w:spacing w:val="-1"/>
                <w:sz w:val="24"/>
                <w:szCs w:val="24"/>
              </w:rPr>
              <w:t xml:space="preserve"> </w:t>
            </w:r>
            <w:r w:rsidRPr="0180B55C">
              <w:rPr>
                <w:sz w:val="24"/>
                <w:szCs w:val="24"/>
              </w:rPr>
              <w:t xml:space="preserve">as stated in Standard </w:t>
            </w:r>
            <w:r w:rsidR="7E1671A2" w:rsidRPr="0180B55C">
              <w:rPr>
                <w:sz w:val="24"/>
                <w:szCs w:val="24"/>
              </w:rPr>
              <w:t>7.</w:t>
            </w:r>
            <w:r w:rsidR="7FF10B28">
              <w:rPr>
                <w:sz w:val="24"/>
                <w:szCs w:val="24"/>
              </w:rPr>
              <w:t xml:space="preserve">  </w:t>
            </w:r>
            <w:r w:rsidRPr="0180B55C">
              <w:rPr>
                <w:sz w:val="24"/>
                <w:szCs w:val="24"/>
              </w:rPr>
              <w:t>All full-time faculty</w:t>
            </w:r>
            <w:r w:rsidRPr="0180B55C">
              <w:rPr>
                <w:spacing w:val="-5"/>
                <w:sz w:val="24"/>
                <w:szCs w:val="24"/>
              </w:rPr>
              <w:t xml:space="preserve"> </w:t>
            </w:r>
            <w:r w:rsidRPr="0180B55C">
              <w:rPr>
                <w:sz w:val="24"/>
                <w:szCs w:val="24"/>
              </w:rPr>
              <w:t>members are required</w:t>
            </w:r>
            <w:r w:rsidRPr="0180B55C">
              <w:rPr>
                <w:spacing w:val="-3"/>
                <w:sz w:val="24"/>
                <w:szCs w:val="24"/>
              </w:rPr>
              <w:t xml:space="preserve"> </w:t>
            </w:r>
            <w:r w:rsidRPr="0180B55C">
              <w:rPr>
                <w:sz w:val="24"/>
                <w:szCs w:val="24"/>
              </w:rPr>
              <w:t>to provide a</w:t>
            </w:r>
            <w:r w:rsidRPr="0180B55C">
              <w:rPr>
                <w:spacing w:val="-1"/>
                <w:sz w:val="24"/>
                <w:szCs w:val="24"/>
              </w:rPr>
              <w:t xml:space="preserve"> </w:t>
            </w:r>
            <w:r w:rsidRPr="0180B55C">
              <w:rPr>
                <w:sz w:val="24"/>
                <w:szCs w:val="24"/>
              </w:rPr>
              <w:t>minimum of</w:t>
            </w:r>
            <w:r w:rsidRPr="0180B55C">
              <w:rPr>
                <w:spacing w:val="-4"/>
                <w:sz w:val="24"/>
                <w:szCs w:val="24"/>
              </w:rPr>
              <w:t xml:space="preserve"> </w:t>
            </w:r>
            <w:r w:rsidRPr="0180B55C">
              <w:rPr>
                <w:sz w:val="24"/>
                <w:szCs w:val="24"/>
              </w:rPr>
              <w:t>six office hours per week.</w:t>
            </w:r>
            <w:r w:rsidR="159093E4" w:rsidRPr="0180B55C">
              <w:rPr>
                <w:sz w:val="24"/>
                <w:szCs w:val="24"/>
              </w:rPr>
              <w:t xml:space="preserve">  </w:t>
            </w:r>
          </w:p>
          <w:p w14:paraId="0657C9B1" w14:textId="77777777" w:rsidR="00551F23" w:rsidRDefault="00551F23" w:rsidP="00E83260">
            <w:pPr>
              <w:pStyle w:val="TableParagraph"/>
              <w:ind w:left="108" w:right="99"/>
              <w:rPr>
                <w:sz w:val="24"/>
              </w:rPr>
            </w:pPr>
          </w:p>
          <w:p w14:paraId="0BCAC188" w14:textId="55ECB8D9" w:rsidR="00817C97" w:rsidRDefault="00817C97" w:rsidP="0180B55C">
            <w:pPr>
              <w:rPr>
                <w:sz w:val="24"/>
                <w:szCs w:val="24"/>
              </w:rPr>
            </w:pPr>
          </w:p>
        </w:tc>
      </w:tr>
      <w:tr w:rsidR="007D40BE" w14:paraId="0CA7C83D" w14:textId="77777777" w:rsidTr="432D0519">
        <w:trPr>
          <w:trHeight w:val="848"/>
        </w:trPr>
        <w:tc>
          <w:tcPr>
            <w:tcW w:w="647" w:type="dxa"/>
          </w:tcPr>
          <w:p w14:paraId="28ED3609" w14:textId="77777777" w:rsidR="007D40BE" w:rsidRDefault="00BB2F7E">
            <w:pPr>
              <w:pStyle w:val="TableParagraph"/>
              <w:spacing w:before="38"/>
              <w:rPr>
                <w:sz w:val="24"/>
              </w:rPr>
            </w:pPr>
            <w:r>
              <w:rPr>
                <w:spacing w:val="-5"/>
                <w:sz w:val="24"/>
              </w:rPr>
              <w:t>c.</w:t>
            </w:r>
          </w:p>
        </w:tc>
        <w:tc>
          <w:tcPr>
            <w:tcW w:w="9403" w:type="dxa"/>
          </w:tcPr>
          <w:p w14:paraId="192C4558" w14:textId="77777777" w:rsidR="007D40BE" w:rsidRDefault="43A54C5E" w:rsidP="0180B55C">
            <w:pPr>
              <w:pStyle w:val="TableParagraph"/>
              <w:spacing w:before="62" w:line="249" w:lineRule="auto"/>
              <w:ind w:left="0" w:right="186"/>
              <w:rPr>
                <w:sz w:val="24"/>
                <w:szCs w:val="24"/>
              </w:rPr>
            </w:pPr>
            <w:r w:rsidRPr="0180B55C">
              <w:rPr>
                <w:sz w:val="24"/>
                <w:szCs w:val="24"/>
              </w:rPr>
              <w:t>Describe how the program has adequate professional support staff to meet the needs of students, faculty, and administration.</w:t>
            </w:r>
          </w:p>
          <w:p w14:paraId="627B9889" w14:textId="77777777" w:rsidR="007D40BE" w:rsidRDefault="43A54C5E" w:rsidP="0180B55C">
            <w:pPr>
              <w:pStyle w:val="TableParagraph"/>
              <w:spacing w:before="275" w:line="274" w:lineRule="exact"/>
              <w:ind w:left="0"/>
              <w:rPr>
                <w:b/>
                <w:bCs/>
                <w:sz w:val="24"/>
                <w:szCs w:val="24"/>
              </w:rPr>
            </w:pPr>
            <w:r w:rsidRPr="0180B55C">
              <w:rPr>
                <w:b/>
                <w:bCs/>
                <w:sz w:val="24"/>
                <w:szCs w:val="24"/>
                <w:u w:val="thick"/>
              </w:rPr>
              <w:t>Response:</w:t>
            </w:r>
          </w:p>
          <w:p w14:paraId="686F6081" w14:textId="77777777" w:rsidR="008156D3" w:rsidRDefault="43A54C5E" w:rsidP="0180B55C">
            <w:pPr>
              <w:pStyle w:val="TableParagraph"/>
              <w:spacing w:before="62" w:line="249" w:lineRule="auto"/>
              <w:ind w:left="0" w:right="186"/>
              <w:rPr>
                <w:sz w:val="24"/>
                <w:szCs w:val="24"/>
              </w:rPr>
            </w:pPr>
            <w:r w:rsidRPr="0180B55C">
              <w:rPr>
                <w:sz w:val="24"/>
                <w:szCs w:val="24"/>
              </w:rPr>
              <w:t>The Human Services program is supported by</w:t>
            </w:r>
            <w:r w:rsidR="00184E12">
              <w:rPr>
                <w:sz w:val="24"/>
                <w:szCs w:val="24"/>
              </w:rPr>
              <w:t xml:space="preserve"> an Administrative Coordinator for Health and Wellness </w:t>
            </w:r>
            <w:r w:rsidR="00232634">
              <w:rPr>
                <w:sz w:val="24"/>
                <w:szCs w:val="24"/>
              </w:rPr>
              <w:t>who provides</w:t>
            </w:r>
            <w:r w:rsidR="00184E12">
              <w:rPr>
                <w:sz w:val="24"/>
                <w:szCs w:val="24"/>
              </w:rPr>
              <w:t xml:space="preserve"> </w:t>
            </w:r>
            <w:r w:rsidR="00232634">
              <w:rPr>
                <w:sz w:val="24"/>
                <w:szCs w:val="24"/>
              </w:rPr>
              <w:t>production of</w:t>
            </w:r>
            <w:r w:rsidR="00184E12">
              <w:rPr>
                <w:sz w:val="24"/>
                <w:szCs w:val="24"/>
              </w:rPr>
              <w:t xml:space="preserve"> program handbooks, </w:t>
            </w:r>
            <w:r w:rsidR="00F2198E">
              <w:rPr>
                <w:sz w:val="24"/>
                <w:szCs w:val="24"/>
              </w:rPr>
              <w:t>maintains</w:t>
            </w:r>
            <w:r w:rsidR="00184E12">
              <w:rPr>
                <w:sz w:val="24"/>
                <w:szCs w:val="24"/>
              </w:rPr>
              <w:t xml:space="preserve"> student files, assist</w:t>
            </w:r>
            <w:r w:rsidR="00232634">
              <w:rPr>
                <w:sz w:val="24"/>
                <w:szCs w:val="24"/>
              </w:rPr>
              <w:t>s</w:t>
            </w:r>
            <w:r w:rsidR="00184E12">
              <w:rPr>
                <w:sz w:val="24"/>
                <w:szCs w:val="24"/>
              </w:rPr>
              <w:t xml:space="preserve"> with self-study materials and site visit planning, schedules conference rooms and catering, </w:t>
            </w:r>
            <w:r w:rsidR="00F2198E">
              <w:rPr>
                <w:sz w:val="24"/>
                <w:szCs w:val="24"/>
              </w:rPr>
              <w:t>purchase</w:t>
            </w:r>
            <w:r w:rsidR="00232634">
              <w:rPr>
                <w:sz w:val="24"/>
                <w:szCs w:val="24"/>
              </w:rPr>
              <w:t>s</w:t>
            </w:r>
            <w:r w:rsidR="00F2198E">
              <w:rPr>
                <w:sz w:val="24"/>
                <w:szCs w:val="24"/>
              </w:rPr>
              <w:t xml:space="preserve"> </w:t>
            </w:r>
            <w:r w:rsidR="00184E12">
              <w:rPr>
                <w:sz w:val="24"/>
                <w:szCs w:val="24"/>
              </w:rPr>
              <w:t>office supplies</w:t>
            </w:r>
            <w:r w:rsidR="00232634">
              <w:rPr>
                <w:sz w:val="24"/>
                <w:szCs w:val="24"/>
              </w:rPr>
              <w:t xml:space="preserve"> and does </w:t>
            </w:r>
            <w:r w:rsidR="00184E12">
              <w:rPr>
                <w:sz w:val="24"/>
                <w:szCs w:val="24"/>
              </w:rPr>
              <w:t xml:space="preserve">inventory and </w:t>
            </w:r>
            <w:r w:rsidR="00F2198E">
              <w:rPr>
                <w:sz w:val="24"/>
                <w:szCs w:val="24"/>
              </w:rPr>
              <w:t xml:space="preserve">supports </w:t>
            </w:r>
            <w:r w:rsidR="00184E12">
              <w:rPr>
                <w:sz w:val="24"/>
                <w:szCs w:val="24"/>
              </w:rPr>
              <w:t xml:space="preserve">special requests from staff and faculty. </w:t>
            </w:r>
            <w:r w:rsidRPr="0180B55C">
              <w:rPr>
                <w:sz w:val="24"/>
                <w:szCs w:val="24"/>
              </w:rPr>
              <w:t xml:space="preserve"> </w:t>
            </w:r>
          </w:p>
          <w:p w14:paraId="695B7495" w14:textId="77777777" w:rsidR="008156D3" w:rsidRDefault="008156D3" w:rsidP="0180B55C">
            <w:pPr>
              <w:pStyle w:val="TableParagraph"/>
              <w:spacing w:before="62" w:line="249" w:lineRule="auto"/>
              <w:ind w:left="0" w:right="186"/>
              <w:rPr>
                <w:sz w:val="24"/>
                <w:szCs w:val="24"/>
              </w:rPr>
            </w:pPr>
          </w:p>
          <w:p w14:paraId="70050C53" w14:textId="7BCDE4DE" w:rsidR="007D40BE" w:rsidRDefault="43A54C5E" w:rsidP="0180B55C">
            <w:pPr>
              <w:pStyle w:val="TableParagraph"/>
              <w:spacing w:before="62" w:line="249" w:lineRule="auto"/>
              <w:ind w:left="0" w:right="186"/>
              <w:rPr>
                <w:sz w:val="24"/>
                <w:szCs w:val="24"/>
              </w:rPr>
            </w:pPr>
            <w:r w:rsidRPr="0180B55C">
              <w:rPr>
                <w:sz w:val="24"/>
                <w:szCs w:val="24"/>
              </w:rPr>
              <w:t>The School of Health Sciences also</w:t>
            </w:r>
            <w:r w:rsidR="00232634">
              <w:rPr>
                <w:sz w:val="24"/>
                <w:szCs w:val="24"/>
              </w:rPr>
              <w:t xml:space="preserve"> has</w:t>
            </w:r>
            <w:r w:rsidRPr="0180B55C">
              <w:rPr>
                <w:sz w:val="24"/>
                <w:szCs w:val="24"/>
              </w:rPr>
              <w:t xml:space="preserve"> a Director of Operations, a </w:t>
            </w:r>
            <w:r w:rsidR="00184E12">
              <w:rPr>
                <w:sz w:val="24"/>
                <w:szCs w:val="24"/>
              </w:rPr>
              <w:t>Quality Assurance Manager, two Program Operation</w:t>
            </w:r>
            <w:r w:rsidR="00232634">
              <w:rPr>
                <w:sz w:val="24"/>
                <w:szCs w:val="24"/>
              </w:rPr>
              <w:t>s</w:t>
            </w:r>
            <w:r w:rsidR="00184E12">
              <w:rPr>
                <w:sz w:val="24"/>
                <w:szCs w:val="24"/>
              </w:rPr>
              <w:t xml:space="preserve"> Coordinators, a Manager of Laboratory and Simulation Education, a Laboratory and Simulation Coordinator, three Laboratory Service Technicians, a Simulation Laboratory Technician, a Nursing and Health Sciences Program Navigator,  a Manager of Recruitment and Admissions, </w:t>
            </w:r>
            <w:r w:rsidR="00F2198E">
              <w:rPr>
                <w:sz w:val="24"/>
                <w:szCs w:val="24"/>
              </w:rPr>
              <w:t xml:space="preserve">three </w:t>
            </w:r>
            <w:r w:rsidR="00184E12">
              <w:rPr>
                <w:sz w:val="24"/>
                <w:szCs w:val="24"/>
              </w:rPr>
              <w:t xml:space="preserve"> Recruitment and Admissions Coordinators, a </w:t>
            </w:r>
            <w:r w:rsidR="00184E12">
              <w:rPr>
                <w:sz w:val="24"/>
                <w:szCs w:val="24"/>
              </w:rPr>
              <w:lastRenderedPageBreak/>
              <w:t xml:space="preserve">Health Sciences Systems Coordinator, </w:t>
            </w:r>
            <w:r w:rsidR="00D70538">
              <w:rPr>
                <w:sz w:val="24"/>
                <w:szCs w:val="24"/>
              </w:rPr>
              <w:t>an</w:t>
            </w:r>
            <w:r w:rsidR="00184E12">
              <w:rPr>
                <w:sz w:val="24"/>
                <w:szCs w:val="24"/>
              </w:rPr>
              <w:t xml:space="preserve"> Office Manager, and </w:t>
            </w:r>
            <w:r w:rsidR="00F2198E">
              <w:rPr>
                <w:sz w:val="24"/>
                <w:szCs w:val="24"/>
              </w:rPr>
              <w:t>five administrative coordinators</w:t>
            </w:r>
            <w:r w:rsidR="000D15A6">
              <w:rPr>
                <w:sz w:val="24"/>
                <w:szCs w:val="24"/>
              </w:rPr>
              <w:t xml:space="preserve">  Specifically, the administrative coordinator for Human Services support with ordering supplies and budget requests, support with formatting program manual and fieldwork documentation and various other administrative tasks. </w:t>
            </w:r>
          </w:p>
        </w:tc>
        <w:tc>
          <w:tcPr>
            <w:tcW w:w="9510" w:type="dxa"/>
          </w:tcPr>
          <w:p w14:paraId="505716AA" w14:textId="0A8B3A5A" w:rsidR="001E0F6A" w:rsidRDefault="001E0F6A" w:rsidP="001E0F6A">
            <w:pPr>
              <w:pStyle w:val="TableParagraph"/>
              <w:spacing w:before="62" w:line="249" w:lineRule="auto"/>
              <w:ind w:left="148" w:right="186"/>
              <w:rPr>
                <w:sz w:val="24"/>
                <w:szCs w:val="24"/>
              </w:rPr>
            </w:pPr>
          </w:p>
        </w:tc>
      </w:tr>
      <w:tr w:rsidR="00B337AD" w14:paraId="314ABE6A" w14:textId="77777777" w:rsidTr="432D0519">
        <w:trPr>
          <w:gridAfter w:val="1"/>
          <w:wAfter w:w="9510" w:type="dxa"/>
          <w:trHeight w:val="848"/>
        </w:trPr>
        <w:tc>
          <w:tcPr>
            <w:tcW w:w="647" w:type="dxa"/>
          </w:tcPr>
          <w:p w14:paraId="4861B568" w14:textId="0246B13E" w:rsidR="00B337AD" w:rsidRDefault="00B337AD">
            <w:pPr>
              <w:pStyle w:val="TableParagraph"/>
              <w:rPr>
                <w:sz w:val="24"/>
              </w:rPr>
            </w:pPr>
            <w:r>
              <w:rPr>
                <w:sz w:val="24"/>
              </w:rPr>
              <w:t>d.</w:t>
            </w:r>
          </w:p>
        </w:tc>
        <w:tc>
          <w:tcPr>
            <w:tcW w:w="9403" w:type="dxa"/>
          </w:tcPr>
          <w:p w14:paraId="3D4B436D" w14:textId="727A8F2B" w:rsidR="00B337AD" w:rsidRDefault="0F615D1F" w:rsidP="0180B55C">
            <w:pPr>
              <w:pStyle w:val="TableParagraph"/>
              <w:spacing w:before="62" w:line="249" w:lineRule="auto"/>
              <w:ind w:left="0" w:right="186"/>
              <w:rPr>
                <w:sz w:val="24"/>
                <w:szCs w:val="24"/>
              </w:rPr>
            </w:pPr>
            <w:r w:rsidRPr="0180B55C">
              <w:rPr>
                <w:sz w:val="24"/>
                <w:szCs w:val="24"/>
              </w:rPr>
              <w:t>Describe how there is adequate resource support (e.g., technology, library, computer labs, etc.) to meet the needs of students, faculty, and administration</w:t>
            </w:r>
            <w:r w:rsidR="00E12F90">
              <w:rPr>
                <w:sz w:val="24"/>
                <w:szCs w:val="24"/>
              </w:rPr>
              <w:t>)</w:t>
            </w:r>
            <w:r w:rsidRPr="0180B55C">
              <w:rPr>
                <w:sz w:val="24"/>
                <w:szCs w:val="24"/>
              </w:rPr>
              <w:t>.</w:t>
            </w:r>
          </w:p>
          <w:p w14:paraId="67995B6B" w14:textId="77777777" w:rsidR="00D17E39" w:rsidRDefault="67AECEE9" w:rsidP="0180B55C">
            <w:pPr>
              <w:pStyle w:val="TableParagraph"/>
              <w:spacing w:before="270" w:line="275" w:lineRule="exact"/>
              <w:ind w:left="0"/>
              <w:rPr>
                <w:b/>
                <w:bCs/>
                <w:sz w:val="24"/>
                <w:szCs w:val="24"/>
              </w:rPr>
            </w:pPr>
            <w:r w:rsidRPr="0180B55C">
              <w:rPr>
                <w:b/>
                <w:bCs/>
                <w:spacing w:val="-2"/>
                <w:sz w:val="24"/>
                <w:szCs w:val="24"/>
                <w:u w:val="thick"/>
              </w:rPr>
              <w:t>Response:</w:t>
            </w:r>
          </w:p>
          <w:p w14:paraId="7972F8B3" w14:textId="27547109" w:rsidR="0030626F" w:rsidRPr="0030626F" w:rsidRDefault="12D74E74" w:rsidP="0030626F">
            <w:pPr>
              <w:pStyle w:val="TableParagraph"/>
              <w:ind w:left="0"/>
              <w:rPr>
                <w:rStyle w:val="Hyperlink"/>
                <w:sz w:val="24"/>
                <w:szCs w:val="24"/>
              </w:rPr>
            </w:pPr>
            <w:r w:rsidRPr="0180B55C">
              <w:rPr>
                <w:sz w:val="24"/>
                <w:szCs w:val="24"/>
              </w:rPr>
              <w:t>AACC</w:t>
            </w:r>
            <w:r w:rsidRPr="0180B55C">
              <w:rPr>
                <w:spacing w:val="-3"/>
                <w:sz w:val="24"/>
                <w:szCs w:val="24"/>
              </w:rPr>
              <w:t xml:space="preserve"> </w:t>
            </w:r>
            <w:r w:rsidR="7E6ED047">
              <w:rPr>
                <w:sz w:val="24"/>
                <w:szCs w:val="24"/>
              </w:rPr>
              <w:t>provides</w:t>
            </w:r>
            <w:r w:rsidRPr="0180B55C">
              <w:rPr>
                <w:spacing w:val="-6"/>
                <w:sz w:val="24"/>
                <w:szCs w:val="24"/>
              </w:rPr>
              <w:t xml:space="preserve"> </w:t>
            </w:r>
            <w:r w:rsidRPr="0180B55C">
              <w:rPr>
                <w:sz w:val="24"/>
                <w:szCs w:val="24"/>
              </w:rPr>
              <w:t>adequate</w:t>
            </w:r>
            <w:r w:rsidRPr="0180B55C">
              <w:rPr>
                <w:spacing w:val="-3"/>
                <w:sz w:val="24"/>
                <w:szCs w:val="24"/>
              </w:rPr>
              <w:t xml:space="preserve"> </w:t>
            </w:r>
            <w:r w:rsidRPr="0180B55C">
              <w:rPr>
                <w:sz w:val="24"/>
                <w:szCs w:val="24"/>
              </w:rPr>
              <w:t>resources</w:t>
            </w:r>
            <w:r w:rsidRPr="0180B55C">
              <w:rPr>
                <w:spacing w:val="-3"/>
                <w:sz w:val="24"/>
                <w:szCs w:val="24"/>
              </w:rPr>
              <w:t xml:space="preserve"> </w:t>
            </w:r>
            <w:r w:rsidRPr="0180B55C">
              <w:rPr>
                <w:sz w:val="24"/>
                <w:szCs w:val="24"/>
              </w:rPr>
              <w:t>to</w:t>
            </w:r>
            <w:r w:rsidRPr="0180B55C">
              <w:rPr>
                <w:spacing w:val="-3"/>
                <w:sz w:val="24"/>
                <w:szCs w:val="24"/>
              </w:rPr>
              <w:t xml:space="preserve"> </w:t>
            </w:r>
            <w:r w:rsidRPr="0180B55C">
              <w:rPr>
                <w:sz w:val="24"/>
                <w:szCs w:val="24"/>
              </w:rPr>
              <w:t>achieve</w:t>
            </w:r>
            <w:r w:rsidRPr="0180B55C">
              <w:rPr>
                <w:spacing w:val="-5"/>
                <w:sz w:val="24"/>
                <w:szCs w:val="24"/>
              </w:rPr>
              <w:t xml:space="preserve"> </w:t>
            </w:r>
            <w:r w:rsidRPr="0180B55C">
              <w:rPr>
                <w:sz w:val="24"/>
                <w:szCs w:val="24"/>
              </w:rPr>
              <w:t>program</w:t>
            </w:r>
            <w:r w:rsidRPr="0180B55C">
              <w:rPr>
                <w:spacing w:val="-1"/>
                <w:sz w:val="24"/>
                <w:szCs w:val="24"/>
              </w:rPr>
              <w:t xml:space="preserve"> </w:t>
            </w:r>
            <w:r w:rsidRPr="0180B55C">
              <w:rPr>
                <w:sz w:val="24"/>
                <w:szCs w:val="24"/>
              </w:rPr>
              <w:t>goals.</w:t>
            </w:r>
            <w:r w:rsidRPr="0180B55C">
              <w:rPr>
                <w:spacing w:val="-3"/>
                <w:sz w:val="24"/>
                <w:szCs w:val="24"/>
              </w:rPr>
              <w:t xml:space="preserve"> </w:t>
            </w:r>
            <w:r w:rsidRPr="0180B55C">
              <w:rPr>
                <w:sz w:val="24"/>
                <w:szCs w:val="24"/>
              </w:rPr>
              <w:t>The</w:t>
            </w:r>
            <w:r w:rsidRPr="0180B55C">
              <w:rPr>
                <w:spacing w:val="-1"/>
                <w:sz w:val="24"/>
                <w:szCs w:val="24"/>
              </w:rPr>
              <w:t xml:space="preserve"> </w:t>
            </w:r>
            <w:r w:rsidRPr="0180B55C">
              <w:rPr>
                <w:sz w:val="24"/>
                <w:szCs w:val="24"/>
              </w:rPr>
              <w:t>Andrew</w:t>
            </w:r>
            <w:r w:rsidRPr="0180B55C">
              <w:rPr>
                <w:spacing w:val="-6"/>
                <w:sz w:val="24"/>
                <w:szCs w:val="24"/>
              </w:rPr>
              <w:t xml:space="preserve"> </w:t>
            </w:r>
            <w:r w:rsidRPr="0180B55C">
              <w:rPr>
                <w:sz w:val="24"/>
                <w:szCs w:val="24"/>
              </w:rPr>
              <w:t>Truxal Library</w:t>
            </w:r>
            <w:r w:rsidRPr="0180B55C">
              <w:rPr>
                <w:spacing w:val="-10"/>
                <w:sz w:val="24"/>
                <w:szCs w:val="24"/>
              </w:rPr>
              <w:t xml:space="preserve"> </w:t>
            </w:r>
            <w:r w:rsidRPr="0180B55C">
              <w:rPr>
                <w:sz w:val="24"/>
                <w:szCs w:val="24"/>
              </w:rPr>
              <w:t>supports students by</w:t>
            </w:r>
            <w:r w:rsidRPr="0180B55C">
              <w:rPr>
                <w:spacing w:val="-2"/>
                <w:sz w:val="24"/>
                <w:szCs w:val="24"/>
              </w:rPr>
              <w:t xml:space="preserve"> </w:t>
            </w:r>
            <w:r w:rsidRPr="0180B55C">
              <w:rPr>
                <w:sz w:val="24"/>
                <w:szCs w:val="24"/>
              </w:rPr>
              <w:t>providing an orientation to the library. Library services include multiple online databases for student and faculty</w:t>
            </w:r>
            <w:r w:rsidRPr="0180B55C">
              <w:rPr>
                <w:spacing w:val="-2"/>
                <w:sz w:val="24"/>
                <w:szCs w:val="24"/>
              </w:rPr>
              <w:t xml:space="preserve"> </w:t>
            </w:r>
            <w:r w:rsidRPr="0180B55C">
              <w:rPr>
                <w:sz w:val="24"/>
                <w:szCs w:val="24"/>
              </w:rPr>
              <w:t>research.</w:t>
            </w:r>
            <w:r w:rsidR="0030626F">
              <w:rPr>
                <w:sz w:val="24"/>
                <w:szCs w:val="24"/>
              </w:rPr>
              <w:t xml:space="preserve">  </w:t>
            </w:r>
            <w:r w:rsidR="0030626F" w:rsidRPr="0180B55C">
              <w:rPr>
                <w:sz w:val="24"/>
                <w:szCs w:val="24"/>
              </w:rPr>
              <w:t>Services</w:t>
            </w:r>
            <w:r w:rsidR="0030626F" w:rsidRPr="0180B55C">
              <w:rPr>
                <w:spacing w:val="-2"/>
                <w:sz w:val="24"/>
                <w:szCs w:val="24"/>
              </w:rPr>
              <w:t xml:space="preserve"> </w:t>
            </w:r>
            <w:r w:rsidR="0030626F" w:rsidRPr="0180B55C">
              <w:rPr>
                <w:sz w:val="24"/>
                <w:szCs w:val="24"/>
              </w:rPr>
              <w:t>are</w:t>
            </w:r>
            <w:r w:rsidR="0030626F" w:rsidRPr="0180B55C">
              <w:rPr>
                <w:spacing w:val="-7"/>
                <w:sz w:val="24"/>
                <w:szCs w:val="24"/>
              </w:rPr>
              <w:t xml:space="preserve"> </w:t>
            </w:r>
            <w:r w:rsidR="0030626F" w:rsidRPr="0180B55C">
              <w:rPr>
                <w:sz w:val="24"/>
                <w:szCs w:val="24"/>
              </w:rPr>
              <w:t>available</w:t>
            </w:r>
            <w:r w:rsidR="0030626F" w:rsidRPr="0180B55C">
              <w:rPr>
                <w:spacing w:val="-1"/>
                <w:sz w:val="24"/>
                <w:szCs w:val="24"/>
              </w:rPr>
              <w:t xml:space="preserve"> </w:t>
            </w:r>
            <w:r w:rsidR="0030626F" w:rsidRPr="0180B55C">
              <w:rPr>
                <w:sz w:val="24"/>
                <w:szCs w:val="24"/>
              </w:rPr>
              <w:t>via</w:t>
            </w:r>
            <w:r w:rsidR="0030626F">
              <w:rPr>
                <w:sz w:val="24"/>
                <w:szCs w:val="24"/>
              </w:rPr>
              <w:t xml:space="preserve"> the </w:t>
            </w:r>
            <w:r w:rsidR="0030626F">
              <w:rPr>
                <w:sz w:val="24"/>
                <w:szCs w:val="24"/>
              </w:rPr>
              <w:fldChar w:fldCharType="begin"/>
            </w:r>
            <w:r w:rsidR="0030626F">
              <w:rPr>
                <w:sz w:val="24"/>
                <w:szCs w:val="24"/>
              </w:rPr>
              <w:instrText>HYPERLINK "https://www.aacc.edu/resources/academic-services/library/"</w:instrText>
            </w:r>
            <w:r w:rsidR="0030626F">
              <w:rPr>
                <w:sz w:val="24"/>
                <w:szCs w:val="24"/>
              </w:rPr>
            </w:r>
            <w:r w:rsidR="0030626F">
              <w:rPr>
                <w:sz w:val="24"/>
                <w:szCs w:val="24"/>
              </w:rPr>
              <w:fldChar w:fldCharType="separate"/>
            </w:r>
            <w:r w:rsidR="0030626F" w:rsidRPr="0030626F">
              <w:rPr>
                <w:rStyle w:val="Hyperlink"/>
                <w:sz w:val="24"/>
                <w:szCs w:val="24"/>
              </w:rPr>
              <w:t xml:space="preserve">{Library Website}. </w:t>
            </w:r>
          </w:p>
          <w:p w14:paraId="64E12E8E" w14:textId="77777777" w:rsidR="0030626F" w:rsidRPr="0030626F" w:rsidRDefault="0030626F" w:rsidP="0030626F">
            <w:pPr>
              <w:pStyle w:val="TableParagraph"/>
              <w:ind w:left="0"/>
              <w:rPr>
                <w:rStyle w:val="Hyperlink"/>
                <w:spacing w:val="-2"/>
                <w:sz w:val="24"/>
                <w:szCs w:val="24"/>
              </w:rPr>
            </w:pPr>
          </w:p>
          <w:p w14:paraId="1B1AFCEE" w14:textId="245AFB9A" w:rsidR="003502F4" w:rsidRDefault="0030626F" w:rsidP="00F31163">
            <w:pPr>
              <w:pStyle w:val="TableParagraph"/>
              <w:ind w:left="0"/>
              <w:rPr>
                <w:sz w:val="24"/>
                <w:szCs w:val="24"/>
              </w:rPr>
            </w:pPr>
            <w:r>
              <w:rPr>
                <w:sz w:val="24"/>
                <w:szCs w:val="24"/>
              </w:rPr>
              <w:fldChar w:fldCharType="end"/>
            </w:r>
            <w:r w:rsidR="67AECEE9" w:rsidRPr="0180B55C">
              <w:rPr>
                <w:sz w:val="24"/>
                <w:szCs w:val="24"/>
              </w:rPr>
              <w:t>Disability</w:t>
            </w:r>
            <w:r w:rsidR="67AECEE9" w:rsidRPr="0180B55C">
              <w:rPr>
                <w:spacing w:val="-11"/>
                <w:sz w:val="24"/>
                <w:szCs w:val="24"/>
              </w:rPr>
              <w:t xml:space="preserve"> </w:t>
            </w:r>
            <w:r w:rsidR="67AECEE9" w:rsidRPr="0180B55C">
              <w:rPr>
                <w:sz w:val="24"/>
                <w:szCs w:val="24"/>
              </w:rPr>
              <w:t>Support Services</w:t>
            </w:r>
            <w:r w:rsidR="67AECEE9" w:rsidRPr="0180B55C">
              <w:rPr>
                <w:spacing w:val="-1"/>
                <w:sz w:val="24"/>
                <w:szCs w:val="24"/>
              </w:rPr>
              <w:t xml:space="preserve"> </w:t>
            </w:r>
            <w:r w:rsidR="67AECEE9" w:rsidRPr="0180B55C">
              <w:rPr>
                <w:sz w:val="24"/>
                <w:szCs w:val="24"/>
              </w:rPr>
              <w:t>is part</w:t>
            </w:r>
            <w:r w:rsidR="67AECEE9" w:rsidRPr="0180B55C">
              <w:rPr>
                <w:spacing w:val="-1"/>
                <w:sz w:val="24"/>
                <w:szCs w:val="24"/>
              </w:rPr>
              <w:t xml:space="preserve"> </w:t>
            </w:r>
            <w:r w:rsidR="67AECEE9" w:rsidRPr="0180B55C">
              <w:rPr>
                <w:sz w:val="24"/>
                <w:szCs w:val="24"/>
              </w:rPr>
              <w:t>of</w:t>
            </w:r>
            <w:r w:rsidR="67AECEE9" w:rsidRPr="0180B55C">
              <w:rPr>
                <w:spacing w:val="-1"/>
                <w:sz w:val="24"/>
                <w:szCs w:val="24"/>
              </w:rPr>
              <w:t xml:space="preserve"> </w:t>
            </w:r>
            <w:r w:rsidR="67AECEE9" w:rsidRPr="0180B55C">
              <w:rPr>
                <w:sz w:val="24"/>
                <w:szCs w:val="24"/>
              </w:rPr>
              <w:t>the</w:t>
            </w:r>
            <w:r w:rsidR="67AECEE9" w:rsidRPr="0180B55C">
              <w:rPr>
                <w:spacing w:val="2"/>
                <w:sz w:val="24"/>
                <w:szCs w:val="24"/>
              </w:rPr>
              <w:t xml:space="preserve"> </w:t>
            </w:r>
            <w:r w:rsidR="67AECEE9" w:rsidRPr="0180B55C">
              <w:rPr>
                <w:sz w:val="24"/>
                <w:szCs w:val="24"/>
              </w:rPr>
              <w:t>Student</w:t>
            </w:r>
            <w:r w:rsidR="67AECEE9" w:rsidRPr="0180B55C">
              <w:rPr>
                <w:spacing w:val="-1"/>
                <w:sz w:val="24"/>
                <w:szCs w:val="24"/>
              </w:rPr>
              <w:t xml:space="preserve"> </w:t>
            </w:r>
            <w:r w:rsidR="67AECEE9" w:rsidRPr="0180B55C">
              <w:rPr>
                <w:sz w:val="24"/>
                <w:szCs w:val="24"/>
              </w:rPr>
              <w:t>Support Services</w:t>
            </w:r>
            <w:r w:rsidR="67AECEE9" w:rsidRPr="0180B55C">
              <w:rPr>
                <w:spacing w:val="-1"/>
                <w:sz w:val="24"/>
                <w:szCs w:val="24"/>
              </w:rPr>
              <w:t xml:space="preserve"> </w:t>
            </w:r>
            <w:r w:rsidR="67AECEE9" w:rsidRPr="0180B55C">
              <w:rPr>
                <w:sz w:val="24"/>
                <w:szCs w:val="24"/>
              </w:rPr>
              <w:t xml:space="preserve">office. Students </w:t>
            </w:r>
            <w:r w:rsidR="67AECEE9" w:rsidRPr="0180B55C">
              <w:rPr>
                <w:spacing w:val="-4"/>
                <w:sz w:val="24"/>
                <w:szCs w:val="24"/>
              </w:rPr>
              <w:t>with</w:t>
            </w:r>
            <w:r w:rsidR="7F387A31" w:rsidRPr="0180B55C">
              <w:rPr>
                <w:spacing w:val="-4"/>
                <w:sz w:val="24"/>
                <w:szCs w:val="24"/>
              </w:rPr>
              <w:t xml:space="preserve"> </w:t>
            </w:r>
            <w:r w:rsidR="67AECEE9" w:rsidRPr="0180B55C">
              <w:rPr>
                <w:sz w:val="24"/>
                <w:szCs w:val="24"/>
              </w:rPr>
              <w:t>disabilities</w:t>
            </w:r>
            <w:r w:rsidR="67AECEE9" w:rsidRPr="0180B55C">
              <w:rPr>
                <w:spacing w:val="-4"/>
                <w:sz w:val="24"/>
                <w:szCs w:val="24"/>
              </w:rPr>
              <w:t xml:space="preserve"> </w:t>
            </w:r>
            <w:r w:rsidR="67AECEE9" w:rsidRPr="0180B55C">
              <w:rPr>
                <w:sz w:val="24"/>
                <w:szCs w:val="24"/>
              </w:rPr>
              <w:t>who</w:t>
            </w:r>
            <w:r w:rsidR="67AECEE9" w:rsidRPr="0180B55C">
              <w:rPr>
                <w:spacing w:val="-4"/>
                <w:sz w:val="24"/>
                <w:szCs w:val="24"/>
              </w:rPr>
              <w:t xml:space="preserve"> </w:t>
            </w:r>
            <w:r w:rsidR="000B35AC">
              <w:rPr>
                <w:sz w:val="24"/>
                <w:szCs w:val="24"/>
              </w:rPr>
              <w:t>need</w:t>
            </w:r>
            <w:r w:rsidR="000B35AC" w:rsidRPr="0180B55C">
              <w:rPr>
                <w:sz w:val="24"/>
                <w:szCs w:val="24"/>
              </w:rPr>
              <w:t xml:space="preserve"> </w:t>
            </w:r>
            <w:r w:rsidR="7F387A31" w:rsidRPr="0180B55C">
              <w:rPr>
                <w:sz w:val="24"/>
                <w:szCs w:val="24"/>
              </w:rPr>
              <w:t>services</w:t>
            </w:r>
            <w:r w:rsidR="67AECEE9" w:rsidRPr="0180B55C">
              <w:rPr>
                <w:spacing w:val="-4"/>
                <w:sz w:val="24"/>
                <w:szCs w:val="24"/>
              </w:rPr>
              <w:t xml:space="preserve"> </w:t>
            </w:r>
            <w:r w:rsidR="67AECEE9" w:rsidRPr="0180B55C">
              <w:rPr>
                <w:sz w:val="24"/>
                <w:szCs w:val="24"/>
              </w:rPr>
              <w:t>and</w:t>
            </w:r>
            <w:r w:rsidR="67AECEE9" w:rsidRPr="0180B55C">
              <w:rPr>
                <w:spacing w:val="-4"/>
                <w:sz w:val="24"/>
                <w:szCs w:val="24"/>
              </w:rPr>
              <w:t xml:space="preserve"> </w:t>
            </w:r>
            <w:proofErr w:type="gramStart"/>
            <w:r w:rsidR="67AECEE9" w:rsidRPr="0180B55C">
              <w:rPr>
                <w:sz w:val="24"/>
                <w:szCs w:val="24"/>
              </w:rPr>
              <w:t>accommodations</w:t>
            </w:r>
            <w:proofErr w:type="gramEnd"/>
            <w:r w:rsidR="67AECEE9" w:rsidRPr="0180B55C">
              <w:rPr>
                <w:spacing w:val="-4"/>
                <w:sz w:val="24"/>
                <w:szCs w:val="24"/>
              </w:rPr>
              <w:t xml:space="preserve"> </w:t>
            </w:r>
            <w:r w:rsidR="67AECEE9" w:rsidRPr="0180B55C">
              <w:rPr>
                <w:sz w:val="24"/>
                <w:szCs w:val="24"/>
              </w:rPr>
              <w:t>must</w:t>
            </w:r>
            <w:r w:rsidR="67AECEE9" w:rsidRPr="0180B55C">
              <w:rPr>
                <w:spacing w:val="-4"/>
                <w:sz w:val="24"/>
                <w:szCs w:val="24"/>
              </w:rPr>
              <w:t xml:space="preserve"> </w:t>
            </w:r>
            <w:r w:rsidR="67AECEE9" w:rsidRPr="0180B55C">
              <w:rPr>
                <w:sz w:val="24"/>
                <w:szCs w:val="24"/>
              </w:rPr>
              <w:t>provide</w:t>
            </w:r>
            <w:r w:rsidR="67AECEE9" w:rsidRPr="0180B55C">
              <w:rPr>
                <w:spacing w:val="-4"/>
                <w:sz w:val="24"/>
                <w:szCs w:val="24"/>
              </w:rPr>
              <w:t xml:space="preserve"> </w:t>
            </w:r>
            <w:r w:rsidR="67AECEE9" w:rsidRPr="0180B55C">
              <w:rPr>
                <w:sz w:val="24"/>
                <w:szCs w:val="24"/>
              </w:rPr>
              <w:t>current</w:t>
            </w:r>
            <w:r w:rsidR="67AECEE9" w:rsidRPr="0180B55C">
              <w:rPr>
                <w:spacing w:val="-4"/>
                <w:sz w:val="24"/>
                <w:szCs w:val="24"/>
              </w:rPr>
              <w:t xml:space="preserve"> </w:t>
            </w:r>
            <w:r w:rsidR="67AECEE9" w:rsidRPr="0180B55C">
              <w:rPr>
                <w:sz w:val="24"/>
                <w:szCs w:val="24"/>
              </w:rPr>
              <w:t>documentation</w:t>
            </w:r>
            <w:r w:rsidR="67AECEE9" w:rsidRPr="0180B55C">
              <w:rPr>
                <w:spacing w:val="-4"/>
                <w:sz w:val="24"/>
                <w:szCs w:val="24"/>
              </w:rPr>
              <w:t xml:space="preserve"> </w:t>
            </w:r>
            <w:r w:rsidR="67AECEE9" w:rsidRPr="0180B55C">
              <w:rPr>
                <w:sz w:val="24"/>
                <w:szCs w:val="24"/>
              </w:rPr>
              <w:t>of</w:t>
            </w:r>
            <w:r w:rsidR="67AECEE9" w:rsidRPr="0180B55C">
              <w:rPr>
                <w:spacing w:val="-5"/>
                <w:sz w:val="24"/>
                <w:szCs w:val="24"/>
              </w:rPr>
              <w:t xml:space="preserve"> </w:t>
            </w:r>
            <w:r w:rsidR="67AECEE9" w:rsidRPr="0180B55C">
              <w:rPr>
                <w:sz w:val="24"/>
                <w:szCs w:val="24"/>
              </w:rPr>
              <w:t xml:space="preserve">their disability. A member of the Disability Support Services </w:t>
            </w:r>
            <w:r w:rsidR="70579D73" w:rsidRPr="0180B55C">
              <w:rPr>
                <w:sz w:val="24"/>
                <w:szCs w:val="24"/>
              </w:rPr>
              <w:t xml:space="preserve">staff sends the </w:t>
            </w:r>
            <w:r w:rsidR="400743F2" w:rsidRPr="0180B55C">
              <w:rPr>
                <w:sz w:val="24"/>
                <w:szCs w:val="24"/>
              </w:rPr>
              <w:t>a</w:t>
            </w:r>
            <w:r w:rsidR="70579D73" w:rsidRPr="0180B55C">
              <w:rPr>
                <w:sz w:val="24"/>
                <w:szCs w:val="24"/>
              </w:rPr>
              <w:t>ccommodation</w:t>
            </w:r>
            <w:r w:rsidR="1CD8707D" w:rsidRPr="0180B55C">
              <w:rPr>
                <w:sz w:val="24"/>
                <w:szCs w:val="24"/>
              </w:rPr>
              <w:t xml:space="preserve"> form electronically to the</w:t>
            </w:r>
            <w:r w:rsidR="70579D73" w:rsidRPr="0180B55C">
              <w:rPr>
                <w:sz w:val="24"/>
                <w:szCs w:val="24"/>
              </w:rPr>
              <w:t xml:space="preserve"> student and the instructor</w:t>
            </w:r>
            <w:r w:rsidR="1CD8707D" w:rsidRPr="0180B55C">
              <w:rPr>
                <w:sz w:val="24"/>
                <w:szCs w:val="24"/>
              </w:rPr>
              <w:t xml:space="preserve"> detailing the </w:t>
            </w:r>
            <w:r w:rsidR="004C4714" w:rsidRPr="0180B55C">
              <w:rPr>
                <w:sz w:val="24"/>
                <w:szCs w:val="24"/>
              </w:rPr>
              <w:t>students’</w:t>
            </w:r>
            <w:r w:rsidR="1CD8707D" w:rsidRPr="0180B55C">
              <w:rPr>
                <w:sz w:val="24"/>
                <w:szCs w:val="24"/>
              </w:rPr>
              <w:t xml:space="preserve"> accommodation</w:t>
            </w:r>
            <w:r w:rsidR="004C4714">
              <w:rPr>
                <w:sz w:val="24"/>
                <w:szCs w:val="24"/>
              </w:rPr>
              <w:t>(</w:t>
            </w:r>
            <w:r w:rsidR="1CD8707D" w:rsidRPr="0180B55C">
              <w:rPr>
                <w:sz w:val="24"/>
                <w:szCs w:val="24"/>
              </w:rPr>
              <w:t>s</w:t>
            </w:r>
            <w:r w:rsidR="004C4714">
              <w:rPr>
                <w:sz w:val="24"/>
                <w:szCs w:val="24"/>
              </w:rPr>
              <w:t>)</w:t>
            </w:r>
            <w:r w:rsidR="1CD8707D" w:rsidRPr="0180B55C">
              <w:rPr>
                <w:sz w:val="24"/>
                <w:szCs w:val="24"/>
              </w:rPr>
              <w:t>.</w:t>
            </w:r>
          </w:p>
          <w:p w14:paraId="67793DF5" w14:textId="703BE58A" w:rsidR="00B337AD" w:rsidRDefault="008E5235" w:rsidP="00F31163">
            <w:pPr>
              <w:pStyle w:val="TableParagraph"/>
              <w:spacing w:before="264"/>
              <w:ind w:left="0"/>
              <w:rPr>
                <w:sz w:val="24"/>
              </w:rPr>
            </w:pPr>
            <w:r w:rsidRPr="008E5235">
              <w:rPr>
                <w:sz w:val="24"/>
                <w:szCs w:val="24"/>
              </w:rPr>
              <w:t xml:space="preserve">There are </w:t>
            </w:r>
            <w:r w:rsidR="00C22A06">
              <w:rPr>
                <w:sz w:val="24"/>
                <w:szCs w:val="24"/>
              </w:rPr>
              <w:t>97</w:t>
            </w:r>
            <w:r w:rsidRPr="008E5235">
              <w:rPr>
                <w:sz w:val="24"/>
                <w:szCs w:val="24"/>
              </w:rPr>
              <w:t xml:space="preserve"> computer labs with approximately </w:t>
            </w:r>
            <w:r w:rsidR="00C22A06">
              <w:rPr>
                <w:sz w:val="24"/>
                <w:szCs w:val="24"/>
              </w:rPr>
              <w:t>2,600</w:t>
            </w:r>
            <w:r w:rsidRPr="008E5235">
              <w:rPr>
                <w:sz w:val="24"/>
                <w:szCs w:val="24"/>
              </w:rPr>
              <w:t xml:space="preserve"> computers for student use throughout AACC in Arnold and its satellite locations. AACC also operates </w:t>
            </w:r>
            <w:r>
              <w:rPr>
                <w:sz w:val="24"/>
                <w:szCs w:val="24"/>
              </w:rPr>
              <w:t>two</w:t>
            </w:r>
            <w:r w:rsidRPr="008E5235">
              <w:rPr>
                <w:sz w:val="24"/>
                <w:szCs w:val="24"/>
              </w:rPr>
              <w:t xml:space="preserve"> Technology Learning Centers.</w:t>
            </w:r>
            <w:r w:rsidRPr="008E5235" w:rsidDel="008E5235">
              <w:rPr>
                <w:sz w:val="24"/>
                <w:szCs w:val="24"/>
              </w:rPr>
              <w:t xml:space="preserve"> </w:t>
            </w:r>
            <w:r w:rsidR="7F387A31" w:rsidRPr="0180B55C">
              <w:rPr>
                <w:sz w:val="24"/>
                <w:szCs w:val="24"/>
              </w:rPr>
              <w:t xml:space="preserve">Some computer labs have lab technicians who can provide support for students. In addition, the </w:t>
            </w:r>
            <w:r w:rsidR="00F31163">
              <w:rPr>
                <w:sz w:val="24"/>
                <w:szCs w:val="24"/>
              </w:rPr>
              <w:t>{</w:t>
            </w:r>
            <w:hyperlink r:id="rId73" w:history="1">
              <w:r w:rsidRPr="00F31163">
                <w:rPr>
                  <w:rStyle w:val="Hyperlink"/>
                  <w:sz w:val="24"/>
                  <w:szCs w:val="24"/>
                </w:rPr>
                <w:t>Technical Service Desk</w:t>
              </w:r>
            </w:hyperlink>
            <w:r w:rsidR="00F31163">
              <w:rPr>
                <w:sz w:val="24"/>
                <w:szCs w:val="24"/>
              </w:rPr>
              <w:t>}</w:t>
            </w:r>
            <w:r w:rsidR="7F387A31" w:rsidRPr="0180B55C">
              <w:rPr>
                <w:sz w:val="24"/>
                <w:szCs w:val="24"/>
              </w:rPr>
              <w:t xml:space="preserve"> provides technical support for the </w:t>
            </w:r>
            <w:r w:rsidR="00E12F90">
              <w:rPr>
                <w:sz w:val="24"/>
                <w:szCs w:val="24"/>
              </w:rPr>
              <w:t>campus</w:t>
            </w:r>
            <w:r w:rsidR="00F31163">
              <w:rPr>
                <w:sz w:val="24"/>
                <w:szCs w:val="24"/>
              </w:rPr>
              <w:t>.</w:t>
            </w:r>
            <w:r w:rsidR="00E12F90">
              <w:rPr>
                <w:sz w:val="24"/>
                <w:szCs w:val="24"/>
              </w:rPr>
              <w:t xml:space="preserve"> </w:t>
            </w:r>
          </w:p>
        </w:tc>
      </w:tr>
      <w:tr w:rsidR="007D40BE" w14:paraId="1B3AB8FA" w14:textId="77777777" w:rsidTr="432D0519">
        <w:trPr>
          <w:gridAfter w:val="1"/>
          <w:wAfter w:w="9510" w:type="dxa"/>
          <w:trHeight w:val="848"/>
        </w:trPr>
        <w:tc>
          <w:tcPr>
            <w:tcW w:w="647" w:type="dxa"/>
          </w:tcPr>
          <w:p w14:paraId="339238EB" w14:textId="77777777" w:rsidR="007D40BE" w:rsidRDefault="00BB2F7E">
            <w:pPr>
              <w:pStyle w:val="TableParagraph"/>
              <w:rPr>
                <w:sz w:val="24"/>
              </w:rPr>
            </w:pPr>
            <w:r>
              <w:rPr>
                <w:spacing w:val="-5"/>
                <w:sz w:val="24"/>
              </w:rPr>
              <w:t>e.</w:t>
            </w:r>
          </w:p>
        </w:tc>
        <w:tc>
          <w:tcPr>
            <w:tcW w:w="9403" w:type="dxa"/>
          </w:tcPr>
          <w:p w14:paraId="4F23A111" w14:textId="77777777" w:rsidR="007D40BE" w:rsidRDefault="70EF8019" w:rsidP="0180B55C">
            <w:pPr>
              <w:pStyle w:val="TableParagraph"/>
              <w:spacing w:before="62" w:line="249" w:lineRule="auto"/>
              <w:ind w:left="0" w:right="186"/>
              <w:rPr>
                <w:sz w:val="24"/>
                <w:szCs w:val="24"/>
              </w:rPr>
            </w:pPr>
            <w:r w:rsidRPr="0180B55C">
              <w:rPr>
                <w:sz w:val="24"/>
                <w:szCs w:val="24"/>
              </w:rPr>
              <w:t>Describe office, classroom, meeting, and informal gathering spaces and how they meet the needs of students, faculty, and administration.</w:t>
            </w:r>
          </w:p>
          <w:p w14:paraId="4DC81B30" w14:textId="77777777" w:rsidR="00DE47A6" w:rsidRDefault="6AB4F45D" w:rsidP="0180B55C">
            <w:pPr>
              <w:pStyle w:val="TableParagraph"/>
              <w:spacing w:before="259" w:line="275" w:lineRule="exact"/>
              <w:ind w:left="0"/>
              <w:rPr>
                <w:b/>
                <w:bCs/>
                <w:sz w:val="24"/>
                <w:szCs w:val="24"/>
              </w:rPr>
            </w:pPr>
            <w:r w:rsidRPr="0180B55C">
              <w:rPr>
                <w:b/>
                <w:bCs/>
                <w:spacing w:val="-2"/>
                <w:sz w:val="24"/>
                <w:szCs w:val="24"/>
                <w:u w:val="thick"/>
              </w:rPr>
              <w:t>Response:</w:t>
            </w:r>
          </w:p>
          <w:p w14:paraId="219EC1A4" w14:textId="6DA294F4" w:rsidR="0066769D" w:rsidRDefault="6AB4F45D" w:rsidP="0180B55C">
            <w:pPr>
              <w:pStyle w:val="TableParagraph"/>
              <w:ind w:left="0" w:right="490"/>
              <w:rPr>
                <w:sz w:val="24"/>
                <w:szCs w:val="24"/>
              </w:rPr>
            </w:pPr>
            <w:r w:rsidRPr="0180B55C">
              <w:rPr>
                <w:sz w:val="24"/>
                <w:szCs w:val="24"/>
              </w:rPr>
              <w:t>The</w:t>
            </w:r>
            <w:r w:rsidRPr="0180B55C">
              <w:rPr>
                <w:spacing w:val="-11"/>
                <w:sz w:val="24"/>
                <w:szCs w:val="24"/>
              </w:rPr>
              <w:t xml:space="preserve"> </w:t>
            </w:r>
            <w:r w:rsidRPr="0180B55C">
              <w:rPr>
                <w:sz w:val="24"/>
                <w:szCs w:val="24"/>
              </w:rPr>
              <w:t>program</w:t>
            </w:r>
            <w:r w:rsidRPr="0180B55C">
              <w:rPr>
                <w:spacing w:val="-4"/>
                <w:sz w:val="24"/>
                <w:szCs w:val="24"/>
              </w:rPr>
              <w:t xml:space="preserve"> </w:t>
            </w:r>
            <w:r w:rsidRPr="0180B55C">
              <w:rPr>
                <w:sz w:val="24"/>
                <w:szCs w:val="24"/>
              </w:rPr>
              <w:t>has</w:t>
            </w:r>
            <w:r w:rsidRPr="0180B55C">
              <w:rPr>
                <w:spacing w:val="-4"/>
                <w:sz w:val="24"/>
                <w:szCs w:val="24"/>
              </w:rPr>
              <w:t xml:space="preserve"> </w:t>
            </w:r>
            <w:r w:rsidRPr="0180B55C">
              <w:rPr>
                <w:sz w:val="24"/>
                <w:szCs w:val="24"/>
              </w:rPr>
              <w:t>classrooms</w:t>
            </w:r>
            <w:r w:rsidRPr="0180B55C">
              <w:rPr>
                <w:spacing w:val="-3"/>
                <w:sz w:val="24"/>
                <w:szCs w:val="24"/>
              </w:rPr>
              <w:t xml:space="preserve"> </w:t>
            </w:r>
            <w:r w:rsidRPr="0180B55C">
              <w:rPr>
                <w:sz w:val="24"/>
                <w:szCs w:val="24"/>
              </w:rPr>
              <w:t>of</w:t>
            </w:r>
            <w:r w:rsidRPr="0180B55C">
              <w:rPr>
                <w:spacing w:val="-4"/>
                <w:sz w:val="24"/>
                <w:szCs w:val="24"/>
              </w:rPr>
              <w:t xml:space="preserve"> </w:t>
            </w:r>
            <w:r w:rsidRPr="0180B55C">
              <w:rPr>
                <w:sz w:val="24"/>
                <w:szCs w:val="24"/>
              </w:rPr>
              <w:t>sufficient</w:t>
            </w:r>
            <w:r w:rsidRPr="0180B55C">
              <w:rPr>
                <w:spacing w:val="-4"/>
                <w:sz w:val="24"/>
                <w:szCs w:val="24"/>
              </w:rPr>
              <w:t xml:space="preserve"> </w:t>
            </w:r>
            <w:r w:rsidRPr="0180B55C">
              <w:rPr>
                <w:sz w:val="24"/>
                <w:szCs w:val="24"/>
              </w:rPr>
              <w:t>quality</w:t>
            </w:r>
            <w:r w:rsidRPr="0180B55C">
              <w:rPr>
                <w:spacing w:val="-15"/>
                <w:sz w:val="24"/>
                <w:szCs w:val="24"/>
              </w:rPr>
              <w:t xml:space="preserve"> </w:t>
            </w:r>
            <w:r w:rsidRPr="0180B55C">
              <w:rPr>
                <w:sz w:val="24"/>
                <w:szCs w:val="24"/>
              </w:rPr>
              <w:t>and</w:t>
            </w:r>
            <w:r w:rsidRPr="0180B55C">
              <w:rPr>
                <w:spacing w:val="-5"/>
                <w:sz w:val="24"/>
                <w:szCs w:val="24"/>
              </w:rPr>
              <w:t xml:space="preserve"> </w:t>
            </w:r>
            <w:r w:rsidRPr="0180B55C">
              <w:rPr>
                <w:sz w:val="24"/>
                <w:szCs w:val="24"/>
              </w:rPr>
              <w:t>quantity</w:t>
            </w:r>
            <w:r w:rsidRPr="0180B55C">
              <w:rPr>
                <w:spacing w:val="-15"/>
                <w:sz w:val="24"/>
                <w:szCs w:val="24"/>
              </w:rPr>
              <w:t xml:space="preserve"> </w:t>
            </w:r>
            <w:r w:rsidRPr="0180B55C">
              <w:rPr>
                <w:sz w:val="24"/>
                <w:szCs w:val="24"/>
              </w:rPr>
              <w:t>to</w:t>
            </w:r>
            <w:r w:rsidRPr="0180B55C">
              <w:rPr>
                <w:spacing w:val="-4"/>
                <w:sz w:val="24"/>
                <w:szCs w:val="24"/>
              </w:rPr>
              <w:t xml:space="preserve"> </w:t>
            </w:r>
            <w:r w:rsidRPr="0180B55C">
              <w:rPr>
                <w:sz w:val="24"/>
                <w:szCs w:val="24"/>
              </w:rPr>
              <w:t>provide</w:t>
            </w:r>
            <w:r w:rsidRPr="0180B55C">
              <w:rPr>
                <w:spacing w:val="-5"/>
                <w:sz w:val="24"/>
                <w:szCs w:val="24"/>
              </w:rPr>
              <w:t xml:space="preserve"> </w:t>
            </w:r>
            <w:r w:rsidRPr="0180B55C">
              <w:rPr>
                <w:sz w:val="24"/>
                <w:szCs w:val="24"/>
              </w:rPr>
              <w:t>an</w:t>
            </w:r>
            <w:r w:rsidRPr="0180B55C">
              <w:rPr>
                <w:spacing w:val="-4"/>
                <w:sz w:val="24"/>
                <w:szCs w:val="24"/>
              </w:rPr>
              <w:t xml:space="preserve"> </w:t>
            </w:r>
            <w:r w:rsidRPr="0180B55C">
              <w:rPr>
                <w:sz w:val="24"/>
                <w:szCs w:val="24"/>
              </w:rPr>
              <w:t>environment conducive to effective teaching and learning.</w:t>
            </w:r>
            <w:r w:rsidR="67B6388C" w:rsidRPr="0180B55C">
              <w:rPr>
                <w:sz w:val="24"/>
                <w:szCs w:val="24"/>
              </w:rPr>
              <w:t xml:space="preserve">  </w:t>
            </w:r>
            <w:r w:rsidRPr="0180B55C">
              <w:rPr>
                <w:sz w:val="24"/>
                <w:szCs w:val="24"/>
              </w:rPr>
              <w:t>In fall 2021, the School of Health Sciences mo</w:t>
            </w:r>
            <w:r w:rsidR="57EEE80F" w:rsidRPr="0180B55C">
              <w:rPr>
                <w:sz w:val="24"/>
                <w:szCs w:val="24"/>
              </w:rPr>
              <w:t>ved</w:t>
            </w:r>
            <w:r w:rsidRPr="0180B55C">
              <w:rPr>
                <w:sz w:val="24"/>
                <w:szCs w:val="24"/>
              </w:rPr>
              <w:t xml:space="preserve"> all classrooms, laboratories and offices to the </w:t>
            </w:r>
            <w:r w:rsidR="00616BD2">
              <w:rPr>
                <w:sz w:val="24"/>
                <w:szCs w:val="24"/>
              </w:rPr>
              <w:t>Health and Life Sciences Building (HLSB)</w:t>
            </w:r>
            <w:r w:rsidRPr="0180B55C">
              <w:rPr>
                <w:sz w:val="24"/>
                <w:szCs w:val="24"/>
              </w:rPr>
              <w:t xml:space="preserve">. </w:t>
            </w:r>
            <w:r w:rsidR="6D9FFF7C" w:rsidRPr="0180B55C">
              <w:rPr>
                <w:sz w:val="24"/>
                <w:szCs w:val="24"/>
              </w:rPr>
              <w:t>The HLSB is a 175,000-square-foot, three-story facility that</w:t>
            </w:r>
            <w:r w:rsidR="67B6388C" w:rsidRPr="0180B55C">
              <w:rPr>
                <w:sz w:val="24"/>
                <w:szCs w:val="24"/>
              </w:rPr>
              <w:t xml:space="preserve"> </w:t>
            </w:r>
            <w:r w:rsidR="004C4714" w:rsidRPr="0180B55C">
              <w:rPr>
                <w:sz w:val="24"/>
                <w:szCs w:val="24"/>
              </w:rPr>
              <w:t>supports</w:t>
            </w:r>
            <w:r w:rsidR="6D9FFF7C" w:rsidRPr="0180B55C">
              <w:rPr>
                <w:sz w:val="24"/>
                <w:szCs w:val="24"/>
              </w:rPr>
              <w:t xml:space="preserve"> the School of Health Sciences</w:t>
            </w:r>
            <w:r w:rsidR="6D9FFF7C" w:rsidRPr="0180B55C">
              <w:rPr>
                <w:spacing w:val="-3"/>
                <w:sz w:val="24"/>
                <w:szCs w:val="24"/>
              </w:rPr>
              <w:t xml:space="preserve"> </w:t>
            </w:r>
            <w:r w:rsidR="6D9FFF7C" w:rsidRPr="0180B55C">
              <w:rPr>
                <w:sz w:val="24"/>
                <w:szCs w:val="24"/>
              </w:rPr>
              <w:t>and</w:t>
            </w:r>
            <w:r w:rsidR="6D9FFF7C" w:rsidRPr="0180B55C">
              <w:rPr>
                <w:spacing w:val="-3"/>
                <w:sz w:val="24"/>
                <w:szCs w:val="24"/>
              </w:rPr>
              <w:t xml:space="preserve"> </w:t>
            </w:r>
            <w:r w:rsidR="6D9FFF7C" w:rsidRPr="0180B55C">
              <w:rPr>
                <w:sz w:val="24"/>
                <w:szCs w:val="24"/>
              </w:rPr>
              <w:t>the Life</w:t>
            </w:r>
            <w:r w:rsidR="6D9FFF7C" w:rsidRPr="0180B55C">
              <w:rPr>
                <w:spacing w:val="-5"/>
                <w:sz w:val="24"/>
                <w:szCs w:val="24"/>
              </w:rPr>
              <w:t xml:space="preserve"> </w:t>
            </w:r>
            <w:r w:rsidR="6D9FFF7C" w:rsidRPr="0180B55C">
              <w:rPr>
                <w:sz w:val="24"/>
                <w:szCs w:val="24"/>
              </w:rPr>
              <w:t>Sciences</w:t>
            </w:r>
            <w:r w:rsidR="6D9FFF7C" w:rsidRPr="0180B55C">
              <w:rPr>
                <w:spacing w:val="-3"/>
                <w:sz w:val="24"/>
                <w:szCs w:val="24"/>
              </w:rPr>
              <w:t xml:space="preserve"> </w:t>
            </w:r>
            <w:r w:rsidR="6D9FFF7C" w:rsidRPr="0180B55C">
              <w:rPr>
                <w:sz w:val="24"/>
                <w:szCs w:val="24"/>
              </w:rPr>
              <w:t>department.</w:t>
            </w:r>
            <w:r w:rsidR="6D9FFF7C" w:rsidRPr="0180B55C">
              <w:rPr>
                <w:spacing w:val="-3"/>
                <w:sz w:val="24"/>
                <w:szCs w:val="24"/>
              </w:rPr>
              <w:t xml:space="preserve"> </w:t>
            </w:r>
            <w:r w:rsidR="6D9FFF7C" w:rsidRPr="0180B55C">
              <w:rPr>
                <w:sz w:val="24"/>
                <w:szCs w:val="24"/>
              </w:rPr>
              <w:t>The</w:t>
            </w:r>
            <w:r w:rsidR="6D9FFF7C" w:rsidRPr="0180B55C">
              <w:rPr>
                <w:spacing w:val="-3"/>
                <w:sz w:val="24"/>
                <w:szCs w:val="24"/>
              </w:rPr>
              <w:t xml:space="preserve"> </w:t>
            </w:r>
            <w:r w:rsidR="6D9FFF7C" w:rsidRPr="0180B55C">
              <w:rPr>
                <w:sz w:val="24"/>
                <w:szCs w:val="24"/>
              </w:rPr>
              <w:t>building</w:t>
            </w:r>
            <w:r w:rsidR="6D9FFF7C" w:rsidRPr="0180B55C">
              <w:rPr>
                <w:spacing w:val="-5"/>
                <w:sz w:val="24"/>
                <w:szCs w:val="24"/>
              </w:rPr>
              <w:t xml:space="preserve"> </w:t>
            </w:r>
            <w:r w:rsidR="6D9FFF7C" w:rsidRPr="0180B55C">
              <w:rPr>
                <w:sz w:val="24"/>
                <w:szCs w:val="24"/>
              </w:rPr>
              <w:t>provides</w:t>
            </w:r>
            <w:r w:rsidR="6D9FFF7C" w:rsidRPr="0180B55C">
              <w:rPr>
                <w:spacing w:val="-3"/>
                <w:sz w:val="24"/>
                <w:szCs w:val="24"/>
              </w:rPr>
              <w:t xml:space="preserve"> </w:t>
            </w:r>
            <w:r w:rsidR="6D9FFF7C" w:rsidRPr="0180B55C">
              <w:rPr>
                <w:sz w:val="24"/>
                <w:szCs w:val="24"/>
              </w:rPr>
              <w:t>1</w:t>
            </w:r>
            <w:r w:rsidR="00616BD2">
              <w:rPr>
                <w:sz w:val="24"/>
                <w:szCs w:val="24"/>
              </w:rPr>
              <w:t>8</w:t>
            </w:r>
            <w:r w:rsidR="6D9FFF7C" w:rsidRPr="0180B55C">
              <w:rPr>
                <w:spacing w:val="-3"/>
                <w:sz w:val="24"/>
                <w:szCs w:val="24"/>
              </w:rPr>
              <w:t xml:space="preserve"> </w:t>
            </w:r>
            <w:r w:rsidR="6D9FFF7C" w:rsidRPr="0180B55C">
              <w:rPr>
                <w:sz w:val="24"/>
                <w:szCs w:val="24"/>
              </w:rPr>
              <w:t>biology</w:t>
            </w:r>
            <w:r w:rsidR="6D9FFF7C" w:rsidRPr="0180B55C">
              <w:rPr>
                <w:spacing w:val="-8"/>
                <w:sz w:val="24"/>
                <w:szCs w:val="24"/>
              </w:rPr>
              <w:t xml:space="preserve"> </w:t>
            </w:r>
            <w:r w:rsidR="6D9FFF7C" w:rsidRPr="0180B55C">
              <w:rPr>
                <w:sz w:val="24"/>
                <w:szCs w:val="24"/>
              </w:rPr>
              <w:t>labs</w:t>
            </w:r>
            <w:r w:rsidR="6D9FFF7C" w:rsidRPr="0180B55C">
              <w:rPr>
                <w:spacing w:val="-3"/>
                <w:sz w:val="24"/>
                <w:szCs w:val="24"/>
              </w:rPr>
              <w:t xml:space="preserve"> </w:t>
            </w:r>
            <w:r w:rsidR="6D9FFF7C" w:rsidRPr="0180B55C">
              <w:rPr>
                <w:sz w:val="24"/>
                <w:szCs w:val="24"/>
              </w:rPr>
              <w:t>and</w:t>
            </w:r>
            <w:r w:rsidR="6D9FFF7C" w:rsidRPr="0180B55C">
              <w:rPr>
                <w:spacing w:val="-3"/>
                <w:sz w:val="24"/>
                <w:szCs w:val="24"/>
              </w:rPr>
              <w:t xml:space="preserve"> </w:t>
            </w:r>
            <w:r w:rsidR="6D9FFF7C" w:rsidRPr="0180B55C">
              <w:rPr>
                <w:sz w:val="24"/>
                <w:szCs w:val="24"/>
              </w:rPr>
              <w:t>20</w:t>
            </w:r>
            <w:r w:rsidR="6D9FFF7C" w:rsidRPr="0180B55C">
              <w:rPr>
                <w:spacing w:val="-3"/>
                <w:sz w:val="24"/>
                <w:szCs w:val="24"/>
              </w:rPr>
              <w:t xml:space="preserve"> </w:t>
            </w:r>
            <w:r w:rsidR="6D9FFF7C" w:rsidRPr="0180B55C">
              <w:rPr>
                <w:sz w:val="24"/>
                <w:szCs w:val="24"/>
              </w:rPr>
              <w:t xml:space="preserve">health science labs. Academic and student space also include computer </w:t>
            </w:r>
            <w:r w:rsidR="67B6388C" w:rsidRPr="0180B55C">
              <w:rPr>
                <w:sz w:val="24"/>
                <w:szCs w:val="24"/>
              </w:rPr>
              <w:t>labs, testing</w:t>
            </w:r>
            <w:r w:rsidR="6D9FFF7C" w:rsidRPr="0180B55C">
              <w:rPr>
                <w:spacing w:val="-1"/>
                <w:sz w:val="24"/>
                <w:szCs w:val="24"/>
              </w:rPr>
              <w:t xml:space="preserve"> </w:t>
            </w:r>
            <w:r w:rsidR="6D9FFF7C" w:rsidRPr="0180B55C">
              <w:rPr>
                <w:sz w:val="24"/>
                <w:szCs w:val="24"/>
              </w:rPr>
              <w:t>labs, a simulation</w:t>
            </w:r>
            <w:r w:rsidR="6D9FFF7C" w:rsidRPr="0180B55C">
              <w:rPr>
                <w:spacing w:val="-5"/>
                <w:sz w:val="24"/>
                <w:szCs w:val="24"/>
              </w:rPr>
              <w:t xml:space="preserve"> </w:t>
            </w:r>
            <w:r w:rsidR="6D9FFF7C" w:rsidRPr="0180B55C">
              <w:rPr>
                <w:sz w:val="24"/>
                <w:szCs w:val="24"/>
              </w:rPr>
              <w:t>center,</w:t>
            </w:r>
            <w:r w:rsidR="6D9FFF7C" w:rsidRPr="0180B55C">
              <w:rPr>
                <w:spacing w:val="-3"/>
                <w:sz w:val="24"/>
                <w:szCs w:val="24"/>
              </w:rPr>
              <w:t xml:space="preserve"> </w:t>
            </w:r>
            <w:r w:rsidR="6D9FFF7C" w:rsidRPr="0180B55C">
              <w:rPr>
                <w:sz w:val="24"/>
                <w:szCs w:val="24"/>
              </w:rPr>
              <w:t>classrooms,</w:t>
            </w:r>
            <w:r w:rsidR="6D9FFF7C" w:rsidRPr="0180B55C">
              <w:rPr>
                <w:spacing w:val="-3"/>
                <w:sz w:val="24"/>
                <w:szCs w:val="24"/>
              </w:rPr>
              <w:t xml:space="preserve"> </w:t>
            </w:r>
            <w:r w:rsidR="6D9FFF7C" w:rsidRPr="0180B55C">
              <w:rPr>
                <w:sz w:val="24"/>
                <w:szCs w:val="24"/>
              </w:rPr>
              <w:t>a</w:t>
            </w:r>
            <w:r w:rsidR="6D9FFF7C" w:rsidRPr="0180B55C">
              <w:rPr>
                <w:spacing w:val="-5"/>
                <w:sz w:val="24"/>
                <w:szCs w:val="24"/>
              </w:rPr>
              <w:t xml:space="preserve"> </w:t>
            </w:r>
            <w:r w:rsidR="6D9FFF7C" w:rsidRPr="0180B55C">
              <w:rPr>
                <w:sz w:val="24"/>
                <w:szCs w:val="24"/>
              </w:rPr>
              <w:t>greenhouse,</w:t>
            </w:r>
            <w:r w:rsidR="6D9FFF7C" w:rsidRPr="0180B55C">
              <w:rPr>
                <w:spacing w:val="-8"/>
                <w:sz w:val="24"/>
                <w:szCs w:val="24"/>
              </w:rPr>
              <w:t xml:space="preserve"> </w:t>
            </w:r>
            <w:r w:rsidR="6D9FFF7C" w:rsidRPr="0180B55C">
              <w:rPr>
                <w:sz w:val="24"/>
                <w:szCs w:val="24"/>
              </w:rPr>
              <w:t>and</w:t>
            </w:r>
            <w:r w:rsidR="6D9FFF7C" w:rsidRPr="0180B55C">
              <w:rPr>
                <w:spacing w:val="-3"/>
                <w:sz w:val="24"/>
                <w:szCs w:val="24"/>
              </w:rPr>
              <w:t xml:space="preserve"> </w:t>
            </w:r>
            <w:r w:rsidR="6D9FFF7C" w:rsidRPr="0180B55C">
              <w:rPr>
                <w:sz w:val="24"/>
                <w:szCs w:val="24"/>
              </w:rPr>
              <w:t>study</w:t>
            </w:r>
            <w:r w:rsidR="6D9FFF7C" w:rsidRPr="0180B55C">
              <w:rPr>
                <w:spacing w:val="-15"/>
                <w:sz w:val="24"/>
                <w:szCs w:val="24"/>
              </w:rPr>
              <w:t xml:space="preserve"> </w:t>
            </w:r>
            <w:r w:rsidR="6D9FFF7C" w:rsidRPr="0180B55C">
              <w:rPr>
                <w:sz w:val="24"/>
                <w:szCs w:val="24"/>
              </w:rPr>
              <w:t>and</w:t>
            </w:r>
            <w:r w:rsidR="6D9FFF7C" w:rsidRPr="0180B55C">
              <w:rPr>
                <w:spacing w:val="-3"/>
                <w:sz w:val="24"/>
                <w:szCs w:val="24"/>
              </w:rPr>
              <w:t xml:space="preserve"> </w:t>
            </w:r>
            <w:r w:rsidR="6D9FFF7C" w:rsidRPr="0180B55C">
              <w:rPr>
                <w:sz w:val="24"/>
                <w:szCs w:val="24"/>
              </w:rPr>
              <w:t>meeting</w:t>
            </w:r>
            <w:r w:rsidR="6D9FFF7C" w:rsidRPr="0180B55C">
              <w:rPr>
                <w:spacing w:val="-9"/>
                <w:sz w:val="24"/>
                <w:szCs w:val="24"/>
              </w:rPr>
              <w:t xml:space="preserve"> </w:t>
            </w:r>
            <w:r w:rsidR="6D9FFF7C" w:rsidRPr="0180B55C">
              <w:rPr>
                <w:sz w:val="24"/>
                <w:szCs w:val="24"/>
              </w:rPr>
              <w:t>rooms.</w:t>
            </w:r>
            <w:r w:rsidR="6D9FFF7C" w:rsidRPr="0180B55C">
              <w:rPr>
                <w:spacing w:val="40"/>
                <w:sz w:val="24"/>
                <w:szCs w:val="24"/>
              </w:rPr>
              <w:t xml:space="preserve"> </w:t>
            </w:r>
            <w:r w:rsidR="6D9FFF7C" w:rsidRPr="0180B55C">
              <w:rPr>
                <w:sz w:val="24"/>
                <w:szCs w:val="24"/>
              </w:rPr>
              <w:t>Please</w:t>
            </w:r>
            <w:r w:rsidR="6D9FFF7C" w:rsidRPr="0180B55C">
              <w:rPr>
                <w:spacing w:val="-9"/>
                <w:sz w:val="24"/>
                <w:szCs w:val="24"/>
              </w:rPr>
              <w:t xml:space="preserve"> </w:t>
            </w:r>
            <w:r w:rsidR="6D9FFF7C" w:rsidRPr="0180B55C">
              <w:rPr>
                <w:sz w:val="24"/>
                <w:szCs w:val="24"/>
              </w:rPr>
              <w:t>click</w:t>
            </w:r>
            <w:r w:rsidR="6D9FFF7C" w:rsidRPr="0180B55C">
              <w:rPr>
                <w:spacing w:val="-3"/>
                <w:sz w:val="24"/>
                <w:szCs w:val="24"/>
              </w:rPr>
              <w:t xml:space="preserve"> </w:t>
            </w:r>
            <w:r w:rsidR="6D9FFF7C" w:rsidRPr="0180B55C">
              <w:rPr>
                <w:sz w:val="24"/>
                <w:szCs w:val="24"/>
              </w:rPr>
              <w:t>here</w:t>
            </w:r>
            <w:r w:rsidR="6D9FFF7C" w:rsidRPr="0180B55C">
              <w:rPr>
                <w:spacing w:val="-7"/>
                <w:sz w:val="24"/>
                <w:szCs w:val="24"/>
              </w:rPr>
              <w:t xml:space="preserve"> </w:t>
            </w:r>
            <w:r w:rsidR="6D9FFF7C" w:rsidRPr="0180B55C">
              <w:rPr>
                <w:sz w:val="24"/>
                <w:szCs w:val="24"/>
              </w:rPr>
              <w:t xml:space="preserve">for more information about the </w:t>
            </w:r>
            <w:hyperlink r:id="rId74">
              <w:r w:rsidR="6D9FFF7C" w:rsidRPr="0180B55C">
                <w:rPr>
                  <w:color w:val="0000FF"/>
                  <w:sz w:val="24"/>
                  <w:szCs w:val="24"/>
                  <w:u w:val="single" w:color="0000FF"/>
                </w:rPr>
                <w:t>HLSB</w:t>
              </w:r>
              <w:r w:rsidR="6D9FFF7C" w:rsidRPr="0180B55C">
                <w:rPr>
                  <w:sz w:val="24"/>
                  <w:szCs w:val="24"/>
                </w:rPr>
                <w:t>.</w:t>
              </w:r>
            </w:hyperlink>
          </w:p>
          <w:p w14:paraId="27C647D7" w14:textId="77777777" w:rsidR="00DD232A" w:rsidRDefault="00DD232A" w:rsidP="0066769D">
            <w:pPr>
              <w:pStyle w:val="TableParagraph"/>
              <w:ind w:left="0" w:right="490"/>
              <w:rPr>
                <w:sz w:val="24"/>
                <w:szCs w:val="24"/>
              </w:rPr>
            </w:pPr>
          </w:p>
          <w:p w14:paraId="0427CA36" w14:textId="7C7175EF" w:rsidR="00CB3598" w:rsidRDefault="6AB4F45D" w:rsidP="0066769D">
            <w:pPr>
              <w:pStyle w:val="TableParagraph"/>
              <w:ind w:left="0" w:right="490"/>
              <w:rPr>
                <w:sz w:val="24"/>
                <w:szCs w:val="24"/>
              </w:rPr>
            </w:pPr>
            <w:r w:rsidRPr="0180B55C">
              <w:rPr>
                <w:sz w:val="24"/>
                <w:szCs w:val="24"/>
              </w:rPr>
              <w:t>Human Services</w:t>
            </w:r>
            <w:r w:rsidRPr="0180B55C">
              <w:rPr>
                <w:spacing w:val="-6"/>
                <w:sz w:val="24"/>
                <w:szCs w:val="24"/>
              </w:rPr>
              <w:t xml:space="preserve"> </w:t>
            </w:r>
            <w:r w:rsidRPr="0180B55C">
              <w:rPr>
                <w:sz w:val="24"/>
                <w:szCs w:val="24"/>
              </w:rPr>
              <w:t>instruction</w:t>
            </w:r>
            <w:r w:rsidRPr="0180B55C">
              <w:rPr>
                <w:spacing w:val="-4"/>
                <w:sz w:val="24"/>
                <w:szCs w:val="24"/>
              </w:rPr>
              <w:t xml:space="preserve"> </w:t>
            </w:r>
            <w:r w:rsidR="6DBEFAE5" w:rsidRPr="0180B55C">
              <w:rPr>
                <w:sz w:val="24"/>
                <w:szCs w:val="24"/>
              </w:rPr>
              <w:t>is</w:t>
            </w:r>
            <w:r w:rsidR="78DB621E" w:rsidRPr="0180B55C">
              <w:rPr>
                <w:spacing w:val="-4"/>
                <w:sz w:val="24"/>
                <w:szCs w:val="24"/>
              </w:rPr>
              <w:t xml:space="preserve"> currently</w:t>
            </w:r>
            <w:r w:rsidRPr="0180B55C">
              <w:rPr>
                <w:spacing w:val="-5"/>
                <w:sz w:val="24"/>
                <w:szCs w:val="24"/>
              </w:rPr>
              <w:t xml:space="preserve"> </w:t>
            </w:r>
            <w:r w:rsidRPr="0180B55C">
              <w:rPr>
                <w:sz w:val="24"/>
                <w:szCs w:val="24"/>
              </w:rPr>
              <w:t>held</w:t>
            </w:r>
            <w:r w:rsidRPr="0180B55C">
              <w:rPr>
                <w:spacing w:val="-4"/>
                <w:sz w:val="24"/>
                <w:szCs w:val="24"/>
              </w:rPr>
              <w:t xml:space="preserve"> </w:t>
            </w:r>
            <w:r w:rsidRPr="0180B55C">
              <w:rPr>
                <w:sz w:val="24"/>
                <w:szCs w:val="24"/>
              </w:rPr>
              <w:t>in</w:t>
            </w:r>
            <w:r w:rsidRPr="0180B55C">
              <w:rPr>
                <w:spacing w:val="-4"/>
                <w:sz w:val="24"/>
                <w:szCs w:val="24"/>
              </w:rPr>
              <w:t xml:space="preserve"> </w:t>
            </w:r>
            <w:r w:rsidR="6DBEFAE5" w:rsidRPr="0180B55C">
              <w:rPr>
                <w:sz w:val="24"/>
                <w:szCs w:val="24"/>
              </w:rPr>
              <w:t>HLSB</w:t>
            </w:r>
            <w:r w:rsidRPr="0180B55C">
              <w:rPr>
                <w:sz w:val="24"/>
                <w:szCs w:val="24"/>
              </w:rPr>
              <w:t xml:space="preserve"> </w:t>
            </w:r>
            <w:r w:rsidR="0066769D">
              <w:rPr>
                <w:sz w:val="24"/>
                <w:szCs w:val="24"/>
              </w:rPr>
              <w:t xml:space="preserve">and </w:t>
            </w:r>
            <w:r w:rsidR="00F31163">
              <w:rPr>
                <w:sz w:val="24"/>
                <w:szCs w:val="24"/>
              </w:rPr>
              <w:t xml:space="preserve">at </w:t>
            </w:r>
            <w:r w:rsidR="0066769D">
              <w:rPr>
                <w:sz w:val="24"/>
                <w:szCs w:val="24"/>
              </w:rPr>
              <w:t>AMIL.</w:t>
            </w:r>
            <w:r w:rsidR="6BE4B30C" w:rsidRPr="0180B55C">
              <w:rPr>
                <w:sz w:val="24"/>
                <w:szCs w:val="24"/>
              </w:rPr>
              <w:t xml:space="preserve"> </w:t>
            </w:r>
            <w:r w:rsidRPr="0180B55C">
              <w:rPr>
                <w:spacing w:val="-12"/>
                <w:sz w:val="24"/>
                <w:szCs w:val="24"/>
              </w:rPr>
              <w:t xml:space="preserve"> </w:t>
            </w:r>
            <w:r w:rsidRPr="0180B55C">
              <w:rPr>
                <w:sz w:val="24"/>
                <w:szCs w:val="24"/>
              </w:rPr>
              <w:t>HLSB</w:t>
            </w:r>
            <w:r w:rsidRPr="0180B55C">
              <w:rPr>
                <w:spacing w:val="-6"/>
                <w:sz w:val="24"/>
                <w:szCs w:val="24"/>
              </w:rPr>
              <w:t xml:space="preserve"> </w:t>
            </w:r>
            <w:r w:rsidRPr="0180B55C">
              <w:rPr>
                <w:sz w:val="24"/>
                <w:szCs w:val="24"/>
              </w:rPr>
              <w:t>provide</w:t>
            </w:r>
            <w:r w:rsidR="00616BD2">
              <w:rPr>
                <w:sz w:val="24"/>
                <w:szCs w:val="24"/>
              </w:rPr>
              <w:t>s</w:t>
            </w:r>
            <w:r w:rsidRPr="0180B55C">
              <w:rPr>
                <w:sz w:val="24"/>
                <w:szCs w:val="24"/>
              </w:rPr>
              <w:t xml:space="preserve"> meeting spaces for full-time and </w:t>
            </w:r>
            <w:r w:rsidR="2193F63B" w:rsidRPr="0180B55C">
              <w:rPr>
                <w:sz w:val="24"/>
                <w:szCs w:val="24"/>
              </w:rPr>
              <w:t>part-time</w:t>
            </w:r>
            <w:r w:rsidRPr="0180B55C">
              <w:rPr>
                <w:sz w:val="24"/>
                <w:szCs w:val="24"/>
              </w:rPr>
              <w:t xml:space="preserve"> faculty and students to ensure privacy and </w:t>
            </w:r>
            <w:r w:rsidRPr="0180B55C">
              <w:rPr>
                <w:spacing w:val="-2"/>
                <w:sz w:val="24"/>
                <w:szCs w:val="24"/>
              </w:rPr>
              <w:t>confidentiality.</w:t>
            </w:r>
            <w:r w:rsidR="6DBEFAE5" w:rsidRPr="0180B55C">
              <w:rPr>
                <w:spacing w:val="-2"/>
                <w:sz w:val="24"/>
                <w:szCs w:val="24"/>
              </w:rPr>
              <w:t xml:space="preserve"> </w:t>
            </w:r>
            <w:r w:rsidR="002D1832">
              <w:rPr>
                <w:sz w:val="24"/>
                <w:szCs w:val="24"/>
              </w:rPr>
              <w:t xml:space="preserve">Both full-time </w:t>
            </w:r>
            <w:proofErr w:type="gramStart"/>
            <w:r w:rsidR="002D1832">
              <w:rPr>
                <w:sz w:val="24"/>
                <w:szCs w:val="24"/>
              </w:rPr>
              <w:t>faculty</w:t>
            </w:r>
            <w:proofErr w:type="gramEnd"/>
            <w:r w:rsidR="002D1832">
              <w:rPr>
                <w:sz w:val="24"/>
                <w:szCs w:val="24"/>
              </w:rPr>
              <w:t xml:space="preserve"> have dedicated office </w:t>
            </w:r>
            <w:r w:rsidR="00D70538">
              <w:rPr>
                <w:sz w:val="24"/>
                <w:szCs w:val="24"/>
              </w:rPr>
              <w:t xml:space="preserve">space </w:t>
            </w:r>
            <w:r w:rsidR="00D70538" w:rsidRPr="0180B55C">
              <w:rPr>
                <w:sz w:val="24"/>
                <w:szCs w:val="24"/>
              </w:rPr>
              <w:t>on</w:t>
            </w:r>
            <w:r w:rsidR="6FAD23BF" w:rsidRPr="0180B55C">
              <w:rPr>
                <w:sz w:val="24"/>
                <w:szCs w:val="24"/>
              </w:rPr>
              <w:t xml:space="preserve"> the </w:t>
            </w:r>
            <w:r w:rsidR="4FBCBB17" w:rsidRPr="0180B55C">
              <w:rPr>
                <w:sz w:val="24"/>
                <w:szCs w:val="24"/>
              </w:rPr>
              <w:t>third floor</w:t>
            </w:r>
            <w:r w:rsidR="6FAD23BF" w:rsidRPr="0180B55C">
              <w:rPr>
                <w:sz w:val="24"/>
                <w:szCs w:val="24"/>
              </w:rPr>
              <w:t xml:space="preserve"> </w:t>
            </w:r>
            <w:r w:rsidR="6C1BCB11" w:rsidRPr="0180B55C">
              <w:rPr>
                <w:sz w:val="24"/>
                <w:szCs w:val="24"/>
              </w:rPr>
              <w:t xml:space="preserve">in a </w:t>
            </w:r>
            <w:r w:rsidR="00834F5B" w:rsidRPr="0180B55C">
              <w:rPr>
                <w:sz w:val="24"/>
                <w:szCs w:val="24"/>
              </w:rPr>
              <w:t xml:space="preserve">key-card entry </w:t>
            </w:r>
            <w:r w:rsidR="6FAD23BF" w:rsidRPr="0180B55C">
              <w:rPr>
                <w:sz w:val="24"/>
                <w:szCs w:val="24"/>
              </w:rPr>
              <w:t>suite.</w:t>
            </w:r>
            <w:r w:rsidR="6B6A243C" w:rsidRPr="0180B55C">
              <w:rPr>
                <w:sz w:val="24"/>
                <w:szCs w:val="24"/>
              </w:rPr>
              <w:t xml:space="preserve"> The third floor </w:t>
            </w:r>
            <w:r w:rsidR="002D1832">
              <w:rPr>
                <w:sz w:val="24"/>
                <w:szCs w:val="24"/>
              </w:rPr>
              <w:t xml:space="preserve">also </w:t>
            </w:r>
            <w:r w:rsidR="00D70538">
              <w:rPr>
                <w:sz w:val="24"/>
                <w:szCs w:val="24"/>
              </w:rPr>
              <w:t xml:space="preserve">has two </w:t>
            </w:r>
            <w:r w:rsidR="00D70538" w:rsidRPr="0180B55C">
              <w:rPr>
                <w:sz w:val="24"/>
                <w:szCs w:val="24"/>
              </w:rPr>
              <w:t>conference</w:t>
            </w:r>
            <w:r w:rsidR="4FBCBB17" w:rsidRPr="0180B55C">
              <w:rPr>
                <w:sz w:val="24"/>
                <w:szCs w:val="24"/>
              </w:rPr>
              <w:t xml:space="preserve"> room</w:t>
            </w:r>
            <w:r w:rsidR="002D1832">
              <w:rPr>
                <w:sz w:val="24"/>
                <w:szCs w:val="24"/>
              </w:rPr>
              <w:t>s</w:t>
            </w:r>
            <w:r w:rsidR="4FBCBB17" w:rsidRPr="0180B55C">
              <w:rPr>
                <w:sz w:val="24"/>
                <w:szCs w:val="24"/>
              </w:rPr>
              <w:t>, private</w:t>
            </w:r>
            <w:r w:rsidR="6B6A243C" w:rsidRPr="0180B55C">
              <w:rPr>
                <w:sz w:val="24"/>
                <w:szCs w:val="24"/>
              </w:rPr>
              <w:t xml:space="preserve"> meeting rooms, </w:t>
            </w:r>
            <w:r w:rsidR="7600B332" w:rsidRPr="0180B55C">
              <w:rPr>
                <w:sz w:val="24"/>
                <w:szCs w:val="24"/>
              </w:rPr>
              <w:t>computer</w:t>
            </w:r>
            <w:r w:rsidR="137A10A7" w:rsidRPr="0180B55C">
              <w:rPr>
                <w:sz w:val="24"/>
                <w:szCs w:val="24"/>
              </w:rPr>
              <w:t xml:space="preserve"> stations</w:t>
            </w:r>
            <w:r w:rsidR="7600B332" w:rsidRPr="0180B55C">
              <w:rPr>
                <w:sz w:val="24"/>
                <w:szCs w:val="24"/>
              </w:rPr>
              <w:t xml:space="preserve"> for part-time faculty, several </w:t>
            </w:r>
            <w:r w:rsidRPr="0180B55C">
              <w:rPr>
                <w:sz w:val="24"/>
                <w:szCs w:val="24"/>
              </w:rPr>
              <w:t>photocopy machine</w:t>
            </w:r>
            <w:r w:rsidR="7600B332" w:rsidRPr="0180B55C">
              <w:rPr>
                <w:sz w:val="24"/>
                <w:szCs w:val="24"/>
              </w:rPr>
              <w:t>s</w:t>
            </w:r>
            <w:r w:rsidR="4FBCBB17" w:rsidRPr="0180B55C">
              <w:rPr>
                <w:sz w:val="24"/>
                <w:szCs w:val="24"/>
              </w:rPr>
              <w:t xml:space="preserve"> equipped with scanners</w:t>
            </w:r>
            <w:r w:rsidR="7600B332" w:rsidRPr="0180B55C">
              <w:rPr>
                <w:sz w:val="24"/>
                <w:szCs w:val="24"/>
              </w:rPr>
              <w:t xml:space="preserve">, </w:t>
            </w:r>
            <w:r w:rsidRPr="0180B55C">
              <w:rPr>
                <w:sz w:val="24"/>
                <w:szCs w:val="24"/>
              </w:rPr>
              <w:t>office supplies and</w:t>
            </w:r>
            <w:r w:rsidR="137A10A7" w:rsidRPr="0180B55C">
              <w:rPr>
                <w:sz w:val="24"/>
                <w:szCs w:val="24"/>
              </w:rPr>
              <w:t xml:space="preserve"> a</w:t>
            </w:r>
            <w:r w:rsidRPr="0180B55C">
              <w:rPr>
                <w:sz w:val="24"/>
                <w:szCs w:val="24"/>
              </w:rPr>
              <w:t xml:space="preserve"> </w:t>
            </w:r>
            <w:r w:rsidR="54A7FD90" w:rsidRPr="0180B55C">
              <w:rPr>
                <w:sz w:val="24"/>
                <w:szCs w:val="24"/>
              </w:rPr>
              <w:t>lunchroom</w:t>
            </w:r>
            <w:r w:rsidR="4FBCBB17" w:rsidRPr="0180B55C">
              <w:rPr>
                <w:sz w:val="24"/>
                <w:szCs w:val="24"/>
              </w:rPr>
              <w:t>.</w:t>
            </w:r>
            <w:r w:rsidR="37603AC5" w:rsidRPr="0180B55C">
              <w:rPr>
                <w:sz w:val="24"/>
                <w:szCs w:val="24"/>
              </w:rPr>
              <w:t xml:space="preserve"> </w:t>
            </w:r>
          </w:p>
          <w:p w14:paraId="3BEDBE1C" w14:textId="77777777" w:rsidR="00DD232A" w:rsidRDefault="00DD232A" w:rsidP="0180B55C">
            <w:pPr>
              <w:pStyle w:val="TableParagraph"/>
              <w:ind w:left="0"/>
              <w:rPr>
                <w:sz w:val="24"/>
                <w:szCs w:val="24"/>
              </w:rPr>
            </w:pPr>
          </w:p>
          <w:p w14:paraId="5C603CA0" w14:textId="7CBEB9E0" w:rsidR="00DE47A6" w:rsidRDefault="6CA7999B" w:rsidP="0180B55C">
            <w:pPr>
              <w:pStyle w:val="TableParagraph"/>
              <w:ind w:left="0"/>
              <w:rPr>
                <w:sz w:val="24"/>
                <w:szCs w:val="24"/>
              </w:rPr>
            </w:pPr>
            <w:r w:rsidRPr="0180B55C">
              <w:rPr>
                <w:sz w:val="24"/>
                <w:szCs w:val="24"/>
              </w:rPr>
              <w:t>All</w:t>
            </w:r>
            <w:r w:rsidRPr="0180B55C">
              <w:rPr>
                <w:spacing w:val="-4"/>
                <w:sz w:val="24"/>
                <w:szCs w:val="24"/>
              </w:rPr>
              <w:t xml:space="preserve"> </w:t>
            </w:r>
            <w:r w:rsidRPr="0180B55C">
              <w:rPr>
                <w:sz w:val="24"/>
                <w:szCs w:val="24"/>
              </w:rPr>
              <w:t>classrooms</w:t>
            </w:r>
            <w:r w:rsidRPr="0180B55C">
              <w:rPr>
                <w:spacing w:val="-4"/>
                <w:sz w:val="24"/>
                <w:szCs w:val="24"/>
              </w:rPr>
              <w:t xml:space="preserve"> </w:t>
            </w:r>
            <w:r w:rsidRPr="0180B55C">
              <w:rPr>
                <w:sz w:val="24"/>
                <w:szCs w:val="24"/>
              </w:rPr>
              <w:t>are</w:t>
            </w:r>
            <w:r w:rsidRPr="0180B55C">
              <w:rPr>
                <w:spacing w:val="-5"/>
                <w:sz w:val="24"/>
                <w:szCs w:val="24"/>
              </w:rPr>
              <w:t xml:space="preserve"> </w:t>
            </w:r>
            <w:r w:rsidRPr="0180B55C">
              <w:rPr>
                <w:sz w:val="24"/>
                <w:szCs w:val="24"/>
              </w:rPr>
              <w:t>equipped</w:t>
            </w:r>
            <w:r w:rsidRPr="0180B55C">
              <w:rPr>
                <w:spacing w:val="-4"/>
                <w:sz w:val="24"/>
                <w:szCs w:val="24"/>
              </w:rPr>
              <w:t xml:space="preserve"> </w:t>
            </w:r>
            <w:r w:rsidRPr="0180B55C">
              <w:rPr>
                <w:sz w:val="24"/>
                <w:szCs w:val="24"/>
              </w:rPr>
              <w:t>with</w:t>
            </w:r>
            <w:r w:rsidRPr="0180B55C">
              <w:rPr>
                <w:spacing w:val="-4"/>
                <w:sz w:val="24"/>
                <w:szCs w:val="24"/>
              </w:rPr>
              <w:t xml:space="preserve"> </w:t>
            </w:r>
            <w:r w:rsidRPr="0180B55C">
              <w:rPr>
                <w:sz w:val="24"/>
                <w:szCs w:val="24"/>
              </w:rPr>
              <w:t>computers</w:t>
            </w:r>
            <w:r w:rsidR="6006D235" w:rsidRPr="0180B55C">
              <w:rPr>
                <w:spacing w:val="-4"/>
                <w:sz w:val="24"/>
                <w:szCs w:val="24"/>
              </w:rPr>
              <w:t>,</w:t>
            </w:r>
            <w:r w:rsidRPr="0180B55C">
              <w:rPr>
                <w:spacing w:val="-4"/>
                <w:sz w:val="24"/>
                <w:szCs w:val="24"/>
              </w:rPr>
              <w:t xml:space="preserve"> </w:t>
            </w:r>
            <w:r w:rsidRPr="0180B55C">
              <w:rPr>
                <w:sz w:val="24"/>
                <w:szCs w:val="24"/>
              </w:rPr>
              <w:t>projectors</w:t>
            </w:r>
            <w:r w:rsidR="6006D235" w:rsidRPr="0180B55C">
              <w:rPr>
                <w:sz w:val="24"/>
                <w:szCs w:val="24"/>
              </w:rPr>
              <w:t xml:space="preserve">, desk </w:t>
            </w:r>
            <w:r w:rsidR="2B922596" w:rsidRPr="0180B55C">
              <w:rPr>
                <w:sz w:val="24"/>
                <w:szCs w:val="24"/>
              </w:rPr>
              <w:t>stations</w:t>
            </w:r>
            <w:r w:rsidR="6006D235" w:rsidRPr="0180B55C">
              <w:rPr>
                <w:sz w:val="24"/>
                <w:szCs w:val="24"/>
              </w:rPr>
              <w:t xml:space="preserve"> for </w:t>
            </w:r>
            <w:r w:rsidR="5A579AAC" w:rsidRPr="0180B55C">
              <w:rPr>
                <w:sz w:val="24"/>
                <w:szCs w:val="24"/>
              </w:rPr>
              <w:t>instructors</w:t>
            </w:r>
            <w:r w:rsidR="6006D235" w:rsidRPr="0180B55C">
              <w:rPr>
                <w:sz w:val="24"/>
                <w:szCs w:val="24"/>
              </w:rPr>
              <w:t xml:space="preserve"> and microphones</w:t>
            </w:r>
            <w:r w:rsidRPr="0180B55C">
              <w:rPr>
                <w:sz w:val="24"/>
                <w:szCs w:val="24"/>
              </w:rPr>
              <w:t>.</w:t>
            </w:r>
            <w:r w:rsidR="325B0B42" w:rsidRPr="0180B55C">
              <w:rPr>
                <w:sz w:val="24"/>
                <w:szCs w:val="24"/>
              </w:rPr>
              <w:t xml:space="preserve"> All classrooms in HLSB </w:t>
            </w:r>
            <w:r w:rsidR="48A3F75E" w:rsidRPr="0180B55C">
              <w:rPr>
                <w:sz w:val="24"/>
                <w:szCs w:val="24"/>
              </w:rPr>
              <w:t>have the capacity to conduct hybri</w:t>
            </w:r>
            <w:r w:rsidR="002E0EE7">
              <w:rPr>
                <w:sz w:val="24"/>
                <w:szCs w:val="24"/>
              </w:rPr>
              <w:t xml:space="preserve">d </w:t>
            </w:r>
            <w:r w:rsidR="48A3F75E" w:rsidRPr="0180B55C">
              <w:rPr>
                <w:sz w:val="24"/>
                <w:szCs w:val="24"/>
              </w:rPr>
              <w:t>class</w:t>
            </w:r>
            <w:r w:rsidR="6D9FFF7C" w:rsidRPr="0180B55C">
              <w:rPr>
                <w:sz w:val="24"/>
                <w:szCs w:val="24"/>
              </w:rPr>
              <w:t xml:space="preserve">es </w:t>
            </w:r>
            <w:r w:rsidR="48A3F75E" w:rsidRPr="0180B55C">
              <w:rPr>
                <w:sz w:val="24"/>
                <w:szCs w:val="24"/>
              </w:rPr>
              <w:t>in which students</w:t>
            </w:r>
            <w:r w:rsidR="6A0E4E36" w:rsidRPr="0180B55C">
              <w:rPr>
                <w:sz w:val="24"/>
                <w:szCs w:val="24"/>
              </w:rPr>
              <w:t>, faculty and staff</w:t>
            </w:r>
            <w:r w:rsidR="48A3F75E" w:rsidRPr="0180B55C">
              <w:rPr>
                <w:sz w:val="24"/>
                <w:szCs w:val="24"/>
              </w:rPr>
              <w:t xml:space="preserve"> can virtually participate</w:t>
            </w:r>
            <w:r w:rsidR="5A579AAC" w:rsidRPr="0180B55C">
              <w:rPr>
                <w:sz w:val="24"/>
                <w:szCs w:val="24"/>
              </w:rPr>
              <w:t xml:space="preserve">. </w:t>
            </w:r>
            <w:r w:rsidRPr="0180B55C">
              <w:rPr>
                <w:sz w:val="24"/>
                <w:szCs w:val="24"/>
              </w:rPr>
              <w:t xml:space="preserve">Additional audiovisual equipment can be </w:t>
            </w:r>
            <w:r w:rsidRPr="0180B55C">
              <w:rPr>
                <w:sz w:val="24"/>
                <w:szCs w:val="24"/>
              </w:rPr>
              <w:lastRenderedPageBreak/>
              <w:t xml:space="preserve">reserved from the </w:t>
            </w:r>
            <w:r w:rsidR="002D1832">
              <w:rPr>
                <w:sz w:val="24"/>
                <w:szCs w:val="24"/>
              </w:rPr>
              <w:t>Technical Services Desk</w:t>
            </w:r>
            <w:r w:rsidR="230547AB" w:rsidRPr="0180B55C">
              <w:rPr>
                <w:sz w:val="24"/>
                <w:szCs w:val="24"/>
              </w:rPr>
              <w:t>.</w:t>
            </w:r>
          </w:p>
          <w:p w14:paraId="2B2A467D" w14:textId="77777777" w:rsidR="00D575B9" w:rsidRDefault="00D575B9" w:rsidP="00D575B9">
            <w:pPr>
              <w:pStyle w:val="TableParagraph"/>
              <w:spacing w:before="61"/>
              <w:ind w:left="93"/>
              <w:rPr>
                <w:sz w:val="24"/>
              </w:rPr>
            </w:pPr>
          </w:p>
          <w:p w14:paraId="3577B8FA" w14:textId="77777777" w:rsidR="00DF16FC" w:rsidRDefault="00DF16FC" w:rsidP="00DE47A6">
            <w:pPr>
              <w:pStyle w:val="TableParagraph"/>
              <w:ind w:left="108"/>
              <w:rPr>
                <w:sz w:val="24"/>
              </w:rPr>
            </w:pPr>
          </w:p>
          <w:p w14:paraId="28E76F79" w14:textId="4E8F2621" w:rsidR="003A5F47" w:rsidRDefault="003A5F47">
            <w:pPr>
              <w:pStyle w:val="TableParagraph"/>
              <w:spacing w:before="62" w:line="249" w:lineRule="auto"/>
              <w:ind w:left="148" w:right="186"/>
              <w:rPr>
                <w:sz w:val="24"/>
              </w:rPr>
            </w:pPr>
          </w:p>
        </w:tc>
      </w:tr>
    </w:tbl>
    <w:p w14:paraId="07547A01" w14:textId="77777777" w:rsidR="007D40BE" w:rsidRDefault="007D40BE">
      <w:pPr>
        <w:pStyle w:val="BodyText"/>
      </w:pPr>
    </w:p>
    <w:p w14:paraId="5043CB0F" w14:textId="77777777" w:rsidR="007D40BE" w:rsidRDefault="007D40BE">
      <w:pPr>
        <w:pStyle w:val="BodyText"/>
        <w:spacing w:before="28"/>
      </w:pPr>
    </w:p>
    <w:p w14:paraId="67BD1743" w14:textId="77777777" w:rsidR="0067754E" w:rsidRDefault="0067754E">
      <w:pPr>
        <w:pStyle w:val="BodyText"/>
        <w:spacing w:before="28"/>
      </w:pPr>
    </w:p>
    <w:p w14:paraId="12940C83" w14:textId="77777777" w:rsidR="0067754E" w:rsidRDefault="0067754E">
      <w:pPr>
        <w:pStyle w:val="BodyText"/>
        <w:spacing w:before="28"/>
      </w:pPr>
    </w:p>
    <w:p w14:paraId="433FD971" w14:textId="77777777" w:rsidR="00334669" w:rsidRDefault="00334669">
      <w:pPr>
        <w:pStyle w:val="BodyText"/>
        <w:spacing w:before="28"/>
      </w:pPr>
    </w:p>
    <w:p w14:paraId="356D4F5C" w14:textId="77777777" w:rsidR="005D5E75" w:rsidRDefault="005D5E75">
      <w:pPr>
        <w:pStyle w:val="BodyText"/>
        <w:spacing w:before="28"/>
      </w:pPr>
    </w:p>
    <w:p w14:paraId="68941AF1" w14:textId="77777777" w:rsidR="007D40BE" w:rsidRDefault="00BB2F7E">
      <w:pPr>
        <w:pStyle w:val="Heading1"/>
        <w:numPr>
          <w:ilvl w:val="1"/>
          <w:numId w:val="11"/>
        </w:numPr>
        <w:tabs>
          <w:tab w:val="left" w:pos="488"/>
        </w:tabs>
        <w:ind w:left="488" w:hanging="240"/>
        <w:jc w:val="left"/>
      </w:pPr>
      <w:bookmarkStart w:id="32" w:name="J._Evaluation_of_Transfer_Credits_and_Pr"/>
      <w:bookmarkEnd w:id="32"/>
      <w:r>
        <w:t>Evaluation</w:t>
      </w:r>
      <w:r>
        <w:rPr>
          <w:spacing w:val="-1"/>
        </w:rPr>
        <w:t xml:space="preserve"> </w:t>
      </w:r>
      <w:r>
        <w:t>of</w:t>
      </w:r>
      <w:r>
        <w:rPr>
          <w:spacing w:val="6"/>
        </w:rPr>
        <w:t xml:space="preserve"> </w:t>
      </w:r>
      <w:r>
        <w:t>Transfer</w:t>
      </w:r>
      <w:r>
        <w:rPr>
          <w:spacing w:val="3"/>
        </w:rPr>
        <w:t xml:space="preserve"> </w:t>
      </w:r>
      <w:r>
        <w:t>Credits</w:t>
      </w:r>
      <w:r>
        <w:rPr>
          <w:spacing w:val="4"/>
        </w:rPr>
        <w:t xml:space="preserve"> </w:t>
      </w:r>
      <w:r>
        <w:t>and Prior</w:t>
      </w:r>
      <w:r>
        <w:rPr>
          <w:spacing w:val="3"/>
        </w:rPr>
        <w:t xml:space="preserve"> </w:t>
      </w:r>
      <w:r>
        <w:rPr>
          <w:spacing w:val="-2"/>
        </w:rPr>
        <w:t>Learning</w:t>
      </w:r>
    </w:p>
    <w:p w14:paraId="484F76AB" w14:textId="77777777" w:rsidR="007D40BE" w:rsidRDefault="00BB2F7E">
      <w:pPr>
        <w:pStyle w:val="BodyText"/>
        <w:spacing w:before="264" w:line="261" w:lineRule="auto"/>
        <w:ind w:left="247" w:right="576"/>
      </w:pPr>
      <w:r>
        <w:rPr>
          <w:b/>
          <w:i/>
        </w:rPr>
        <w:t>Context</w:t>
      </w:r>
      <w:r>
        <w:t xml:space="preserve">: </w:t>
      </w:r>
      <w:proofErr w:type="gramStart"/>
      <w:r>
        <w:t>In order to</w:t>
      </w:r>
      <w:proofErr w:type="gramEnd"/>
      <w:r>
        <w:t xml:space="preserve"> promote and facilitate the transfer of credits, each program shall have policies and procedures for the evaluation of transfer credits and prior learning.</w:t>
      </w:r>
    </w:p>
    <w:p w14:paraId="3132FC54" w14:textId="77777777" w:rsidR="007D40BE" w:rsidRDefault="00BB2F7E">
      <w:pPr>
        <w:pStyle w:val="BodyText"/>
        <w:spacing w:before="1"/>
        <w:rPr>
          <w:sz w:val="15"/>
        </w:rPr>
      </w:pPr>
      <w:r>
        <w:rPr>
          <w:noProof/>
        </w:rPr>
        <mc:AlternateContent>
          <mc:Choice Requires="wps">
            <w:drawing>
              <wp:anchor distT="0" distB="0" distL="0" distR="0" simplePos="0" relativeHeight="251658244" behindDoc="1" locked="0" layoutInCell="1" allowOverlap="1" wp14:anchorId="023C9A22" wp14:editId="07777777">
                <wp:simplePos x="0" y="0"/>
                <wp:positionH relativeFrom="page">
                  <wp:posOffset>765803</wp:posOffset>
                </wp:positionH>
                <wp:positionV relativeFrom="paragraph">
                  <wp:posOffset>129213</wp:posOffset>
                </wp:positionV>
                <wp:extent cx="6400800" cy="54864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548640"/>
                        </a:xfrm>
                        <a:prstGeom prst="rect">
                          <a:avLst/>
                        </a:prstGeom>
                        <a:ln w="7607">
                          <a:solidFill>
                            <a:srgbClr val="000000"/>
                          </a:solidFill>
                          <a:prstDash val="solid"/>
                        </a:ln>
                      </wps:spPr>
                      <wps:txbx>
                        <w:txbxContent>
                          <w:p w14:paraId="125F808B" w14:textId="3D8A50CB" w:rsidR="007D40BE" w:rsidRDefault="00BB2F7E">
                            <w:pPr>
                              <w:spacing w:before="64" w:line="249" w:lineRule="auto"/>
                              <w:ind w:left="120" w:right="638"/>
                              <w:rPr>
                                <w:b/>
                                <w:sz w:val="24"/>
                              </w:rPr>
                            </w:pPr>
                            <w:r>
                              <w:rPr>
                                <w:b/>
                                <w:sz w:val="24"/>
                                <w:u w:val="thick"/>
                              </w:rPr>
                              <w:t>Standard</w:t>
                            </w:r>
                            <w:r>
                              <w:rPr>
                                <w:b/>
                                <w:sz w:val="24"/>
                              </w:rPr>
                              <w:t xml:space="preserve"> 10: Each program shall articulate the policies and procedures for the transfer of credits and the evaluation of prior learning.</w:t>
                            </w:r>
                            <w:r w:rsidR="005D5E75">
                              <w:rPr>
                                <w:b/>
                                <w:sz w:val="24"/>
                              </w:rPr>
                              <w:tab/>
                            </w:r>
                          </w:p>
                          <w:p w14:paraId="020A8C77" w14:textId="77777777" w:rsidR="005D5E75" w:rsidRDefault="005D5E75">
                            <w:pPr>
                              <w:spacing w:before="64" w:line="249" w:lineRule="auto"/>
                              <w:ind w:left="120" w:right="638"/>
                              <w:rPr>
                                <w:sz w:val="24"/>
                              </w:rPr>
                            </w:pPr>
                          </w:p>
                          <w:p w14:paraId="54FC4676" w14:textId="77777777" w:rsidR="005D5E75" w:rsidRDefault="005D5E75">
                            <w:pPr>
                              <w:spacing w:before="64" w:line="249" w:lineRule="auto"/>
                              <w:ind w:left="120" w:right="638"/>
                              <w:rPr>
                                <w:sz w:val="24"/>
                              </w:rPr>
                            </w:pPr>
                          </w:p>
                          <w:p w14:paraId="33C291D0" w14:textId="77777777" w:rsidR="005D5E75" w:rsidRDefault="005D5E75">
                            <w:pPr>
                              <w:spacing w:before="64" w:line="249" w:lineRule="auto"/>
                              <w:ind w:left="120" w:right="638"/>
                              <w:rPr>
                                <w:b/>
                                <w:sz w:val="24"/>
                              </w:rPr>
                            </w:pPr>
                          </w:p>
                        </w:txbxContent>
                      </wps:txbx>
                      <wps:bodyPr wrap="square" lIns="0" tIns="0" rIns="0" bIns="0" rtlCol="0">
                        <a:noAutofit/>
                      </wps:bodyPr>
                    </wps:wsp>
                  </a:graphicData>
                </a:graphic>
              </wp:anchor>
            </w:drawing>
          </mc:Choice>
          <mc:Fallback>
            <w:pict>
              <v:shape w14:anchorId="023C9A22" id="Textbox 6" o:spid="_x0000_s1027" type="#_x0000_t202" style="position:absolute;margin-left:60.3pt;margin-top:10.15pt;width:7in;height:43.2pt;z-index:-2516582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" filled="f" strokeweight=".21131mm">
                <v:path arrowok="t"/>
                <v:textbox inset="0,0,0,0">
                  <w:txbxContent>
                    <w:p w14:paraId="125F808B" w14:textId="3D8A50CB" w:rsidR="007D40BE" w:rsidRDefault="00BB2F7E">
                      <w:pPr>
                        <w:spacing w:before="64" w:line="249" w:lineRule="auto"/>
                        <w:ind w:left="120" w:right="638"/>
                        <w:rPr>
                          <w:b/>
                          <w:sz w:val="24"/>
                        </w:rPr>
                      </w:pPr>
                      <w:r>
                        <w:rPr>
                          <w:b/>
                          <w:sz w:val="24"/>
                          <w:u w:val="thick"/>
                        </w:rPr>
                        <w:t>Standard</w:t>
                      </w:r>
                      <w:r>
                        <w:rPr>
                          <w:b/>
                          <w:sz w:val="24"/>
                        </w:rPr>
                        <w:t xml:space="preserve"> 10: Each program shall articulate the policies and procedures for the transfer of credits and the evaluation of prior learning.</w:t>
                      </w:r>
                      <w:r w:rsidR="005D5E75">
                        <w:rPr>
                          <w:b/>
                          <w:sz w:val="24"/>
                        </w:rPr>
                        <w:tab/>
                      </w:r>
                    </w:p>
                    <w:p w14:paraId="020A8C77" w14:textId="77777777" w:rsidR="005D5E75" w:rsidRDefault="005D5E75">
                      <w:pPr>
                        <w:spacing w:before="64" w:line="249" w:lineRule="auto"/>
                        <w:ind w:left="120" w:right="638"/>
                        <w:rPr>
                          <w:sz w:val="24"/>
                        </w:rPr>
                      </w:pPr>
                    </w:p>
                    <w:p w14:paraId="54FC4676" w14:textId="77777777" w:rsidR="005D5E75" w:rsidRDefault="005D5E75">
                      <w:pPr>
                        <w:spacing w:before="64" w:line="249" w:lineRule="auto"/>
                        <w:ind w:left="120" w:right="638"/>
                        <w:rPr>
                          <w:sz w:val="24"/>
                        </w:rPr>
                      </w:pPr>
                    </w:p>
                    <w:p w14:paraId="33C291D0" w14:textId="77777777" w:rsidR="005D5E75" w:rsidRDefault="005D5E75">
                      <w:pPr>
                        <w:spacing w:before="64" w:line="249" w:lineRule="auto"/>
                        <w:ind w:left="120" w:right="638"/>
                        <w:rPr>
                          <w:b/>
                          <w:sz w:val="24"/>
                        </w:rPr>
                      </w:pPr>
                    </w:p>
                  </w:txbxContent>
                </v:textbox>
                <w10:wrap type="topAndBottom" anchorx="page"/>
              </v:shape>
            </w:pict>
          </mc:Fallback>
        </mc:AlternateContent>
      </w:r>
    </w:p>
    <w:tbl>
      <w:tblPr>
        <w:tblW w:w="0" w:type="auto"/>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00"/>
        <w:gridCol w:w="9480"/>
      </w:tblGrid>
      <w:tr w:rsidR="007D40BE" w14:paraId="4E6DC291" w14:textId="77777777" w:rsidTr="432D0519">
        <w:trPr>
          <w:trHeight w:val="849"/>
        </w:trPr>
        <w:tc>
          <w:tcPr>
            <w:tcW w:w="600" w:type="dxa"/>
          </w:tcPr>
          <w:p w14:paraId="6B840A05" w14:textId="77777777" w:rsidR="007D40BE" w:rsidRDefault="00BB2F7E" w:rsidP="432D0519">
            <w:pPr>
              <w:pStyle w:val="TableParagraph"/>
              <w:rPr>
                <w:sz w:val="24"/>
                <w:szCs w:val="24"/>
              </w:rPr>
            </w:pPr>
            <w:r w:rsidRPr="432D0519">
              <w:rPr>
                <w:spacing w:val="-5"/>
                <w:sz w:val="24"/>
                <w:szCs w:val="24"/>
              </w:rPr>
              <w:t>a.</w:t>
            </w:r>
          </w:p>
        </w:tc>
        <w:tc>
          <w:tcPr>
            <w:tcW w:w="9480" w:type="dxa"/>
          </w:tcPr>
          <w:p w14:paraId="5242AE0D" w14:textId="77777777" w:rsidR="007D40BE" w:rsidRDefault="00DE727A" w:rsidP="002A5DD1">
            <w:pPr>
              <w:pStyle w:val="TableParagraph"/>
              <w:spacing w:before="62" w:line="249" w:lineRule="auto"/>
              <w:ind w:left="0" w:right="186"/>
              <w:rPr>
                <w:sz w:val="24"/>
              </w:rPr>
            </w:pPr>
            <w:r>
              <w:rPr>
                <w:sz w:val="24"/>
              </w:rPr>
              <w:t>Describe formal policies and procedures, and informal practices for the transfer of credits and evaluation of prior learning.</w:t>
            </w:r>
          </w:p>
          <w:p w14:paraId="3E78E1DC" w14:textId="77777777" w:rsidR="008B60BB" w:rsidRDefault="008B60BB" w:rsidP="008B60BB">
            <w:pPr>
              <w:rPr>
                <w:b/>
                <w:bCs/>
                <w:u w:val="single"/>
              </w:rPr>
            </w:pPr>
          </w:p>
          <w:p w14:paraId="631C03AF" w14:textId="4ED43818" w:rsidR="008B60BB" w:rsidRPr="008B60BB" w:rsidRDefault="008B60BB" w:rsidP="008B60BB">
            <w:pPr>
              <w:rPr>
                <w:b/>
                <w:bCs/>
                <w:u w:val="single"/>
              </w:rPr>
            </w:pPr>
            <w:r w:rsidRPr="008B60BB">
              <w:rPr>
                <w:b/>
                <w:bCs/>
                <w:u w:val="single"/>
              </w:rPr>
              <w:t>Response:</w:t>
            </w:r>
          </w:p>
          <w:p w14:paraId="767360E9" w14:textId="77777777" w:rsidR="00432434" w:rsidRDefault="00432434" w:rsidP="008B60BB">
            <w:pPr>
              <w:rPr>
                <w:sz w:val="24"/>
                <w:szCs w:val="24"/>
                <w:u w:val="single"/>
              </w:rPr>
            </w:pPr>
          </w:p>
          <w:p w14:paraId="70EAFB61" w14:textId="77777777" w:rsidR="00A70CCF" w:rsidRPr="004A3355" w:rsidRDefault="00A70CCF" w:rsidP="00A70CCF">
            <w:pPr>
              <w:rPr>
                <w:sz w:val="24"/>
                <w:szCs w:val="24"/>
                <w:u w:val="single"/>
              </w:rPr>
            </w:pPr>
            <w:r w:rsidRPr="004A3355">
              <w:rPr>
                <w:sz w:val="24"/>
                <w:szCs w:val="24"/>
                <w:u w:val="single"/>
              </w:rPr>
              <w:t>Prior Learning Portfolio Credit</w:t>
            </w:r>
          </w:p>
          <w:p w14:paraId="4D845A71" w14:textId="77777777" w:rsidR="006547C9" w:rsidRPr="004A3355" w:rsidRDefault="006547C9" w:rsidP="00A70CCF">
            <w:pPr>
              <w:rPr>
                <w:sz w:val="24"/>
                <w:szCs w:val="24"/>
                <w:u w:val="single"/>
              </w:rPr>
            </w:pPr>
          </w:p>
          <w:p w14:paraId="01BAB898" w14:textId="737D9AEA" w:rsidR="00A70CCF" w:rsidRPr="004A3355" w:rsidRDefault="00A70CCF" w:rsidP="00A70CCF">
            <w:pPr>
              <w:rPr>
                <w:sz w:val="24"/>
                <w:szCs w:val="24"/>
              </w:rPr>
            </w:pPr>
            <w:r w:rsidRPr="004A3355">
              <w:rPr>
                <w:sz w:val="24"/>
                <w:szCs w:val="24"/>
              </w:rPr>
              <w:t>A portfolio is a device in which the student collects artifacts and provides documentation demonstrating that they have acquired college-level learning for an identified AACC course. Students are asked to reflect and write about experiences and how they have met the learning outcomes for the course(s) through study, work and other life experiences that have occurred outside the classroom. A subject matter expert will determine if the student has demonstrated the college-level learning equivalent to the course through an</w:t>
            </w:r>
            <w:r w:rsidRPr="004A3355">
              <w:rPr>
                <w:spacing w:val="-1"/>
                <w:sz w:val="24"/>
                <w:szCs w:val="24"/>
              </w:rPr>
              <w:t xml:space="preserve"> </w:t>
            </w:r>
            <w:r w:rsidRPr="004A3355">
              <w:rPr>
                <w:sz w:val="24"/>
                <w:szCs w:val="24"/>
              </w:rPr>
              <w:t>examination</w:t>
            </w:r>
            <w:r w:rsidRPr="004A3355">
              <w:rPr>
                <w:spacing w:val="-3"/>
                <w:sz w:val="24"/>
                <w:szCs w:val="24"/>
              </w:rPr>
              <w:t xml:space="preserve"> </w:t>
            </w:r>
            <w:r w:rsidRPr="004A3355">
              <w:rPr>
                <w:sz w:val="24"/>
                <w:szCs w:val="24"/>
              </w:rPr>
              <w:t>of</w:t>
            </w:r>
            <w:r w:rsidRPr="004A3355">
              <w:rPr>
                <w:spacing w:val="-4"/>
                <w:sz w:val="24"/>
                <w:szCs w:val="24"/>
              </w:rPr>
              <w:t xml:space="preserve"> </w:t>
            </w:r>
            <w:r w:rsidRPr="004A3355">
              <w:rPr>
                <w:sz w:val="24"/>
                <w:szCs w:val="24"/>
              </w:rPr>
              <w:t xml:space="preserve">the material in the student’s portfolio. The Human Services department has outlined specific criteria and procedures </w:t>
            </w:r>
            <w:r w:rsidR="0066404E">
              <w:rPr>
                <w:sz w:val="24"/>
                <w:szCs w:val="24"/>
              </w:rPr>
              <w:t>as shown in</w:t>
            </w:r>
            <w:r w:rsidR="0066404E" w:rsidRPr="004A3355">
              <w:rPr>
                <w:sz w:val="24"/>
                <w:szCs w:val="24"/>
              </w:rPr>
              <w:t xml:space="preserve"> </w:t>
            </w:r>
            <w:r w:rsidR="00536A2D" w:rsidRPr="004A3355">
              <w:rPr>
                <w:sz w:val="24"/>
                <w:szCs w:val="24"/>
              </w:rPr>
              <w:t xml:space="preserve">the </w:t>
            </w:r>
            <w:r w:rsidR="00536A2D" w:rsidRPr="004A3355">
              <w:rPr>
                <w:b/>
                <w:bCs/>
                <w:i/>
                <w:iCs/>
                <w:sz w:val="24"/>
                <w:szCs w:val="24"/>
              </w:rPr>
              <w:t xml:space="preserve">Core Curriculum Portfolio Requirements for Prior </w:t>
            </w:r>
            <w:r w:rsidR="001571C0" w:rsidRPr="004A3355">
              <w:rPr>
                <w:b/>
                <w:bCs/>
                <w:i/>
                <w:iCs/>
                <w:sz w:val="24"/>
                <w:szCs w:val="24"/>
              </w:rPr>
              <w:t>Learnin</w:t>
            </w:r>
            <w:r w:rsidR="00AC15BF" w:rsidRPr="004A3355">
              <w:rPr>
                <w:b/>
                <w:bCs/>
                <w:i/>
                <w:iCs/>
                <w:sz w:val="24"/>
                <w:szCs w:val="24"/>
              </w:rPr>
              <w:t xml:space="preserve">g. </w:t>
            </w:r>
          </w:p>
          <w:p w14:paraId="06D5E48E" w14:textId="77777777" w:rsidR="002E7031" w:rsidRPr="004A3355" w:rsidRDefault="002E7031" w:rsidP="00A70CCF">
            <w:pPr>
              <w:rPr>
                <w:sz w:val="24"/>
                <w:szCs w:val="24"/>
              </w:rPr>
            </w:pPr>
          </w:p>
          <w:p w14:paraId="73485889" w14:textId="6CCDB74E" w:rsidR="00A70CCF" w:rsidRPr="004A3355" w:rsidRDefault="00A70CCF" w:rsidP="00A70CCF">
            <w:pPr>
              <w:rPr>
                <w:sz w:val="24"/>
                <w:szCs w:val="24"/>
                <w:u w:val="single"/>
              </w:rPr>
            </w:pPr>
            <w:r w:rsidRPr="004A3355">
              <w:rPr>
                <w:sz w:val="24"/>
                <w:szCs w:val="24"/>
                <w:u w:val="single"/>
              </w:rPr>
              <w:t>Evaluation of Transfer Credits</w:t>
            </w:r>
            <w:r w:rsidR="004743BF">
              <w:rPr>
                <w:sz w:val="24"/>
                <w:szCs w:val="24"/>
                <w:u w:val="single"/>
              </w:rPr>
              <w:t xml:space="preserve"> </w:t>
            </w:r>
          </w:p>
          <w:p w14:paraId="7FD33B2C" w14:textId="77777777" w:rsidR="005860FD" w:rsidRPr="005860FD" w:rsidRDefault="005860FD" w:rsidP="00A70CCF">
            <w:pPr>
              <w:rPr>
                <w:u w:val="single"/>
              </w:rPr>
            </w:pPr>
          </w:p>
          <w:p w14:paraId="39797E40" w14:textId="0DED322D" w:rsidR="00A70CCF" w:rsidRPr="004A3355" w:rsidRDefault="00A70CCF" w:rsidP="00A70CCF">
            <w:pPr>
              <w:rPr>
                <w:sz w:val="24"/>
                <w:szCs w:val="24"/>
              </w:rPr>
            </w:pPr>
            <w:r w:rsidRPr="004A3355">
              <w:rPr>
                <w:sz w:val="24"/>
                <w:szCs w:val="24"/>
              </w:rPr>
              <w:t xml:space="preserve">As outlined in the </w:t>
            </w:r>
            <w:r w:rsidR="00C22A06">
              <w:rPr>
                <w:sz w:val="24"/>
                <w:szCs w:val="24"/>
              </w:rPr>
              <w:t xml:space="preserve">credit for previous learning section of the </w:t>
            </w:r>
            <w:r w:rsidRPr="004A3355">
              <w:rPr>
                <w:sz w:val="24"/>
                <w:szCs w:val="24"/>
              </w:rPr>
              <w:t xml:space="preserve">college catalog, a student may receive credit for many of the courses offered at AACC by taking a competency evaluation administered by the department. The evaluator will determine the exact nature of the evaluation and will assign a grade of pass or fail. To qualify for credit by examination, the student must have completed the admissions process to AACC and requested approval in writing for the course in which </w:t>
            </w:r>
            <w:r w:rsidR="00C22A06">
              <w:rPr>
                <w:sz w:val="24"/>
                <w:szCs w:val="24"/>
              </w:rPr>
              <w:t>they</w:t>
            </w:r>
            <w:r w:rsidRPr="004A3355">
              <w:rPr>
                <w:sz w:val="24"/>
                <w:szCs w:val="24"/>
              </w:rPr>
              <w:t xml:space="preserve"> </w:t>
            </w:r>
            <w:r w:rsidR="0066769D" w:rsidRPr="004A3355">
              <w:rPr>
                <w:sz w:val="24"/>
                <w:szCs w:val="24"/>
              </w:rPr>
              <w:t>wish to</w:t>
            </w:r>
            <w:r w:rsidRPr="004A3355">
              <w:rPr>
                <w:sz w:val="24"/>
                <w:szCs w:val="24"/>
              </w:rPr>
              <w:t xml:space="preserve"> receive credit. Passing grades will be listed on the student’s academic record as “transfer of credit” and the student’s grade point average will not be affected. Students who fail may not repeat credit by exam but may take the course. A fee is assessed for each course a student attempts to complete by examination.</w:t>
            </w:r>
          </w:p>
          <w:p w14:paraId="0F90C2B5" w14:textId="77777777" w:rsidR="002E7031" w:rsidRPr="004A3355" w:rsidRDefault="002E7031" w:rsidP="00A70CCF">
            <w:pPr>
              <w:rPr>
                <w:sz w:val="24"/>
                <w:szCs w:val="24"/>
              </w:rPr>
            </w:pPr>
          </w:p>
          <w:p w14:paraId="3D6B76FD" w14:textId="77777777" w:rsidR="002E7031" w:rsidRPr="004A3355" w:rsidRDefault="002E7031" w:rsidP="002E7031">
            <w:pPr>
              <w:rPr>
                <w:sz w:val="24"/>
                <w:szCs w:val="24"/>
              </w:rPr>
            </w:pPr>
            <w:r w:rsidRPr="004A3355">
              <w:rPr>
                <w:sz w:val="24"/>
                <w:szCs w:val="24"/>
              </w:rPr>
              <w:lastRenderedPageBreak/>
              <w:t>Credits from another institution may be accepted as they apply to the established curricula of the college as stated in the college catalog. It is the responsibility of the transferring student to request an evaluation of credits prior to course enrollment, to submit the necessary materials including copies of the appropriate catalog describing the previous course and to pursue the status of that evaluation upon enrollment with the Office of Records and Registration. The student must apply to the college before transfer credits are officially evaluated.</w:t>
            </w:r>
          </w:p>
          <w:p w14:paraId="3AA740BD" w14:textId="77777777" w:rsidR="002E7031" w:rsidRPr="004A3355" w:rsidRDefault="002E7031" w:rsidP="002E7031">
            <w:pPr>
              <w:rPr>
                <w:sz w:val="24"/>
                <w:szCs w:val="24"/>
              </w:rPr>
            </w:pPr>
          </w:p>
          <w:p w14:paraId="0E920D6E" w14:textId="77777777" w:rsidR="003E77F8" w:rsidRPr="004A3355" w:rsidRDefault="003E77F8" w:rsidP="003E77F8">
            <w:pPr>
              <w:rPr>
                <w:sz w:val="24"/>
                <w:szCs w:val="24"/>
                <w:u w:val="single"/>
              </w:rPr>
            </w:pPr>
            <w:r w:rsidRPr="004A3355">
              <w:rPr>
                <w:sz w:val="24"/>
                <w:szCs w:val="24"/>
                <w:u w:val="single"/>
              </w:rPr>
              <w:t>CLEP/DANTES</w:t>
            </w:r>
          </w:p>
          <w:p w14:paraId="1419F268" w14:textId="49C3F637" w:rsidR="003E77F8" w:rsidRPr="004A3355" w:rsidRDefault="003E77F8" w:rsidP="003E77F8">
            <w:pPr>
              <w:rPr>
                <w:sz w:val="24"/>
                <w:szCs w:val="24"/>
              </w:rPr>
            </w:pPr>
            <w:r w:rsidRPr="004A3355">
              <w:rPr>
                <w:sz w:val="24"/>
                <w:szCs w:val="24"/>
              </w:rPr>
              <w:t>Students who have taken CLEP (College-Level Examination Program) or DANTES (Defense Activity for Nontraditional Education Support) tests may request CLEP or DANTES to forward the results to AACC for evaluation for advanced credit.</w:t>
            </w:r>
          </w:p>
          <w:p w14:paraId="42753129" w14:textId="77777777" w:rsidR="003E77F8" w:rsidRDefault="003E77F8" w:rsidP="003E77F8">
            <w:pPr>
              <w:rPr>
                <w:sz w:val="24"/>
                <w:szCs w:val="24"/>
              </w:rPr>
            </w:pPr>
          </w:p>
          <w:p w14:paraId="24EBC046" w14:textId="77777777" w:rsidR="003E77F8" w:rsidRPr="004A3355" w:rsidRDefault="003E77F8" w:rsidP="003E77F8">
            <w:pPr>
              <w:rPr>
                <w:sz w:val="24"/>
                <w:szCs w:val="24"/>
                <w:u w:val="single"/>
              </w:rPr>
            </w:pPr>
            <w:r w:rsidRPr="004A3355">
              <w:rPr>
                <w:sz w:val="24"/>
                <w:szCs w:val="24"/>
                <w:u w:val="single"/>
              </w:rPr>
              <w:t>Credit for Advanced Placement Tests</w:t>
            </w:r>
          </w:p>
          <w:p w14:paraId="3BE590A6" w14:textId="102317B8" w:rsidR="00A70CCF" w:rsidRPr="004A3355" w:rsidRDefault="003E77F8" w:rsidP="003E77F8">
            <w:pPr>
              <w:rPr>
                <w:sz w:val="24"/>
                <w:szCs w:val="24"/>
              </w:rPr>
            </w:pPr>
            <w:r w:rsidRPr="004A3355">
              <w:rPr>
                <w:sz w:val="24"/>
                <w:szCs w:val="24"/>
              </w:rPr>
              <w:t xml:space="preserve">AACC recognizes the Advanced Placement (AP) tests and grants credit, upon documentation, for relevant AP test scores of three or </w:t>
            </w:r>
            <w:proofErr w:type="gramStart"/>
            <w:r w:rsidRPr="004A3355">
              <w:rPr>
                <w:sz w:val="24"/>
                <w:szCs w:val="24"/>
              </w:rPr>
              <w:t>higher</w:t>
            </w:r>
            <w:proofErr w:type="gramEnd"/>
            <w:r w:rsidRPr="004A3355">
              <w:rPr>
                <w:sz w:val="24"/>
                <w:szCs w:val="24"/>
              </w:rPr>
              <w:t>. Students must have official AP score reports sent to AACC.</w:t>
            </w:r>
          </w:p>
          <w:p w14:paraId="2FFA9EC8" w14:textId="77777777" w:rsidR="002D6825" w:rsidRDefault="002D6825">
            <w:pPr>
              <w:pStyle w:val="TableParagraph"/>
              <w:spacing w:before="62" w:line="249" w:lineRule="auto"/>
              <w:ind w:left="148" w:right="186"/>
              <w:rPr>
                <w:sz w:val="24"/>
              </w:rPr>
            </w:pPr>
          </w:p>
          <w:p w14:paraId="06B20927" w14:textId="77777777" w:rsidR="008A4FA1" w:rsidRDefault="008A4FA1" w:rsidP="008A4FA1">
            <w:pPr>
              <w:rPr>
                <w:sz w:val="24"/>
                <w:szCs w:val="24"/>
                <w:u w:val="single"/>
              </w:rPr>
            </w:pPr>
            <w:r>
              <w:rPr>
                <w:sz w:val="24"/>
                <w:szCs w:val="24"/>
                <w:u w:val="single"/>
              </w:rPr>
              <w:t>Articulation Agreements</w:t>
            </w:r>
          </w:p>
          <w:p w14:paraId="7715CFD1" w14:textId="77777777" w:rsidR="008A4FA1" w:rsidRPr="00432434" w:rsidRDefault="008A4FA1" w:rsidP="008A4FA1">
            <w:pPr>
              <w:rPr>
                <w:sz w:val="24"/>
                <w:szCs w:val="24"/>
                <w:u w:val="single"/>
              </w:rPr>
            </w:pPr>
          </w:p>
          <w:p w14:paraId="1AD27D0A" w14:textId="77777777" w:rsidR="008A4FA1" w:rsidRPr="004A3355" w:rsidRDefault="53D15730" w:rsidP="008A4FA1">
            <w:pPr>
              <w:rPr>
                <w:sz w:val="24"/>
                <w:szCs w:val="24"/>
              </w:rPr>
            </w:pPr>
            <w:r w:rsidRPr="432D0519">
              <w:rPr>
                <w:sz w:val="24"/>
                <w:szCs w:val="24"/>
              </w:rPr>
              <w:t xml:space="preserve">The Human Services program is supportive of and active in obtaining articulation agreements for students. Several agreements have been signed with area colleges and universities to secure a seamless transfer from AACC’s Human Services degree program into an appropriate bachelor’s degree program as indicated on the </w:t>
            </w:r>
            <w:r w:rsidRPr="432D0519">
              <w:rPr>
                <w:b/>
                <w:bCs/>
                <w:i/>
                <w:iCs/>
                <w:sz w:val="24"/>
                <w:szCs w:val="24"/>
              </w:rPr>
              <w:t xml:space="preserve">Articulation Agreements for AAS in Human Services </w:t>
            </w:r>
            <w:r w:rsidRPr="432D0519">
              <w:rPr>
                <w:sz w:val="24"/>
                <w:szCs w:val="24"/>
              </w:rPr>
              <w:t>chart.</w:t>
            </w:r>
          </w:p>
          <w:p w14:paraId="1813A2B4" w14:textId="77777777" w:rsidR="008A4FA1" w:rsidRPr="004A3355" w:rsidRDefault="008A4FA1" w:rsidP="008A4FA1">
            <w:pPr>
              <w:jc w:val="center"/>
              <w:rPr>
                <w:sz w:val="24"/>
                <w:szCs w:val="24"/>
              </w:rPr>
            </w:pPr>
          </w:p>
          <w:p w14:paraId="4455A477" w14:textId="77777777" w:rsidR="008A4FA1" w:rsidRPr="004A3355" w:rsidRDefault="008A4FA1" w:rsidP="008A4FA1">
            <w:pPr>
              <w:rPr>
                <w:sz w:val="24"/>
                <w:szCs w:val="24"/>
              </w:rPr>
            </w:pPr>
            <w:r>
              <w:rPr>
                <w:sz w:val="24"/>
                <w:szCs w:val="24"/>
              </w:rPr>
              <w:t>Although there is no formal articulation agreement, students also</w:t>
            </w:r>
            <w:r w:rsidRPr="004A3355">
              <w:rPr>
                <w:sz w:val="24"/>
                <w:szCs w:val="24"/>
              </w:rPr>
              <w:t xml:space="preserve"> transfer to the University of Maryland Baltimore County (UMBC) School of Social Work. </w:t>
            </w:r>
            <w:r>
              <w:rPr>
                <w:sz w:val="24"/>
                <w:szCs w:val="24"/>
              </w:rPr>
              <w:t xml:space="preserve"> If students are interested in obtaining their BSW from UMBC, they are informed they will need to take </w:t>
            </w:r>
            <w:r w:rsidRPr="004A3355">
              <w:rPr>
                <w:sz w:val="24"/>
                <w:szCs w:val="24"/>
              </w:rPr>
              <w:t xml:space="preserve">additional courses in foreign language, political science, and cultural anthropology/philosophy. All transfer options are discussed in detail when advising students regarding transferring to UMBC </w:t>
            </w:r>
            <w:r w:rsidRPr="004A3355">
              <w:rPr>
                <w:b/>
                <w:bCs/>
                <w:i/>
                <w:iCs/>
                <w:sz w:val="24"/>
                <w:szCs w:val="24"/>
              </w:rPr>
              <w:t xml:space="preserve">{5_Year_Articulation_Pathway_AACC-Human Services to Social </w:t>
            </w:r>
            <w:proofErr w:type="gramStart"/>
            <w:r w:rsidRPr="004A3355">
              <w:rPr>
                <w:b/>
                <w:bCs/>
                <w:i/>
                <w:iCs/>
                <w:sz w:val="24"/>
                <w:szCs w:val="24"/>
              </w:rPr>
              <w:t>Work}</w:t>
            </w:r>
            <w:r w:rsidRPr="004A3355">
              <w:rPr>
                <w:sz w:val="24"/>
                <w:szCs w:val="24"/>
              </w:rPr>
              <w:t>.</w:t>
            </w:r>
            <w:proofErr w:type="gramEnd"/>
            <w:r w:rsidRPr="004A3355">
              <w:rPr>
                <w:sz w:val="24"/>
                <w:szCs w:val="24"/>
              </w:rPr>
              <w:t xml:space="preserve"> </w:t>
            </w:r>
          </w:p>
          <w:p w14:paraId="2493313D" w14:textId="77777777" w:rsidR="008A4FA1" w:rsidRDefault="008A4FA1" w:rsidP="008A4FA1">
            <w:pPr>
              <w:pStyle w:val="TableParagraph"/>
              <w:spacing w:before="62" w:line="249" w:lineRule="auto"/>
              <w:ind w:left="0" w:right="186"/>
            </w:pPr>
          </w:p>
          <w:p w14:paraId="3DD4B9FE" w14:textId="02A9CFC8" w:rsidR="008A4FA1" w:rsidRPr="004A3355" w:rsidRDefault="53D15730" w:rsidP="008A4FA1">
            <w:pPr>
              <w:pStyle w:val="TableParagraph"/>
              <w:spacing w:before="62" w:line="249" w:lineRule="auto"/>
              <w:ind w:left="0" w:right="186"/>
              <w:rPr>
                <w:sz w:val="24"/>
                <w:szCs w:val="24"/>
              </w:rPr>
            </w:pPr>
            <w:r w:rsidRPr="004A3355">
              <w:rPr>
                <w:sz w:val="24"/>
                <w:szCs w:val="24"/>
              </w:rPr>
              <w:t xml:space="preserve">The Director of Transfer, Articulation and Career Alignment </w:t>
            </w:r>
            <w:r w:rsidR="197B94DC" w:rsidRPr="004A3355">
              <w:rPr>
                <w:sz w:val="24"/>
                <w:szCs w:val="24"/>
              </w:rPr>
              <w:t>facilitate</w:t>
            </w:r>
            <w:r w:rsidRPr="004A3355">
              <w:rPr>
                <w:sz w:val="24"/>
                <w:szCs w:val="24"/>
              </w:rPr>
              <w:t xml:space="preserve"> and maintains all transfer</w:t>
            </w:r>
            <w:r w:rsidRPr="004A3355">
              <w:rPr>
                <w:spacing w:val="-2"/>
                <w:sz w:val="24"/>
                <w:szCs w:val="24"/>
              </w:rPr>
              <w:t xml:space="preserve"> </w:t>
            </w:r>
            <w:r w:rsidRPr="004A3355">
              <w:rPr>
                <w:sz w:val="24"/>
                <w:szCs w:val="24"/>
              </w:rPr>
              <w:t>agreements</w:t>
            </w:r>
            <w:r w:rsidRPr="004A3355">
              <w:rPr>
                <w:spacing w:val="-3"/>
                <w:sz w:val="24"/>
                <w:szCs w:val="24"/>
              </w:rPr>
              <w:t xml:space="preserve"> </w:t>
            </w:r>
            <w:r w:rsidRPr="004A3355">
              <w:rPr>
                <w:sz w:val="24"/>
                <w:szCs w:val="24"/>
              </w:rPr>
              <w:t>for</w:t>
            </w:r>
            <w:r w:rsidRPr="004A3355">
              <w:rPr>
                <w:spacing w:val="-5"/>
                <w:sz w:val="24"/>
                <w:szCs w:val="24"/>
              </w:rPr>
              <w:t xml:space="preserve"> </w:t>
            </w:r>
            <w:r w:rsidRPr="004A3355">
              <w:rPr>
                <w:sz w:val="24"/>
                <w:szCs w:val="24"/>
              </w:rPr>
              <w:t>the</w:t>
            </w:r>
            <w:r w:rsidRPr="004A3355">
              <w:rPr>
                <w:spacing w:val="-4"/>
                <w:sz w:val="24"/>
                <w:szCs w:val="24"/>
              </w:rPr>
              <w:t xml:space="preserve"> </w:t>
            </w:r>
            <w:r w:rsidRPr="004A3355">
              <w:rPr>
                <w:sz w:val="24"/>
                <w:szCs w:val="24"/>
              </w:rPr>
              <w:t>entire</w:t>
            </w:r>
            <w:r w:rsidRPr="004A3355">
              <w:rPr>
                <w:spacing w:val="-5"/>
                <w:sz w:val="24"/>
                <w:szCs w:val="24"/>
              </w:rPr>
              <w:t xml:space="preserve"> </w:t>
            </w:r>
            <w:r w:rsidRPr="004A3355">
              <w:rPr>
                <w:sz w:val="24"/>
                <w:szCs w:val="24"/>
              </w:rPr>
              <w:t>college.</w:t>
            </w:r>
            <w:r w:rsidRPr="004A3355">
              <w:rPr>
                <w:spacing w:val="-3"/>
                <w:sz w:val="24"/>
                <w:szCs w:val="24"/>
              </w:rPr>
              <w:t xml:space="preserve"> </w:t>
            </w:r>
            <w:r w:rsidRPr="004A3355">
              <w:rPr>
                <w:sz w:val="24"/>
                <w:szCs w:val="24"/>
              </w:rPr>
              <w:t xml:space="preserve"> Agreements are updated </w:t>
            </w:r>
            <w:r>
              <w:rPr>
                <w:sz w:val="24"/>
                <w:szCs w:val="24"/>
              </w:rPr>
              <w:t>if</w:t>
            </w:r>
            <w:r w:rsidRPr="004A3355">
              <w:rPr>
                <w:sz w:val="24"/>
                <w:szCs w:val="24"/>
              </w:rPr>
              <w:t xml:space="preserve"> they expire or if curriculum changes occur at either institution. The Director of Transfer, Articulation and Career Alignment</w:t>
            </w:r>
            <w:r w:rsidRPr="004A3355">
              <w:rPr>
                <w:spacing w:val="-1"/>
                <w:sz w:val="24"/>
                <w:szCs w:val="24"/>
              </w:rPr>
              <w:t xml:space="preserve"> </w:t>
            </w:r>
            <w:r w:rsidR="197B94DC" w:rsidRPr="004A3355">
              <w:rPr>
                <w:sz w:val="24"/>
                <w:szCs w:val="24"/>
              </w:rPr>
              <w:t>work</w:t>
            </w:r>
            <w:r w:rsidRPr="004A3355">
              <w:rPr>
                <w:sz w:val="24"/>
                <w:szCs w:val="24"/>
              </w:rPr>
              <w:t xml:space="preserve"> with</w:t>
            </w:r>
            <w:r w:rsidRPr="004A3355">
              <w:rPr>
                <w:spacing w:val="-1"/>
                <w:sz w:val="24"/>
                <w:szCs w:val="24"/>
              </w:rPr>
              <w:t xml:space="preserve"> </w:t>
            </w:r>
            <w:r w:rsidRPr="004A3355">
              <w:rPr>
                <w:sz w:val="24"/>
                <w:szCs w:val="24"/>
              </w:rPr>
              <w:t>HUS faculty</w:t>
            </w:r>
            <w:r w:rsidRPr="004A3355">
              <w:rPr>
                <w:spacing w:val="-6"/>
                <w:sz w:val="24"/>
                <w:szCs w:val="24"/>
              </w:rPr>
              <w:t xml:space="preserve"> </w:t>
            </w:r>
            <w:r w:rsidRPr="004A3355">
              <w:rPr>
                <w:sz w:val="24"/>
                <w:szCs w:val="24"/>
              </w:rPr>
              <w:t>to</w:t>
            </w:r>
            <w:r w:rsidRPr="004A3355">
              <w:rPr>
                <w:spacing w:val="-1"/>
                <w:sz w:val="24"/>
                <w:szCs w:val="24"/>
              </w:rPr>
              <w:t xml:space="preserve"> </w:t>
            </w:r>
            <w:r>
              <w:rPr>
                <w:sz w:val="24"/>
                <w:szCs w:val="24"/>
              </w:rPr>
              <w:t>communicate</w:t>
            </w:r>
            <w:r w:rsidRPr="004A3355">
              <w:rPr>
                <w:spacing w:val="-1"/>
                <w:sz w:val="24"/>
                <w:szCs w:val="24"/>
              </w:rPr>
              <w:t xml:space="preserve"> </w:t>
            </w:r>
            <w:r w:rsidRPr="004A3355">
              <w:rPr>
                <w:sz w:val="24"/>
                <w:szCs w:val="24"/>
              </w:rPr>
              <w:t>with</w:t>
            </w:r>
            <w:r w:rsidRPr="004A3355">
              <w:rPr>
                <w:spacing w:val="-1"/>
                <w:sz w:val="24"/>
                <w:szCs w:val="24"/>
              </w:rPr>
              <w:t xml:space="preserve"> </w:t>
            </w:r>
            <w:r w:rsidRPr="004A3355">
              <w:rPr>
                <w:sz w:val="24"/>
                <w:szCs w:val="24"/>
              </w:rPr>
              <w:t>other</w:t>
            </w:r>
            <w:r w:rsidRPr="004A3355">
              <w:rPr>
                <w:spacing w:val="-1"/>
                <w:sz w:val="24"/>
                <w:szCs w:val="24"/>
              </w:rPr>
              <w:t xml:space="preserve"> </w:t>
            </w:r>
            <w:r w:rsidRPr="004A3355">
              <w:rPr>
                <w:sz w:val="24"/>
                <w:szCs w:val="24"/>
              </w:rPr>
              <w:t>institutions of higher learning</w:t>
            </w:r>
            <w:r w:rsidRPr="004A3355">
              <w:rPr>
                <w:spacing w:val="-2"/>
                <w:sz w:val="24"/>
                <w:szCs w:val="24"/>
              </w:rPr>
              <w:t xml:space="preserve"> </w:t>
            </w:r>
            <w:r>
              <w:rPr>
                <w:sz w:val="24"/>
                <w:szCs w:val="24"/>
              </w:rPr>
              <w:t>to pursue</w:t>
            </w:r>
            <w:r w:rsidRPr="004A3355">
              <w:rPr>
                <w:sz w:val="24"/>
                <w:szCs w:val="24"/>
              </w:rPr>
              <w:t xml:space="preserve"> additional articulations with a focus on four-year institutions within the state of Maryland and </w:t>
            </w:r>
            <w:r w:rsidR="000D3359">
              <w:rPr>
                <w:sz w:val="24"/>
                <w:szCs w:val="24"/>
              </w:rPr>
              <w:t xml:space="preserve">out of state. </w:t>
            </w:r>
          </w:p>
          <w:p w14:paraId="24F00E08" w14:textId="77777777" w:rsidR="008A4FA1" w:rsidRDefault="008A4FA1" w:rsidP="008A4FA1">
            <w:pPr>
              <w:pStyle w:val="TableParagraph"/>
              <w:spacing w:before="62" w:line="249" w:lineRule="auto"/>
              <w:ind w:left="0" w:right="186"/>
              <w:rPr>
                <w:sz w:val="24"/>
                <w:szCs w:val="24"/>
              </w:rPr>
            </w:pPr>
          </w:p>
          <w:p w14:paraId="28570AB2" w14:textId="77777777" w:rsidR="008A4FA1" w:rsidRPr="004A3355" w:rsidRDefault="008A4FA1" w:rsidP="008A4FA1">
            <w:pPr>
              <w:pStyle w:val="TableParagraph"/>
              <w:spacing w:before="62" w:line="249" w:lineRule="auto"/>
              <w:ind w:left="0" w:right="186"/>
              <w:rPr>
                <w:sz w:val="24"/>
                <w:szCs w:val="24"/>
              </w:rPr>
            </w:pPr>
          </w:p>
          <w:p w14:paraId="4B371F2F" w14:textId="00687B01" w:rsidR="008A4FA1" w:rsidRDefault="008A4FA1">
            <w:pPr>
              <w:pStyle w:val="TableParagraph"/>
              <w:spacing w:before="62" w:line="249" w:lineRule="auto"/>
              <w:ind w:left="148" w:right="186"/>
              <w:rPr>
                <w:sz w:val="24"/>
              </w:rPr>
            </w:pPr>
          </w:p>
        </w:tc>
      </w:tr>
      <w:tr w:rsidR="007D40BE" w14:paraId="44D4D3D3" w14:textId="77777777" w:rsidTr="432D0519">
        <w:trPr>
          <w:trHeight w:val="560"/>
        </w:trPr>
        <w:tc>
          <w:tcPr>
            <w:tcW w:w="600" w:type="dxa"/>
          </w:tcPr>
          <w:p w14:paraId="5A620269" w14:textId="77777777" w:rsidR="007D40BE" w:rsidRDefault="00BB2F7E">
            <w:pPr>
              <w:pStyle w:val="TableParagraph"/>
              <w:rPr>
                <w:sz w:val="24"/>
              </w:rPr>
            </w:pPr>
            <w:r>
              <w:rPr>
                <w:spacing w:val="-5"/>
                <w:sz w:val="24"/>
              </w:rPr>
              <w:lastRenderedPageBreak/>
              <w:t>b.</w:t>
            </w:r>
          </w:p>
        </w:tc>
        <w:tc>
          <w:tcPr>
            <w:tcW w:w="9480" w:type="dxa"/>
          </w:tcPr>
          <w:p w14:paraId="11715C09" w14:textId="77777777" w:rsidR="007D40BE" w:rsidRDefault="00BB2F7E" w:rsidP="0180B55C">
            <w:pPr>
              <w:pStyle w:val="TableParagraph"/>
              <w:ind w:left="0"/>
              <w:rPr>
                <w:spacing w:val="-2"/>
                <w:sz w:val="24"/>
                <w:szCs w:val="24"/>
              </w:rPr>
            </w:pPr>
            <w:r w:rsidRPr="0180B55C">
              <w:rPr>
                <w:sz w:val="24"/>
                <w:szCs w:val="24"/>
              </w:rPr>
              <w:t>Describe</w:t>
            </w:r>
            <w:r w:rsidRPr="0180B55C">
              <w:rPr>
                <w:spacing w:val="9"/>
                <w:sz w:val="24"/>
                <w:szCs w:val="24"/>
              </w:rPr>
              <w:t xml:space="preserve"> </w:t>
            </w:r>
            <w:r w:rsidRPr="0180B55C">
              <w:rPr>
                <w:sz w:val="24"/>
                <w:szCs w:val="24"/>
              </w:rPr>
              <w:t>how</w:t>
            </w:r>
            <w:r w:rsidRPr="0180B55C">
              <w:rPr>
                <w:spacing w:val="1"/>
                <w:sz w:val="24"/>
                <w:szCs w:val="24"/>
              </w:rPr>
              <w:t xml:space="preserve"> </w:t>
            </w:r>
            <w:r w:rsidRPr="0180B55C">
              <w:rPr>
                <w:sz w:val="24"/>
                <w:szCs w:val="24"/>
              </w:rPr>
              <w:t>students</w:t>
            </w:r>
            <w:r w:rsidRPr="0180B55C">
              <w:rPr>
                <w:spacing w:val="10"/>
                <w:sz w:val="24"/>
                <w:szCs w:val="24"/>
              </w:rPr>
              <w:t xml:space="preserve"> </w:t>
            </w:r>
            <w:r w:rsidRPr="0180B55C">
              <w:rPr>
                <w:sz w:val="24"/>
                <w:szCs w:val="24"/>
              </w:rPr>
              <w:t>receive</w:t>
            </w:r>
            <w:r w:rsidRPr="0180B55C">
              <w:rPr>
                <w:spacing w:val="9"/>
                <w:sz w:val="24"/>
                <w:szCs w:val="24"/>
              </w:rPr>
              <w:t xml:space="preserve"> </w:t>
            </w:r>
            <w:r w:rsidRPr="0180B55C">
              <w:rPr>
                <w:sz w:val="24"/>
                <w:szCs w:val="24"/>
              </w:rPr>
              <w:t>this</w:t>
            </w:r>
            <w:r w:rsidRPr="0180B55C">
              <w:rPr>
                <w:spacing w:val="11"/>
                <w:sz w:val="24"/>
                <w:szCs w:val="24"/>
              </w:rPr>
              <w:t xml:space="preserve"> </w:t>
            </w:r>
            <w:r w:rsidRPr="0180B55C">
              <w:rPr>
                <w:spacing w:val="-2"/>
                <w:sz w:val="24"/>
                <w:szCs w:val="24"/>
              </w:rPr>
              <w:t>information.</w:t>
            </w:r>
          </w:p>
          <w:p w14:paraId="56B4FD1B" w14:textId="77777777" w:rsidR="00432434" w:rsidRDefault="00432434" w:rsidP="00432434">
            <w:pPr>
              <w:rPr>
                <w:b/>
                <w:bCs/>
                <w:sz w:val="24"/>
                <w:szCs w:val="24"/>
                <w:u w:val="single"/>
              </w:rPr>
            </w:pPr>
          </w:p>
          <w:p w14:paraId="69374A15" w14:textId="2B618195" w:rsidR="00EB42FD" w:rsidRPr="00432434" w:rsidRDefault="582E18A7" w:rsidP="00432434">
            <w:pPr>
              <w:rPr>
                <w:b/>
                <w:bCs/>
                <w:sz w:val="24"/>
                <w:szCs w:val="24"/>
                <w:u w:val="single"/>
              </w:rPr>
            </w:pPr>
            <w:r w:rsidRPr="00432434">
              <w:rPr>
                <w:b/>
                <w:bCs/>
                <w:sz w:val="24"/>
                <w:szCs w:val="24"/>
                <w:u w:val="single"/>
              </w:rPr>
              <w:t>Response:</w:t>
            </w:r>
          </w:p>
          <w:p w14:paraId="2CFE6FBD" w14:textId="2E8F4977" w:rsidR="00BA7F34" w:rsidRDefault="582E18A7" w:rsidP="00432434">
            <w:pPr>
              <w:rPr>
                <w:sz w:val="24"/>
                <w:szCs w:val="24"/>
              </w:rPr>
            </w:pPr>
            <w:r w:rsidRPr="0066404E">
              <w:rPr>
                <w:sz w:val="24"/>
                <w:szCs w:val="24"/>
              </w:rPr>
              <w:t xml:space="preserve">The primary method of informing students about articulation agreements occurs during academic advisement meetings with the Human Services faculty. </w:t>
            </w:r>
            <w:r w:rsidR="4086C9F0" w:rsidRPr="0066404E">
              <w:rPr>
                <w:sz w:val="24"/>
                <w:szCs w:val="24"/>
              </w:rPr>
              <w:t>Another method of informing students</w:t>
            </w:r>
            <w:r w:rsidR="4086C9F0" w:rsidRPr="0180B55C">
              <w:rPr>
                <w:sz w:val="24"/>
                <w:szCs w:val="24"/>
              </w:rPr>
              <w:t xml:space="preserve"> </w:t>
            </w:r>
            <w:r w:rsidR="4086C9F0" w:rsidRPr="0180B55C">
              <w:rPr>
                <w:sz w:val="24"/>
                <w:szCs w:val="24"/>
              </w:rPr>
              <w:lastRenderedPageBreak/>
              <w:t xml:space="preserve">about articulations is through Human Services information sessions that are offered </w:t>
            </w:r>
            <w:r w:rsidR="00981734">
              <w:rPr>
                <w:sz w:val="24"/>
                <w:szCs w:val="24"/>
              </w:rPr>
              <w:t>monthly</w:t>
            </w:r>
            <w:r w:rsidR="4086C9F0" w:rsidRPr="0180B55C">
              <w:rPr>
                <w:sz w:val="24"/>
                <w:szCs w:val="24"/>
              </w:rPr>
              <w:t>.</w:t>
            </w:r>
            <w:r w:rsidR="4086C9F0" w:rsidRPr="0180B55C">
              <w:rPr>
                <w:spacing w:val="-3"/>
                <w:sz w:val="24"/>
                <w:szCs w:val="24"/>
              </w:rPr>
              <w:t xml:space="preserve"> </w:t>
            </w:r>
            <w:r w:rsidR="4086C9F0" w:rsidRPr="0180B55C">
              <w:rPr>
                <w:sz w:val="24"/>
                <w:szCs w:val="24"/>
              </w:rPr>
              <w:t xml:space="preserve"> Students also meet with </w:t>
            </w:r>
            <w:r w:rsidR="55A6ECF7" w:rsidRPr="0180B55C">
              <w:rPr>
                <w:sz w:val="24"/>
                <w:szCs w:val="24"/>
              </w:rPr>
              <w:t xml:space="preserve">health sciences </w:t>
            </w:r>
            <w:r w:rsidR="4086C9F0" w:rsidRPr="0180B55C">
              <w:rPr>
                <w:sz w:val="24"/>
                <w:szCs w:val="24"/>
              </w:rPr>
              <w:t>academic advisors</w:t>
            </w:r>
            <w:r w:rsidR="06FB17F0" w:rsidRPr="0180B55C">
              <w:rPr>
                <w:sz w:val="24"/>
                <w:szCs w:val="24"/>
              </w:rPr>
              <w:t xml:space="preserve"> to</w:t>
            </w:r>
            <w:r w:rsidRPr="0180B55C">
              <w:rPr>
                <w:sz w:val="24"/>
                <w:szCs w:val="24"/>
              </w:rPr>
              <w:t xml:space="preserve"> discuss course registration and future goals</w:t>
            </w:r>
            <w:r w:rsidR="7DB36124" w:rsidRPr="0180B55C">
              <w:rPr>
                <w:sz w:val="24"/>
                <w:szCs w:val="24"/>
              </w:rPr>
              <w:t>. In addition,</w:t>
            </w:r>
            <w:r w:rsidRPr="0180B55C">
              <w:rPr>
                <w:sz w:val="24"/>
                <w:szCs w:val="24"/>
              </w:rPr>
              <w:t xml:space="preserve"> the articulation agreements are explained and reviewed so that students are informed as to which program and courses they should select, depending on the transfer institution’s requirement</w:t>
            </w:r>
            <w:r w:rsidR="05363DB5" w:rsidRPr="0180B55C">
              <w:rPr>
                <w:sz w:val="24"/>
                <w:szCs w:val="24"/>
              </w:rPr>
              <w:t xml:space="preserve">s. </w:t>
            </w:r>
            <w:r w:rsidR="00981734">
              <w:rPr>
                <w:sz w:val="24"/>
                <w:szCs w:val="24"/>
              </w:rPr>
              <w:t xml:space="preserve"> Every Human Services class </w:t>
            </w:r>
            <w:r w:rsidR="05363DB5" w:rsidRPr="0180B55C">
              <w:rPr>
                <w:sz w:val="24"/>
                <w:szCs w:val="24"/>
              </w:rPr>
              <w:t xml:space="preserve">includes a module </w:t>
            </w:r>
            <w:r w:rsidR="45E31468" w:rsidRPr="0180B55C">
              <w:rPr>
                <w:sz w:val="24"/>
                <w:szCs w:val="24"/>
              </w:rPr>
              <w:t xml:space="preserve">in </w:t>
            </w:r>
            <w:r w:rsidR="005F2809" w:rsidRPr="0180B55C">
              <w:rPr>
                <w:sz w:val="24"/>
                <w:szCs w:val="24"/>
              </w:rPr>
              <w:t xml:space="preserve">Canvas </w:t>
            </w:r>
            <w:r w:rsidR="005F2809">
              <w:rPr>
                <w:sz w:val="24"/>
                <w:szCs w:val="24"/>
              </w:rPr>
              <w:t>with</w:t>
            </w:r>
            <w:r w:rsidR="05363DB5" w:rsidRPr="0180B55C">
              <w:rPr>
                <w:sz w:val="24"/>
                <w:szCs w:val="24"/>
              </w:rPr>
              <w:t xml:space="preserve"> a video by the Academic Chair </w:t>
            </w:r>
            <w:r w:rsidR="00176632">
              <w:rPr>
                <w:sz w:val="24"/>
                <w:szCs w:val="24"/>
              </w:rPr>
              <w:t>highlighting</w:t>
            </w:r>
            <w:r w:rsidR="00176632" w:rsidRPr="0180B55C">
              <w:rPr>
                <w:sz w:val="24"/>
                <w:szCs w:val="24"/>
              </w:rPr>
              <w:t xml:space="preserve"> </w:t>
            </w:r>
            <w:r w:rsidR="05363DB5" w:rsidRPr="0180B55C">
              <w:rPr>
                <w:sz w:val="24"/>
                <w:szCs w:val="24"/>
              </w:rPr>
              <w:t xml:space="preserve">the </w:t>
            </w:r>
            <w:r w:rsidR="00176632">
              <w:rPr>
                <w:sz w:val="24"/>
                <w:szCs w:val="24"/>
              </w:rPr>
              <w:t xml:space="preserve">program’s </w:t>
            </w:r>
            <w:r w:rsidR="55A6ECF7" w:rsidRPr="0180B55C">
              <w:rPr>
                <w:sz w:val="24"/>
                <w:szCs w:val="24"/>
              </w:rPr>
              <w:t xml:space="preserve">articulation agreements </w:t>
            </w:r>
            <w:r w:rsidR="00EF0894">
              <w:rPr>
                <w:sz w:val="24"/>
                <w:szCs w:val="24"/>
              </w:rPr>
              <w:t xml:space="preserve">with </w:t>
            </w:r>
            <w:r w:rsidR="00832304">
              <w:rPr>
                <w:sz w:val="24"/>
                <w:szCs w:val="24"/>
              </w:rPr>
              <w:t>four-year</w:t>
            </w:r>
            <w:r w:rsidR="00EF0894">
              <w:rPr>
                <w:sz w:val="24"/>
                <w:szCs w:val="24"/>
              </w:rPr>
              <w:t xml:space="preserve"> </w:t>
            </w:r>
            <w:r w:rsidR="00E02CAC">
              <w:rPr>
                <w:sz w:val="24"/>
                <w:szCs w:val="24"/>
              </w:rPr>
              <w:t>institutions</w:t>
            </w:r>
            <w:r w:rsidR="00202269">
              <w:rPr>
                <w:sz w:val="24"/>
                <w:szCs w:val="24"/>
              </w:rPr>
              <w:t xml:space="preserve"> </w:t>
            </w:r>
            <w:r w:rsidR="00DA5A49">
              <w:rPr>
                <w:sz w:val="24"/>
                <w:szCs w:val="24"/>
              </w:rPr>
              <w:t>{</w:t>
            </w:r>
            <w:hyperlink r:id="rId75" w:history="1">
              <w:r w:rsidR="00DA5A49" w:rsidRPr="00DA5A49">
                <w:rPr>
                  <w:rStyle w:val="Hyperlink"/>
                  <w:sz w:val="24"/>
                  <w:szCs w:val="24"/>
                </w:rPr>
                <w:t>Articulation Agreement Video</w:t>
              </w:r>
            </w:hyperlink>
            <w:r w:rsidR="00DA5A49">
              <w:rPr>
                <w:sz w:val="24"/>
                <w:szCs w:val="24"/>
              </w:rPr>
              <w:t>}</w:t>
            </w:r>
            <w:r w:rsidR="0066404E">
              <w:rPr>
                <w:sz w:val="24"/>
                <w:szCs w:val="24"/>
              </w:rPr>
              <w:t>.</w:t>
            </w:r>
            <w:r w:rsidR="55A6ECF7" w:rsidRPr="0180B55C">
              <w:rPr>
                <w:sz w:val="24"/>
                <w:szCs w:val="24"/>
              </w:rPr>
              <w:t xml:space="preserve"> </w:t>
            </w:r>
            <w:r w:rsidR="0066404E">
              <w:rPr>
                <w:sz w:val="24"/>
                <w:szCs w:val="24"/>
              </w:rPr>
              <w:t xml:space="preserve">Information on </w:t>
            </w:r>
            <w:r w:rsidR="55A6ECF7" w:rsidRPr="0180B55C">
              <w:rPr>
                <w:sz w:val="24"/>
                <w:szCs w:val="24"/>
              </w:rPr>
              <w:t xml:space="preserve"> the</w:t>
            </w:r>
            <w:r w:rsidR="00692F43">
              <w:rPr>
                <w:sz w:val="24"/>
                <w:szCs w:val="24"/>
              </w:rPr>
              <w:t xml:space="preserve"> </w:t>
            </w:r>
            <w:r w:rsidR="00176632">
              <w:rPr>
                <w:sz w:val="24"/>
                <w:szCs w:val="24"/>
              </w:rPr>
              <w:t>Articulation System for Maryland Colleges and Universities (</w:t>
            </w:r>
            <w:r w:rsidR="55A6ECF7" w:rsidRPr="0180B55C">
              <w:rPr>
                <w:sz w:val="24"/>
                <w:szCs w:val="24"/>
              </w:rPr>
              <w:t>ARTSY</w:t>
            </w:r>
            <w:r w:rsidR="119E4F01" w:rsidRPr="0180B55C">
              <w:rPr>
                <w:sz w:val="24"/>
                <w:szCs w:val="24"/>
              </w:rPr>
              <w:t>S</w:t>
            </w:r>
            <w:r w:rsidR="00176632">
              <w:rPr>
                <w:sz w:val="24"/>
                <w:szCs w:val="24"/>
              </w:rPr>
              <w:t>)</w:t>
            </w:r>
            <w:r w:rsidR="00692F43">
              <w:rPr>
                <w:sz w:val="24"/>
                <w:szCs w:val="24"/>
              </w:rPr>
              <w:t>, the transfer articulation system for the state of Maryland</w:t>
            </w:r>
            <w:r w:rsidR="0066404E">
              <w:rPr>
                <w:sz w:val="24"/>
                <w:szCs w:val="24"/>
              </w:rPr>
              <w:t>, can be found on AACC’s {</w:t>
            </w:r>
            <w:hyperlink r:id="rId76" w:history="1">
              <w:r w:rsidR="0066404E" w:rsidRPr="0066404E">
                <w:rPr>
                  <w:rStyle w:val="Hyperlink"/>
                  <w:sz w:val="24"/>
                  <w:szCs w:val="24"/>
                </w:rPr>
                <w:t>webpage</w:t>
              </w:r>
            </w:hyperlink>
            <w:r w:rsidR="0066404E">
              <w:rPr>
                <w:sz w:val="24"/>
                <w:szCs w:val="24"/>
              </w:rPr>
              <w:t>}.</w:t>
            </w:r>
            <w:r w:rsidR="55A6ECF7" w:rsidRPr="0180B55C">
              <w:rPr>
                <w:sz w:val="24"/>
                <w:szCs w:val="24"/>
              </w:rPr>
              <w:t xml:space="preserve"> </w:t>
            </w:r>
          </w:p>
          <w:p w14:paraId="125067E8" w14:textId="77777777" w:rsidR="00432434" w:rsidRDefault="00432434" w:rsidP="0180B55C">
            <w:pPr>
              <w:pStyle w:val="TableParagraph"/>
              <w:spacing w:line="259" w:lineRule="auto"/>
              <w:ind w:left="0" w:right="530"/>
              <w:rPr>
                <w:sz w:val="24"/>
                <w:szCs w:val="24"/>
              </w:rPr>
            </w:pPr>
          </w:p>
          <w:p w14:paraId="0F2A87A5" w14:textId="1E665FF9" w:rsidR="00BA7F34" w:rsidRDefault="582E18A7" w:rsidP="0180B55C">
            <w:pPr>
              <w:pStyle w:val="TableParagraph"/>
              <w:spacing w:line="259" w:lineRule="auto"/>
              <w:ind w:left="0" w:right="530"/>
              <w:rPr>
                <w:sz w:val="24"/>
                <w:szCs w:val="24"/>
              </w:rPr>
            </w:pPr>
            <w:r w:rsidRPr="0180B55C">
              <w:rPr>
                <w:sz w:val="24"/>
                <w:szCs w:val="24"/>
              </w:rPr>
              <w:t>AACC</w:t>
            </w:r>
            <w:r w:rsidRPr="0180B55C">
              <w:rPr>
                <w:spacing w:val="-2"/>
                <w:sz w:val="24"/>
                <w:szCs w:val="24"/>
              </w:rPr>
              <w:t xml:space="preserve"> </w:t>
            </w:r>
            <w:r w:rsidRPr="0180B55C">
              <w:rPr>
                <w:sz w:val="24"/>
                <w:szCs w:val="24"/>
              </w:rPr>
              <w:t>provides</w:t>
            </w:r>
            <w:r w:rsidRPr="0180B55C">
              <w:rPr>
                <w:spacing w:val="-2"/>
                <w:sz w:val="24"/>
                <w:szCs w:val="24"/>
              </w:rPr>
              <w:t xml:space="preserve"> </w:t>
            </w:r>
            <w:r w:rsidRPr="0180B55C">
              <w:rPr>
                <w:sz w:val="24"/>
                <w:szCs w:val="24"/>
              </w:rPr>
              <w:t>a</w:t>
            </w:r>
            <w:r w:rsidRPr="0180B55C">
              <w:rPr>
                <w:spacing w:val="-4"/>
                <w:sz w:val="24"/>
                <w:szCs w:val="24"/>
              </w:rPr>
              <w:t xml:space="preserve"> </w:t>
            </w:r>
            <w:r w:rsidRPr="0180B55C">
              <w:rPr>
                <w:sz w:val="24"/>
                <w:szCs w:val="24"/>
              </w:rPr>
              <w:t>transfer</w:t>
            </w:r>
            <w:r w:rsidRPr="0180B55C">
              <w:rPr>
                <w:spacing w:val="-1"/>
                <w:sz w:val="24"/>
                <w:szCs w:val="24"/>
              </w:rPr>
              <w:t xml:space="preserve"> </w:t>
            </w:r>
            <w:r w:rsidRPr="0180B55C">
              <w:rPr>
                <w:sz w:val="24"/>
                <w:szCs w:val="24"/>
              </w:rPr>
              <w:t>career</w:t>
            </w:r>
            <w:r w:rsidRPr="0180B55C">
              <w:rPr>
                <w:spacing w:val="-2"/>
                <w:sz w:val="24"/>
                <w:szCs w:val="24"/>
              </w:rPr>
              <w:t xml:space="preserve"> </w:t>
            </w:r>
            <w:r w:rsidRPr="0180B55C">
              <w:rPr>
                <w:sz w:val="24"/>
                <w:szCs w:val="24"/>
              </w:rPr>
              <w:t>day</w:t>
            </w:r>
            <w:r w:rsidRPr="0180B55C">
              <w:rPr>
                <w:spacing w:val="-7"/>
                <w:sz w:val="24"/>
                <w:szCs w:val="24"/>
              </w:rPr>
              <w:t xml:space="preserve"> </w:t>
            </w:r>
            <w:r w:rsidRPr="0180B55C">
              <w:rPr>
                <w:sz w:val="24"/>
                <w:szCs w:val="24"/>
              </w:rPr>
              <w:t>where</w:t>
            </w:r>
            <w:r w:rsidRPr="0180B55C">
              <w:rPr>
                <w:spacing w:val="-4"/>
                <w:sz w:val="24"/>
                <w:szCs w:val="24"/>
              </w:rPr>
              <w:t xml:space="preserve"> </w:t>
            </w:r>
            <w:r w:rsidR="00176632">
              <w:rPr>
                <w:spacing w:val="-4"/>
                <w:sz w:val="24"/>
                <w:szCs w:val="24"/>
              </w:rPr>
              <w:t xml:space="preserve">all </w:t>
            </w:r>
            <w:r w:rsidRPr="0180B55C">
              <w:rPr>
                <w:sz w:val="24"/>
                <w:szCs w:val="24"/>
              </w:rPr>
              <w:t>students</w:t>
            </w:r>
            <w:r w:rsidRPr="0180B55C">
              <w:rPr>
                <w:spacing w:val="-2"/>
                <w:sz w:val="24"/>
                <w:szCs w:val="24"/>
              </w:rPr>
              <w:t xml:space="preserve"> </w:t>
            </w:r>
            <w:r w:rsidRPr="0180B55C">
              <w:rPr>
                <w:sz w:val="24"/>
                <w:szCs w:val="24"/>
              </w:rPr>
              <w:t>can</w:t>
            </w:r>
            <w:r w:rsidRPr="0180B55C">
              <w:rPr>
                <w:spacing w:val="-2"/>
                <w:sz w:val="24"/>
                <w:szCs w:val="24"/>
              </w:rPr>
              <w:t xml:space="preserve"> </w:t>
            </w:r>
            <w:r w:rsidRPr="0180B55C">
              <w:rPr>
                <w:sz w:val="24"/>
                <w:szCs w:val="24"/>
              </w:rPr>
              <w:t>meet</w:t>
            </w:r>
            <w:r w:rsidRPr="0180B55C">
              <w:rPr>
                <w:spacing w:val="-2"/>
                <w:sz w:val="24"/>
                <w:szCs w:val="24"/>
              </w:rPr>
              <w:t xml:space="preserve"> </w:t>
            </w:r>
            <w:r w:rsidRPr="0180B55C">
              <w:rPr>
                <w:sz w:val="24"/>
                <w:szCs w:val="24"/>
              </w:rPr>
              <w:t>with</w:t>
            </w:r>
            <w:r w:rsidRPr="0180B55C">
              <w:rPr>
                <w:spacing w:val="-2"/>
                <w:sz w:val="24"/>
                <w:szCs w:val="24"/>
              </w:rPr>
              <w:t xml:space="preserve"> </w:t>
            </w:r>
            <w:r w:rsidRPr="0180B55C">
              <w:rPr>
                <w:sz w:val="24"/>
                <w:szCs w:val="24"/>
              </w:rPr>
              <w:t>admissions</w:t>
            </w:r>
            <w:r w:rsidRPr="0180B55C">
              <w:rPr>
                <w:spacing w:val="-2"/>
                <w:sz w:val="24"/>
                <w:szCs w:val="24"/>
              </w:rPr>
              <w:t xml:space="preserve"> </w:t>
            </w:r>
            <w:r w:rsidRPr="0180B55C">
              <w:rPr>
                <w:sz w:val="24"/>
                <w:szCs w:val="24"/>
              </w:rPr>
              <w:t>staff</w:t>
            </w:r>
            <w:r w:rsidRPr="0180B55C">
              <w:rPr>
                <w:spacing w:val="-4"/>
                <w:sz w:val="24"/>
                <w:szCs w:val="24"/>
              </w:rPr>
              <w:t xml:space="preserve"> </w:t>
            </w:r>
            <w:r w:rsidRPr="0180B55C">
              <w:rPr>
                <w:sz w:val="24"/>
                <w:szCs w:val="24"/>
              </w:rPr>
              <w:t>from</w:t>
            </w:r>
            <w:r w:rsidRPr="0180B55C">
              <w:rPr>
                <w:spacing w:val="-2"/>
                <w:sz w:val="24"/>
                <w:szCs w:val="24"/>
              </w:rPr>
              <w:t xml:space="preserve"> </w:t>
            </w:r>
            <w:r w:rsidRPr="0180B55C">
              <w:rPr>
                <w:sz w:val="24"/>
                <w:szCs w:val="24"/>
              </w:rPr>
              <w:t>four-year institutions. The Human Services program has arranged for BA</w:t>
            </w:r>
            <w:r w:rsidR="57440ED3" w:rsidRPr="0180B55C">
              <w:rPr>
                <w:sz w:val="24"/>
                <w:szCs w:val="24"/>
              </w:rPr>
              <w:t xml:space="preserve"> and BSW</w:t>
            </w:r>
            <w:r w:rsidRPr="0180B55C">
              <w:rPr>
                <w:sz w:val="24"/>
                <w:szCs w:val="24"/>
              </w:rPr>
              <w:t xml:space="preserve"> programs to present to current students such as Stevenson University,</w:t>
            </w:r>
            <w:r w:rsidR="29B291BE" w:rsidRPr="0180B55C">
              <w:rPr>
                <w:sz w:val="24"/>
                <w:szCs w:val="24"/>
              </w:rPr>
              <w:t xml:space="preserve"> Old Dominion University</w:t>
            </w:r>
            <w:r w:rsidR="57440ED3" w:rsidRPr="0180B55C">
              <w:rPr>
                <w:sz w:val="24"/>
                <w:szCs w:val="24"/>
              </w:rPr>
              <w:t>, Salisbury</w:t>
            </w:r>
            <w:r w:rsidR="00692F43">
              <w:rPr>
                <w:sz w:val="24"/>
                <w:szCs w:val="24"/>
              </w:rPr>
              <w:t xml:space="preserve"> University</w:t>
            </w:r>
            <w:r w:rsidRPr="0180B55C">
              <w:rPr>
                <w:sz w:val="24"/>
                <w:szCs w:val="24"/>
              </w:rPr>
              <w:t xml:space="preserve"> and Southern New Hampshire University. </w:t>
            </w:r>
          </w:p>
          <w:p w14:paraId="6DA28334" w14:textId="77777777" w:rsidR="00BA7F34" w:rsidRDefault="00BA7F34" w:rsidP="00BA7F34">
            <w:pPr>
              <w:pStyle w:val="TableParagraph"/>
              <w:spacing w:before="146"/>
              <w:rPr>
                <w:sz w:val="24"/>
              </w:rPr>
            </w:pPr>
          </w:p>
          <w:p w14:paraId="0E905FEC" w14:textId="7B78F341" w:rsidR="00BA7F34" w:rsidRDefault="00BA7F34" w:rsidP="006B6117">
            <w:pPr>
              <w:pStyle w:val="TableParagraph"/>
              <w:spacing w:before="1" w:line="259" w:lineRule="auto"/>
              <w:ind w:left="0" w:right="11"/>
              <w:rPr>
                <w:sz w:val="24"/>
              </w:rPr>
            </w:pPr>
            <w:r>
              <w:rPr>
                <w:sz w:val="24"/>
              </w:rPr>
              <w:t>Additionally,</w:t>
            </w:r>
            <w:r>
              <w:rPr>
                <w:spacing w:val="-4"/>
                <w:sz w:val="24"/>
              </w:rPr>
              <w:t xml:space="preserve"> </w:t>
            </w:r>
            <w:r>
              <w:rPr>
                <w:sz w:val="24"/>
              </w:rPr>
              <w:t>the</w:t>
            </w:r>
            <w:r>
              <w:rPr>
                <w:spacing w:val="-4"/>
                <w:sz w:val="24"/>
              </w:rPr>
              <w:t xml:space="preserve"> </w:t>
            </w:r>
            <w:r>
              <w:rPr>
                <w:sz w:val="24"/>
              </w:rPr>
              <w:t>admissions</w:t>
            </w:r>
            <w:r>
              <w:rPr>
                <w:spacing w:val="-4"/>
                <w:sz w:val="24"/>
              </w:rPr>
              <w:t xml:space="preserve"> </w:t>
            </w:r>
            <w:r>
              <w:rPr>
                <w:sz w:val="24"/>
              </w:rPr>
              <w:t>staff,</w:t>
            </w:r>
            <w:r>
              <w:rPr>
                <w:spacing w:val="-4"/>
                <w:sz w:val="24"/>
              </w:rPr>
              <w:t xml:space="preserve"> </w:t>
            </w:r>
            <w:r>
              <w:rPr>
                <w:sz w:val="24"/>
              </w:rPr>
              <w:t>academic</w:t>
            </w:r>
            <w:r>
              <w:rPr>
                <w:spacing w:val="-3"/>
                <w:sz w:val="24"/>
              </w:rPr>
              <w:t xml:space="preserve"> </w:t>
            </w:r>
            <w:r>
              <w:rPr>
                <w:sz w:val="24"/>
              </w:rPr>
              <w:t>advisors,</w:t>
            </w:r>
            <w:r>
              <w:rPr>
                <w:spacing w:val="-4"/>
                <w:sz w:val="24"/>
              </w:rPr>
              <w:t xml:space="preserve"> </w:t>
            </w:r>
            <w:r>
              <w:rPr>
                <w:sz w:val="24"/>
              </w:rPr>
              <w:t>and</w:t>
            </w:r>
            <w:r>
              <w:rPr>
                <w:spacing w:val="-4"/>
                <w:sz w:val="24"/>
              </w:rPr>
              <w:t xml:space="preserve"> </w:t>
            </w:r>
            <w:r>
              <w:rPr>
                <w:sz w:val="24"/>
              </w:rPr>
              <w:t>faculty</w:t>
            </w:r>
            <w:r>
              <w:rPr>
                <w:spacing w:val="-8"/>
                <w:sz w:val="24"/>
              </w:rPr>
              <w:t xml:space="preserve"> </w:t>
            </w:r>
            <w:r>
              <w:rPr>
                <w:sz w:val="24"/>
              </w:rPr>
              <w:t>inform</w:t>
            </w:r>
            <w:r>
              <w:rPr>
                <w:spacing w:val="-4"/>
                <w:sz w:val="24"/>
              </w:rPr>
              <w:t xml:space="preserve"> </w:t>
            </w:r>
            <w:r>
              <w:rPr>
                <w:sz w:val="24"/>
              </w:rPr>
              <w:t>students</w:t>
            </w:r>
            <w:r>
              <w:rPr>
                <w:spacing w:val="-4"/>
                <w:sz w:val="24"/>
              </w:rPr>
              <w:t xml:space="preserve"> </w:t>
            </w:r>
            <w:r>
              <w:rPr>
                <w:sz w:val="24"/>
              </w:rPr>
              <w:t>of</w:t>
            </w:r>
            <w:r>
              <w:rPr>
                <w:spacing w:val="-4"/>
                <w:sz w:val="24"/>
              </w:rPr>
              <w:t xml:space="preserve"> </w:t>
            </w:r>
            <w:r>
              <w:rPr>
                <w:sz w:val="24"/>
              </w:rPr>
              <w:t>the</w:t>
            </w:r>
            <w:r>
              <w:rPr>
                <w:spacing w:val="-5"/>
                <w:sz w:val="24"/>
              </w:rPr>
              <w:t xml:space="preserve"> </w:t>
            </w:r>
            <w:r>
              <w:rPr>
                <w:sz w:val="24"/>
              </w:rPr>
              <w:t>articulation</w:t>
            </w:r>
            <w:r>
              <w:rPr>
                <w:spacing w:val="-2"/>
                <w:sz w:val="24"/>
              </w:rPr>
              <w:t xml:space="preserve"> </w:t>
            </w:r>
            <w:r>
              <w:rPr>
                <w:sz w:val="24"/>
              </w:rPr>
              <w:t>process and opportunities for transfer using ARTSYS</w:t>
            </w:r>
            <w:r w:rsidR="00692F43">
              <w:rPr>
                <w:sz w:val="24"/>
              </w:rPr>
              <w:t>, which</w:t>
            </w:r>
            <w:r>
              <w:rPr>
                <w:sz w:val="24"/>
              </w:rPr>
              <w:t xml:space="preserve"> provides students and advisors with course equivalencies and the ability to search for specific majors in Maryland</w:t>
            </w:r>
            <w:hyperlink r:id="rId77">
              <w:r w:rsidR="00EC0023">
                <w:rPr>
                  <w:color w:val="045FC1"/>
                  <w:sz w:val="24"/>
                </w:rPr>
                <w:t>{Transfer Agreements}.</w:t>
              </w:r>
            </w:hyperlink>
          </w:p>
          <w:p w14:paraId="44F8FADF" w14:textId="77777777" w:rsidR="004A3355" w:rsidRDefault="004A3355" w:rsidP="0013146B">
            <w:pPr>
              <w:pStyle w:val="TableParagraph"/>
              <w:ind w:left="0"/>
              <w:rPr>
                <w:sz w:val="24"/>
              </w:rPr>
            </w:pPr>
          </w:p>
          <w:p w14:paraId="431514FF" w14:textId="7A93FE61" w:rsidR="00BA7F34" w:rsidRDefault="00BA7F34" w:rsidP="0013146B">
            <w:pPr>
              <w:pStyle w:val="TableParagraph"/>
              <w:ind w:left="0"/>
              <w:rPr>
                <w:sz w:val="24"/>
              </w:rPr>
            </w:pPr>
            <w:r>
              <w:rPr>
                <w:sz w:val="24"/>
              </w:rPr>
              <w:t>Students can receive information on the</w:t>
            </w:r>
            <w:r w:rsidR="007856F6">
              <w:rPr>
                <w:sz w:val="24"/>
              </w:rPr>
              <w:t xml:space="preserve"> Prior Learning Portfolio </w:t>
            </w:r>
            <w:hyperlink r:id="rId78">
              <w:r w:rsidR="007856F6">
                <w:rPr>
                  <w:color w:val="0460C1"/>
                  <w:sz w:val="24"/>
                  <w:u w:val="single" w:color="0460C1"/>
                </w:rPr>
                <w:t>{Prior Learning Portfolio Credit}</w:t>
              </w:r>
            </w:hyperlink>
            <w:r>
              <w:rPr>
                <w:sz w:val="24"/>
              </w:rPr>
              <w:t>from the college’s main website. Students</w:t>
            </w:r>
            <w:r>
              <w:rPr>
                <w:spacing w:val="-3"/>
                <w:sz w:val="24"/>
              </w:rPr>
              <w:t xml:space="preserve"> </w:t>
            </w:r>
            <w:r>
              <w:rPr>
                <w:sz w:val="24"/>
              </w:rPr>
              <w:t>who</w:t>
            </w:r>
            <w:r>
              <w:rPr>
                <w:spacing w:val="-3"/>
                <w:sz w:val="24"/>
              </w:rPr>
              <w:t xml:space="preserve"> </w:t>
            </w:r>
            <w:r w:rsidR="0013146B">
              <w:rPr>
                <w:sz w:val="24"/>
              </w:rPr>
              <w:t>inquire about</w:t>
            </w:r>
            <w:r>
              <w:rPr>
                <w:spacing w:val="-3"/>
                <w:sz w:val="24"/>
              </w:rPr>
              <w:t xml:space="preserve"> </w:t>
            </w:r>
            <w:r>
              <w:rPr>
                <w:sz w:val="24"/>
              </w:rPr>
              <w:t>Prior</w:t>
            </w:r>
            <w:r>
              <w:rPr>
                <w:spacing w:val="-2"/>
                <w:sz w:val="24"/>
              </w:rPr>
              <w:t xml:space="preserve"> </w:t>
            </w:r>
            <w:r>
              <w:rPr>
                <w:sz w:val="24"/>
              </w:rPr>
              <w:t>Learning</w:t>
            </w:r>
            <w:r>
              <w:rPr>
                <w:spacing w:val="-6"/>
                <w:sz w:val="24"/>
              </w:rPr>
              <w:t xml:space="preserve"> </w:t>
            </w:r>
            <w:r>
              <w:rPr>
                <w:sz w:val="24"/>
              </w:rPr>
              <w:t>also</w:t>
            </w:r>
            <w:r>
              <w:rPr>
                <w:spacing w:val="-3"/>
                <w:sz w:val="24"/>
              </w:rPr>
              <w:t xml:space="preserve"> </w:t>
            </w:r>
            <w:r>
              <w:rPr>
                <w:sz w:val="24"/>
              </w:rPr>
              <w:t>receive</w:t>
            </w:r>
            <w:r>
              <w:rPr>
                <w:spacing w:val="-3"/>
                <w:sz w:val="24"/>
              </w:rPr>
              <w:t xml:space="preserve"> </w:t>
            </w:r>
            <w:r>
              <w:rPr>
                <w:sz w:val="24"/>
              </w:rPr>
              <w:t>information</w:t>
            </w:r>
            <w:r>
              <w:rPr>
                <w:spacing w:val="-3"/>
                <w:sz w:val="24"/>
              </w:rPr>
              <w:t xml:space="preserve"> </w:t>
            </w:r>
            <w:r>
              <w:rPr>
                <w:sz w:val="24"/>
              </w:rPr>
              <w:t>regarding</w:t>
            </w:r>
            <w:r>
              <w:rPr>
                <w:spacing w:val="-6"/>
                <w:sz w:val="24"/>
              </w:rPr>
              <w:t xml:space="preserve"> </w:t>
            </w:r>
            <w:r>
              <w:rPr>
                <w:sz w:val="24"/>
              </w:rPr>
              <w:t>processes</w:t>
            </w:r>
            <w:r>
              <w:rPr>
                <w:spacing w:val="-2"/>
                <w:sz w:val="24"/>
              </w:rPr>
              <w:t xml:space="preserve"> </w:t>
            </w:r>
            <w:r>
              <w:rPr>
                <w:sz w:val="24"/>
              </w:rPr>
              <w:t>and</w:t>
            </w:r>
            <w:r>
              <w:rPr>
                <w:spacing w:val="-3"/>
                <w:sz w:val="24"/>
              </w:rPr>
              <w:t xml:space="preserve"> </w:t>
            </w:r>
            <w:r>
              <w:rPr>
                <w:sz w:val="24"/>
              </w:rPr>
              <w:t>requirements for the Prior Learning Portfolio Credit through the</w:t>
            </w:r>
            <w:r w:rsidR="0013146B">
              <w:rPr>
                <w:sz w:val="24"/>
              </w:rPr>
              <w:t xml:space="preserve"> Human Services faculty.</w:t>
            </w:r>
          </w:p>
          <w:p w14:paraId="2F358D05" w14:textId="77777777" w:rsidR="00722D22" w:rsidRDefault="00722D22" w:rsidP="0013146B">
            <w:pPr>
              <w:pStyle w:val="TableParagraph"/>
              <w:ind w:left="0"/>
              <w:rPr>
                <w:sz w:val="24"/>
              </w:rPr>
            </w:pPr>
          </w:p>
          <w:p w14:paraId="3F0E5E6E" w14:textId="77777777" w:rsidR="00722D22" w:rsidRDefault="00722D22" w:rsidP="0013146B">
            <w:pPr>
              <w:pStyle w:val="TableParagraph"/>
              <w:ind w:left="0"/>
              <w:rPr>
                <w:sz w:val="24"/>
              </w:rPr>
            </w:pPr>
          </w:p>
          <w:p w14:paraId="0F52F6D2" w14:textId="77777777" w:rsidR="00722D22" w:rsidRDefault="00722D22" w:rsidP="0013146B">
            <w:pPr>
              <w:pStyle w:val="TableParagraph"/>
              <w:ind w:left="0"/>
              <w:rPr>
                <w:sz w:val="24"/>
              </w:rPr>
            </w:pPr>
          </w:p>
          <w:p w14:paraId="5AA97241" w14:textId="77777777" w:rsidR="00722D22" w:rsidRDefault="00722D22" w:rsidP="0013146B">
            <w:pPr>
              <w:pStyle w:val="TableParagraph"/>
              <w:ind w:left="0"/>
              <w:rPr>
                <w:sz w:val="24"/>
              </w:rPr>
            </w:pPr>
          </w:p>
          <w:p w14:paraId="0B1F7095" w14:textId="77777777" w:rsidR="00B44D7A" w:rsidRDefault="00B44D7A" w:rsidP="0013146B">
            <w:pPr>
              <w:pStyle w:val="TableParagraph"/>
              <w:ind w:left="0"/>
              <w:rPr>
                <w:sz w:val="24"/>
              </w:rPr>
            </w:pPr>
          </w:p>
          <w:p w14:paraId="2AAB4DF7" w14:textId="77777777" w:rsidR="00B44D7A" w:rsidRDefault="00B44D7A" w:rsidP="0013146B">
            <w:pPr>
              <w:pStyle w:val="TableParagraph"/>
              <w:ind w:left="0"/>
              <w:rPr>
                <w:sz w:val="24"/>
              </w:rPr>
            </w:pPr>
          </w:p>
          <w:p w14:paraId="4D2FFEAD" w14:textId="77777777" w:rsidR="00B44D7A" w:rsidRDefault="00B44D7A" w:rsidP="0013146B">
            <w:pPr>
              <w:pStyle w:val="TableParagraph"/>
              <w:ind w:left="0"/>
              <w:rPr>
                <w:sz w:val="24"/>
              </w:rPr>
            </w:pPr>
          </w:p>
          <w:p w14:paraId="4839A68E" w14:textId="77777777" w:rsidR="00B44D7A" w:rsidRDefault="00B44D7A" w:rsidP="0013146B">
            <w:pPr>
              <w:pStyle w:val="TableParagraph"/>
              <w:ind w:left="0"/>
              <w:rPr>
                <w:sz w:val="24"/>
              </w:rPr>
            </w:pPr>
          </w:p>
          <w:p w14:paraId="239F9846" w14:textId="77777777" w:rsidR="00B44D7A" w:rsidRDefault="00B44D7A" w:rsidP="0013146B">
            <w:pPr>
              <w:pStyle w:val="TableParagraph"/>
              <w:ind w:left="0"/>
              <w:rPr>
                <w:sz w:val="24"/>
              </w:rPr>
            </w:pPr>
          </w:p>
          <w:p w14:paraId="1C7DE1B1" w14:textId="77777777" w:rsidR="00B44D7A" w:rsidRDefault="00B44D7A" w:rsidP="0013146B">
            <w:pPr>
              <w:pStyle w:val="TableParagraph"/>
              <w:ind w:left="0"/>
              <w:rPr>
                <w:sz w:val="24"/>
              </w:rPr>
            </w:pPr>
          </w:p>
          <w:p w14:paraId="776B869E" w14:textId="77777777" w:rsidR="00B44D7A" w:rsidRDefault="00B44D7A" w:rsidP="0013146B">
            <w:pPr>
              <w:pStyle w:val="TableParagraph"/>
              <w:ind w:left="0"/>
              <w:rPr>
                <w:sz w:val="24"/>
              </w:rPr>
            </w:pPr>
          </w:p>
          <w:p w14:paraId="07AA3E44" w14:textId="77777777" w:rsidR="00B44D7A" w:rsidRDefault="00B44D7A" w:rsidP="0013146B">
            <w:pPr>
              <w:pStyle w:val="TableParagraph"/>
              <w:ind w:left="0"/>
              <w:rPr>
                <w:sz w:val="24"/>
              </w:rPr>
            </w:pPr>
          </w:p>
          <w:p w14:paraId="5C9AB330" w14:textId="385B98FC" w:rsidR="0013146B" w:rsidRDefault="0013146B" w:rsidP="432D0519">
            <w:pPr>
              <w:pStyle w:val="TableParagraph"/>
              <w:ind w:left="0"/>
              <w:rPr>
                <w:sz w:val="24"/>
                <w:szCs w:val="24"/>
              </w:rPr>
            </w:pPr>
          </w:p>
        </w:tc>
      </w:tr>
    </w:tbl>
    <w:p w14:paraId="6537F28F" w14:textId="77777777" w:rsidR="007D40BE" w:rsidRDefault="007D40BE">
      <w:pPr>
        <w:rPr>
          <w:sz w:val="24"/>
        </w:rPr>
        <w:sectPr w:rsidR="007D40BE">
          <w:footerReference w:type="default" r:id="rId79"/>
          <w:pgSz w:w="12240" w:h="15840"/>
          <w:pgMar w:top="1400" w:right="580" w:bottom="1200" w:left="1060" w:header="0" w:footer="1012" w:gutter="0"/>
          <w:cols w:space="720"/>
        </w:sectPr>
      </w:pPr>
    </w:p>
    <w:p w14:paraId="4C9CCAE4" w14:textId="1FB18118" w:rsidR="007D40BE" w:rsidRDefault="00BB2F7E">
      <w:pPr>
        <w:pStyle w:val="ListParagraph"/>
        <w:numPr>
          <w:ilvl w:val="0"/>
          <w:numId w:val="11"/>
        </w:numPr>
        <w:tabs>
          <w:tab w:val="left" w:pos="3173"/>
        </w:tabs>
        <w:spacing w:before="60"/>
        <w:ind w:left="3173" w:hanging="309"/>
        <w:jc w:val="left"/>
        <w:rPr>
          <w:b/>
          <w:sz w:val="24"/>
        </w:rPr>
      </w:pPr>
      <w:r>
        <w:rPr>
          <w:b/>
          <w:spacing w:val="-2"/>
          <w:sz w:val="24"/>
        </w:rPr>
        <w:lastRenderedPageBreak/>
        <w:t>CURRICULUM:</w:t>
      </w:r>
      <w:r>
        <w:rPr>
          <w:b/>
          <w:spacing w:val="14"/>
          <w:sz w:val="24"/>
        </w:rPr>
        <w:t xml:space="preserve"> </w:t>
      </w:r>
      <w:r>
        <w:rPr>
          <w:b/>
          <w:spacing w:val="-2"/>
          <w:sz w:val="24"/>
        </w:rPr>
        <w:t>ASSOCIATE</w:t>
      </w:r>
      <w:r>
        <w:rPr>
          <w:b/>
          <w:spacing w:val="8"/>
          <w:sz w:val="24"/>
        </w:rPr>
        <w:t xml:space="preserve"> </w:t>
      </w:r>
      <w:r>
        <w:rPr>
          <w:b/>
          <w:spacing w:val="-2"/>
          <w:sz w:val="24"/>
        </w:rPr>
        <w:t>DEGREE</w:t>
      </w:r>
    </w:p>
    <w:p w14:paraId="7A81F9C4" w14:textId="77777777" w:rsidR="007D40BE" w:rsidRDefault="00BB2F7E">
      <w:pPr>
        <w:pStyle w:val="ListParagraph"/>
        <w:numPr>
          <w:ilvl w:val="1"/>
          <w:numId w:val="11"/>
        </w:numPr>
        <w:tabs>
          <w:tab w:val="left" w:pos="3341"/>
        </w:tabs>
        <w:spacing w:before="180"/>
        <w:ind w:left="3341" w:hanging="298"/>
        <w:jc w:val="left"/>
        <w:rPr>
          <w:b/>
          <w:sz w:val="24"/>
        </w:rPr>
      </w:pPr>
      <w:r>
        <w:rPr>
          <w:b/>
          <w:sz w:val="24"/>
        </w:rPr>
        <w:t>Knowledge,</w:t>
      </w:r>
      <w:r>
        <w:rPr>
          <w:b/>
          <w:spacing w:val="1"/>
          <w:sz w:val="24"/>
        </w:rPr>
        <w:t xml:space="preserve"> </w:t>
      </w:r>
      <w:r>
        <w:rPr>
          <w:b/>
          <w:sz w:val="24"/>
        </w:rPr>
        <w:t>Theory,</w:t>
      </w:r>
      <w:r>
        <w:rPr>
          <w:b/>
          <w:spacing w:val="2"/>
          <w:sz w:val="24"/>
        </w:rPr>
        <w:t xml:space="preserve"> </w:t>
      </w:r>
      <w:r>
        <w:rPr>
          <w:b/>
          <w:sz w:val="24"/>
        </w:rPr>
        <w:t>Skills,</w:t>
      </w:r>
      <w:r>
        <w:rPr>
          <w:b/>
          <w:spacing w:val="2"/>
          <w:sz w:val="24"/>
        </w:rPr>
        <w:t xml:space="preserve"> </w:t>
      </w:r>
      <w:r>
        <w:rPr>
          <w:b/>
          <w:sz w:val="24"/>
        </w:rPr>
        <w:t xml:space="preserve">and </w:t>
      </w:r>
      <w:r>
        <w:rPr>
          <w:b/>
          <w:spacing w:val="-2"/>
          <w:sz w:val="24"/>
        </w:rPr>
        <w:t>Values</w:t>
      </w:r>
    </w:p>
    <w:p w14:paraId="6DFB9E20" w14:textId="77777777" w:rsidR="007D40BE" w:rsidRDefault="007D40BE">
      <w:pPr>
        <w:pStyle w:val="BodyText"/>
        <w:rPr>
          <w:b/>
        </w:rPr>
      </w:pPr>
    </w:p>
    <w:p w14:paraId="6FFD8311" w14:textId="77777777" w:rsidR="007D40BE" w:rsidRDefault="00BB2F7E">
      <w:pPr>
        <w:pStyle w:val="ListParagraph"/>
        <w:numPr>
          <w:ilvl w:val="2"/>
          <w:numId w:val="11"/>
        </w:numPr>
        <w:tabs>
          <w:tab w:val="left" w:pos="4903"/>
        </w:tabs>
        <w:spacing w:before="0"/>
        <w:ind w:left="4903"/>
        <w:jc w:val="left"/>
        <w:rPr>
          <w:b/>
          <w:sz w:val="24"/>
        </w:rPr>
      </w:pPr>
      <w:r>
        <w:rPr>
          <w:b/>
          <w:spacing w:val="-2"/>
          <w:sz w:val="24"/>
        </w:rPr>
        <w:t>History</w:t>
      </w:r>
    </w:p>
    <w:p w14:paraId="4C3247D9" w14:textId="77777777" w:rsidR="007D40BE" w:rsidRDefault="00BB2F7E">
      <w:pPr>
        <w:pStyle w:val="BodyText"/>
        <w:spacing w:before="264" w:line="261" w:lineRule="auto"/>
        <w:ind w:left="247" w:right="1140"/>
        <w:jc w:val="both"/>
      </w:pPr>
      <w:r>
        <w:rPr>
          <w:b/>
          <w:i/>
        </w:rPr>
        <w:t>Context</w:t>
      </w:r>
      <w:r>
        <w:rPr>
          <w:i/>
        </w:rPr>
        <w:t>:</w:t>
      </w:r>
      <w:r>
        <w:rPr>
          <w:i/>
          <w:spacing w:val="-7"/>
        </w:rPr>
        <w:t xml:space="preserve"> </w:t>
      </w:r>
      <w:r>
        <w:t>The history</w:t>
      </w:r>
      <w:r>
        <w:rPr>
          <w:spacing w:val="-8"/>
        </w:rPr>
        <w:t xml:space="preserve"> </w:t>
      </w:r>
      <w:r>
        <w:t>of human</w:t>
      </w:r>
      <w:r>
        <w:rPr>
          <w:spacing w:val="-8"/>
        </w:rPr>
        <w:t xml:space="preserve"> </w:t>
      </w:r>
      <w:r>
        <w:t>services</w:t>
      </w:r>
      <w:r>
        <w:rPr>
          <w:spacing w:val="-5"/>
        </w:rPr>
        <w:t xml:space="preserve"> </w:t>
      </w:r>
      <w:r>
        <w:t>provides</w:t>
      </w:r>
      <w:r>
        <w:rPr>
          <w:spacing w:val="-5"/>
        </w:rPr>
        <w:t xml:space="preserve"> </w:t>
      </w:r>
      <w:r>
        <w:t>the</w:t>
      </w:r>
      <w:r>
        <w:rPr>
          <w:spacing w:val="-6"/>
        </w:rPr>
        <w:t xml:space="preserve"> </w:t>
      </w:r>
      <w:r>
        <w:t>context</w:t>
      </w:r>
      <w:r>
        <w:rPr>
          <w:spacing w:val="-1"/>
        </w:rPr>
        <w:t xml:space="preserve"> </w:t>
      </w:r>
      <w:r>
        <w:t>in which the profession</w:t>
      </w:r>
      <w:r>
        <w:rPr>
          <w:spacing w:val="-15"/>
        </w:rPr>
        <w:t xml:space="preserve"> </w:t>
      </w:r>
      <w:r>
        <w:t>evolved, a foundation</w:t>
      </w:r>
      <w:r>
        <w:rPr>
          <w:spacing w:val="-15"/>
        </w:rPr>
        <w:t xml:space="preserve"> </w:t>
      </w:r>
      <w:r>
        <w:t>for assessment</w:t>
      </w:r>
      <w:r>
        <w:rPr>
          <w:spacing w:val="-13"/>
        </w:rPr>
        <w:t xml:space="preserve"> </w:t>
      </w:r>
      <w:r>
        <w:t>of present conditions</w:t>
      </w:r>
      <w:r>
        <w:rPr>
          <w:spacing w:val="-15"/>
        </w:rPr>
        <w:t xml:space="preserve"> </w:t>
      </w:r>
      <w:r>
        <w:t>in the</w:t>
      </w:r>
      <w:r>
        <w:rPr>
          <w:spacing w:val="-3"/>
        </w:rPr>
        <w:t xml:space="preserve"> </w:t>
      </w:r>
      <w:r>
        <w:t>field,</w:t>
      </w:r>
      <w:r>
        <w:rPr>
          <w:spacing w:val="-5"/>
        </w:rPr>
        <w:t xml:space="preserve"> </w:t>
      </w:r>
      <w:r>
        <w:t>and a framework</w:t>
      </w:r>
      <w:r>
        <w:rPr>
          <w:spacing w:val="-15"/>
        </w:rPr>
        <w:t xml:space="preserve"> </w:t>
      </w:r>
      <w:r>
        <w:t>for projecting</w:t>
      </w:r>
      <w:r>
        <w:rPr>
          <w:spacing w:val="-15"/>
        </w:rPr>
        <w:t xml:space="preserve"> </w:t>
      </w:r>
      <w:r>
        <w:t>and shaping</w:t>
      </w:r>
      <w:r>
        <w:rPr>
          <w:spacing w:val="-11"/>
        </w:rPr>
        <w:t xml:space="preserve"> </w:t>
      </w:r>
      <w:r>
        <w:t>trends</w:t>
      </w:r>
      <w:r>
        <w:rPr>
          <w:spacing w:val="-5"/>
        </w:rPr>
        <w:t xml:space="preserve"> </w:t>
      </w:r>
      <w:r>
        <w:t>and outcomes.</w:t>
      </w:r>
      <w:r>
        <w:rPr>
          <w:spacing w:val="-8"/>
        </w:rPr>
        <w:t xml:space="preserve"> </w:t>
      </w:r>
      <w:r>
        <w:t>Thus, human</w:t>
      </w:r>
      <w:r>
        <w:rPr>
          <w:spacing w:val="-7"/>
        </w:rPr>
        <w:t xml:space="preserve"> </w:t>
      </w:r>
      <w:r>
        <w:t>services</w:t>
      </w:r>
      <w:r>
        <w:rPr>
          <w:spacing w:val="-5"/>
        </w:rPr>
        <w:t xml:space="preserve"> </w:t>
      </w:r>
      <w:r>
        <w:t>professionals</w:t>
      </w:r>
      <w:r>
        <w:rPr>
          <w:spacing w:val="-15"/>
        </w:rPr>
        <w:t xml:space="preserve"> </w:t>
      </w:r>
      <w:r>
        <w:t>must</w:t>
      </w:r>
      <w:r>
        <w:rPr>
          <w:spacing w:val="-15"/>
        </w:rPr>
        <w:t xml:space="preserve"> </w:t>
      </w:r>
      <w:r>
        <w:t>have knowledge of how different human services emerged and the various forces that influenced their development.</w:t>
      </w:r>
    </w:p>
    <w:p w14:paraId="70DF9E56" w14:textId="77777777" w:rsidR="007D40BE" w:rsidRDefault="007D40BE">
      <w:pPr>
        <w:pStyle w:val="BodyText"/>
        <w:spacing w:before="1"/>
        <w:rPr>
          <w:sz w:val="17"/>
          <w:szCs w:val="17"/>
        </w:rPr>
      </w:pPr>
    </w:p>
    <w:p w14:paraId="6106E6B5" w14:textId="47A34694" w:rsidR="1F663952" w:rsidRDefault="1F663952" w:rsidP="1F663952">
      <w:pPr>
        <w:pStyle w:val="BodyText"/>
        <w:spacing w:before="1"/>
        <w:rPr>
          <w:sz w:val="17"/>
          <w:szCs w:val="17"/>
        </w:rPr>
      </w:pPr>
    </w:p>
    <w:tbl>
      <w:tblPr>
        <w:tblW w:w="0" w:type="auto"/>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00"/>
        <w:gridCol w:w="9480"/>
      </w:tblGrid>
      <w:tr w:rsidR="007D40BE" w14:paraId="371FEFDC" w14:textId="77777777" w:rsidTr="3C0CB19A">
        <w:trPr>
          <w:trHeight w:val="596"/>
        </w:trPr>
        <w:tc>
          <w:tcPr>
            <w:tcW w:w="10080" w:type="dxa"/>
            <w:gridSpan w:val="2"/>
          </w:tcPr>
          <w:p w14:paraId="41155284" w14:textId="77777777" w:rsidR="007D40BE" w:rsidRDefault="00BB2F7E">
            <w:pPr>
              <w:pStyle w:val="TableParagraph"/>
              <w:spacing w:before="17" w:line="280" w:lineRule="atLeast"/>
              <w:rPr>
                <w:b/>
                <w:sz w:val="24"/>
              </w:rPr>
            </w:pPr>
            <w:r>
              <w:rPr>
                <w:b/>
                <w:sz w:val="24"/>
                <w:u w:val="thick"/>
              </w:rPr>
              <w:t>Standard</w:t>
            </w:r>
            <w:r>
              <w:rPr>
                <w:b/>
                <w:sz w:val="24"/>
              </w:rPr>
              <w:t xml:space="preserve"> 11: The curriculum shall include the historical development of human services. Describe and provide evidence that the following are adequately addressed in the curriculum:</w:t>
            </w:r>
          </w:p>
        </w:tc>
      </w:tr>
      <w:tr w:rsidR="007D40BE" w14:paraId="1B256855" w14:textId="77777777" w:rsidTr="3C0CB19A">
        <w:trPr>
          <w:trHeight w:val="549"/>
        </w:trPr>
        <w:tc>
          <w:tcPr>
            <w:tcW w:w="600" w:type="dxa"/>
          </w:tcPr>
          <w:p w14:paraId="23700CD4" w14:textId="77777777" w:rsidR="007D40BE" w:rsidRDefault="00BB2F7E">
            <w:pPr>
              <w:pStyle w:val="TableParagraph"/>
              <w:spacing w:before="38"/>
              <w:ind w:left="100"/>
              <w:rPr>
                <w:sz w:val="24"/>
              </w:rPr>
            </w:pPr>
            <w:r>
              <w:rPr>
                <w:spacing w:val="-5"/>
                <w:sz w:val="24"/>
              </w:rPr>
              <w:t>a.</w:t>
            </w:r>
          </w:p>
        </w:tc>
        <w:tc>
          <w:tcPr>
            <w:tcW w:w="9480" w:type="dxa"/>
          </w:tcPr>
          <w:p w14:paraId="4CAD7033" w14:textId="77777777" w:rsidR="006C5230" w:rsidRDefault="00BB2F7E" w:rsidP="006D41DA">
            <w:pPr>
              <w:pStyle w:val="TableParagraph"/>
              <w:spacing w:before="38"/>
              <w:ind w:left="0"/>
              <w:rPr>
                <w:sz w:val="24"/>
                <w:szCs w:val="24"/>
              </w:rPr>
            </w:pPr>
            <w:r w:rsidRPr="1F663952">
              <w:rPr>
                <w:sz w:val="24"/>
                <w:szCs w:val="24"/>
              </w:rPr>
              <w:t>The</w:t>
            </w:r>
            <w:r w:rsidRPr="1F663952">
              <w:rPr>
                <w:spacing w:val="6"/>
                <w:sz w:val="24"/>
                <w:szCs w:val="24"/>
              </w:rPr>
              <w:t xml:space="preserve"> </w:t>
            </w:r>
            <w:r w:rsidRPr="1F663952">
              <w:rPr>
                <w:sz w:val="24"/>
                <w:szCs w:val="24"/>
              </w:rPr>
              <w:t>historical</w:t>
            </w:r>
            <w:r w:rsidRPr="1F663952">
              <w:rPr>
                <w:spacing w:val="13"/>
                <w:sz w:val="24"/>
                <w:szCs w:val="24"/>
              </w:rPr>
              <w:t xml:space="preserve"> </w:t>
            </w:r>
            <w:r w:rsidRPr="1F663952">
              <w:rPr>
                <w:sz w:val="24"/>
                <w:szCs w:val="24"/>
              </w:rPr>
              <w:t>roots</w:t>
            </w:r>
            <w:r w:rsidRPr="1F663952">
              <w:rPr>
                <w:spacing w:val="9"/>
                <w:sz w:val="24"/>
                <w:szCs w:val="24"/>
              </w:rPr>
              <w:t xml:space="preserve"> </w:t>
            </w:r>
            <w:r w:rsidRPr="1F663952">
              <w:rPr>
                <w:sz w:val="24"/>
                <w:szCs w:val="24"/>
              </w:rPr>
              <w:t>of</w:t>
            </w:r>
            <w:r w:rsidRPr="1F663952">
              <w:rPr>
                <w:spacing w:val="12"/>
                <w:sz w:val="24"/>
                <w:szCs w:val="24"/>
              </w:rPr>
              <w:t xml:space="preserve"> </w:t>
            </w:r>
            <w:r w:rsidRPr="1F663952">
              <w:rPr>
                <w:sz w:val="24"/>
                <w:szCs w:val="24"/>
              </w:rPr>
              <w:t>human</w:t>
            </w:r>
            <w:r w:rsidRPr="1F663952">
              <w:rPr>
                <w:spacing w:val="7"/>
                <w:sz w:val="24"/>
                <w:szCs w:val="24"/>
              </w:rPr>
              <w:t xml:space="preserve"> </w:t>
            </w:r>
            <w:r w:rsidRPr="1F663952">
              <w:rPr>
                <w:sz w:val="24"/>
                <w:szCs w:val="24"/>
              </w:rPr>
              <w:t>services</w:t>
            </w:r>
            <w:r w:rsidRPr="1F663952">
              <w:rPr>
                <w:spacing w:val="9"/>
                <w:sz w:val="24"/>
                <w:szCs w:val="24"/>
              </w:rPr>
              <w:t xml:space="preserve"> </w:t>
            </w:r>
            <w:r w:rsidRPr="1F663952">
              <w:rPr>
                <w:sz w:val="24"/>
                <w:szCs w:val="24"/>
              </w:rPr>
              <w:t>as</w:t>
            </w:r>
            <w:r w:rsidRPr="1F663952">
              <w:rPr>
                <w:spacing w:val="10"/>
                <w:sz w:val="24"/>
                <w:szCs w:val="24"/>
              </w:rPr>
              <w:t xml:space="preserve"> </w:t>
            </w:r>
            <w:proofErr w:type="gramStart"/>
            <w:r w:rsidRPr="1F663952">
              <w:rPr>
                <w:sz w:val="24"/>
                <w:szCs w:val="24"/>
              </w:rPr>
              <w:t>a</w:t>
            </w:r>
            <w:r w:rsidRPr="1F663952">
              <w:rPr>
                <w:spacing w:val="8"/>
                <w:sz w:val="24"/>
                <w:szCs w:val="24"/>
              </w:rPr>
              <w:t xml:space="preserve"> </w:t>
            </w:r>
            <w:r w:rsidRPr="1F663952">
              <w:rPr>
                <w:sz w:val="24"/>
                <w:szCs w:val="24"/>
              </w:rPr>
              <w:t>discipline</w:t>
            </w:r>
            <w:proofErr w:type="gramEnd"/>
            <w:r w:rsidRPr="1F663952">
              <w:rPr>
                <w:spacing w:val="8"/>
                <w:sz w:val="24"/>
                <w:szCs w:val="24"/>
              </w:rPr>
              <w:t xml:space="preserve"> </w:t>
            </w:r>
            <w:r w:rsidRPr="1F663952">
              <w:rPr>
                <w:sz w:val="24"/>
                <w:szCs w:val="24"/>
              </w:rPr>
              <w:t>and</w:t>
            </w:r>
            <w:r w:rsidRPr="1F663952">
              <w:rPr>
                <w:spacing w:val="8"/>
                <w:sz w:val="24"/>
                <w:szCs w:val="24"/>
              </w:rPr>
              <w:t xml:space="preserve"> </w:t>
            </w:r>
            <w:r w:rsidRPr="1F663952">
              <w:rPr>
                <w:spacing w:val="-2"/>
                <w:sz w:val="24"/>
                <w:szCs w:val="24"/>
              </w:rPr>
              <w:t>profession.</w:t>
            </w:r>
          </w:p>
          <w:p w14:paraId="60D7AB7B" w14:textId="3B9B9AE4" w:rsidR="006C5230" w:rsidRDefault="006C5230" w:rsidP="1F663952">
            <w:pPr>
              <w:pStyle w:val="TableParagraph"/>
              <w:spacing w:before="38"/>
              <w:ind w:left="148"/>
              <w:rPr>
                <w:b/>
                <w:bCs/>
                <w:sz w:val="24"/>
                <w:szCs w:val="24"/>
              </w:rPr>
            </w:pPr>
          </w:p>
          <w:p w14:paraId="55530697" w14:textId="35566214" w:rsidR="006C5230" w:rsidRPr="00432434" w:rsidRDefault="6E797FF5" w:rsidP="006D41DA">
            <w:pPr>
              <w:pStyle w:val="TableParagraph"/>
              <w:spacing w:before="38"/>
              <w:ind w:left="0"/>
              <w:rPr>
                <w:b/>
                <w:bCs/>
                <w:sz w:val="24"/>
                <w:szCs w:val="24"/>
                <w:u w:val="single"/>
              </w:rPr>
            </w:pPr>
            <w:r w:rsidRPr="00432434">
              <w:rPr>
                <w:b/>
                <w:bCs/>
                <w:sz w:val="24"/>
                <w:szCs w:val="24"/>
                <w:u w:val="single"/>
              </w:rPr>
              <w:t xml:space="preserve">Response: </w:t>
            </w:r>
          </w:p>
          <w:p w14:paraId="3FEA9313" w14:textId="7871BC9A" w:rsidR="006C5230" w:rsidRPr="00F82312" w:rsidRDefault="3AB21535" w:rsidP="00A25502">
            <w:pPr>
              <w:spacing w:before="3"/>
              <w:ind w:right="232"/>
              <w:rPr>
                <w:b/>
                <w:sz w:val="24"/>
                <w:szCs w:val="24"/>
              </w:rPr>
            </w:pPr>
            <w:r w:rsidRPr="00F82312">
              <w:rPr>
                <w:b/>
                <w:sz w:val="24"/>
                <w:szCs w:val="24"/>
              </w:rPr>
              <w:t xml:space="preserve">HUS </w:t>
            </w:r>
            <w:r w:rsidR="00A25502" w:rsidRPr="00F82312">
              <w:rPr>
                <w:b/>
                <w:sz w:val="24"/>
                <w:szCs w:val="24"/>
              </w:rPr>
              <w:t>100 Introduction</w:t>
            </w:r>
            <w:r w:rsidRPr="00F82312">
              <w:rPr>
                <w:b/>
                <w:sz w:val="24"/>
                <w:szCs w:val="24"/>
              </w:rPr>
              <w:t xml:space="preserve"> to Human Services</w:t>
            </w:r>
          </w:p>
          <w:p w14:paraId="39F91872" w14:textId="2BA65A17" w:rsidR="006C5230" w:rsidRPr="00F82312" w:rsidRDefault="3AB21535" w:rsidP="00A25502">
            <w:pPr>
              <w:spacing w:before="3"/>
              <w:ind w:right="232"/>
              <w:rPr>
                <w:b/>
                <w:sz w:val="24"/>
                <w:szCs w:val="24"/>
              </w:rPr>
            </w:pPr>
            <w:r w:rsidRPr="00F82312">
              <w:rPr>
                <w:b/>
                <w:sz w:val="24"/>
                <w:szCs w:val="24"/>
              </w:rPr>
              <w:t>HUS 101 Human Services and Addiction Counseling Ethics in Practice</w:t>
            </w:r>
          </w:p>
          <w:p w14:paraId="21F07F45" w14:textId="14EC91A5" w:rsidR="006C5230" w:rsidRPr="00F82312" w:rsidRDefault="3AB21535" w:rsidP="00A25502">
            <w:pPr>
              <w:spacing w:before="3"/>
              <w:ind w:right="232"/>
              <w:rPr>
                <w:b/>
                <w:sz w:val="24"/>
                <w:szCs w:val="24"/>
              </w:rPr>
            </w:pPr>
            <w:r w:rsidRPr="00F82312">
              <w:rPr>
                <w:b/>
                <w:sz w:val="24"/>
                <w:szCs w:val="24"/>
              </w:rPr>
              <w:t>HUS 114 Counseling, Assessment and Case Management</w:t>
            </w:r>
          </w:p>
          <w:p w14:paraId="3F2F9D49" w14:textId="2904A21C" w:rsidR="006C5230" w:rsidRPr="00F82312" w:rsidRDefault="3AB21535" w:rsidP="00A25502">
            <w:pPr>
              <w:spacing w:before="3"/>
              <w:ind w:right="232"/>
              <w:rPr>
                <w:b/>
                <w:sz w:val="24"/>
                <w:szCs w:val="24"/>
              </w:rPr>
            </w:pPr>
            <w:r w:rsidRPr="00F82312">
              <w:rPr>
                <w:b/>
                <w:sz w:val="24"/>
                <w:szCs w:val="24"/>
              </w:rPr>
              <w:t>HUS 115 Fieldwork: Counseling, Assessment and Case Management</w:t>
            </w:r>
          </w:p>
          <w:p w14:paraId="4B5A4243" w14:textId="06C332BA" w:rsidR="006C5230" w:rsidRPr="00F82312" w:rsidRDefault="4D886444" w:rsidP="00A25502">
            <w:pPr>
              <w:spacing w:before="3"/>
              <w:ind w:right="232"/>
              <w:rPr>
                <w:b/>
                <w:sz w:val="24"/>
                <w:szCs w:val="24"/>
              </w:rPr>
            </w:pPr>
            <w:r w:rsidRPr="00F82312">
              <w:rPr>
                <w:b/>
                <w:sz w:val="24"/>
                <w:szCs w:val="24"/>
              </w:rPr>
              <w:t xml:space="preserve">HUS </w:t>
            </w:r>
            <w:r w:rsidR="00A25502" w:rsidRPr="00F82312">
              <w:rPr>
                <w:b/>
                <w:sz w:val="24"/>
                <w:szCs w:val="24"/>
              </w:rPr>
              <w:t>211 Crisis</w:t>
            </w:r>
            <w:r w:rsidRPr="00F82312">
              <w:rPr>
                <w:b/>
                <w:sz w:val="24"/>
                <w:szCs w:val="24"/>
              </w:rPr>
              <w:t xml:space="preserve"> Intervention and Counseling</w:t>
            </w:r>
          </w:p>
          <w:p w14:paraId="52DFB6B8" w14:textId="3793A97D" w:rsidR="006C5230" w:rsidRPr="00F82312" w:rsidRDefault="4D886444" w:rsidP="00A25502">
            <w:pPr>
              <w:spacing w:before="3"/>
              <w:ind w:right="232"/>
              <w:rPr>
                <w:b/>
                <w:sz w:val="24"/>
                <w:szCs w:val="24"/>
              </w:rPr>
            </w:pPr>
            <w:r w:rsidRPr="00F82312">
              <w:rPr>
                <w:b/>
                <w:sz w:val="24"/>
                <w:szCs w:val="24"/>
              </w:rPr>
              <w:t>HUS 217 Fieldwork</w:t>
            </w:r>
            <w:r w:rsidR="00A25502" w:rsidRPr="00F82312">
              <w:rPr>
                <w:b/>
                <w:sz w:val="24"/>
                <w:szCs w:val="24"/>
              </w:rPr>
              <w:t>: Theories</w:t>
            </w:r>
            <w:r w:rsidRPr="00F82312">
              <w:rPr>
                <w:b/>
                <w:sz w:val="24"/>
                <w:szCs w:val="24"/>
              </w:rPr>
              <w:t xml:space="preserve"> of Counseling</w:t>
            </w:r>
          </w:p>
          <w:p w14:paraId="3ACC4416" w14:textId="77777777" w:rsidR="00BD1848" w:rsidRDefault="00BD1848" w:rsidP="006D41DA">
            <w:pPr>
              <w:spacing w:before="3"/>
              <w:ind w:right="232"/>
              <w:rPr>
                <w:b/>
                <w:sz w:val="24"/>
                <w:szCs w:val="24"/>
              </w:rPr>
            </w:pPr>
          </w:p>
          <w:p w14:paraId="249F2E2A" w14:textId="5B7BE34F" w:rsidR="006C5230" w:rsidRDefault="36CA5D9B" w:rsidP="006D41DA">
            <w:pPr>
              <w:spacing w:before="3"/>
              <w:ind w:right="232"/>
            </w:pPr>
            <w:r w:rsidRPr="1F663952">
              <w:rPr>
                <w:sz w:val="24"/>
                <w:szCs w:val="24"/>
              </w:rPr>
              <w:t xml:space="preserve">Additional courses offered in the degree program that reinforce the historical roots of human services are: </w:t>
            </w:r>
          </w:p>
          <w:p w14:paraId="41718A61" w14:textId="061741E6" w:rsidR="006C5230" w:rsidRDefault="006C5230" w:rsidP="1F663952">
            <w:pPr>
              <w:spacing w:before="3"/>
              <w:ind w:left="124" w:right="232" w:hanging="17"/>
              <w:rPr>
                <w:color w:val="00B0F0"/>
                <w:sz w:val="24"/>
                <w:szCs w:val="24"/>
              </w:rPr>
            </w:pPr>
          </w:p>
          <w:p w14:paraId="2F209D02" w14:textId="6765FB7B" w:rsidR="006C5230" w:rsidRPr="00F82312" w:rsidRDefault="0A093D9F" w:rsidP="00A25502">
            <w:pPr>
              <w:spacing w:before="3"/>
              <w:ind w:left="17" w:right="232" w:hanging="17"/>
              <w:rPr>
                <w:b/>
                <w:sz w:val="24"/>
                <w:szCs w:val="24"/>
              </w:rPr>
            </w:pPr>
            <w:r w:rsidRPr="00F82312">
              <w:rPr>
                <w:b/>
                <w:sz w:val="24"/>
                <w:szCs w:val="24"/>
              </w:rPr>
              <w:t>SOC 111 Introduction to Sociology</w:t>
            </w:r>
          </w:p>
          <w:p w14:paraId="6346F626" w14:textId="2DC4810F" w:rsidR="006C5230" w:rsidRPr="00F82312" w:rsidRDefault="0A093D9F" w:rsidP="00A25502">
            <w:pPr>
              <w:spacing w:before="3"/>
              <w:ind w:left="17" w:right="232" w:hanging="17"/>
              <w:rPr>
                <w:b/>
                <w:sz w:val="24"/>
                <w:szCs w:val="24"/>
              </w:rPr>
            </w:pPr>
            <w:r w:rsidRPr="00F82312">
              <w:rPr>
                <w:b/>
                <w:sz w:val="24"/>
                <w:szCs w:val="24"/>
              </w:rPr>
              <w:t xml:space="preserve">PSY </w:t>
            </w:r>
            <w:r w:rsidR="00A25502" w:rsidRPr="00F82312">
              <w:rPr>
                <w:b/>
                <w:sz w:val="24"/>
                <w:szCs w:val="24"/>
              </w:rPr>
              <w:t>111 Introduction</w:t>
            </w:r>
            <w:r w:rsidRPr="00F82312">
              <w:rPr>
                <w:b/>
                <w:sz w:val="24"/>
                <w:szCs w:val="24"/>
              </w:rPr>
              <w:t xml:space="preserve"> to Psychology</w:t>
            </w:r>
          </w:p>
          <w:p w14:paraId="55A0DCA8" w14:textId="2A0CA07C" w:rsidR="006C5230" w:rsidRPr="00F82312" w:rsidRDefault="0A093D9F" w:rsidP="00A25502">
            <w:pPr>
              <w:spacing w:before="3"/>
              <w:ind w:left="17" w:right="232" w:hanging="17"/>
              <w:rPr>
                <w:b/>
                <w:sz w:val="24"/>
                <w:szCs w:val="24"/>
              </w:rPr>
            </w:pPr>
            <w:r w:rsidRPr="00F82312">
              <w:rPr>
                <w:b/>
                <w:sz w:val="24"/>
                <w:szCs w:val="24"/>
              </w:rPr>
              <w:t xml:space="preserve">PSY </w:t>
            </w:r>
            <w:r w:rsidR="00A25502" w:rsidRPr="00F82312">
              <w:rPr>
                <w:b/>
                <w:sz w:val="24"/>
                <w:szCs w:val="24"/>
              </w:rPr>
              <w:t>214 Introduction</w:t>
            </w:r>
            <w:r w:rsidRPr="00F82312">
              <w:rPr>
                <w:b/>
                <w:sz w:val="24"/>
                <w:szCs w:val="24"/>
              </w:rPr>
              <w:t xml:space="preserve"> to Abnormal Psychology </w:t>
            </w:r>
          </w:p>
          <w:p w14:paraId="12808B73" w14:textId="2C034DF1" w:rsidR="006C5230" w:rsidRDefault="53BEC4CF" w:rsidP="003568C7">
            <w:pPr>
              <w:spacing w:before="240" w:after="240"/>
              <w:rPr>
                <w:sz w:val="24"/>
                <w:szCs w:val="24"/>
              </w:rPr>
            </w:pPr>
            <w:r w:rsidRPr="1F663952">
              <w:rPr>
                <w:sz w:val="24"/>
                <w:szCs w:val="24"/>
              </w:rPr>
              <w:t xml:space="preserve">In </w:t>
            </w:r>
            <w:r w:rsidRPr="00A922B2">
              <w:rPr>
                <w:sz w:val="24"/>
                <w:szCs w:val="24"/>
              </w:rPr>
              <w:t>{HUS 100}</w:t>
            </w:r>
            <w:r w:rsidRPr="00B35AE1">
              <w:rPr>
                <w:sz w:val="24"/>
                <w:szCs w:val="24"/>
              </w:rPr>
              <w:t xml:space="preserve"> </w:t>
            </w:r>
            <w:r w:rsidRPr="1F663952">
              <w:rPr>
                <w:sz w:val="24"/>
                <w:szCs w:val="24"/>
              </w:rPr>
              <w:t xml:space="preserve">Introduction to Human Services, students identify the historical foundations of social welfare policy up to and including current social problems and responses, such as the Social Security Act and the Americans with Disabilities Act. Through </w:t>
            </w:r>
            <w:r w:rsidR="00084DCC">
              <w:rPr>
                <w:sz w:val="24"/>
                <w:szCs w:val="24"/>
              </w:rPr>
              <w:t xml:space="preserve">online </w:t>
            </w:r>
            <w:r w:rsidRPr="1F663952">
              <w:rPr>
                <w:sz w:val="24"/>
                <w:szCs w:val="24"/>
              </w:rPr>
              <w:t>discussion</w:t>
            </w:r>
            <w:r w:rsidR="00084DCC">
              <w:rPr>
                <w:sz w:val="24"/>
                <w:szCs w:val="24"/>
              </w:rPr>
              <w:t>s</w:t>
            </w:r>
            <w:r w:rsidRPr="1F663952">
              <w:rPr>
                <w:sz w:val="24"/>
                <w:szCs w:val="24"/>
              </w:rPr>
              <w:t xml:space="preserve">, </w:t>
            </w:r>
            <w:r w:rsidR="00692F43">
              <w:rPr>
                <w:sz w:val="24"/>
                <w:szCs w:val="24"/>
              </w:rPr>
              <w:t>PowerP</w:t>
            </w:r>
            <w:r w:rsidR="006F2DF1">
              <w:rPr>
                <w:sz w:val="24"/>
                <w:szCs w:val="24"/>
              </w:rPr>
              <w:t>oint presentations,</w:t>
            </w:r>
            <w:r w:rsidRPr="1F663952">
              <w:rPr>
                <w:sz w:val="24"/>
                <w:szCs w:val="24"/>
              </w:rPr>
              <w:t xml:space="preserve"> assigned readings,</w:t>
            </w:r>
            <w:r w:rsidR="006F2DF1">
              <w:rPr>
                <w:sz w:val="24"/>
                <w:szCs w:val="24"/>
              </w:rPr>
              <w:t xml:space="preserve"> and </w:t>
            </w:r>
            <w:r w:rsidR="003568C7">
              <w:rPr>
                <w:sz w:val="24"/>
                <w:szCs w:val="24"/>
              </w:rPr>
              <w:t>practice area reflection papers,</w:t>
            </w:r>
            <w:r w:rsidRPr="1F663952">
              <w:rPr>
                <w:sz w:val="24"/>
                <w:szCs w:val="24"/>
              </w:rPr>
              <w:t xml:space="preserve"> students examine the underlying philosophies, attitudes, human service delivery models, treatments, and approaches to helping.</w:t>
            </w:r>
          </w:p>
          <w:p w14:paraId="38F40F5B" w14:textId="152BEED3" w:rsidR="006C5230" w:rsidRDefault="53BEC4CF" w:rsidP="1F663952">
            <w:pPr>
              <w:spacing w:before="240" w:after="240"/>
            </w:pPr>
            <w:r w:rsidRPr="1F663952">
              <w:rPr>
                <w:sz w:val="24"/>
                <w:szCs w:val="24"/>
              </w:rPr>
              <w:t xml:space="preserve">In both </w:t>
            </w:r>
            <w:r w:rsidRPr="003B7C10">
              <w:rPr>
                <w:sz w:val="24"/>
                <w:szCs w:val="24"/>
              </w:rPr>
              <w:t xml:space="preserve">{HUS 100} </w:t>
            </w:r>
            <w:r w:rsidRPr="1F663952">
              <w:rPr>
                <w:sz w:val="24"/>
                <w:szCs w:val="24"/>
              </w:rPr>
              <w:t xml:space="preserve">Introduction to Human Services and </w:t>
            </w:r>
            <w:r w:rsidR="00574F93">
              <w:rPr>
                <w:sz w:val="24"/>
                <w:szCs w:val="24"/>
              </w:rPr>
              <w:t>{HUS 101}</w:t>
            </w:r>
            <w:r w:rsidRPr="1F663952">
              <w:rPr>
                <w:color w:val="0000FF"/>
                <w:sz w:val="24"/>
                <w:szCs w:val="24"/>
              </w:rPr>
              <w:t xml:space="preserve"> </w:t>
            </w:r>
            <w:r w:rsidRPr="1F663952">
              <w:rPr>
                <w:sz w:val="24"/>
                <w:szCs w:val="24"/>
              </w:rPr>
              <w:t>Human Service and Addiction</w:t>
            </w:r>
            <w:r w:rsidR="6BEE4859" w:rsidRPr="1F663952">
              <w:rPr>
                <w:sz w:val="24"/>
                <w:szCs w:val="24"/>
              </w:rPr>
              <w:t xml:space="preserve"> </w:t>
            </w:r>
            <w:r w:rsidRPr="1F663952">
              <w:rPr>
                <w:sz w:val="24"/>
                <w:szCs w:val="24"/>
              </w:rPr>
              <w:t>Counseling Ethics in Practice, the history of human services is reviewed through materials provided by the NOHS.</w:t>
            </w:r>
          </w:p>
          <w:p w14:paraId="339686DC" w14:textId="2FFB5B1C" w:rsidR="006C5230" w:rsidRPr="00075589" w:rsidRDefault="53BEC4CF" w:rsidP="1F663952">
            <w:pPr>
              <w:spacing w:before="61"/>
              <w:ind w:right="165"/>
              <w:rPr>
                <w:sz w:val="24"/>
                <w:szCs w:val="24"/>
              </w:rPr>
            </w:pPr>
            <w:r w:rsidRPr="1F663952">
              <w:rPr>
                <w:sz w:val="24"/>
                <w:szCs w:val="24"/>
              </w:rPr>
              <w:t xml:space="preserve">In </w:t>
            </w:r>
            <w:r w:rsidR="00574F93">
              <w:rPr>
                <w:sz w:val="24"/>
                <w:szCs w:val="24"/>
              </w:rPr>
              <w:t>{HUS 101}</w:t>
            </w:r>
            <w:r w:rsidRPr="003B7C10">
              <w:rPr>
                <w:sz w:val="24"/>
                <w:szCs w:val="24"/>
              </w:rPr>
              <w:t xml:space="preserve"> </w:t>
            </w:r>
            <w:r w:rsidRPr="1F663952">
              <w:rPr>
                <w:sz w:val="24"/>
                <w:szCs w:val="24"/>
              </w:rPr>
              <w:t>Human Service and Addiction Counseling Ethics in Practice, the roots and importance of ethics are reviewed during class lecture</w:t>
            </w:r>
            <w:r w:rsidR="004E6A8E">
              <w:rPr>
                <w:sz w:val="24"/>
                <w:szCs w:val="24"/>
              </w:rPr>
              <w:t>s</w:t>
            </w:r>
            <w:r w:rsidRPr="1F663952">
              <w:rPr>
                <w:sz w:val="24"/>
                <w:szCs w:val="24"/>
              </w:rPr>
              <w:t>,</w:t>
            </w:r>
            <w:r w:rsidR="004E6A8E">
              <w:rPr>
                <w:sz w:val="24"/>
                <w:szCs w:val="24"/>
              </w:rPr>
              <w:t xml:space="preserve"> textbook readings,</w:t>
            </w:r>
            <w:r w:rsidR="00066459">
              <w:rPr>
                <w:sz w:val="24"/>
                <w:szCs w:val="24"/>
              </w:rPr>
              <w:t xml:space="preserve"> and assigned</w:t>
            </w:r>
            <w:r w:rsidRPr="1F663952">
              <w:rPr>
                <w:sz w:val="24"/>
                <w:szCs w:val="24"/>
              </w:rPr>
              <w:t xml:space="preserve"> coursework. Students learn about client rights and counselor responsibilities, implications of the Health Insurance Portability and Accountability Act (HIPAA), informed </w:t>
            </w:r>
            <w:r w:rsidR="050817BA" w:rsidRPr="1F663952">
              <w:rPr>
                <w:sz w:val="24"/>
                <w:szCs w:val="24"/>
              </w:rPr>
              <w:t>consent, multicultural</w:t>
            </w:r>
            <w:r w:rsidR="3A5EF81F" w:rsidRPr="1F663952">
              <w:rPr>
                <w:sz w:val="24"/>
                <w:szCs w:val="24"/>
              </w:rPr>
              <w:t xml:space="preserve"> </w:t>
            </w:r>
            <w:r w:rsidRPr="1F663952">
              <w:rPr>
                <w:sz w:val="24"/>
                <w:szCs w:val="24"/>
              </w:rPr>
              <w:t xml:space="preserve">perspectives and diversity issues, duty to warn and protect, mandated reporting of suspected </w:t>
            </w:r>
            <w:r w:rsidRPr="1F663952">
              <w:rPr>
                <w:sz w:val="24"/>
                <w:szCs w:val="24"/>
              </w:rPr>
              <w:lastRenderedPageBreak/>
              <w:t xml:space="preserve">child </w:t>
            </w:r>
            <w:r w:rsidR="52A8E99C" w:rsidRPr="1F663952">
              <w:rPr>
                <w:sz w:val="24"/>
                <w:szCs w:val="24"/>
              </w:rPr>
              <w:t>abuse and</w:t>
            </w:r>
            <w:r w:rsidRPr="1F663952">
              <w:rPr>
                <w:sz w:val="24"/>
                <w:szCs w:val="24"/>
              </w:rPr>
              <w:t xml:space="preserve"> vulnerable adult abuse, competence a</w:t>
            </w:r>
            <w:r w:rsidR="00066459">
              <w:rPr>
                <w:sz w:val="24"/>
                <w:szCs w:val="24"/>
              </w:rPr>
              <w:t>n</w:t>
            </w:r>
            <w:r w:rsidRPr="1F663952">
              <w:rPr>
                <w:sz w:val="24"/>
                <w:szCs w:val="24"/>
              </w:rPr>
              <w:t xml:space="preserve">d supervision. This course uses </w:t>
            </w:r>
            <w:r w:rsidRPr="00075589">
              <w:rPr>
                <w:sz w:val="24"/>
                <w:szCs w:val="24"/>
              </w:rPr>
              <w:t xml:space="preserve">case vignettes that reinforce ethics and professional values. </w:t>
            </w:r>
          </w:p>
          <w:p w14:paraId="7B1B2D5E" w14:textId="77777777" w:rsidR="00432434" w:rsidRDefault="00432434" w:rsidP="1F663952">
            <w:pPr>
              <w:spacing w:before="68" w:after="240"/>
              <w:rPr>
                <w:sz w:val="24"/>
                <w:szCs w:val="24"/>
              </w:rPr>
            </w:pPr>
          </w:p>
          <w:p w14:paraId="7D1C5C83" w14:textId="3D72E07F" w:rsidR="006C5230" w:rsidRDefault="53BEC4CF" w:rsidP="1F663952">
            <w:pPr>
              <w:spacing w:before="68" w:after="240"/>
            </w:pPr>
            <w:r w:rsidRPr="1F663952">
              <w:rPr>
                <w:sz w:val="24"/>
                <w:szCs w:val="24"/>
              </w:rPr>
              <w:t xml:space="preserve">In the </w:t>
            </w:r>
            <w:r w:rsidRPr="003B7C10">
              <w:rPr>
                <w:sz w:val="24"/>
                <w:szCs w:val="24"/>
              </w:rPr>
              <w:t xml:space="preserve">{HUS 114} </w:t>
            </w:r>
            <w:r w:rsidRPr="1F663952">
              <w:rPr>
                <w:sz w:val="24"/>
                <w:szCs w:val="24"/>
              </w:rPr>
              <w:t>Counseling, Assessment and Case Management Course, students learn about the history of case management as well as examine the roots of the micro, mezzo, and macro practice through readings, discussions, and in class lectures.</w:t>
            </w:r>
          </w:p>
          <w:p w14:paraId="0F737242" w14:textId="34C3F5B5" w:rsidR="006C5230" w:rsidRDefault="53BEC4CF" w:rsidP="1F663952">
            <w:pPr>
              <w:spacing w:before="240" w:after="240"/>
            </w:pPr>
            <w:r w:rsidRPr="1F663952">
              <w:rPr>
                <w:sz w:val="24"/>
                <w:szCs w:val="24"/>
              </w:rPr>
              <w:t xml:space="preserve">In </w:t>
            </w:r>
            <w:r w:rsidRPr="003B7C10">
              <w:rPr>
                <w:sz w:val="24"/>
                <w:szCs w:val="24"/>
              </w:rPr>
              <w:t xml:space="preserve">{HUS 211} </w:t>
            </w:r>
            <w:r w:rsidRPr="1F663952">
              <w:rPr>
                <w:sz w:val="24"/>
                <w:szCs w:val="24"/>
              </w:rPr>
              <w:t xml:space="preserve">Crisis Intervention and Counseling, students are given assignments in which they answer questions based on chapter information describing the history of human services, crisis intervention theory and practice, as </w:t>
            </w:r>
            <w:r w:rsidR="3F204EB1" w:rsidRPr="1F663952">
              <w:rPr>
                <w:sz w:val="24"/>
                <w:szCs w:val="24"/>
              </w:rPr>
              <w:t>well as</w:t>
            </w:r>
            <w:r w:rsidRPr="1F663952">
              <w:rPr>
                <w:sz w:val="24"/>
                <w:szCs w:val="24"/>
              </w:rPr>
              <w:t xml:space="preserve"> the crises experienced by a variety of vulnerable populations.</w:t>
            </w:r>
          </w:p>
          <w:p w14:paraId="2315D450" w14:textId="60B5158F" w:rsidR="006C5230" w:rsidRDefault="53BEC4CF" w:rsidP="1F663952">
            <w:pPr>
              <w:spacing w:before="2" w:after="240"/>
              <w:rPr>
                <w:sz w:val="24"/>
                <w:szCs w:val="24"/>
              </w:rPr>
            </w:pPr>
            <w:r w:rsidRPr="1F663952">
              <w:rPr>
                <w:sz w:val="24"/>
                <w:szCs w:val="24"/>
              </w:rPr>
              <w:t xml:space="preserve">During fieldwork courses </w:t>
            </w:r>
            <w:r w:rsidRPr="003B7C10">
              <w:rPr>
                <w:sz w:val="24"/>
                <w:szCs w:val="24"/>
              </w:rPr>
              <w:t xml:space="preserve">{HUS 115, </w:t>
            </w:r>
            <w:proofErr w:type="gramStart"/>
            <w:r w:rsidRPr="003B7C10">
              <w:rPr>
                <w:sz w:val="24"/>
                <w:szCs w:val="24"/>
              </w:rPr>
              <w:t xml:space="preserve">217 </w:t>
            </w:r>
            <w:r w:rsidR="00715B5D">
              <w:rPr>
                <w:sz w:val="24"/>
                <w:szCs w:val="24"/>
              </w:rPr>
              <w:t>}</w:t>
            </w:r>
            <w:proofErr w:type="gramEnd"/>
            <w:r w:rsidR="00692F43">
              <w:rPr>
                <w:sz w:val="24"/>
                <w:szCs w:val="24"/>
              </w:rPr>
              <w:t xml:space="preserve"> </w:t>
            </w:r>
            <w:r w:rsidRPr="1F663952">
              <w:rPr>
                <w:sz w:val="24"/>
                <w:szCs w:val="24"/>
              </w:rPr>
              <w:t>students explore their internship sites and those agencies’</w:t>
            </w:r>
            <w:r w:rsidR="4B83AA75" w:rsidRPr="1F663952">
              <w:rPr>
                <w:sz w:val="24"/>
                <w:szCs w:val="24"/>
              </w:rPr>
              <w:t xml:space="preserve"> </w:t>
            </w:r>
            <w:r w:rsidRPr="1F663952">
              <w:rPr>
                <w:sz w:val="24"/>
                <w:szCs w:val="24"/>
              </w:rPr>
              <w:t>origins</w:t>
            </w:r>
            <w:r w:rsidR="15885DBC" w:rsidRPr="1F663952">
              <w:rPr>
                <w:sz w:val="24"/>
                <w:szCs w:val="24"/>
              </w:rPr>
              <w:t xml:space="preserve"> through fieldwork reports </w:t>
            </w:r>
            <w:r w:rsidRPr="1F663952">
              <w:rPr>
                <w:sz w:val="24"/>
                <w:szCs w:val="24"/>
              </w:rPr>
              <w:t>and practice emerging skills learned in their classrooms</w:t>
            </w:r>
            <w:r w:rsidR="4D4F9467" w:rsidRPr="1F663952">
              <w:rPr>
                <w:sz w:val="24"/>
                <w:szCs w:val="24"/>
              </w:rPr>
              <w:t>.</w:t>
            </w:r>
          </w:p>
          <w:p w14:paraId="514FB9AD" w14:textId="77777777" w:rsidR="00376481" w:rsidRDefault="53BEC4CF" w:rsidP="00376481">
            <w:pPr>
              <w:spacing w:before="2" w:after="240"/>
              <w:rPr>
                <w:sz w:val="24"/>
                <w:szCs w:val="24"/>
              </w:rPr>
            </w:pPr>
            <w:r w:rsidRPr="1F663952">
              <w:rPr>
                <w:sz w:val="24"/>
                <w:szCs w:val="24"/>
              </w:rPr>
              <w:t xml:space="preserve">All the above courses include class discussions and classroom activities related to societal attitudes and values and their impact on the human services profession. Special attention is given to political, legislative, economic and social changes throughout history, which have had a significant impact on people with special needs and people from </w:t>
            </w:r>
            <w:r w:rsidR="3F311F51" w:rsidRPr="1F663952">
              <w:rPr>
                <w:sz w:val="24"/>
                <w:szCs w:val="24"/>
              </w:rPr>
              <w:t>diverse cultural</w:t>
            </w:r>
            <w:r w:rsidRPr="1F663952">
              <w:rPr>
                <w:sz w:val="24"/>
                <w:szCs w:val="24"/>
              </w:rPr>
              <w:t xml:space="preserve"> backgrounds.</w:t>
            </w:r>
            <w:r w:rsidR="0758F158" w:rsidRPr="1F663952">
              <w:rPr>
                <w:sz w:val="24"/>
                <w:szCs w:val="24"/>
              </w:rPr>
              <w:t xml:space="preserve"> </w:t>
            </w:r>
            <w:r w:rsidRPr="1F663952">
              <w:rPr>
                <w:sz w:val="24"/>
                <w:szCs w:val="24"/>
              </w:rPr>
              <w:t xml:space="preserve">Additionally, </w:t>
            </w:r>
            <w:r w:rsidR="00715B5D" w:rsidRPr="1F663952">
              <w:rPr>
                <w:sz w:val="24"/>
                <w:szCs w:val="24"/>
              </w:rPr>
              <w:t>students</w:t>
            </w:r>
            <w:r w:rsidR="001A296D">
              <w:rPr>
                <w:sz w:val="24"/>
                <w:szCs w:val="24"/>
              </w:rPr>
              <w:t xml:space="preserve"> discuss </w:t>
            </w:r>
            <w:r w:rsidRPr="1F663952">
              <w:rPr>
                <w:sz w:val="24"/>
                <w:szCs w:val="24"/>
              </w:rPr>
              <w:t xml:space="preserve">laws affecting human services delivery. </w:t>
            </w:r>
          </w:p>
          <w:p w14:paraId="13777E30" w14:textId="3B64CC0C" w:rsidR="006C5230" w:rsidRPr="00376481" w:rsidRDefault="53BEC4CF" w:rsidP="00376481">
            <w:pPr>
              <w:spacing w:before="2" w:after="240"/>
              <w:rPr>
                <w:sz w:val="24"/>
                <w:szCs w:val="24"/>
              </w:rPr>
            </w:pPr>
            <w:r w:rsidRPr="1F663952">
              <w:rPr>
                <w:sz w:val="24"/>
                <w:szCs w:val="24"/>
              </w:rPr>
              <w:t xml:space="preserve">Introduction </w:t>
            </w:r>
            <w:r w:rsidR="15DAED7E" w:rsidRPr="1F663952">
              <w:rPr>
                <w:sz w:val="24"/>
                <w:szCs w:val="24"/>
              </w:rPr>
              <w:t>to Sociology</w:t>
            </w:r>
            <w:r w:rsidR="00376481">
              <w:rPr>
                <w:sz w:val="24"/>
                <w:szCs w:val="24"/>
              </w:rPr>
              <w:t xml:space="preserve"> </w:t>
            </w:r>
            <w:r w:rsidR="00376481" w:rsidRPr="0065123A">
              <w:rPr>
                <w:sz w:val="24"/>
                <w:szCs w:val="24"/>
              </w:rPr>
              <w:t xml:space="preserve">{SOC 111} </w:t>
            </w:r>
            <w:r w:rsidRPr="1F663952">
              <w:rPr>
                <w:sz w:val="24"/>
                <w:szCs w:val="24"/>
              </w:rPr>
              <w:t>focuses on the meanings and functions of various roles in historical and contemporary societies.</w:t>
            </w:r>
          </w:p>
          <w:p w14:paraId="708ED494" w14:textId="7864962A" w:rsidR="006C5230" w:rsidRDefault="53BEC4CF" w:rsidP="1F663952">
            <w:pPr>
              <w:spacing w:before="2" w:after="240"/>
            </w:pPr>
            <w:r w:rsidRPr="1F663952">
              <w:rPr>
                <w:sz w:val="24"/>
                <w:szCs w:val="24"/>
              </w:rPr>
              <w:t xml:space="preserve">The two Psychology </w:t>
            </w:r>
            <w:r w:rsidR="00272C94" w:rsidRPr="1F663952">
              <w:rPr>
                <w:sz w:val="24"/>
                <w:szCs w:val="24"/>
              </w:rPr>
              <w:t>courses</w:t>
            </w:r>
            <w:r w:rsidR="00EB27A1">
              <w:rPr>
                <w:sz w:val="24"/>
                <w:szCs w:val="24"/>
              </w:rPr>
              <w:t>,</w:t>
            </w:r>
            <w:r w:rsidR="00272C94">
              <w:rPr>
                <w:sz w:val="24"/>
                <w:szCs w:val="24"/>
              </w:rPr>
              <w:t xml:space="preserve"> </w:t>
            </w:r>
            <w:r w:rsidRPr="1F663952">
              <w:rPr>
                <w:sz w:val="24"/>
                <w:szCs w:val="24"/>
              </w:rPr>
              <w:t>Introduction to Psychology</w:t>
            </w:r>
            <w:r w:rsidR="00EB27A1">
              <w:rPr>
                <w:sz w:val="24"/>
                <w:szCs w:val="24"/>
              </w:rPr>
              <w:t xml:space="preserve"> {</w:t>
            </w:r>
            <w:r w:rsidR="00EB27A1" w:rsidRPr="0065123A">
              <w:rPr>
                <w:sz w:val="24"/>
                <w:szCs w:val="24"/>
              </w:rPr>
              <w:t xml:space="preserve">PSY 111} </w:t>
            </w:r>
            <w:r w:rsidRPr="1F663952">
              <w:rPr>
                <w:sz w:val="24"/>
                <w:szCs w:val="24"/>
              </w:rPr>
              <w:t>and Abnormal Psychology</w:t>
            </w:r>
            <w:r w:rsidR="00EB27A1">
              <w:rPr>
                <w:sz w:val="24"/>
                <w:szCs w:val="24"/>
              </w:rPr>
              <w:t xml:space="preserve"> </w:t>
            </w:r>
            <w:r w:rsidR="00EB27A1" w:rsidRPr="004248C1">
              <w:rPr>
                <w:sz w:val="24"/>
                <w:szCs w:val="24"/>
              </w:rPr>
              <w:t>{PSY 214</w:t>
            </w:r>
            <w:r w:rsidR="00664E70">
              <w:rPr>
                <w:sz w:val="24"/>
                <w:szCs w:val="24"/>
              </w:rPr>
              <w:t>}</w:t>
            </w:r>
            <w:r w:rsidRPr="1F663952">
              <w:rPr>
                <w:sz w:val="24"/>
                <w:szCs w:val="24"/>
              </w:rPr>
              <w:t xml:space="preserve"> expose students to major psychological theories and concepts, as well as a general history of psychology and mental disorders.</w:t>
            </w:r>
          </w:p>
          <w:p w14:paraId="234C92E5" w14:textId="3E9D8253" w:rsidR="007D40BE" w:rsidRDefault="007D40BE">
            <w:pPr>
              <w:pStyle w:val="TableParagraph"/>
              <w:spacing w:before="38"/>
              <w:ind w:left="148"/>
              <w:rPr>
                <w:b/>
                <w:sz w:val="24"/>
                <w:szCs w:val="24"/>
              </w:rPr>
            </w:pPr>
          </w:p>
        </w:tc>
      </w:tr>
      <w:tr w:rsidR="007D40BE" w14:paraId="0A52A4C7" w14:textId="77777777" w:rsidTr="3C0CB19A">
        <w:trPr>
          <w:trHeight w:val="549"/>
        </w:trPr>
        <w:tc>
          <w:tcPr>
            <w:tcW w:w="600" w:type="dxa"/>
          </w:tcPr>
          <w:p w14:paraId="581C57F7" w14:textId="77777777" w:rsidR="007D40BE" w:rsidRDefault="00BB2F7E">
            <w:pPr>
              <w:pStyle w:val="TableParagraph"/>
              <w:spacing w:before="38"/>
              <w:ind w:left="100"/>
              <w:rPr>
                <w:sz w:val="24"/>
                <w:szCs w:val="24"/>
              </w:rPr>
            </w:pPr>
            <w:r w:rsidRPr="1F663952">
              <w:rPr>
                <w:spacing w:val="-5"/>
                <w:sz w:val="24"/>
                <w:szCs w:val="24"/>
              </w:rPr>
              <w:lastRenderedPageBreak/>
              <w:t>b.</w:t>
            </w:r>
          </w:p>
        </w:tc>
        <w:tc>
          <w:tcPr>
            <w:tcW w:w="9480" w:type="dxa"/>
          </w:tcPr>
          <w:p w14:paraId="161A204A" w14:textId="77777777" w:rsidR="006C5230" w:rsidRDefault="00BB2F7E" w:rsidP="006D41DA">
            <w:pPr>
              <w:pStyle w:val="TableParagraph"/>
              <w:spacing w:before="38"/>
              <w:ind w:left="0"/>
              <w:rPr>
                <w:sz w:val="24"/>
                <w:szCs w:val="24"/>
              </w:rPr>
            </w:pPr>
            <w:r w:rsidRPr="1F663952">
              <w:rPr>
                <w:sz w:val="24"/>
                <w:szCs w:val="24"/>
              </w:rPr>
              <w:t>Historical</w:t>
            </w:r>
            <w:r w:rsidRPr="1F663952">
              <w:rPr>
                <w:spacing w:val="17"/>
                <w:sz w:val="24"/>
                <w:szCs w:val="24"/>
              </w:rPr>
              <w:t xml:space="preserve"> </w:t>
            </w:r>
            <w:r w:rsidRPr="1F663952">
              <w:rPr>
                <w:sz w:val="24"/>
                <w:szCs w:val="24"/>
              </w:rPr>
              <w:t>and</w:t>
            </w:r>
            <w:r w:rsidRPr="1F663952">
              <w:rPr>
                <w:spacing w:val="14"/>
                <w:sz w:val="24"/>
                <w:szCs w:val="24"/>
              </w:rPr>
              <w:t xml:space="preserve"> </w:t>
            </w:r>
            <w:r w:rsidRPr="1F663952">
              <w:rPr>
                <w:sz w:val="24"/>
                <w:szCs w:val="24"/>
              </w:rPr>
              <w:t>current</w:t>
            </w:r>
            <w:r w:rsidRPr="1F663952">
              <w:rPr>
                <w:spacing w:val="19"/>
                <w:sz w:val="24"/>
                <w:szCs w:val="24"/>
              </w:rPr>
              <w:t xml:space="preserve"> </w:t>
            </w:r>
            <w:r w:rsidRPr="1F663952">
              <w:rPr>
                <w:sz w:val="24"/>
                <w:szCs w:val="24"/>
              </w:rPr>
              <w:t>legislation</w:t>
            </w:r>
            <w:r w:rsidRPr="1F663952">
              <w:rPr>
                <w:spacing w:val="14"/>
                <w:sz w:val="24"/>
                <w:szCs w:val="24"/>
              </w:rPr>
              <w:t xml:space="preserve"> </w:t>
            </w:r>
            <w:proofErr w:type="gramStart"/>
            <w:r w:rsidRPr="1F663952">
              <w:rPr>
                <w:sz w:val="24"/>
                <w:szCs w:val="24"/>
              </w:rPr>
              <w:t>affecting</w:t>
            </w:r>
            <w:proofErr w:type="gramEnd"/>
            <w:r w:rsidRPr="1F663952">
              <w:rPr>
                <w:spacing w:val="13"/>
                <w:sz w:val="24"/>
                <w:szCs w:val="24"/>
              </w:rPr>
              <w:t xml:space="preserve"> </w:t>
            </w:r>
            <w:r w:rsidRPr="1F663952">
              <w:rPr>
                <w:sz w:val="24"/>
                <w:szCs w:val="24"/>
              </w:rPr>
              <w:t>human</w:t>
            </w:r>
            <w:r w:rsidRPr="1F663952">
              <w:rPr>
                <w:spacing w:val="14"/>
                <w:sz w:val="24"/>
                <w:szCs w:val="24"/>
              </w:rPr>
              <w:t xml:space="preserve"> </w:t>
            </w:r>
            <w:r w:rsidRPr="1F663952">
              <w:rPr>
                <w:sz w:val="24"/>
                <w:szCs w:val="24"/>
              </w:rPr>
              <w:t>service</w:t>
            </w:r>
            <w:r w:rsidRPr="1F663952">
              <w:rPr>
                <w:spacing w:val="15"/>
                <w:sz w:val="24"/>
                <w:szCs w:val="24"/>
              </w:rPr>
              <w:t xml:space="preserve"> </w:t>
            </w:r>
            <w:r w:rsidRPr="1F663952">
              <w:rPr>
                <w:spacing w:val="-2"/>
                <w:sz w:val="24"/>
                <w:szCs w:val="24"/>
              </w:rPr>
              <w:t>delivery.</w:t>
            </w:r>
          </w:p>
          <w:p w14:paraId="30219673" w14:textId="73C9770F" w:rsidR="006C5230" w:rsidRDefault="006C5230" w:rsidP="1F663952">
            <w:pPr>
              <w:pStyle w:val="TableParagraph"/>
              <w:spacing w:before="1"/>
              <w:ind w:left="105"/>
              <w:rPr>
                <w:b/>
                <w:bCs/>
                <w:sz w:val="24"/>
                <w:szCs w:val="24"/>
                <w:u w:val="single"/>
              </w:rPr>
            </w:pPr>
          </w:p>
          <w:p w14:paraId="0E4E8545" w14:textId="4610AF7D" w:rsidR="006C5230" w:rsidRDefault="1098BDFF" w:rsidP="006D41DA">
            <w:pPr>
              <w:pStyle w:val="TableParagraph"/>
              <w:spacing w:before="1"/>
              <w:ind w:left="0"/>
              <w:rPr>
                <w:b/>
                <w:bCs/>
                <w:sz w:val="24"/>
                <w:szCs w:val="24"/>
              </w:rPr>
            </w:pPr>
            <w:r w:rsidRPr="1F663952">
              <w:rPr>
                <w:b/>
                <w:bCs/>
                <w:sz w:val="24"/>
                <w:szCs w:val="24"/>
                <w:u w:val="single"/>
              </w:rPr>
              <w:t>Response:</w:t>
            </w:r>
          </w:p>
          <w:p w14:paraId="4758CE91" w14:textId="312C1564" w:rsidR="006C5230" w:rsidRDefault="1098BDFF" w:rsidP="006D41DA">
            <w:r w:rsidRPr="1F663952">
              <w:rPr>
                <w:sz w:val="24"/>
                <w:szCs w:val="24"/>
              </w:rPr>
              <w:t>The following courses emphasize the historical and current legislation affecting human service delivery.</w:t>
            </w:r>
          </w:p>
          <w:p w14:paraId="33A71ED3" w14:textId="45ACC6A9" w:rsidR="006C5230" w:rsidRDefault="006C5230" w:rsidP="1F663952">
            <w:pPr>
              <w:ind w:left="105"/>
              <w:rPr>
                <w:sz w:val="24"/>
                <w:szCs w:val="24"/>
              </w:rPr>
            </w:pPr>
          </w:p>
          <w:p w14:paraId="4603D3D1" w14:textId="4C6CF303" w:rsidR="006C5230" w:rsidRPr="004248C1" w:rsidRDefault="1098BDFF" w:rsidP="0085041D">
            <w:pPr>
              <w:spacing w:before="89"/>
              <w:rPr>
                <w:b/>
                <w:bCs/>
              </w:rPr>
            </w:pPr>
            <w:r w:rsidRPr="004248C1">
              <w:rPr>
                <w:b/>
                <w:bCs/>
                <w:sz w:val="24"/>
                <w:szCs w:val="24"/>
              </w:rPr>
              <w:t>HUS 100 Introduction to Human Services</w:t>
            </w:r>
          </w:p>
          <w:p w14:paraId="714DC6AF" w14:textId="2B5C5190" w:rsidR="006C5230" w:rsidRPr="00692F43" w:rsidRDefault="1098BDFF" w:rsidP="0085041D">
            <w:pPr>
              <w:rPr>
                <w:b/>
                <w:bCs/>
                <w:sz w:val="24"/>
                <w:szCs w:val="24"/>
              </w:rPr>
            </w:pPr>
            <w:r w:rsidRPr="00692F43">
              <w:rPr>
                <w:b/>
                <w:bCs/>
                <w:sz w:val="24"/>
                <w:szCs w:val="24"/>
              </w:rPr>
              <w:t xml:space="preserve">HUS </w:t>
            </w:r>
            <w:r w:rsidR="00A25502" w:rsidRPr="00692F43">
              <w:rPr>
                <w:b/>
                <w:bCs/>
                <w:sz w:val="24"/>
                <w:szCs w:val="24"/>
              </w:rPr>
              <w:t>101 Human</w:t>
            </w:r>
            <w:r w:rsidRPr="00692F43">
              <w:rPr>
                <w:b/>
                <w:bCs/>
                <w:sz w:val="24"/>
                <w:szCs w:val="24"/>
              </w:rPr>
              <w:t xml:space="preserve"> Service and Addiction Counseling Ethics in Practice </w:t>
            </w:r>
          </w:p>
          <w:p w14:paraId="5B0E99EC" w14:textId="7049D2C5" w:rsidR="006C5230" w:rsidRPr="00692F43" w:rsidRDefault="1098BDFF" w:rsidP="0085041D">
            <w:pPr>
              <w:rPr>
                <w:b/>
                <w:bCs/>
                <w:sz w:val="24"/>
                <w:szCs w:val="24"/>
              </w:rPr>
            </w:pPr>
            <w:r w:rsidRPr="00692F43">
              <w:rPr>
                <w:b/>
                <w:bCs/>
                <w:sz w:val="24"/>
                <w:szCs w:val="24"/>
              </w:rPr>
              <w:t xml:space="preserve">HUS </w:t>
            </w:r>
            <w:r w:rsidR="00A25502" w:rsidRPr="00692F43">
              <w:rPr>
                <w:b/>
                <w:bCs/>
                <w:sz w:val="24"/>
                <w:szCs w:val="24"/>
              </w:rPr>
              <w:t>115 Fieldwork</w:t>
            </w:r>
            <w:r w:rsidRPr="00692F43">
              <w:rPr>
                <w:b/>
                <w:bCs/>
                <w:sz w:val="24"/>
                <w:szCs w:val="24"/>
              </w:rPr>
              <w:t xml:space="preserve">: Counseling, Assessment and Case Management </w:t>
            </w:r>
          </w:p>
          <w:p w14:paraId="2B2B4963" w14:textId="0A82DB8E" w:rsidR="006C5230" w:rsidRPr="004248C1" w:rsidRDefault="1098BDFF" w:rsidP="0085041D">
            <w:pPr>
              <w:spacing w:line="233" w:lineRule="auto"/>
              <w:ind w:right="4064"/>
              <w:rPr>
                <w:b/>
                <w:bCs/>
              </w:rPr>
            </w:pPr>
            <w:r w:rsidRPr="004248C1">
              <w:rPr>
                <w:b/>
                <w:bCs/>
                <w:sz w:val="24"/>
                <w:szCs w:val="24"/>
              </w:rPr>
              <w:t>HUS 211 Crisis Intervention and Counseling</w:t>
            </w:r>
          </w:p>
          <w:p w14:paraId="2347AF5F" w14:textId="73025362" w:rsidR="006C5230" w:rsidRPr="004248C1" w:rsidRDefault="1098BDFF" w:rsidP="0085041D">
            <w:pPr>
              <w:spacing w:line="235" w:lineRule="auto"/>
              <w:ind w:right="977"/>
              <w:rPr>
                <w:b/>
                <w:bCs/>
              </w:rPr>
            </w:pPr>
            <w:r w:rsidRPr="004248C1">
              <w:rPr>
                <w:b/>
                <w:bCs/>
                <w:sz w:val="24"/>
                <w:szCs w:val="24"/>
              </w:rPr>
              <w:t>HUS 210 Fieldwork: Crisis Intervention and Counseling</w:t>
            </w:r>
          </w:p>
          <w:p w14:paraId="0666D630" w14:textId="1AB46362" w:rsidR="006C5230" w:rsidRPr="004248C1" w:rsidRDefault="1098BDFF" w:rsidP="0085041D">
            <w:pPr>
              <w:spacing w:line="235" w:lineRule="auto"/>
              <w:ind w:right="977"/>
              <w:rPr>
                <w:b/>
                <w:bCs/>
              </w:rPr>
            </w:pPr>
            <w:r w:rsidRPr="004248C1">
              <w:rPr>
                <w:b/>
                <w:bCs/>
                <w:sz w:val="24"/>
                <w:szCs w:val="24"/>
              </w:rPr>
              <w:t xml:space="preserve">HUS 217 Fieldwork: Theories of Counseling </w:t>
            </w:r>
          </w:p>
          <w:p w14:paraId="20710DE5" w14:textId="77777777" w:rsidR="00AC58EF" w:rsidRDefault="00AC58EF" w:rsidP="1F663952">
            <w:pPr>
              <w:ind w:left="105"/>
              <w:rPr>
                <w:sz w:val="24"/>
                <w:szCs w:val="24"/>
              </w:rPr>
            </w:pPr>
          </w:p>
          <w:p w14:paraId="58E26A2F" w14:textId="45B21D22" w:rsidR="006C5230" w:rsidRDefault="1098BDFF" w:rsidP="1F663952">
            <w:pPr>
              <w:spacing w:before="38"/>
              <w:rPr>
                <w:sz w:val="24"/>
                <w:szCs w:val="24"/>
              </w:rPr>
            </w:pPr>
            <w:r w:rsidRPr="1F663952">
              <w:rPr>
                <w:sz w:val="24"/>
                <w:szCs w:val="24"/>
              </w:rPr>
              <w:t xml:space="preserve">In </w:t>
            </w:r>
            <w:r w:rsidRPr="004248C1">
              <w:rPr>
                <w:sz w:val="24"/>
                <w:szCs w:val="24"/>
              </w:rPr>
              <w:t xml:space="preserve">{HUS 100} </w:t>
            </w:r>
            <w:r w:rsidRPr="1F663952">
              <w:rPr>
                <w:sz w:val="24"/>
                <w:szCs w:val="24"/>
              </w:rPr>
              <w:t xml:space="preserve">Introduction to Human Services students learn about the origins of human services and review </w:t>
            </w:r>
            <w:r w:rsidR="587BB7A4" w:rsidRPr="1F663952">
              <w:rPr>
                <w:sz w:val="24"/>
                <w:szCs w:val="24"/>
              </w:rPr>
              <w:t>the effects</w:t>
            </w:r>
            <w:r w:rsidRPr="1F663952">
              <w:rPr>
                <w:sz w:val="24"/>
                <w:szCs w:val="24"/>
              </w:rPr>
              <w:t xml:space="preserve"> of the industrial revolution and the historical and political effects on human services professionals responsible for early human service work. The textbook </w:t>
            </w:r>
            <w:r w:rsidRPr="1F663952">
              <w:rPr>
                <w:i/>
                <w:iCs/>
                <w:sz w:val="24"/>
                <w:szCs w:val="24"/>
              </w:rPr>
              <w:t xml:space="preserve">Introduction to </w:t>
            </w:r>
            <w:r w:rsidRPr="1F663952">
              <w:rPr>
                <w:i/>
                <w:iCs/>
                <w:sz w:val="24"/>
                <w:szCs w:val="24"/>
              </w:rPr>
              <w:lastRenderedPageBreak/>
              <w:t xml:space="preserve">Human Services </w:t>
            </w:r>
            <w:r w:rsidRPr="1F663952">
              <w:rPr>
                <w:sz w:val="24"/>
                <w:szCs w:val="24"/>
              </w:rPr>
              <w:t xml:space="preserve">covers </w:t>
            </w:r>
            <w:r w:rsidR="5E56ABA2" w:rsidRPr="1F663952">
              <w:rPr>
                <w:sz w:val="24"/>
                <w:szCs w:val="24"/>
              </w:rPr>
              <w:t>the history</w:t>
            </w:r>
            <w:r w:rsidRPr="1F663952">
              <w:rPr>
                <w:sz w:val="24"/>
                <w:szCs w:val="24"/>
              </w:rPr>
              <w:t xml:space="preserve"> and evolution of social welfare policy. Other chapters and classroom material address legal issues as they relate to the field of substance abuse, mental illness, healthcare, corrections and macro practice.</w:t>
            </w:r>
          </w:p>
          <w:p w14:paraId="2684DE06" w14:textId="77777777" w:rsidR="00D11F0F" w:rsidRDefault="00D11F0F" w:rsidP="1F663952">
            <w:pPr>
              <w:spacing w:before="38"/>
            </w:pPr>
          </w:p>
          <w:p w14:paraId="4F10F6D4" w14:textId="172F0634" w:rsidR="00416FD4" w:rsidRDefault="1098BDFF" w:rsidP="1F663952">
            <w:pPr>
              <w:ind w:right="165"/>
              <w:rPr>
                <w:sz w:val="24"/>
                <w:szCs w:val="24"/>
              </w:rPr>
            </w:pPr>
            <w:r w:rsidRPr="1F663952">
              <w:rPr>
                <w:sz w:val="24"/>
                <w:szCs w:val="24"/>
              </w:rPr>
              <w:t xml:space="preserve">In </w:t>
            </w:r>
            <w:r w:rsidR="00574F93">
              <w:rPr>
                <w:sz w:val="24"/>
                <w:szCs w:val="24"/>
              </w:rPr>
              <w:t>{HUS 101}</w:t>
            </w:r>
            <w:r w:rsidRPr="00AC58EF">
              <w:rPr>
                <w:sz w:val="24"/>
                <w:szCs w:val="24"/>
              </w:rPr>
              <w:t xml:space="preserve"> </w:t>
            </w:r>
            <w:r w:rsidRPr="1F663952">
              <w:rPr>
                <w:sz w:val="24"/>
                <w:szCs w:val="24"/>
              </w:rPr>
              <w:t xml:space="preserve">Human Services and Addiction Counseling Ethics in Practice, students learn about legal and historical groundwork for the human services profession and review relevant cases that set the foundation for the current human services delivery system.  The textbook </w:t>
            </w:r>
            <w:r w:rsidRPr="1F663952">
              <w:rPr>
                <w:i/>
                <w:iCs/>
                <w:sz w:val="24"/>
                <w:szCs w:val="24"/>
              </w:rPr>
              <w:t xml:space="preserve">Issues and Ethics in the Helping Profession </w:t>
            </w:r>
            <w:r w:rsidRPr="1F663952">
              <w:rPr>
                <w:sz w:val="24"/>
                <w:szCs w:val="24"/>
              </w:rPr>
              <w:t xml:space="preserve">covers confidentiality in ethical and legal issues. </w:t>
            </w:r>
            <w:r w:rsidR="492475AB" w:rsidRPr="1F663952">
              <w:rPr>
                <w:sz w:val="24"/>
                <w:szCs w:val="24"/>
              </w:rPr>
              <w:t xml:space="preserve"> Students have an opportunity to apply ethical and legal mandates </w:t>
            </w:r>
            <w:proofErr w:type="gramStart"/>
            <w:r w:rsidR="492475AB" w:rsidRPr="1F663952">
              <w:rPr>
                <w:sz w:val="24"/>
                <w:szCs w:val="24"/>
              </w:rPr>
              <w:t xml:space="preserve">through the use </w:t>
            </w:r>
            <w:r w:rsidR="25CD57C7" w:rsidRPr="1F663952">
              <w:rPr>
                <w:sz w:val="24"/>
                <w:szCs w:val="24"/>
              </w:rPr>
              <w:t>of</w:t>
            </w:r>
            <w:proofErr w:type="gramEnd"/>
            <w:r w:rsidR="25CD57C7" w:rsidRPr="1F663952">
              <w:rPr>
                <w:sz w:val="24"/>
                <w:szCs w:val="24"/>
              </w:rPr>
              <w:t xml:space="preserve"> case</w:t>
            </w:r>
            <w:r w:rsidR="492475AB" w:rsidRPr="1F663952">
              <w:rPr>
                <w:sz w:val="24"/>
                <w:szCs w:val="24"/>
              </w:rPr>
              <w:t xml:space="preserve"> </w:t>
            </w:r>
            <w:r w:rsidR="3C00D290" w:rsidRPr="1F663952">
              <w:rPr>
                <w:sz w:val="24"/>
                <w:szCs w:val="24"/>
              </w:rPr>
              <w:t>vignettes</w:t>
            </w:r>
            <w:r w:rsidR="492475AB" w:rsidRPr="1F663952">
              <w:rPr>
                <w:sz w:val="24"/>
                <w:szCs w:val="24"/>
              </w:rPr>
              <w:t xml:space="preserve">. </w:t>
            </w:r>
            <w:r w:rsidR="00416FD4" w:rsidRPr="00416FD4">
              <w:rPr>
                <w:sz w:val="24"/>
                <w:szCs w:val="24"/>
              </w:rPr>
              <w:t>Additional chapters and classroom discussions explore laws and mandates related to group work, couples counseling, and the development of legal privilege within the counseling relationship.</w:t>
            </w:r>
          </w:p>
          <w:p w14:paraId="3CF178CD" w14:textId="77777777" w:rsidR="00416FD4" w:rsidRDefault="00416FD4" w:rsidP="1F663952">
            <w:pPr>
              <w:ind w:right="165"/>
              <w:rPr>
                <w:sz w:val="24"/>
                <w:szCs w:val="24"/>
              </w:rPr>
            </w:pPr>
          </w:p>
          <w:p w14:paraId="660460BC" w14:textId="7BDB846B" w:rsidR="006C5230" w:rsidRDefault="035FA1CB" w:rsidP="000B51BD">
            <w:pPr>
              <w:ind w:right="165"/>
            </w:pPr>
            <w:r w:rsidRPr="1F663952">
              <w:rPr>
                <w:sz w:val="24"/>
                <w:szCs w:val="24"/>
              </w:rPr>
              <w:t>D</w:t>
            </w:r>
            <w:r w:rsidR="1098BDFF" w:rsidRPr="1F663952">
              <w:rPr>
                <w:sz w:val="24"/>
                <w:szCs w:val="24"/>
              </w:rPr>
              <w:t xml:space="preserve">uring fieldwork courses </w:t>
            </w:r>
            <w:r w:rsidR="1098BDFF" w:rsidRPr="00B16633">
              <w:rPr>
                <w:sz w:val="24"/>
                <w:szCs w:val="24"/>
              </w:rPr>
              <w:t xml:space="preserve">{HUS 115, HUS </w:t>
            </w:r>
            <w:r w:rsidR="00BD1848" w:rsidRPr="00B16633">
              <w:rPr>
                <w:sz w:val="24"/>
                <w:szCs w:val="24"/>
              </w:rPr>
              <w:t>217}</w:t>
            </w:r>
            <w:r w:rsidR="000B51BD" w:rsidRPr="00B16633">
              <w:rPr>
                <w:sz w:val="24"/>
                <w:szCs w:val="24"/>
              </w:rPr>
              <w:t xml:space="preserve"> </w:t>
            </w:r>
            <w:r w:rsidR="000B51BD">
              <w:rPr>
                <w:sz w:val="24"/>
                <w:szCs w:val="24"/>
              </w:rPr>
              <w:t>s</w:t>
            </w:r>
            <w:r w:rsidR="5623DF26" w:rsidRPr="1F663952">
              <w:rPr>
                <w:sz w:val="24"/>
                <w:szCs w:val="24"/>
              </w:rPr>
              <w:t>tudents have the opportunity through discuss</w:t>
            </w:r>
            <w:r w:rsidR="7BD10902" w:rsidRPr="1F663952">
              <w:rPr>
                <w:sz w:val="24"/>
                <w:szCs w:val="24"/>
              </w:rPr>
              <w:t>ion</w:t>
            </w:r>
            <w:r w:rsidR="5623DF26" w:rsidRPr="1F663952">
              <w:rPr>
                <w:sz w:val="24"/>
                <w:szCs w:val="24"/>
              </w:rPr>
              <w:t xml:space="preserve"> to explore how historical and current legislation impacts agency policy and practices. </w:t>
            </w:r>
            <w:r w:rsidR="1098BDFF" w:rsidRPr="1F663952">
              <w:rPr>
                <w:sz w:val="24"/>
                <w:szCs w:val="24"/>
              </w:rPr>
              <w:t xml:space="preserve"> </w:t>
            </w:r>
            <w:r w:rsidR="55419ACF" w:rsidRPr="1F663952">
              <w:rPr>
                <w:sz w:val="24"/>
                <w:szCs w:val="24"/>
              </w:rPr>
              <w:t xml:space="preserve"> </w:t>
            </w:r>
          </w:p>
          <w:p w14:paraId="61DBAE0D" w14:textId="77777777" w:rsidR="000B51BD" w:rsidRDefault="000B51BD" w:rsidP="1F663952">
            <w:pPr>
              <w:spacing w:before="38"/>
              <w:rPr>
                <w:color w:val="0000FF"/>
                <w:sz w:val="24"/>
                <w:szCs w:val="24"/>
              </w:rPr>
            </w:pPr>
          </w:p>
          <w:p w14:paraId="34D4BBAC" w14:textId="46EF08EC" w:rsidR="006C5230" w:rsidRDefault="000B51BD" w:rsidP="1F663952">
            <w:pPr>
              <w:spacing w:before="38"/>
            </w:pPr>
            <w:r>
              <w:rPr>
                <w:sz w:val="24"/>
                <w:szCs w:val="24"/>
              </w:rPr>
              <w:t xml:space="preserve">In </w:t>
            </w:r>
            <w:r w:rsidR="001C0F0F">
              <w:rPr>
                <w:sz w:val="24"/>
                <w:szCs w:val="24"/>
              </w:rPr>
              <w:t>the</w:t>
            </w:r>
            <w:r w:rsidR="00D67F06">
              <w:rPr>
                <w:sz w:val="24"/>
                <w:szCs w:val="24"/>
              </w:rPr>
              <w:t xml:space="preserve"> </w:t>
            </w:r>
            <w:r w:rsidR="00D67F06" w:rsidRPr="00B16633">
              <w:rPr>
                <w:sz w:val="24"/>
                <w:szCs w:val="24"/>
              </w:rPr>
              <w:t>{HUS 211}</w:t>
            </w:r>
            <w:r w:rsidR="001C0F0F" w:rsidRPr="00B16633">
              <w:rPr>
                <w:sz w:val="24"/>
                <w:szCs w:val="24"/>
              </w:rPr>
              <w:t xml:space="preserve"> </w:t>
            </w:r>
            <w:r w:rsidR="1098BDFF" w:rsidRPr="1F663952">
              <w:rPr>
                <w:sz w:val="24"/>
                <w:szCs w:val="24"/>
              </w:rPr>
              <w:t>Crisis Intervention and Counseling</w:t>
            </w:r>
            <w:r>
              <w:rPr>
                <w:sz w:val="24"/>
                <w:szCs w:val="24"/>
              </w:rPr>
              <w:t xml:space="preserve"> </w:t>
            </w:r>
            <w:r w:rsidR="001C0F0F" w:rsidRPr="001C0F0F">
              <w:rPr>
                <w:sz w:val="24"/>
                <w:szCs w:val="24"/>
              </w:rPr>
              <w:t>class, students are</w:t>
            </w:r>
            <w:r w:rsidRPr="001C0F0F">
              <w:rPr>
                <w:sz w:val="24"/>
                <w:szCs w:val="24"/>
              </w:rPr>
              <w:t xml:space="preserve"> </w:t>
            </w:r>
            <w:r w:rsidR="1098BDFF" w:rsidRPr="1F663952">
              <w:rPr>
                <w:sz w:val="24"/>
                <w:szCs w:val="24"/>
              </w:rPr>
              <w:t>educat</w:t>
            </w:r>
            <w:r w:rsidR="001C0F0F">
              <w:rPr>
                <w:sz w:val="24"/>
                <w:szCs w:val="24"/>
              </w:rPr>
              <w:t xml:space="preserve">ed </w:t>
            </w:r>
            <w:r w:rsidR="1098BDFF" w:rsidRPr="1F663952">
              <w:rPr>
                <w:sz w:val="24"/>
                <w:szCs w:val="24"/>
              </w:rPr>
              <w:t>about crisis theory and the dynamics of developmental and situational human crises.</w:t>
            </w:r>
          </w:p>
          <w:p w14:paraId="6962CC35" w14:textId="30EF8582" w:rsidR="007D40BE" w:rsidRDefault="007D40BE">
            <w:pPr>
              <w:pStyle w:val="TableParagraph"/>
              <w:spacing w:before="38"/>
              <w:ind w:left="148"/>
              <w:rPr>
                <w:sz w:val="24"/>
                <w:szCs w:val="24"/>
              </w:rPr>
            </w:pPr>
          </w:p>
        </w:tc>
      </w:tr>
      <w:tr w:rsidR="007D40BE" w14:paraId="5F159772" w14:textId="77777777" w:rsidTr="3C0CB19A">
        <w:trPr>
          <w:trHeight w:val="836"/>
        </w:trPr>
        <w:tc>
          <w:tcPr>
            <w:tcW w:w="600" w:type="dxa"/>
          </w:tcPr>
          <w:p w14:paraId="26A7DE49" w14:textId="77777777" w:rsidR="007D40BE" w:rsidRDefault="00BB2F7E">
            <w:pPr>
              <w:pStyle w:val="TableParagraph"/>
              <w:spacing w:before="38"/>
              <w:ind w:left="100"/>
              <w:rPr>
                <w:sz w:val="24"/>
              </w:rPr>
            </w:pPr>
            <w:r>
              <w:rPr>
                <w:spacing w:val="-5"/>
                <w:sz w:val="24"/>
              </w:rPr>
              <w:lastRenderedPageBreak/>
              <w:t>c.</w:t>
            </w:r>
          </w:p>
        </w:tc>
        <w:tc>
          <w:tcPr>
            <w:tcW w:w="9480" w:type="dxa"/>
          </w:tcPr>
          <w:p w14:paraId="61688E9E" w14:textId="77777777" w:rsidR="006C5230" w:rsidRDefault="00BB2F7E" w:rsidP="00A459FD">
            <w:pPr>
              <w:pStyle w:val="TableParagraph"/>
              <w:spacing w:line="261" w:lineRule="auto"/>
              <w:ind w:left="0" w:right="186"/>
              <w:rPr>
                <w:sz w:val="24"/>
                <w:szCs w:val="24"/>
              </w:rPr>
            </w:pPr>
            <w:r w:rsidRPr="1F663952">
              <w:rPr>
                <w:sz w:val="24"/>
                <w:szCs w:val="24"/>
              </w:rPr>
              <w:t>How public</w:t>
            </w:r>
            <w:r w:rsidRPr="1F663952">
              <w:rPr>
                <w:spacing w:val="-1"/>
                <w:sz w:val="24"/>
                <w:szCs w:val="24"/>
              </w:rPr>
              <w:t xml:space="preserve"> </w:t>
            </w:r>
            <w:r w:rsidRPr="1F663952">
              <w:rPr>
                <w:sz w:val="24"/>
                <w:szCs w:val="24"/>
              </w:rPr>
              <w:t>and private</w:t>
            </w:r>
            <w:r w:rsidRPr="1F663952">
              <w:rPr>
                <w:spacing w:val="-15"/>
                <w:sz w:val="24"/>
                <w:szCs w:val="24"/>
              </w:rPr>
              <w:t xml:space="preserve"> </w:t>
            </w:r>
            <w:r w:rsidRPr="1F663952">
              <w:rPr>
                <w:sz w:val="24"/>
                <w:szCs w:val="24"/>
              </w:rPr>
              <w:t>attitudes</w:t>
            </w:r>
            <w:r w:rsidRPr="1F663952">
              <w:rPr>
                <w:spacing w:val="-14"/>
                <w:sz w:val="24"/>
                <w:szCs w:val="24"/>
              </w:rPr>
              <w:t xml:space="preserve"> </w:t>
            </w:r>
            <w:r w:rsidRPr="1F663952">
              <w:rPr>
                <w:sz w:val="24"/>
                <w:szCs w:val="24"/>
              </w:rPr>
              <w:t>influence</w:t>
            </w:r>
            <w:r w:rsidRPr="1F663952">
              <w:rPr>
                <w:spacing w:val="-15"/>
                <w:sz w:val="24"/>
                <w:szCs w:val="24"/>
              </w:rPr>
              <w:t xml:space="preserve"> </w:t>
            </w:r>
            <w:r w:rsidRPr="1F663952">
              <w:rPr>
                <w:sz w:val="24"/>
                <w:szCs w:val="24"/>
              </w:rPr>
              <w:t>legislation</w:t>
            </w:r>
            <w:r w:rsidR="76121094" w:rsidRPr="1F663952">
              <w:rPr>
                <w:sz w:val="24"/>
                <w:szCs w:val="24"/>
              </w:rPr>
              <w:t>,</w:t>
            </w:r>
            <w:r w:rsidRPr="1F663952">
              <w:rPr>
                <w:spacing w:val="-17"/>
                <w:sz w:val="24"/>
                <w:szCs w:val="24"/>
              </w:rPr>
              <w:t xml:space="preserve"> </w:t>
            </w:r>
            <w:r w:rsidRPr="1F663952">
              <w:rPr>
                <w:sz w:val="24"/>
                <w:szCs w:val="24"/>
              </w:rPr>
              <w:t>and the interpretation of policies related to human services.</w:t>
            </w:r>
          </w:p>
          <w:p w14:paraId="57EE348D" w14:textId="1265A4EE" w:rsidR="006C5230" w:rsidRDefault="006C5230" w:rsidP="1F663952">
            <w:pPr>
              <w:spacing w:line="261" w:lineRule="auto"/>
              <w:ind w:left="146" w:right="165"/>
              <w:rPr>
                <w:b/>
                <w:bCs/>
                <w:sz w:val="24"/>
                <w:szCs w:val="24"/>
                <w:u w:val="single"/>
              </w:rPr>
            </w:pPr>
          </w:p>
          <w:p w14:paraId="595A71E1" w14:textId="03A0CFB3" w:rsidR="006C5230" w:rsidRDefault="7D52C5D3" w:rsidP="00A459FD">
            <w:pPr>
              <w:spacing w:line="261" w:lineRule="auto"/>
              <w:ind w:right="165"/>
              <w:rPr>
                <w:b/>
                <w:bCs/>
                <w:sz w:val="24"/>
                <w:szCs w:val="24"/>
                <w:u w:val="single"/>
              </w:rPr>
            </w:pPr>
            <w:r w:rsidRPr="1F663952">
              <w:rPr>
                <w:b/>
                <w:bCs/>
                <w:sz w:val="24"/>
                <w:szCs w:val="24"/>
                <w:u w:val="single"/>
              </w:rPr>
              <w:t>Response:</w:t>
            </w:r>
          </w:p>
          <w:p w14:paraId="387CEF90" w14:textId="6B124DB4" w:rsidR="006C5230" w:rsidRDefault="7D52C5D3" w:rsidP="00A459FD">
            <w:pPr>
              <w:spacing w:line="261" w:lineRule="auto"/>
              <w:ind w:right="165"/>
            </w:pPr>
            <w:r w:rsidRPr="1F663952">
              <w:rPr>
                <w:sz w:val="24"/>
                <w:szCs w:val="24"/>
              </w:rPr>
              <w:t>The following courses emphasize how public and private attitudes influence legislation and the interpretation of policies related to human services.</w:t>
            </w:r>
          </w:p>
          <w:p w14:paraId="1C7A18C7" w14:textId="7FCEB5AE" w:rsidR="006C5230" w:rsidRDefault="006C5230" w:rsidP="1F663952">
            <w:pPr>
              <w:spacing w:line="261" w:lineRule="auto"/>
              <w:ind w:left="146" w:right="165"/>
              <w:rPr>
                <w:sz w:val="24"/>
                <w:szCs w:val="24"/>
              </w:rPr>
            </w:pPr>
          </w:p>
          <w:p w14:paraId="3205C38C" w14:textId="074783A6" w:rsidR="006C5230" w:rsidRPr="00D343F0" w:rsidRDefault="7D52C5D3" w:rsidP="004E5669">
            <w:pPr>
              <w:rPr>
                <w:b/>
                <w:bCs/>
                <w:sz w:val="24"/>
                <w:szCs w:val="24"/>
              </w:rPr>
            </w:pPr>
            <w:r w:rsidRPr="00D343F0">
              <w:rPr>
                <w:b/>
                <w:bCs/>
                <w:sz w:val="24"/>
                <w:szCs w:val="24"/>
              </w:rPr>
              <w:t>HUS 100 Introduction to Human Services</w:t>
            </w:r>
          </w:p>
          <w:p w14:paraId="2593F1B2" w14:textId="67D1EC97" w:rsidR="006C5230" w:rsidRPr="00D343F0" w:rsidRDefault="7D52C5D3" w:rsidP="004E5669">
            <w:pPr>
              <w:rPr>
                <w:b/>
                <w:bCs/>
                <w:sz w:val="24"/>
                <w:szCs w:val="24"/>
              </w:rPr>
            </w:pPr>
            <w:r w:rsidRPr="00D343F0">
              <w:rPr>
                <w:b/>
                <w:bCs/>
                <w:sz w:val="24"/>
                <w:szCs w:val="24"/>
              </w:rPr>
              <w:t>HUS 101 Human Service and Addiction Counseling Ethics in Practice</w:t>
            </w:r>
          </w:p>
          <w:p w14:paraId="23A7B2DA" w14:textId="26646E29" w:rsidR="006C5230" w:rsidRPr="00D343F0" w:rsidRDefault="7D52C5D3" w:rsidP="004E5669">
            <w:pPr>
              <w:rPr>
                <w:b/>
                <w:bCs/>
                <w:sz w:val="24"/>
                <w:szCs w:val="24"/>
              </w:rPr>
            </w:pPr>
            <w:r w:rsidRPr="00D343F0">
              <w:rPr>
                <w:b/>
                <w:bCs/>
                <w:sz w:val="24"/>
                <w:szCs w:val="24"/>
              </w:rPr>
              <w:t>HUS 114 Counseling, Assessment and Case</w:t>
            </w:r>
            <w:r w:rsidR="49FB85B5" w:rsidRPr="00D343F0">
              <w:rPr>
                <w:b/>
                <w:bCs/>
                <w:sz w:val="24"/>
                <w:szCs w:val="24"/>
              </w:rPr>
              <w:t xml:space="preserve"> Management</w:t>
            </w:r>
          </w:p>
          <w:p w14:paraId="692C65F9" w14:textId="2871A84B" w:rsidR="006C5230" w:rsidRPr="00D343F0" w:rsidRDefault="7D52C5D3" w:rsidP="004E5669">
            <w:pPr>
              <w:rPr>
                <w:b/>
                <w:bCs/>
                <w:color w:val="00B0F0"/>
                <w:sz w:val="24"/>
                <w:szCs w:val="24"/>
              </w:rPr>
            </w:pPr>
            <w:r w:rsidRPr="00D343F0">
              <w:rPr>
                <w:b/>
                <w:bCs/>
                <w:sz w:val="24"/>
                <w:szCs w:val="24"/>
              </w:rPr>
              <w:t>HUS 211 Crisis Intervention and Counseling</w:t>
            </w:r>
          </w:p>
          <w:p w14:paraId="31071E26" w14:textId="48F614D4" w:rsidR="006C5230" w:rsidRDefault="7D52C5D3" w:rsidP="1F663952">
            <w:pPr>
              <w:spacing w:before="252" w:line="261" w:lineRule="auto"/>
              <w:ind w:right="29"/>
            </w:pPr>
            <w:r w:rsidRPr="1F663952">
              <w:rPr>
                <w:sz w:val="24"/>
                <w:szCs w:val="24"/>
              </w:rPr>
              <w:t xml:space="preserve">In </w:t>
            </w:r>
            <w:r w:rsidRPr="003C224E">
              <w:rPr>
                <w:sz w:val="24"/>
                <w:szCs w:val="24"/>
              </w:rPr>
              <w:t xml:space="preserve">{HUS 100} </w:t>
            </w:r>
            <w:r w:rsidRPr="1F663952">
              <w:rPr>
                <w:sz w:val="24"/>
                <w:szCs w:val="24"/>
              </w:rPr>
              <w:t>Introduction to Human Services, students learn</w:t>
            </w:r>
            <w:r w:rsidR="4F4DCFAB" w:rsidRPr="1F663952">
              <w:rPr>
                <w:sz w:val="24"/>
                <w:szCs w:val="24"/>
              </w:rPr>
              <w:t xml:space="preserve"> through readings</w:t>
            </w:r>
            <w:r w:rsidR="202F04D5" w:rsidRPr="1F663952">
              <w:rPr>
                <w:sz w:val="24"/>
                <w:szCs w:val="24"/>
              </w:rPr>
              <w:t xml:space="preserve"> and </w:t>
            </w:r>
            <w:r w:rsidR="00A459FD">
              <w:rPr>
                <w:sz w:val="24"/>
                <w:szCs w:val="24"/>
              </w:rPr>
              <w:t>online</w:t>
            </w:r>
            <w:r w:rsidR="4F4DCFAB" w:rsidRPr="1F663952">
              <w:rPr>
                <w:sz w:val="24"/>
                <w:szCs w:val="24"/>
              </w:rPr>
              <w:t xml:space="preserve"> discussions</w:t>
            </w:r>
            <w:r w:rsidRPr="1F663952">
              <w:rPr>
                <w:sz w:val="24"/>
                <w:szCs w:val="24"/>
              </w:rPr>
              <w:t xml:space="preserve"> </w:t>
            </w:r>
            <w:r w:rsidR="4F75AE9C" w:rsidRPr="1F663952">
              <w:rPr>
                <w:sz w:val="24"/>
                <w:szCs w:val="24"/>
              </w:rPr>
              <w:t>how</w:t>
            </w:r>
            <w:r w:rsidRPr="1F663952">
              <w:rPr>
                <w:sz w:val="24"/>
                <w:szCs w:val="24"/>
              </w:rPr>
              <w:t xml:space="preserve"> relevant historical political and legal </w:t>
            </w:r>
            <w:r w:rsidR="00A754AD" w:rsidRPr="1F663952">
              <w:rPr>
                <w:sz w:val="24"/>
                <w:szCs w:val="24"/>
              </w:rPr>
              <w:t>challenges led</w:t>
            </w:r>
            <w:r w:rsidRPr="1F663952">
              <w:rPr>
                <w:sz w:val="24"/>
                <w:szCs w:val="24"/>
              </w:rPr>
              <w:t xml:space="preserve"> to legislation that came to define various fields within the human services delivery systems.  </w:t>
            </w:r>
            <w:r w:rsidR="00A3214B" w:rsidRPr="1F663952">
              <w:rPr>
                <w:sz w:val="24"/>
                <w:szCs w:val="24"/>
              </w:rPr>
              <w:t xml:space="preserve">In </w:t>
            </w:r>
            <w:r w:rsidR="00A3214B">
              <w:rPr>
                <w:sz w:val="24"/>
                <w:szCs w:val="24"/>
              </w:rPr>
              <w:t xml:space="preserve">the </w:t>
            </w:r>
            <w:r w:rsidRPr="00A3214B">
              <w:rPr>
                <w:i/>
                <w:iCs/>
                <w:sz w:val="24"/>
                <w:szCs w:val="24"/>
              </w:rPr>
              <w:t>Introduction to Human Services</w:t>
            </w:r>
            <w:r w:rsidRPr="1F663952">
              <w:rPr>
                <w:sz w:val="24"/>
                <w:szCs w:val="24"/>
              </w:rPr>
              <w:t xml:space="preserve"> </w:t>
            </w:r>
            <w:r w:rsidRPr="00911525">
              <w:rPr>
                <w:i/>
                <w:iCs/>
                <w:sz w:val="24"/>
                <w:szCs w:val="24"/>
              </w:rPr>
              <w:t>Chapter 2</w:t>
            </w:r>
            <w:r w:rsidRPr="1F663952">
              <w:rPr>
                <w:sz w:val="24"/>
                <w:szCs w:val="24"/>
              </w:rPr>
              <w:t xml:space="preserve"> covers </w:t>
            </w:r>
            <w:r w:rsidRPr="1F663952">
              <w:rPr>
                <w:i/>
                <w:iCs/>
                <w:sz w:val="24"/>
                <w:szCs w:val="24"/>
              </w:rPr>
              <w:t>History and Evolution of Social Welfare Policy.</w:t>
            </w:r>
            <w:r w:rsidRPr="1F663952">
              <w:rPr>
                <w:sz w:val="24"/>
                <w:szCs w:val="24"/>
              </w:rPr>
              <w:t xml:space="preserve"> Other chapters and classroom material address legal issues as they related to the field of substance abuse, mental illness, healthcare, public welfare, corrections and macro practice.</w:t>
            </w:r>
          </w:p>
          <w:p w14:paraId="4431025B" w14:textId="6AA382BC" w:rsidR="006C5230" w:rsidRDefault="278CED33" w:rsidP="1F663952">
            <w:pPr>
              <w:spacing w:before="240" w:after="240" w:line="261" w:lineRule="auto"/>
              <w:rPr>
                <w:b/>
                <w:bCs/>
                <w:sz w:val="24"/>
                <w:szCs w:val="24"/>
                <w:highlight w:val="yellow"/>
              </w:rPr>
            </w:pPr>
            <w:r w:rsidRPr="3C0CB19A">
              <w:rPr>
                <w:sz w:val="24"/>
                <w:szCs w:val="24"/>
              </w:rPr>
              <w:t xml:space="preserve">In </w:t>
            </w:r>
            <w:r w:rsidR="00574F93">
              <w:rPr>
                <w:sz w:val="24"/>
                <w:szCs w:val="24"/>
              </w:rPr>
              <w:t>{HUS 101}</w:t>
            </w:r>
            <w:r w:rsidRPr="003C224E">
              <w:rPr>
                <w:sz w:val="24"/>
                <w:szCs w:val="24"/>
              </w:rPr>
              <w:t xml:space="preserve"> </w:t>
            </w:r>
            <w:r w:rsidRPr="3C0CB19A">
              <w:rPr>
                <w:sz w:val="24"/>
                <w:szCs w:val="24"/>
              </w:rPr>
              <w:t>Human Service and Addiction Counseling Ethics in Practice, students discuss evolving and changing legal issues related to the rights of individuals and groups, including children and adolescents, those with disabilities, vulnerable adults, children at risk of maltreatment, and persons with HIV-protected status. Students review case study vignettes and discuss what they would do in certain situations.</w:t>
            </w:r>
            <w:r w:rsidRPr="3C0CB19A">
              <w:rPr>
                <w:i/>
                <w:iCs/>
                <w:sz w:val="24"/>
                <w:szCs w:val="24"/>
              </w:rPr>
              <w:t xml:space="preserve"> Chapter 6</w:t>
            </w:r>
            <w:r w:rsidR="2A54CE1F" w:rsidRPr="3C0CB19A">
              <w:rPr>
                <w:i/>
                <w:iCs/>
                <w:sz w:val="24"/>
                <w:szCs w:val="24"/>
              </w:rPr>
              <w:t xml:space="preserve"> </w:t>
            </w:r>
            <w:r w:rsidR="5C5069E3" w:rsidRPr="3C0CB19A">
              <w:rPr>
                <w:sz w:val="24"/>
                <w:szCs w:val="24"/>
              </w:rPr>
              <w:t xml:space="preserve">in </w:t>
            </w:r>
            <w:r w:rsidR="5C5069E3" w:rsidRPr="3C0CB19A">
              <w:rPr>
                <w:i/>
                <w:iCs/>
                <w:sz w:val="24"/>
                <w:szCs w:val="24"/>
              </w:rPr>
              <w:t>Issues</w:t>
            </w:r>
            <w:r w:rsidRPr="3C0CB19A">
              <w:rPr>
                <w:i/>
                <w:iCs/>
                <w:sz w:val="24"/>
                <w:szCs w:val="24"/>
              </w:rPr>
              <w:t xml:space="preserve"> and Ethics in the Helping Profession </w:t>
            </w:r>
            <w:r w:rsidRPr="3C0CB19A">
              <w:rPr>
                <w:sz w:val="24"/>
                <w:szCs w:val="24"/>
              </w:rPr>
              <w:t xml:space="preserve">covers </w:t>
            </w:r>
            <w:r w:rsidR="6E924100" w:rsidRPr="3C0CB19A">
              <w:rPr>
                <w:sz w:val="24"/>
                <w:szCs w:val="24"/>
              </w:rPr>
              <w:t>c</w:t>
            </w:r>
            <w:r w:rsidRPr="3C0CB19A">
              <w:rPr>
                <w:sz w:val="24"/>
                <w:szCs w:val="24"/>
              </w:rPr>
              <w:t>onfidentiality</w:t>
            </w:r>
            <w:r w:rsidR="6C019EBC" w:rsidRPr="3C0CB19A">
              <w:rPr>
                <w:sz w:val="24"/>
                <w:szCs w:val="24"/>
              </w:rPr>
              <w:t>,</w:t>
            </w:r>
            <w:r w:rsidRPr="3C0CB19A">
              <w:rPr>
                <w:sz w:val="24"/>
                <w:szCs w:val="24"/>
              </w:rPr>
              <w:t xml:space="preserve"> </w:t>
            </w:r>
            <w:r w:rsidR="1A8D1413" w:rsidRPr="3C0CB19A">
              <w:rPr>
                <w:sz w:val="24"/>
                <w:szCs w:val="24"/>
              </w:rPr>
              <w:t>e</w:t>
            </w:r>
            <w:r w:rsidRPr="3C0CB19A">
              <w:rPr>
                <w:sz w:val="24"/>
                <w:szCs w:val="24"/>
              </w:rPr>
              <w:t xml:space="preserve">thical and </w:t>
            </w:r>
            <w:r w:rsidR="6D147B84" w:rsidRPr="3C0CB19A">
              <w:rPr>
                <w:sz w:val="24"/>
                <w:szCs w:val="24"/>
              </w:rPr>
              <w:t>l</w:t>
            </w:r>
            <w:r w:rsidRPr="3C0CB19A">
              <w:rPr>
                <w:sz w:val="24"/>
                <w:szCs w:val="24"/>
              </w:rPr>
              <w:t>egal Issues.</w:t>
            </w:r>
            <w:r w:rsidR="78163E9D" w:rsidRPr="3C0CB19A">
              <w:rPr>
                <w:sz w:val="24"/>
                <w:szCs w:val="24"/>
              </w:rPr>
              <w:t xml:space="preserve"> </w:t>
            </w:r>
            <w:r w:rsidRPr="3C0CB19A">
              <w:rPr>
                <w:sz w:val="24"/>
                <w:szCs w:val="24"/>
              </w:rPr>
              <w:t xml:space="preserve">Students learn </w:t>
            </w:r>
            <w:r w:rsidR="007F01A1" w:rsidRPr="3C0CB19A">
              <w:rPr>
                <w:sz w:val="24"/>
                <w:szCs w:val="24"/>
              </w:rPr>
              <w:t xml:space="preserve">the various ethical codes and legal mandates </w:t>
            </w:r>
            <w:r w:rsidRPr="3C0CB19A">
              <w:rPr>
                <w:sz w:val="24"/>
                <w:szCs w:val="24"/>
              </w:rPr>
              <w:t xml:space="preserve">through case studies, review questions and chapter </w:t>
            </w:r>
            <w:r w:rsidR="3A1148FF" w:rsidRPr="3C0CB19A">
              <w:rPr>
                <w:sz w:val="24"/>
                <w:szCs w:val="24"/>
              </w:rPr>
              <w:t>readings</w:t>
            </w:r>
            <w:r w:rsidRPr="3C0CB19A">
              <w:rPr>
                <w:sz w:val="24"/>
                <w:szCs w:val="24"/>
              </w:rPr>
              <w:t xml:space="preserve">. Other chapters </w:t>
            </w:r>
            <w:r w:rsidRPr="3C0CB19A">
              <w:rPr>
                <w:sz w:val="24"/>
                <w:szCs w:val="24"/>
              </w:rPr>
              <w:lastRenderedPageBreak/>
              <w:t xml:space="preserve">and classroom material cover mandates regarding duty to warn and how it affects the HIV and substance abuse populations. </w:t>
            </w:r>
            <w:r w:rsidR="3497ABFD" w:rsidRPr="3C0CB19A">
              <w:rPr>
                <w:sz w:val="24"/>
                <w:szCs w:val="24"/>
              </w:rPr>
              <w:t>Classroom and</w:t>
            </w:r>
            <w:r w:rsidR="27F7D789" w:rsidRPr="3C0CB19A">
              <w:rPr>
                <w:sz w:val="24"/>
                <w:szCs w:val="24"/>
              </w:rPr>
              <w:t xml:space="preserve"> online </w:t>
            </w:r>
            <w:r w:rsidRPr="3C0CB19A">
              <w:rPr>
                <w:sz w:val="24"/>
                <w:szCs w:val="24"/>
              </w:rPr>
              <w:t>discussions are critical to the exploration of history</w:t>
            </w:r>
            <w:r w:rsidR="7B1E36B5" w:rsidRPr="3C0CB19A">
              <w:rPr>
                <w:sz w:val="24"/>
                <w:szCs w:val="24"/>
              </w:rPr>
              <w:t xml:space="preserve"> </w:t>
            </w:r>
            <w:r w:rsidRPr="3C0CB19A">
              <w:rPr>
                <w:sz w:val="24"/>
                <w:szCs w:val="24"/>
              </w:rPr>
              <w:t xml:space="preserve">and laws that </w:t>
            </w:r>
            <w:r w:rsidR="3D83AA3D" w:rsidRPr="3C0CB19A">
              <w:rPr>
                <w:sz w:val="24"/>
                <w:szCs w:val="24"/>
              </w:rPr>
              <w:t xml:space="preserve">define how the helping profession has evolved. </w:t>
            </w:r>
            <w:r w:rsidRPr="3C0CB19A">
              <w:rPr>
                <w:sz w:val="24"/>
                <w:szCs w:val="24"/>
              </w:rPr>
              <w:t>Students review case studies</w:t>
            </w:r>
            <w:r w:rsidR="00407A64">
              <w:rPr>
                <w:sz w:val="24"/>
                <w:szCs w:val="24"/>
              </w:rPr>
              <w:t xml:space="preserve"> and </w:t>
            </w:r>
            <w:r w:rsidRPr="3C0CB19A">
              <w:rPr>
                <w:sz w:val="24"/>
                <w:szCs w:val="24"/>
              </w:rPr>
              <w:t>answe</w:t>
            </w:r>
            <w:r w:rsidR="54536BDE" w:rsidRPr="3C0CB19A">
              <w:rPr>
                <w:sz w:val="24"/>
                <w:szCs w:val="24"/>
              </w:rPr>
              <w:t xml:space="preserve">r </w:t>
            </w:r>
            <w:r w:rsidRPr="3C0CB19A">
              <w:rPr>
                <w:sz w:val="24"/>
                <w:szCs w:val="24"/>
              </w:rPr>
              <w:t>discussion questions</w:t>
            </w:r>
            <w:r w:rsidR="00407A64">
              <w:rPr>
                <w:sz w:val="24"/>
                <w:szCs w:val="24"/>
              </w:rPr>
              <w:t>. In addition, for the face-to-face class, students prepare a mock</w:t>
            </w:r>
            <w:r w:rsidR="00BB5694">
              <w:rPr>
                <w:sz w:val="24"/>
                <w:szCs w:val="24"/>
              </w:rPr>
              <w:t xml:space="preserve"> court</w:t>
            </w:r>
            <w:r w:rsidR="003413B3">
              <w:rPr>
                <w:sz w:val="24"/>
                <w:szCs w:val="24"/>
              </w:rPr>
              <w:t xml:space="preserve"> case for a</w:t>
            </w:r>
            <w:r w:rsidR="00407A64">
              <w:rPr>
                <w:sz w:val="24"/>
                <w:szCs w:val="24"/>
              </w:rPr>
              <w:t xml:space="preserve"> </w:t>
            </w:r>
            <w:r w:rsidR="00046832">
              <w:rPr>
                <w:b/>
                <w:bCs/>
                <w:i/>
                <w:iCs/>
                <w:sz w:val="24"/>
                <w:szCs w:val="24"/>
              </w:rPr>
              <w:t>T</w:t>
            </w:r>
            <w:r w:rsidR="009B4617" w:rsidRPr="00046832">
              <w:rPr>
                <w:b/>
                <w:bCs/>
                <w:i/>
                <w:iCs/>
                <w:sz w:val="24"/>
                <w:szCs w:val="24"/>
              </w:rPr>
              <w:t>ermination of</w:t>
            </w:r>
            <w:r w:rsidR="00DD623E">
              <w:rPr>
                <w:b/>
                <w:bCs/>
                <w:i/>
                <w:iCs/>
                <w:sz w:val="24"/>
                <w:szCs w:val="24"/>
              </w:rPr>
              <w:t xml:space="preserve"> Parental</w:t>
            </w:r>
            <w:r w:rsidR="009B4617" w:rsidRPr="00046832">
              <w:rPr>
                <w:b/>
                <w:bCs/>
                <w:i/>
                <w:iCs/>
                <w:sz w:val="24"/>
                <w:szCs w:val="24"/>
              </w:rPr>
              <w:t xml:space="preserve"> </w:t>
            </w:r>
            <w:r w:rsidR="00046832">
              <w:rPr>
                <w:b/>
                <w:bCs/>
                <w:i/>
                <w:iCs/>
                <w:sz w:val="24"/>
                <w:szCs w:val="24"/>
              </w:rPr>
              <w:t>R</w:t>
            </w:r>
            <w:r w:rsidR="009B4617" w:rsidRPr="00046832">
              <w:rPr>
                <w:b/>
                <w:bCs/>
                <w:i/>
                <w:iCs/>
                <w:sz w:val="24"/>
                <w:szCs w:val="24"/>
              </w:rPr>
              <w:t>ights</w:t>
            </w:r>
            <w:r w:rsidR="00125ED6">
              <w:rPr>
                <w:b/>
                <w:bCs/>
                <w:i/>
                <w:iCs/>
                <w:sz w:val="24"/>
                <w:szCs w:val="24"/>
              </w:rPr>
              <w:t xml:space="preserve"> </w:t>
            </w:r>
            <w:r w:rsidR="00046832" w:rsidRPr="00046832">
              <w:rPr>
                <w:b/>
                <w:bCs/>
                <w:i/>
                <w:iCs/>
                <w:sz w:val="24"/>
                <w:szCs w:val="24"/>
              </w:rPr>
              <w:t>Case</w:t>
            </w:r>
            <w:r w:rsidR="00046832">
              <w:rPr>
                <w:sz w:val="24"/>
                <w:szCs w:val="24"/>
              </w:rPr>
              <w:t xml:space="preserve"> </w:t>
            </w:r>
            <w:r w:rsidR="0088228A">
              <w:rPr>
                <w:sz w:val="24"/>
                <w:szCs w:val="24"/>
              </w:rPr>
              <w:t xml:space="preserve">which supports students in their understanding </w:t>
            </w:r>
            <w:r w:rsidR="00D854E6">
              <w:rPr>
                <w:sz w:val="24"/>
                <w:szCs w:val="24"/>
              </w:rPr>
              <w:t>of the</w:t>
            </w:r>
            <w:r w:rsidR="00A05688">
              <w:rPr>
                <w:sz w:val="24"/>
                <w:szCs w:val="24"/>
              </w:rPr>
              <w:t xml:space="preserve"> legal aspects </w:t>
            </w:r>
            <w:r w:rsidR="00125ED6">
              <w:rPr>
                <w:sz w:val="24"/>
                <w:szCs w:val="24"/>
              </w:rPr>
              <w:t xml:space="preserve">regarding </w:t>
            </w:r>
            <w:r w:rsidR="00A05688">
              <w:rPr>
                <w:sz w:val="24"/>
                <w:szCs w:val="24"/>
              </w:rPr>
              <w:t xml:space="preserve">termination of parental rights. </w:t>
            </w:r>
          </w:p>
          <w:p w14:paraId="1B5793D0" w14:textId="4C0037DA" w:rsidR="006C5230" w:rsidRPr="00932E67" w:rsidRDefault="7D52C5D3" w:rsidP="00932E67">
            <w:pPr>
              <w:spacing w:before="240" w:after="240" w:line="261" w:lineRule="auto"/>
              <w:rPr>
                <w:sz w:val="24"/>
                <w:szCs w:val="24"/>
              </w:rPr>
            </w:pPr>
            <w:r w:rsidRPr="1F663952">
              <w:rPr>
                <w:sz w:val="24"/>
                <w:szCs w:val="24"/>
              </w:rPr>
              <w:t xml:space="preserve">In </w:t>
            </w:r>
            <w:r w:rsidRPr="00125ED6">
              <w:rPr>
                <w:sz w:val="24"/>
                <w:szCs w:val="24"/>
              </w:rPr>
              <w:t xml:space="preserve">{HUS 114} </w:t>
            </w:r>
            <w:r w:rsidRPr="1F663952">
              <w:rPr>
                <w:sz w:val="24"/>
                <w:szCs w:val="24"/>
              </w:rPr>
              <w:t>Counseling, Assessment and Case Management students learn about pivotal legislation in the field of human services</w:t>
            </w:r>
            <w:r w:rsidRPr="00932E67">
              <w:rPr>
                <w:sz w:val="24"/>
                <w:szCs w:val="24"/>
              </w:rPr>
              <w:t>. Students</w:t>
            </w:r>
            <w:r w:rsidR="002240DA" w:rsidRPr="00932E67">
              <w:rPr>
                <w:sz w:val="24"/>
                <w:szCs w:val="24"/>
              </w:rPr>
              <w:t xml:space="preserve"> review</w:t>
            </w:r>
            <w:r w:rsidR="009E4237" w:rsidRPr="00932E67">
              <w:rPr>
                <w:sz w:val="24"/>
                <w:szCs w:val="24"/>
              </w:rPr>
              <w:t xml:space="preserve"> the </w:t>
            </w:r>
            <w:r w:rsidR="00125ED6" w:rsidRPr="00932E67">
              <w:rPr>
                <w:sz w:val="24"/>
                <w:szCs w:val="24"/>
              </w:rPr>
              <w:t>following</w:t>
            </w:r>
            <w:r w:rsidR="009E4237" w:rsidRPr="00932E67">
              <w:rPr>
                <w:sz w:val="24"/>
                <w:szCs w:val="24"/>
              </w:rPr>
              <w:t xml:space="preserve"> concepts:</w:t>
            </w:r>
            <w:r w:rsidRPr="00932E67">
              <w:rPr>
                <w:sz w:val="24"/>
                <w:szCs w:val="24"/>
              </w:rPr>
              <w:t xml:space="preserve"> d</w:t>
            </w:r>
            <w:r w:rsidR="009E4237" w:rsidRPr="00932E67">
              <w:rPr>
                <w:sz w:val="24"/>
                <w:szCs w:val="24"/>
              </w:rPr>
              <w:t>uty to warn,</w:t>
            </w:r>
            <w:r w:rsidRPr="00932E67">
              <w:rPr>
                <w:sz w:val="24"/>
                <w:szCs w:val="24"/>
              </w:rPr>
              <w:t xml:space="preserve"> informed consent, confidentiality, privileged communication, licensing requirements</w:t>
            </w:r>
            <w:r w:rsidR="002F19F7" w:rsidRPr="00932E67">
              <w:rPr>
                <w:sz w:val="24"/>
                <w:szCs w:val="24"/>
              </w:rPr>
              <w:t xml:space="preserve"> </w:t>
            </w:r>
            <w:r w:rsidRPr="00932E67">
              <w:rPr>
                <w:sz w:val="24"/>
                <w:szCs w:val="24"/>
              </w:rPr>
              <w:t xml:space="preserve">through </w:t>
            </w:r>
            <w:proofErr w:type="gramStart"/>
            <w:r w:rsidRPr="00932E67">
              <w:rPr>
                <w:sz w:val="24"/>
                <w:szCs w:val="24"/>
              </w:rPr>
              <w:t>readings</w:t>
            </w:r>
            <w:proofErr w:type="gramEnd"/>
            <w:r w:rsidRPr="00932E67">
              <w:rPr>
                <w:sz w:val="24"/>
                <w:szCs w:val="24"/>
              </w:rPr>
              <w:t xml:space="preserve">, class discussions, chapter assignments, PowerPoints and </w:t>
            </w:r>
            <w:r w:rsidR="00D854E6" w:rsidRPr="00932E67">
              <w:rPr>
                <w:sz w:val="24"/>
                <w:szCs w:val="24"/>
              </w:rPr>
              <w:t>lectures</w:t>
            </w:r>
            <w:r w:rsidRPr="00932E67">
              <w:rPr>
                <w:sz w:val="24"/>
                <w:szCs w:val="24"/>
              </w:rPr>
              <w:t>.</w:t>
            </w:r>
          </w:p>
          <w:p w14:paraId="7ACD88F3" w14:textId="19F28424" w:rsidR="007D40BE" w:rsidRDefault="7D52C5D3" w:rsidP="00901487">
            <w:pPr>
              <w:spacing w:before="225" w:line="261" w:lineRule="auto"/>
              <w:rPr>
                <w:sz w:val="24"/>
                <w:szCs w:val="24"/>
              </w:rPr>
            </w:pPr>
            <w:r w:rsidRPr="1F663952">
              <w:rPr>
                <w:sz w:val="24"/>
                <w:szCs w:val="24"/>
              </w:rPr>
              <w:t xml:space="preserve">In </w:t>
            </w:r>
            <w:r w:rsidRPr="00125ED6">
              <w:rPr>
                <w:sz w:val="24"/>
                <w:szCs w:val="24"/>
              </w:rPr>
              <w:t xml:space="preserve">{HUS 211} </w:t>
            </w:r>
            <w:r w:rsidRPr="1F663952">
              <w:rPr>
                <w:sz w:val="24"/>
                <w:szCs w:val="24"/>
              </w:rPr>
              <w:t xml:space="preserve">Crisis Intervention and Counseling, students learn the historical context of the creation of Medicaid, Medicare, The Community Mental Health Act of 1963 and the Americans with Disabilities Act and subsequent iterations of laws that address mental health treatment and services to individuals with </w:t>
            </w:r>
            <w:r w:rsidR="46F9CBA2" w:rsidRPr="1F663952">
              <w:rPr>
                <w:sz w:val="24"/>
                <w:szCs w:val="24"/>
              </w:rPr>
              <w:t>disabilities.  Students</w:t>
            </w:r>
            <w:r w:rsidRPr="1F663952">
              <w:rPr>
                <w:sz w:val="24"/>
                <w:szCs w:val="24"/>
              </w:rPr>
              <w:t xml:space="preserve"> study various historical events that led to significant legislation affecting at-risk individuals and groups. This is done through chapter readings</w:t>
            </w:r>
            <w:r w:rsidR="000207B9">
              <w:rPr>
                <w:sz w:val="24"/>
                <w:szCs w:val="24"/>
              </w:rPr>
              <w:t xml:space="preserve">, </w:t>
            </w:r>
            <w:r w:rsidRPr="1F663952">
              <w:rPr>
                <w:sz w:val="24"/>
                <w:szCs w:val="24"/>
              </w:rPr>
              <w:t xml:space="preserve">PowerPoints, </w:t>
            </w:r>
            <w:r w:rsidR="00901487">
              <w:rPr>
                <w:sz w:val="24"/>
                <w:szCs w:val="24"/>
              </w:rPr>
              <w:t>lectures and chapter</w:t>
            </w:r>
            <w:r w:rsidRPr="1F663952">
              <w:rPr>
                <w:sz w:val="24"/>
                <w:szCs w:val="24"/>
              </w:rPr>
              <w:t xml:space="preserve"> assignments</w:t>
            </w:r>
            <w:r w:rsidR="00901487">
              <w:rPr>
                <w:sz w:val="24"/>
                <w:szCs w:val="24"/>
              </w:rPr>
              <w:t>.</w:t>
            </w:r>
          </w:p>
        </w:tc>
      </w:tr>
      <w:tr w:rsidR="007D40BE" w14:paraId="78F9D7E2" w14:textId="77777777" w:rsidTr="3C0CB19A">
        <w:trPr>
          <w:trHeight w:val="560"/>
        </w:trPr>
        <w:tc>
          <w:tcPr>
            <w:tcW w:w="600" w:type="dxa"/>
          </w:tcPr>
          <w:p w14:paraId="678C455B" w14:textId="77777777" w:rsidR="007D40BE" w:rsidRDefault="00BB2F7E">
            <w:pPr>
              <w:pStyle w:val="TableParagraph"/>
              <w:ind w:left="100"/>
              <w:rPr>
                <w:sz w:val="24"/>
              </w:rPr>
            </w:pPr>
            <w:r>
              <w:rPr>
                <w:spacing w:val="-5"/>
                <w:sz w:val="24"/>
              </w:rPr>
              <w:lastRenderedPageBreak/>
              <w:t>d.</w:t>
            </w:r>
          </w:p>
        </w:tc>
        <w:tc>
          <w:tcPr>
            <w:tcW w:w="9480" w:type="dxa"/>
          </w:tcPr>
          <w:p w14:paraId="329F47FA" w14:textId="77777777" w:rsidR="006C5230" w:rsidRDefault="00BB2F7E" w:rsidP="00EE7F89">
            <w:pPr>
              <w:pStyle w:val="TableParagraph"/>
              <w:ind w:left="0"/>
              <w:rPr>
                <w:sz w:val="24"/>
                <w:szCs w:val="24"/>
              </w:rPr>
            </w:pPr>
            <w:r w:rsidRPr="1F663952">
              <w:rPr>
                <w:sz w:val="24"/>
                <w:szCs w:val="24"/>
              </w:rPr>
              <w:t>The</w:t>
            </w:r>
            <w:r w:rsidRPr="1F663952">
              <w:rPr>
                <w:spacing w:val="8"/>
                <w:sz w:val="24"/>
                <w:szCs w:val="24"/>
              </w:rPr>
              <w:t xml:space="preserve"> </w:t>
            </w:r>
            <w:r w:rsidRPr="1F663952">
              <w:rPr>
                <w:sz w:val="24"/>
                <w:szCs w:val="24"/>
              </w:rPr>
              <w:t>broader</w:t>
            </w:r>
            <w:r w:rsidRPr="1F663952">
              <w:rPr>
                <w:spacing w:val="14"/>
                <w:sz w:val="24"/>
                <w:szCs w:val="24"/>
              </w:rPr>
              <w:t xml:space="preserve"> </w:t>
            </w:r>
            <w:r w:rsidRPr="1F663952">
              <w:rPr>
                <w:sz w:val="24"/>
                <w:szCs w:val="24"/>
              </w:rPr>
              <w:t>sociopolitical</w:t>
            </w:r>
            <w:r w:rsidRPr="1F663952">
              <w:rPr>
                <w:spacing w:val="15"/>
                <w:sz w:val="24"/>
                <w:szCs w:val="24"/>
              </w:rPr>
              <w:t xml:space="preserve"> </w:t>
            </w:r>
            <w:r w:rsidRPr="1F663952">
              <w:rPr>
                <w:sz w:val="24"/>
                <w:szCs w:val="24"/>
              </w:rPr>
              <w:t>issues</w:t>
            </w:r>
            <w:r w:rsidRPr="1F663952">
              <w:rPr>
                <w:spacing w:val="12"/>
                <w:sz w:val="24"/>
                <w:szCs w:val="24"/>
              </w:rPr>
              <w:t xml:space="preserve"> </w:t>
            </w:r>
            <w:r w:rsidRPr="1F663952">
              <w:rPr>
                <w:sz w:val="24"/>
                <w:szCs w:val="24"/>
              </w:rPr>
              <w:t>that</w:t>
            </w:r>
            <w:r w:rsidRPr="1F663952">
              <w:rPr>
                <w:spacing w:val="15"/>
                <w:sz w:val="24"/>
                <w:szCs w:val="24"/>
              </w:rPr>
              <w:t xml:space="preserve"> </w:t>
            </w:r>
            <w:r w:rsidRPr="1F663952">
              <w:rPr>
                <w:sz w:val="24"/>
                <w:szCs w:val="24"/>
              </w:rPr>
              <w:t>affect</w:t>
            </w:r>
            <w:r w:rsidRPr="1F663952">
              <w:rPr>
                <w:spacing w:val="16"/>
                <w:sz w:val="24"/>
                <w:szCs w:val="24"/>
              </w:rPr>
              <w:t xml:space="preserve"> </w:t>
            </w:r>
            <w:r w:rsidRPr="1F663952">
              <w:rPr>
                <w:sz w:val="24"/>
                <w:szCs w:val="24"/>
              </w:rPr>
              <w:t>human</w:t>
            </w:r>
            <w:r w:rsidRPr="1F663952">
              <w:rPr>
                <w:spacing w:val="9"/>
                <w:sz w:val="24"/>
                <w:szCs w:val="24"/>
              </w:rPr>
              <w:t xml:space="preserve"> </w:t>
            </w:r>
            <w:r w:rsidRPr="1F663952">
              <w:rPr>
                <w:sz w:val="24"/>
                <w:szCs w:val="24"/>
              </w:rPr>
              <w:t>service</w:t>
            </w:r>
            <w:r w:rsidRPr="1F663952">
              <w:rPr>
                <w:spacing w:val="11"/>
                <w:sz w:val="24"/>
                <w:szCs w:val="24"/>
              </w:rPr>
              <w:t xml:space="preserve"> </w:t>
            </w:r>
            <w:r w:rsidRPr="1F663952">
              <w:rPr>
                <w:spacing w:val="-2"/>
                <w:sz w:val="24"/>
                <w:szCs w:val="24"/>
              </w:rPr>
              <w:t>systems</w:t>
            </w:r>
          </w:p>
          <w:p w14:paraId="74D010D9" w14:textId="77777777" w:rsidR="009520E0" w:rsidRDefault="009520E0" w:rsidP="009520E0">
            <w:pPr>
              <w:rPr>
                <w:b/>
                <w:bCs/>
                <w:sz w:val="24"/>
                <w:szCs w:val="24"/>
                <w:u w:val="single"/>
              </w:rPr>
            </w:pPr>
          </w:p>
          <w:p w14:paraId="7BF0831A" w14:textId="724FA73F" w:rsidR="006C5230" w:rsidRPr="009520E0" w:rsidRDefault="4AC7AAF1" w:rsidP="009520E0">
            <w:pPr>
              <w:rPr>
                <w:b/>
                <w:bCs/>
                <w:sz w:val="24"/>
                <w:szCs w:val="24"/>
                <w:u w:val="single"/>
              </w:rPr>
            </w:pPr>
            <w:r w:rsidRPr="009520E0">
              <w:rPr>
                <w:b/>
                <w:bCs/>
                <w:sz w:val="24"/>
                <w:szCs w:val="24"/>
                <w:u w:val="single"/>
              </w:rPr>
              <w:t>Response:</w:t>
            </w:r>
          </w:p>
          <w:p w14:paraId="32B024D8" w14:textId="0BF63CD8" w:rsidR="006C5230" w:rsidRDefault="4AC7AAF1" w:rsidP="009520E0">
            <w:pPr>
              <w:rPr>
                <w:sz w:val="24"/>
                <w:szCs w:val="24"/>
              </w:rPr>
            </w:pPr>
            <w:r w:rsidRPr="009520E0">
              <w:rPr>
                <w:sz w:val="24"/>
                <w:szCs w:val="24"/>
              </w:rPr>
              <w:t xml:space="preserve">The following courses emphasize how </w:t>
            </w:r>
            <w:proofErr w:type="gramStart"/>
            <w:r w:rsidRPr="009520E0">
              <w:rPr>
                <w:sz w:val="24"/>
                <w:szCs w:val="24"/>
              </w:rPr>
              <w:t>the broader</w:t>
            </w:r>
            <w:proofErr w:type="gramEnd"/>
            <w:r w:rsidRPr="009520E0">
              <w:rPr>
                <w:sz w:val="24"/>
                <w:szCs w:val="24"/>
              </w:rPr>
              <w:t xml:space="preserve"> sociopolitical issues affect human service systems.</w:t>
            </w:r>
          </w:p>
          <w:p w14:paraId="7CE16A46" w14:textId="77777777" w:rsidR="009520E0" w:rsidRPr="009520E0" w:rsidRDefault="009520E0" w:rsidP="009520E0">
            <w:pPr>
              <w:rPr>
                <w:sz w:val="24"/>
                <w:szCs w:val="24"/>
              </w:rPr>
            </w:pPr>
          </w:p>
          <w:p w14:paraId="7DAE9282" w14:textId="154A59DD" w:rsidR="006C5230" w:rsidRPr="00D343F0" w:rsidRDefault="4AC7AAF1" w:rsidP="00631644">
            <w:pPr>
              <w:rPr>
                <w:b/>
                <w:sz w:val="24"/>
                <w:szCs w:val="24"/>
              </w:rPr>
            </w:pPr>
            <w:r w:rsidRPr="00D343F0">
              <w:rPr>
                <w:b/>
                <w:sz w:val="24"/>
                <w:szCs w:val="24"/>
              </w:rPr>
              <w:t>HUS 100 Introduction to Human Services</w:t>
            </w:r>
          </w:p>
          <w:p w14:paraId="655B2228" w14:textId="0184BDFA" w:rsidR="006C5230" w:rsidRPr="00D343F0" w:rsidRDefault="4AC7AAF1" w:rsidP="00631644">
            <w:pPr>
              <w:rPr>
                <w:b/>
                <w:bCs/>
                <w:color w:val="00B0F0"/>
                <w:sz w:val="24"/>
                <w:szCs w:val="24"/>
              </w:rPr>
            </w:pPr>
            <w:r w:rsidRPr="00D343F0">
              <w:rPr>
                <w:b/>
                <w:sz w:val="24"/>
                <w:szCs w:val="24"/>
              </w:rPr>
              <w:t>HUS 114 Counseling, Assessment and Case Management</w:t>
            </w:r>
          </w:p>
          <w:p w14:paraId="17B5E80D" w14:textId="77777777" w:rsidR="00631644" w:rsidRDefault="4AC7AAF1" w:rsidP="1F663952">
            <w:pPr>
              <w:spacing w:before="2" w:after="240"/>
              <w:rPr>
                <w:sz w:val="24"/>
                <w:szCs w:val="24"/>
              </w:rPr>
            </w:pPr>
            <w:r w:rsidRPr="1F663952">
              <w:rPr>
                <w:sz w:val="24"/>
                <w:szCs w:val="24"/>
              </w:rPr>
              <w:t xml:space="preserve"> </w:t>
            </w:r>
          </w:p>
          <w:p w14:paraId="10EB5A10" w14:textId="550764E1" w:rsidR="006C5230" w:rsidRDefault="4AC7AAF1" w:rsidP="1F663952">
            <w:pPr>
              <w:spacing w:before="2" w:after="240"/>
            </w:pPr>
            <w:r w:rsidRPr="1F663952">
              <w:rPr>
                <w:sz w:val="24"/>
                <w:szCs w:val="24"/>
              </w:rPr>
              <w:t xml:space="preserve">In </w:t>
            </w:r>
            <w:r w:rsidRPr="007E0241">
              <w:rPr>
                <w:sz w:val="24"/>
                <w:szCs w:val="24"/>
              </w:rPr>
              <w:t>{HUS 100}</w:t>
            </w:r>
            <w:r w:rsidR="00D67F06" w:rsidRPr="007E0241">
              <w:rPr>
                <w:sz w:val="24"/>
                <w:szCs w:val="24"/>
              </w:rPr>
              <w:t xml:space="preserve"> </w:t>
            </w:r>
            <w:r w:rsidR="00D67F06" w:rsidRPr="00D67F06">
              <w:rPr>
                <w:sz w:val="24"/>
                <w:szCs w:val="24"/>
              </w:rPr>
              <w:t>Introduction to Human Services</w:t>
            </w:r>
            <w:r w:rsidR="00D67F06">
              <w:rPr>
                <w:sz w:val="24"/>
                <w:szCs w:val="24"/>
              </w:rPr>
              <w:t>,</w:t>
            </w:r>
            <w:r w:rsidRPr="00D67F06">
              <w:rPr>
                <w:sz w:val="24"/>
                <w:szCs w:val="24"/>
              </w:rPr>
              <w:t xml:space="preserve"> </w:t>
            </w:r>
            <w:r w:rsidRPr="1F663952">
              <w:rPr>
                <w:sz w:val="24"/>
                <w:szCs w:val="24"/>
              </w:rPr>
              <w:t xml:space="preserve">students learn about the origins of human services. They review the effects of the industrial revolution and historical and political effects on human services professionals responsible for early human </w:t>
            </w:r>
            <w:r w:rsidR="28AAF19B" w:rsidRPr="1F663952">
              <w:rPr>
                <w:sz w:val="24"/>
                <w:szCs w:val="24"/>
              </w:rPr>
              <w:t>service work</w:t>
            </w:r>
            <w:r w:rsidRPr="1F663952">
              <w:rPr>
                <w:sz w:val="24"/>
                <w:szCs w:val="24"/>
              </w:rPr>
              <w:t>. Students</w:t>
            </w:r>
            <w:r w:rsidR="003D5676">
              <w:rPr>
                <w:sz w:val="24"/>
                <w:szCs w:val="24"/>
              </w:rPr>
              <w:t xml:space="preserve"> examine </w:t>
            </w:r>
            <w:r w:rsidRPr="1F663952">
              <w:rPr>
                <w:sz w:val="24"/>
                <w:szCs w:val="24"/>
              </w:rPr>
              <w:t>different populations and the types of agencies that treat specific at-risk populations.</w:t>
            </w:r>
          </w:p>
          <w:p w14:paraId="626F0BB3" w14:textId="77777777" w:rsidR="00631644" w:rsidRDefault="00631644" w:rsidP="00132762">
            <w:pPr>
              <w:rPr>
                <w:sz w:val="24"/>
                <w:szCs w:val="24"/>
              </w:rPr>
            </w:pPr>
          </w:p>
          <w:p w14:paraId="6AE9995B" w14:textId="7DE8AE2E" w:rsidR="007D40BE" w:rsidRDefault="4AC7AAF1" w:rsidP="00132762">
            <w:r w:rsidRPr="1F663952">
              <w:rPr>
                <w:sz w:val="24"/>
                <w:szCs w:val="24"/>
              </w:rPr>
              <w:t xml:space="preserve">In </w:t>
            </w:r>
            <w:r w:rsidRPr="007E0241">
              <w:rPr>
                <w:sz w:val="24"/>
                <w:szCs w:val="24"/>
              </w:rPr>
              <w:t>{HUS 114}</w:t>
            </w:r>
            <w:r w:rsidRPr="1F663952">
              <w:rPr>
                <w:color w:val="0000FF"/>
                <w:sz w:val="24"/>
                <w:szCs w:val="24"/>
              </w:rPr>
              <w:t xml:space="preserve"> </w:t>
            </w:r>
            <w:r w:rsidRPr="1F663952">
              <w:rPr>
                <w:sz w:val="24"/>
                <w:szCs w:val="24"/>
              </w:rPr>
              <w:t>Counseling, Assessment and Case Management, students learn how public and private attitudes influence public policy related to human services. Students complete reflective activities</w:t>
            </w:r>
            <w:r w:rsidR="0075574B">
              <w:rPr>
                <w:sz w:val="24"/>
                <w:szCs w:val="24"/>
              </w:rPr>
              <w:t xml:space="preserve"> from </w:t>
            </w:r>
            <w:r w:rsidRPr="1F663952">
              <w:rPr>
                <w:sz w:val="24"/>
                <w:szCs w:val="24"/>
              </w:rPr>
              <w:t>the textbook.</w:t>
            </w:r>
          </w:p>
        </w:tc>
      </w:tr>
    </w:tbl>
    <w:p w14:paraId="44E871BC" w14:textId="77777777" w:rsidR="007D40BE" w:rsidRDefault="007D40BE">
      <w:pPr>
        <w:pStyle w:val="BodyText"/>
      </w:pPr>
    </w:p>
    <w:p w14:paraId="144A5D23" w14:textId="77777777" w:rsidR="007D40BE" w:rsidRDefault="007D40BE">
      <w:pPr>
        <w:pStyle w:val="BodyText"/>
        <w:spacing w:before="15"/>
      </w:pPr>
    </w:p>
    <w:p w14:paraId="090DB754" w14:textId="77777777" w:rsidR="000E761B" w:rsidRDefault="000E761B">
      <w:pPr>
        <w:pStyle w:val="BodyText"/>
        <w:spacing w:before="15"/>
      </w:pPr>
    </w:p>
    <w:p w14:paraId="190ECA75" w14:textId="77777777" w:rsidR="008F0A44" w:rsidRDefault="008F0A44">
      <w:pPr>
        <w:pStyle w:val="BodyText"/>
        <w:spacing w:before="15"/>
      </w:pPr>
    </w:p>
    <w:p w14:paraId="420FDC70" w14:textId="77777777" w:rsidR="008F0A44" w:rsidRDefault="008F0A44">
      <w:pPr>
        <w:pStyle w:val="BodyText"/>
        <w:spacing w:before="15"/>
      </w:pPr>
    </w:p>
    <w:p w14:paraId="6657616B" w14:textId="77777777" w:rsidR="007D40BE" w:rsidRDefault="00BB2F7E">
      <w:pPr>
        <w:pStyle w:val="Heading1"/>
        <w:numPr>
          <w:ilvl w:val="2"/>
          <w:numId w:val="11"/>
        </w:numPr>
        <w:tabs>
          <w:tab w:val="left" w:pos="4460"/>
        </w:tabs>
        <w:ind w:left="4460"/>
        <w:jc w:val="left"/>
      </w:pPr>
      <w:bookmarkStart w:id="33" w:name="2._Human_Systems"/>
      <w:bookmarkEnd w:id="33"/>
      <w:r>
        <w:t>Human</w:t>
      </w:r>
      <w:r>
        <w:rPr>
          <w:spacing w:val="3"/>
        </w:rPr>
        <w:t xml:space="preserve"> </w:t>
      </w:r>
      <w:r>
        <w:rPr>
          <w:spacing w:val="-2"/>
        </w:rPr>
        <w:t>Systems</w:t>
      </w:r>
    </w:p>
    <w:p w14:paraId="52FD5F72" w14:textId="77777777" w:rsidR="007D40BE" w:rsidRDefault="00BB2F7E">
      <w:pPr>
        <w:pStyle w:val="BodyText"/>
        <w:spacing w:before="264" w:line="261" w:lineRule="auto"/>
        <w:ind w:left="247" w:right="389"/>
      </w:pPr>
      <w:r>
        <w:rPr>
          <w:b/>
          <w:i/>
        </w:rPr>
        <w:t>Context</w:t>
      </w:r>
      <w:r>
        <w:rPr>
          <w:i/>
        </w:rPr>
        <w:t xml:space="preserve">: </w:t>
      </w:r>
      <w:r>
        <w:t xml:space="preserve">The human services professional must demonstrate an understanding of the structure and dynamics of organizations, communities, and society as well as the nature of individuals and groups. </w:t>
      </w:r>
      <w:r>
        <w:lastRenderedPageBreak/>
        <w:t>This understanding is prerequisite to the determination of appropriate responses to human needs.</w:t>
      </w:r>
    </w:p>
    <w:p w14:paraId="738610EB" w14:textId="77777777" w:rsidR="007D40BE" w:rsidRDefault="007D40BE">
      <w:pPr>
        <w:pStyle w:val="BodyText"/>
        <w:spacing w:before="2"/>
        <w:rPr>
          <w:sz w:val="17"/>
        </w:rPr>
      </w:pPr>
    </w:p>
    <w:tbl>
      <w:tblPr>
        <w:tblW w:w="10080" w:type="dxa"/>
        <w:tblInd w:w="155"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firstRow="1" w:lastRow="1" w:firstColumn="1" w:lastColumn="1" w:noHBand="0" w:noVBand="0"/>
      </w:tblPr>
      <w:tblGrid>
        <w:gridCol w:w="600"/>
        <w:gridCol w:w="9480"/>
      </w:tblGrid>
      <w:tr w:rsidR="007D40BE" w14:paraId="12B3E01B" w14:textId="77777777" w:rsidTr="432D0519">
        <w:trPr>
          <w:trHeight w:val="1233"/>
        </w:trPr>
        <w:tc>
          <w:tcPr>
            <w:tcW w:w="10080" w:type="dxa"/>
            <w:gridSpan w:val="2"/>
          </w:tcPr>
          <w:p w14:paraId="3E5952E7" w14:textId="77777777" w:rsidR="007D40BE" w:rsidRDefault="00BB2F7E">
            <w:pPr>
              <w:pStyle w:val="TableParagraph"/>
              <w:spacing w:before="62" w:line="256" w:lineRule="auto"/>
              <w:rPr>
                <w:b/>
                <w:sz w:val="24"/>
              </w:rPr>
            </w:pPr>
            <w:r>
              <w:rPr>
                <w:b/>
                <w:sz w:val="24"/>
                <w:u w:val="thick"/>
              </w:rPr>
              <w:t>Standard</w:t>
            </w:r>
            <w:r>
              <w:rPr>
                <w:b/>
                <w:spacing w:val="-1"/>
                <w:sz w:val="24"/>
                <w:u w:val="thick"/>
              </w:rPr>
              <w:t xml:space="preserve"> </w:t>
            </w:r>
            <w:r>
              <w:rPr>
                <w:b/>
                <w:sz w:val="24"/>
                <w:u w:val="thick"/>
              </w:rPr>
              <w:t>12</w:t>
            </w:r>
            <w:r>
              <w:rPr>
                <w:b/>
                <w:sz w:val="24"/>
              </w:rPr>
              <w:t>: The curriculum shall include knowledge and</w:t>
            </w:r>
            <w:r>
              <w:rPr>
                <w:b/>
                <w:spacing w:val="-1"/>
                <w:sz w:val="24"/>
              </w:rPr>
              <w:t xml:space="preserve"> </w:t>
            </w:r>
            <w:r>
              <w:rPr>
                <w:b/>
                <w:sz w:val="24"/>
              </w:rPr>
              <w:t>theory of the interaction</w:t>
            </w:r>
            <w:r>
              <w:rPr>
                <w:b/>
                <w:spacing w:val="-1"/>
                <w:sz w:val="24"/>
              </w:rPr>
              <w:t xml:space="preserve"> </w:t>
            </w:r>
            <w:r>
              <w:rPr>
                <w:b/>
                <w:sz w:val="24"/>
              </w:rPr>
              <w:t>of human systems including: individual, interpersonal, group, family, organizational, community, and societal. Describe and provide evidence that the following are adequately addressed in the</w:t>
            </w:r>
          </w:p>
          <w:p w14:paraId="75596AD9" w14:textId="77777777" w:rsidR="007D40BE" w:rsidRDefault="00BB2F7E">
            <w:pPr>
              <w:pStyle w:val="TableParagraph"/>
              <w:spacing w:before="2" w:line="263" w:lineRule="exact"/>
              <w:rPr>
                <w:b/>
                <w:sz w:val="24"/>
              </w:rPr>
            </w:pPr>
            <w:r>
              <w:rPr>
                <w:b/>
                <w:spacing w:val="-2"/>
                <w:sz w:val="24"/>
              </w:rPr>
              <w:t>curriculum:</w:t>
            </w:r>
          </w:p>
        </w:tc>
      </w:tr>
      <w:tr w:rsidR="007D40BE" w14:paraId="3FE8C79C" w14:textId="77777777" w:rsidTr="432D0519">
        <w:trPr>
          <w:trHeight w:val="548"/>
        </w:trPr>
        <w:tc>
          <w:tcPr>
            <w:tcW w:w="600" w:type="dxa"/>
          </w:tcPr>
          <w:p w14:paraId="7EED2A59" w14:textId="77777777" w:rsidR="007D40BE" w:rsidRDefault="00BB2F7E">
            <w:pPr>
              <w:pStyle w:val="TableParagraph"/>
              <w:ind w:left="100"/>
              <w:rPr>
                <w:sz w:val="24"/>
              </w:rPr>
            </w:pPr>
            <w:r>
              <w:rPr>
                <w:spacing w:val="-5"/>
                <w:sz w:val="24"/>
              </w:rPr>
              <w:t>a.</w:t>
            </w:r>
          </w:p>
        </w:tc>
        <w:tc>
          <w:tcPr>
            <w:tcW w:w="9480" w:type="dxa"/>
          </w:tcPr>
          <w:p w14:paraId="57753E9B" w14:textId="77777777" w:rsidR="007D40BE" w:rsidRDefault="00BB2F7E" w:rsidP="00430427">
            <w:pPr>
              <w:pStyle w:val="TableParagraph"/>
              <w:ind w:left="0"/>
              <w:rPr>
                <w:sz w:val="24"/>
                <w:szCs w:val="24"/>
              </w:rPr>
            </w:pPr>
            <w:r w:rsidRPr="3A8077AB">
              <w:rPr>
                <w:sz w:val="24"/>
                <w:szCs w:val="24"/>
              </w:rPr>
              <w:t>Theories</w:t>
            </w:r>
            <w:r w:rsidRPr="3A8077AB">
              <w:rPr>
                <w:spacing w:val="6"/>
                <w:sz w:val="24"/>
                <w:szCs w:val="24"/>
              </w:rPr>
              <w:t xml:space="preserve"> </w:t>
            </w:r>
            <w:r w:rsidRPr="3A8077AB">
              <w:rPr>
                <w:sz w:val="24"/>
                <w:szCs w:val="24"/>
              </w:rPr>
              <w:t>of</w:t>
            </w:r>
            <w:r w:rsidRPr="3A8077AB">
              <w:rPr>
                <w:spacing w:val="9"/>
                <w:sz w:val="24"/>
                <w:szCs w:val="24"/>
              </w:rPr>
              <w:t xml:space="preserve"> </w:t>
            </w:r>
            <w:r w:rsidRPr="3A8077AB">
              <w:rPr>
                <w:sz w:val="24"/>
                <w:szCs w:val="24"/>
              </w:rPr>
              <w:t>human</w:t>
            </w:r>
            <w:r w:rsidRPr="3A8077AB">
              <w:rPr>
                <w:spacing w:val="5"/>
                <w:sz w:val="24"/>
                <w:szCs w:val="24"/>
              </w:rPr>
              <w:t xml:space="preserve"> </w:t>
            </w:r>
            <w:r w:rsidRPr="3A8077AB">
              <w:rPr>
                <w:spacing w:val="-2"/>
                <w:sz w:val="24"/>
                <w:szCs w:val="24"/>
              </w:rPr>
              <w:t>development</w:t>
            </w:r>
          </w:p>
          <w:p w14:paraId="45EFD173" w14:textId="77777777" w:rsidR="00843907" w:rsidRDefault="00843907" w:rsidP="00430427">
            <w:pPr>
              <w:pStyle w:val="TableParagraph"/>
              <w:ind w:left="0"/>
              <w:rPr>
                <w:b/>
                <w:bCs/>
                <w:sz w:val="24"/>
                <w:szCs w:val="24"/>
                <w:u w:val="single"/>
              </w:rPr>
            </w:pPr>
          </w:p>
          <w:p w14:paraId="1F10DDAA" w14:textId="0FFBB232" w:rsidR="00430427" w:rsidRDefault="4FA344A0" w:rsidP="00430427">
            <w:pPr>
              <w:pStyle w:val="TableParagraph"/>
              <w:ind w:left="0"/>
              <w:rPr>
                <w:b/>
                <w:bCs/>
                <w:sz w:val="24"/>
                <w:szCs w:val="24"/>
                <w:u w:val="single"/>
              </w:rPr>
            </w:pPr>
            <w:r w:rsidRPr="3A8077AB">
              <w:rPr>
                <w:b/>
                <w:bCs/>
                <w:sz w:val="24"/>
                <w:szCs w:val="24"/>
                <w:u w:val="single"/>
              </w:rPr>
              <w:t>Response:</w:t>
            </w:r>
          </w:p>
          <w:p w14:paraId="487864CC" w14:textId="7E4458D5" w:rsidR="007D40BE" w:rsidRPr="00430427" w:rsidRDefault="423F1244" w:rsidP="00430427">
            <w:pPr>
              <w:pStyle w:val="TableParagraph"/>
              <w:ind w:left="0"/>
              <w:rPr>
                <w:b/>
                <w:bCs/>
                <w:sz w:val="24"/>
                <w:szCs w:val="24"/>
                <w:u w:val="single"/>
              </w:rPr>
            </w:pPr>
            <w:r w:rsidRPr="432D0519">
              <w:rPr>
                <w:sz w:val="24"/>
                <w:szCs w:val="24"/>
              </w:rPr>
              <w:t>The following classes emphasize theories of human development.</w:t>
            </w:r>
          </w:p>
          <w:p w14:paraId="05ADE45A" w14:textId="61E47FD1" w:rsidR="007D40BE" w:rsidRDefault="007D40BE" w:rsidP="3A8077AB">
            <w:pPr>
              <w:ind w:left="107"/>
              <w:rPr>
                <w:sz w:val="24"/>
                <w:szCs w:val="24"/>
              </w:rPr>
            </w:pPr>
          </w:p>
          <w:p w14:paraId="76D6F358" w14:textId="1C26F187" w:rsidR="007D40BE" w:rsidRPr="00B35AE1" w:rsidRDefault="4FA344A0" w:rsidP="00A25502">
            <w:pPr>
              <w:rPr>
                <w:b/>
                <w:sz w:val="24"/>
                <w:szCs w:val="24"/>
              </w:rPr>
            </w:pPr>
            <w:r w:rsidRPr="00B35AE1">
              <w:rPr>
                <w:b/>
                <w:sz w:val="24"/>
                <w:szCs w:val="24"/>
              </w:rPr>
              <w:t>HUS 100 Introduction to Human Services</w:t>
            </w:r>
          </w:p>
          <w:p w14:paraId="6CC0AFE6" w14:textId="0E6EAD06" w:rsidR="007D40BE" w:rsidRPr="00B35AE1" w:rsidRDefault="4FA344A0" w:rsidP="00A25502">
            <w:pPr>
              <w:rPr>
                <w:b/>
                <w:sz w:val="24"/>
                <w:szCs w:val="24"/>
              </w:rPr>
            </w:pPr>
            <w:r w:rsidRPr="00B35AE1">
              <w:rPr>
                <w:b/>
                <w:sz w:val="24"/>
                <w:szCs w:val="24"/>
              </w:rPr>
              <w:t xml:space="preserve">PSY  111 Introduction to Psychology </w:t>
            </w:r>
          </w:p>
          <w:p w14:paraId="2FCC069A" w14:textId="05ED3367" w:rsidR="007D40BE" w:rsidRPr="00B35AE1" w:rsidRDefault="4FA344A0" w:rsidP="00A25502">
            <w:pPr>
              <w:rPr>
                <w:b/>
                <w:sz w:val="24"/>
                <w:szCs w:val="24"/>
              </w:rPr>
            </w:pPr>
            <w:r w:rsidRPr="00B35AE1">
              <w:rPr>
                <w:b/>
                <w:sz w:val="24"/>
                <w:szCs w:val="24"/>
              </w:rPr>
              <w:t>HUS 211 Crisis Intervention and Counseling</w:t>
            </w:r>
          </w:p>
          <w:p w14:paraId="185556A0" w14:textId="17C380C3" w:rsidR="007D40BE" w:rsidRDefault="007D40BE" w:rsidP="3A8077AB">
            <w:pPr>
              <w:ind w:left="107" w:right="110"/>
              <w:rPr>
                <w:sz w:val="24"/>
                <w:szCs w:val="24"/>
              </w:rPr>
            </w:pPr>
          </w:p>
          <w:p w14:paraId="1B33C433" w14:textId="758896C4" w:rsidR="007D40BE" w:rsidRDefault="4FA344A0" w:rsidP="00430427">
            <w:pPr>
              <w:ind w:right="110"/>
            </w:pPr>
            <w:r w:rsidRPr="3A8077AB">
              <w:rPr>
                <w:sz w:val="24"/>
                <w:szCs w:val="24"/>
              </w:rPr>
              <w:t xml:space="preserve">In </w:t>
            </w:r>
            <w:r w:rsidRPr="008F0A44">
              <w:rPr>
                <w:sz w:val="24"/>
                <w:szCs w:val="24"/>
              </w:rPr>
              <w:t xml:space="preserve">{HUS 100} </w:t>
            </w:r>
            <w:r w:rsidRPr="3A8077AB">
              <w:rPr>
                <w:sz w:val="24"/>
                <w:szCs w:val="24"/>
              </w:rPr>
              <w:t xml:space="preserve">Introduction to Human Services, journals written by students are used to review </w:t>
            </w:r>
            <w:r w:rsidR="0CBD72F5" w:rsidRPr="3A8077AB">
              <w:rPr>
                <w:sz w:val="24"/>
                <w:szCs w:val="24"/>
              </w:rPr>
              <w:t xml:space="preserve">the </w:t>
            </w:r>
            <w:r w:rsidRPr="3A8077AB">
              <w:rPr>
                <w:sz w:val="24"/>
                <w:szCs w:val="24"/>
              </w:rPr>
              <w:t>lifespan development</w:t>
            </w:r>
            <w:r w:rsidR="0FDED86B" w:rsidRPr="3A8077AB">
              <w:rPr>
                <w:sz w:val="24"/>
                <w:szCs w:val="24"/>
              </w:rPr>
              <w:t xml:space="preserve"> in </w:t>
            </w:r>
            <w:r w:rsidR="0092979E" w:rsidRPr="3A8077AB">
              <w:rPr>
                <w:sz w:val="24"/>
                <w:szCs w:val="24"/>
              </w:rPr>
              <w:t>the text</w:t>
            </w:r>
            <w:r w:rsidRPr="3A8077AB">
              <w:rPr>
                <w:sz w:val="24"/>
                <w:szCs w:val="24"/>
              </w:rPr>
              <w:t xml:space="preserve"> </w:t>
            </w:r>
            <w:r w:rsidRPr="3A8077AB">
              <w:rPr>
                <w:i/>
                <w:iCs/>
                <w:sz w:val="24"/>
                <w:szCs w:val="24"/>
              </w:rPr>
              <w:t>I Never Knew I Had a Choice</w:t>
            </w:r>
            <w:r w:rsidRPr="3A8077AB">
              <w:rPr>
                <w:sz w:val="24"/>
                <w:szCs w:val="24"/>
              </w:rPr>
              <w:t>, by Corey and Corey. Chapters in the books emphasize topics such as childhood and adolescence, adulthood and autonomy, becoming a man and a woman, and death and loss. Journal</w:t>
            </w:r>
            <w:r w:rsidR="225D16E8" w:rsidRPr="3A8077AB">
              <w:rPr>
                <w:sz w:val="24"/>
                <w:szCs w:val="24"/>
              </w:rPr>
              <w:t>s</w:t>
            </w:r>
            <w:r w:rsidRPr="3A8077AB">
              <w:rPr>
                <w:sz w:val="24"/>
                <w:szCs w:val="24"/>
              </w:rPr>
              <w:t xml:space="preserve"> and reflective questions from the text help students fully understand the developmental stages of life and the impact on growth and development.</w:t>
            </w:r>
          </w:p>
          <w:p w14:paraId="20F696FF" w14:textId="6DE360F4" w:rsidR="007D40BE" w:rsidRDefault="007F01A1" w:rsidP="3A8077AB">
            <w:pPr>
              <w:spacing w:before="240" w:after="240"/>
              <w:rPr>
                <w:sz w:val="24"/>
                <w:szCs w:val="24"/>
              </w:rPr>
            </w:pPr>
            <w:r>
              <w:rPr>
                <w:sz w:val="24"/>
                <w:szCs w:val="24"/>
              </w:rPr>
              <w:t>P</w:t>
            </w:r>
            <w:r w:rsidRPr="3A8077AB">
              <w:rPr>
                <w:sz w:val="24"/>
                <w:szCs w:val="24"/>
              </w:rPr>
              <w:t xml:space="preserve">sychological theories of </w:t>
            </w:r>
            <w:r>
              <w:rPr>
                <w:sz w:val="24"/>
                <w:szCs w:val="24"/>
              </w:rPr>
              <w:t xml:space="preserve">individual </w:t>
            </w:r>
            <w:r w:rsidRPr="3A8077AB">
              <w:rPr>
                <w:sz w:val="24"/>
                <w:szCs w:val="24"/>
              </w:rPr>
              <w:t xml:space="preserve">human development </w:t>
            </w:r>
            <w:r>
              <w:rPr>
                <w:sz w:val="24"/>
                <w:szCs w:val="24"/>
              </w:rPr>
              <w:t>are</w:t>
            </w:r>
            <w:r w:rsidR="4FA344A0" w:rsidRPr="3A8077AB">
              <w:rPr>
                <w:sz w:val="24"/>
                <w:szCs w:val="24"/>
              </w:rPr>
              <w:t xml:space="preserve"> emphasized in </w:t>
            </w:r>
            <w:r w:rsidR="4FA344A0" w:rsidRPr="00FD6A66">
              <w:rPr>
                <w:sz w:val="24"/>
                <w:szCs w:val="24"/>
              </w:rPr>
              <w:t xml:space="preserve">{PSY 111} </w:t>
            </w:r>
            <w:r w:rsidR="4FA344A0" w:rsidRPr="3A8077AB">
              <w:rPr>
                <w:sz w:val="24"/>
                <w:szCs w:val="24"/>
              </w:rPr>
              <w:t>Introduction to Psychology</w:t>
            </w:r>
            <w:r>
              <w:rPr>
                <w:sz w:val="24"/>
                <w:szCs w:val="24"/>
              </w:rPr>
              <w:t>.</w:t>
            </w:r>
            <w:r w:rsidR="4FA344A0" w:rsidRPr="3A8077AB">
              <w:rPr>
                <w:sz w:val="24"/>
                <w:szCs w:val="24"/>
              </w:rPr>
              <w:t xml:space="preserve"> Topics in the course include physiological bases of behavior, motivation and emotions, human development, personality and abnormal behavior.</w:t>
            </w:r>
          </w:p>
          <w:p w14:paraId="15CCD10D" w14:textId="1EF6FCC1" w:rsidR="008142E5" w:rsidRDefault="008142E5" w:rsidP="3A8077AB">
            <w:pPr>
              <w:spacing w:before="240" w:after="240"/>
              <w:rPr>
                <w:sz w:val="24"/>
                <w:szCs w:val="24"/>
              </w:rPr>
            </w:pPr>
            <w:r>
              <w:rPr>
                <w:sz w:val="24"/>
                <w:szCs w:val="24"/>
              </w:rPr>
              <w:t xml:space="preserve">In {SOC 101} Introduction to Sociology, students learn a scientific approach to understanding human social behavior.  Topics in the course include theories and concepts regarding the organization of society, and the interrelationships </w:t>
            </w:r>
            <w:r w:rsidR="000C228A">
              <w:rPr>
                <w:sz w:val="24"/>
                <w:szCs w:val="24"/>
              </w:rPr>
              <w:t xml:space="preserve">between </w:t>
            </w:r>
            <w:r>
              <w:rPr>
                <w:sz w:val="24"/>
                <w:szCs w:val="24"/>
              </w:rPr>
              <w:t xml:space="preserve">its institutions and social groups. </w:t>
            </w:r>
          </w:p>
          <w:p w14:paraId="152BF138" w14:textId="13B761AB" w:rsidR="007D40BE" w:rsidRDefault="4FA344A0" w:rsidP="00430427">
            <w:pPr>
              <w:spacing w:before="240" w:after="240"/>
            </w:pPr>
            <w:r w:rsidRPr="3A8077AB">
              <w:rPr>
                <w:sz w:val="24"/>
                <w:szCs w:val="24"/>
              </w:rPr>
              <w:t xml:space="preserve">In </w:t>
            </w:r>
            <w:r w:rsidRPr="00FD6A66">
              <w:rPr>
                <w:sz w:val="24"/>
                <w:szCs w:val="24"/>
              </w:rPr>
              <w:t xml:space="preserve">{HUS 211} </w:t>
            </w:r>
            <w:r w:rsidRPr="3A8077AB">
              <w:rPr>
                <w:sz w:val="24"/>
                <w:szCs w:val="24"/>
              </w:rPr>
              <w:t>Crisis Intervention and Counseling, students also learn about human development through studying</w:t>
            </w:r>
            <w:r w:rsidR="3024D930" w:rsidRPr="3A8077AB">
              <w:rPr>
                <w:sz w:val="24"/>
                <w:szCs w:val="24"/>
              </w:rPr>
              <w:t xml:space="preserve"> </w:t>
            </w:r>
            <w:r w:rsidRPr="3A8077AB">
              <w:rPr>
                <w:sz w:val="24"/>
                <w:szCs w:val="24"/>
              </w:rPr>
              <w:t>the various developmental phases that families will face. Through lectures and class discussions, students review and discuss developmental and situational crises across the lifespan such as marriage, divorce, teenage pregnancy, gang violence, death, and other related topics</w:t>
            </w:r>
            <w:r w:rsidR="00771FA8">
              <w:rPr>
                <w:sz w:val="24"/>
                <w:szCs w:val="24"/>
              </w:rPr>
              <w:t>.</w:t>
            </w:r>
          </w:p>
          <w:p w14:paraId="3B2DABDB" w14:textId="07CEDEA5" w:rsidR="007D40BE" w:rsidRDefault="007D40BE">
            <w:pPr>
              <w:pStyle w:val="TableParagraph"/>
              <w:rPr>
                <w:b/>
                <w:sz w:val="24"/>
                <w:szCs w:val="24"/>
                <w:u w:val="single"/>
              </w:rPr>
            </w:pPr>
          </w:p>
        </w:tc>
      </w:tr>
      <w:tr w:rsidR="007D40BE" w14:paraId="5DE10391" w14:textId="77777777" w:rsidTr="432D0519">
        <w:trPr>
          <w:trHeight w:val="1249"/>
        </w:trPr>
        <w:tc>
          <w:tcPr>
            <w:tcW w:w="600" w:type="dxa"/>
            <w:vMerge w:val="restart"/>
          </w:tcPr>
          <w:p w14:paraId="6FEAD6F4" w14:textId="77777777" w:rsidR="007D40BE" w:rsidRDefault="00BB2F7E">
            <w:pPr>
              <w:pStyle w:val="TableParagraph"/>
              <w:ind w:left="100"/>
              <w:rPr>
                <w:sz w:val="24"/>
                <w:szCs w:val="24"/>
              </w:rPr>
            </w:pPr>
            <w:r w:rsidRPr="3A8077AB">
              <w:rPr>
                <w:spacing w:val="-5"/>
                <w:sz w:val="24"/>
                <w:szCs w:val="24"/>
              </w:rPr>
              <w:t>b.</w:t>
            </w:r>
          </w:p>
        </w:tc>
        <w:tc>
          <w:tcPr>
            <w:tcW w:w="9480" w:type="dxa"/>
          </w:tcPr>
          <w:p w14:paraId="752BAF5A" w14:textId="77777777" w:rsidR="007D40BE" w:rsidRDefault="00BB2F7E" w:rsidP="00430427">
            <w:pPr>
              <w:pStyle w:val="TableParagraph"/>
              <w:ind w:left="0"/>
              <w:rPr>
                <w:sz w:val="24"/>
                <w:szCs w:val="24"/>
              </w:rPr>
            </w:pPr>
            <w:r w:rsidRPr="3A8077AB">
              <w:rPr>
                <w:sz w:val="24"/>
                <w:szCs w:val="24"/>
              </w:rPr>
              <w:t>Small</w:t>
            </w:r>
            <w:r w:rsidRPr="3A8077AB">
              <w:rPr>
                <w:spacing w:val="14"/>
                <w:sz w:val="24"/>
                <w:szCs w:val="24"/>
              </w:rPr>
              <w:t xml:space="preserve"> </w:t>
            </w:r>
            <w:r w:rsidRPr="3A8077AB">
              <w:rPr>
                <w:spacing w:val="-2"/>
                <w:sz w:val="24"/>
                <w:szCs w:val="24"/>
              </w:rPr>
              <w:t>groups</w:t>
            </w:r>
          </w:p>
          <w:p w14:paraId="3188AEEF" w14:textId="53E66546" w:rsidR="007D40BE" w:rsidRDefault="00BB2F7E" w:rsidP="00C270A3">
            <w:pPr>
              <w:pStyle w:val="TableParagraph"/>
              <w:spacing w:before="192"/>
              <w:ind w:left="0"/>
              <w:rPr>
                <w:sz w:val="24"/>
                <w:szCs w:val="24"/>
              </w:rPr>
            </w:pPr>
            <w:r w:rsidRPr="3A8077AB">
              <w:rPr>
                <w:sz w:val="24"/>
                <w:szCs w:val="24"/>
              </w:rPr>
              <w:t>1. Overview</w:t>
            </w:r>
            <w:r w:rsidRPr="3A8077AB">
              <w:rPr>
                <w:spacing w:val="-2"/>
                <w:sz w:val="24"/>
                <w:szCs w:val="24"/>
              </w:rPr>
              <w:t xml:space="preserve"> </w:t>
            </w:r>
            <w:r w:rsidRPr="3A8077AB">
              <w:rPr>
                <w:sz w:val="24"/>
                <w:szCs w:val="24"/>
              </w:rPr>
              <w:t>of</w:t>
            </w:r>
            <w:r w:rsidRPr="3A8077AB">
              <w:rPr>
                <w:spacing w:val="8"/>
                <w:sz w:val="24"/>
                <w:szCs w:val="24"/>
              </w:rPr>
              <w:t xml:space="preserve"> </w:t>
            </w:r>
            <w:r w:rsidRPr="3A8077AB">
              <w:rPr>
                <w:sz w:val="24"/>
                <w:szCs w:val="24"/>
              </w:rPr>
              <w:t>how</w:t>
            </w:r>
            <w:r w:rsidRPr="3A8077AB">
              <w:rPr>
                <w:spacing w:val="-2"/>
                <w:sz w:val="24"/>
                <w:szCs w:val="24"/>
              </w:rPr>
              <w:t xml:space="preserve"> </w:t>
            </w:r>
            <w:r w:rsidRPr="3A8077AB">
              <w:rPr>
                <w:sz w:val="24"/>
                <w:szCs w:val="24"/>
              </w:rPr>
              <w:t>small</w:t>
            </w:r>
            <w:r w:rsidRPr="3A8077AB">
              <w:rPr>
                <w:spacing w:val="9"/>
                <w:sz w:val="24"/>
                <w:szCs w:val="24"/>
              </w:rPr>
              <w:t xml:space="preserve"> </w:t>
            </w:r>
            <w:r w:rsidRPr="3A8077AB">
              <w:rPr>
                <w:sz w:val="24"/>
                <w:szCs w:val="24"/>
              </w:rPr>
              <w:t>groups</w:t>
            </w:r>
            <w:r w:rsidRPr="3A8077AB">
              <w:rPr>
                <w:spacing w:val="6"/>
                <w:sz w:val="24"/>
                <w:szCs w:val="24"/>
              </w:rPr>
              <w:t xml:space="preserve"> </w:t>
            </w:r>
            <w:r w:rsidRPr="3A8077AB">
              <w:rPr>
                <w:sz w:val="24"/>
                <w:szCs w:val="24"/>
              </w:rPr>
              <w:t>are</w:t>
            </w:r>
            <w:r w:rsidRPr="3A8077AB">
              <w:rPr>
                <w:spacing w:val="4"/>
                <w:sz w:val="24"/>
                <w:szCs w:val="24"/>
              </w:rPr>
              <w:t xml:space="preserve"> </w:t>
            </w:r>
            <w:r w:rsidRPr="3A8077AB">
              <w:rPr>
                <w:sz w:val="24"/>
                <w:szCs w:val="24"/>
              </w:rPr>
              <w:t>used</w:t>
            </w:r>
            <w:r w:rsidRPr="3A8077AB">
              <w:rPr>
                <w:spacing w:val="4"/>
                <w:sz w:val="24"/>
                <w:szCs w:val="24"/>
              </w:rPr>
              <w:t xml:space="preserve"> </w:t>
            </w:r>
            <w:r w:rsidRPr="3A8077AB">
              <w:rPr>
                <w:sz w:val="24"/>
                <w:szCs w:val="24"/>
              </w:rPr>
              <w:t>in</w:t>
            </w:r>
            <w:r w:rsidRPr="3A8077AB">
              <w:rPr>
                <w:spacing w:val="4"/>
                <w:sz w:val="24"/>
                <w:szCs w:val="24"/>
              </w:rPr>
              <w:t xml:space="preserve"> </w:t>
            </w:r>
            <w:r w:rsidRPr="3A8077AB">
              <w:rPr>
                <w:sz w:val="24"/>
                <w:szCs w:val="24"/>
              </w:rPr>
              <w:t>human</w:t>
            </w:r>
            <w:r w:rsidRPr="3A8077AB">
              <w:rPr>
                <w:spacing w:val="4"/>
                <w:sz w:val="24"/>
                <w:szCs w:val="24"/>
              </w:rPr>
              <w:t xml:space="preserve"> </w:t>
            </w:r>
            <w:r w:rsidRPr="3A8077AB">
              <w:rPr>
                <w:sz w:val="24"/>
                <w:szCs w:val="24"/>
              </w:rPr>
              <w:t>services</w:t>
            </w:r>
            <w:r w:rsidRPr="3A8077AB">
              <w:rPr>
                <w:spacing w:val="6"/>
                <w:sz w:val="24"/>
                <w:szCs w:val="24"/>
              </w:rPr>
              <w:t xml:space="preserve"> </w:t>
            </w:r>
            <w:r w:rsidRPr="3A8077AB">
              <w:rPr>
                <w:spacing w:val="-2"/>
                <w:sz w:val="24"/>
                <w:szCs w:val="24"/>
              </w:rPr>
              <w:t>settings.</w:t>
            </w:r>
          </w:p>
          <w:p w14:paraId="59CB49B5" w14:textId="77777777" w:rsidR="00C270A3" w:rsidRDefault="00C270A3" w:rsidP="00C270A3">
            <w:pPr>
              <w:pStyle w:val="TableParagraph"/>
              <w:spacing w:before="0"/>
              <w:ind w:left="0"/>
              <w:rPr>
                <w:b/>
                <w:bCs/>
                <w:sz w:val="24"/>
                <w:szCs w:val="24"/>
                <w:u w:val="single"/>
              </w:rPr>
            </w:pPr>
          </w:p>
          <w:p w14:paraId="2CBB7035" w14:textId="6A2648FF" w:rsidR="007D40BE" w:rsidRDefault="51C1771C" w:rsidP="00C270A3">
            <w:pPr>
              <w:pStyle w:val="TableParagraph"/>
              <w:spacing w:before="0"/>
              <w:ind w:left="0"/>
              <w:rPr>
                <w:b/>
                <w:bCs/>
                <w:sz w:val="24"/>
                <w:szCs w:val="24"/>
                <w:u w:val="single"/>
              </w:rPr>
            </w:pPr>
            <w:r w:rsidRPr="3A8077AB">
              <w:rPr>
                <w:b/>
                <w:bCs/>
                <w:sz w:val="24"/>
                <w:szCs w:val="24"/>
                <w:u w:val="single"/>
              </w:rPr>
              <w:t xml:space="preserve">Response: </w:t>
            </w:r>
          </w:p>
          <w:p w14:paraId="4BD32952" w14:textId="60E31D27" w:rsidR="007D40BE" w:rsidRDefault="51C1771C" w:rsidP="00C270A3">
            <w:pPr>
              <w:spacing w:after="240"/>
            </w:pPr>
            <w:r w:rsidRPr="3A8077AB">
              <w:rPr>
                <w:sz w:val="24"/>
                <w:szCs w:val="24"/>
              </w:rPr>
              <w:t>The following course emphasizes how small groups are used in human services settings.</w:t>
            </w:r>
          </w:p>
          <w:p w14:paraId="51270528" w14:textId="6A6405AB" w:rsidR="007D40BE" w:rsidRPr="00272C94" w:rsidRDefault="00430427" w:rsidP="00430427">
            <w:pPr>
              <w:spacing w:before="276"/>
              <w:rPr>
                <w:b/>
                <w:bCs/>
                <w:sz w:val="24"/>
                <w:szCs w:val="24"/>
              </w:rPr>
            </w:pPr>
            <w:r w:rsidRPr="00272C94">
              <w:rPr>
                <w:b/>
                <w:bCs/>
                <w:sz w:val="24"/>
                <w:szCs w:val="24"/>
              </w:rPr>
              <w:t>H</w:t>
            </w:r>
            <w:r w:rsidR="51C1771C" w:rsidRPr="00272C94">
              <w:rPr>
                <w:b/>
                <w:bCs/>
                <w:sz w:val="24"/>
                <w:szCs w:val="24"/>
              </w:rPr>
              <w:t>US 141 Group Dynamics</w:t>
            </w:r>
          </w:p>
          <w:p w14:paraId="48568AAF" w14:textId="0DC00801" w:rsidR="007D40BE" w:rsidRDefault="51C1771C" w:rsidP="00430427">
            <w:pPr>
              <w:spacing w:before="240" w:after="240"/>
              <w:rPr>
                <w:sz w:val="24"/>
                <w:szCs w:val="24"/>
              </w:rPr>
            </w:pPr>
            <w:r w:rsidRPr="3A8077AB">
              <w:rPr>
                <w:sz w:val="24"/>
                <w:szCs w:val="24"/>
              </w:rPr>
              <w:t xml:space="preserve">Students gain an in-depth understanding of small groups in </w:t>
            </w:r>
            <w:r w:rsidRPr="00272C94">
              <w:rPr>
                <w:sz w:val="24"/>
                <w:szCs w:val="24"/>
              </w:rPr>
              <w:t>{HUS 141}</w:t>
            </w:r>
            <w:r w:rsidR="5B6ED583" w:rsidRPr="00272C94">
              <w:rPr>
                <w:sz w:val="24"/>
                <w:szCs w:val="24"/>
              </w:rPr>
              <w:t xml:space="preserve"> </w:t>
            </w:r>
            <w:r w:rsidR="5B6ED583" w:rsidRPr="3A8077AB">
              <w:rPr>
                <w:sz w:val="24"/>
                <w:szCs w:val="24"/>
              </w:rPr>
              <w:t>Group Dynamics</w:t>
            </w:r>
            <w:r w:rsidRPr="3A8077AB">
              <w:rPr>
                <w:sz w:val="24"/>
                <w:szCs w:val="24"/>
              </w:rPr>
              <w:t xml:space="preserve">. </w:t>
            </w:r>
            <w:r w:rsidR="2A146D03" w:rsidRPr="3A8077AB">
              <w:rPr>
                <w:sz w:val="24"/>
                <w:szCs w:val="24"/>
              </w:rPr>
              <w:lastRenderedPageBreak/>
              <w:t>Students explore the different types of groups commonly used in human services settings, including task groups, psychotherapy groups, counseling groups, and psychoeducational groups.</w:t>
            </w:r>
            <w:r w:rsidRPr="3A8077AB">
              <w:rPr>
                <w:sz w:val="24"/>
                <w:szCs w:val="24"/>
              </w:rPr>
              <w:t xml:space="preserve"> Through role-plays, class lectures and discussion, students also </w:t>
            </w:r>
            <w:r w:rsidR="5C016630" w:rsidRPr="3A8077AB">
              <w:rPr>
                <w:sz w:val="24"/>
                <w:szCs w:val="24"/>
              </w:rPr>
              <w:t>explore the</w:t>
            </w:r>
            <w:r w:rsidRPr="3A8077AB">
              <w:rPr>
                <w:sz w:val="24"/>
                <w:szCs w:val="24"/>
              </w:rPr>
              <w:t xml:space="preserve"> stages of the group process and how groups function in human services settings.</w:t>
            </w:r>
          </w:p>
          <w:p w14:paraId="430F469D" w14:textId="7E966CAB" w:rsidR="007D40BE" w:rsidRDefault="306C55B3" w:rsidP="00C270A3">
            <w:pPr>
              <w:pStyle w:val="TableParagraph"/>
              <w:spacing w:before="192"/>
              <w:ind w:left="0"/>
              <w:rPr>
                <w:sz w:val="24"/>
                <w:szCs w:val="24"/>
              </w:rPr>
            </w:pPr>
            <w:r w:rsidRPr="3A8077AB">
              <w:rPr>
                <w:sz w:val="24"/>
                <w:szCs w:val="24"/>
              </w:rPr>
              <w:t>2</w:t>
            </w:r>
            <w:r w:rsidR="00664E70" w:rsidRPr="3A8077AB">
              <w:rPr>
                <w:sz w:val="24"/>
                <w:szCs w:val="24"/>
              </w:rPr>
              <w:t>. Theories</w:t>
            </w:r>
            <w:r w:rsidRPr="3A8077AB">
              <w:rPr>
                <w:sz w:val="24"/>
                <w:szCs w:val="24"/>
              </w:rPr>
              <w:t xml:space="preserve"> of group dynamics</w:t>
            </w:r>
          </w:p>
          <w:p w14:paraId="631A2C33" w14:textId="77777777" w:rsidR="00C270A3" w:rsidRDefault="00C270A3" w:rsidP="00C270A3">
            <w:pPr>
              <w:pStyle w:val="TableParagraph"/>
              <w:spacing w:before="192"/>
              <w:ind w:left="0"/>
              <w:rPr>
                <w:b/>
                <w:bCs/>
                <w:sz w:val="24"/>
                <w:szCs w:val="24"/>
                <w:u w:val="single"/>
              </w:rPr>
            </w:pPr>
          </w:p>
          <w:p w14:paraId="60DC9D2A" w14:textId="77777777" w:rsidR="00C270A3" w:rsidRDefault="306C55B3" w:rsidP="00C270A3">
            <w:pPr>
              <w:pStyle w:val="TableParagraph"/>
              <w:spacing w:before="0"/>
              <w:ind w:left="0"/>
              <w:rPr>
                <w:b/>
                <w:bCs/>
                <w:sz w:val="24"/>
                <w:szCs w:val="24"/>
                <w:u w:val="single"/>
              </w:rPr>
            </w:pPr>
            <w:r w:rsidRPr="3A8077AB">
              <w:rPr>
                <w:b/>
                <w:bCs/>
                <w:sz w:val="24"/>
                <w:szCs w:val="24"/>
                <w:u w:val="single"/>
              </w:rPr>
              <w:t>Response:</w:t>
            </w:r>
          </w:p>
          <w:p w14:paraId="3352FFCD" w14:textId="6B84CDEB" w:rsidR="007D40BE" w:rsidRDefault="306C55B3" w:rsidP="00C270A3">
            <w:pPr>
              <w:pStyle w:val="TableParagraph"/>
              <w:spacing w:before="0"/>
              <w:ind w:left="0"/>
              <w:rPr>
                <w:sz w:val="24"/>
                <w:szCs w:val="24"/>
              </w:rPr>
            </w:pPr>
            <w:r w:rsidRPr="3A8077AB">
              <w:rPr>
                <w:sz w:val="24"/>
                <w:szCs w:val="24"/>
              </w:rPr>
              <w:t>The following course emphasizes theories of group dynamics</w:t>
            </w:r>
          </w:p>
          <w:p w14:paraId="79C48C86" w14:textId="3712047A" w:rsidR="007D40BE" w:rsidRPr="00664E70" w:rsidRDefault="306C55B3" w:rsidP="3A8077AB">
            <w:pPr>
              <w:spacing w:before="240" w:after="240"/>
              <w:rPr>
                <w:b/>
                <w:bCs/>
                <w:sz w:val="24"/>
                <w:szCs w:val="24"/>
              </w:rPr>
            </w:pPr>
            <w:r w:rsidRPr="00664E70">
              <w:rPr>
                <w:b/>
                <w:bCs/>
                <w:sz w:val="24"/>
                <w:szCs w:val="24"/>
              </w:rPr>
              <w:t xml:space="preserve">HUS 141 Group Dynamics  </w:t>
            </w:r>
          </w:p>
          <w:p w14:paraId="5CB5AF66" w14:textId="456B0CBA" w:rsidR="007D40BE" w:rsidRDefault="4E88902F" w:rsidP="3A8077AB">
            <w:pPr>
              <w:spacing w:before="240" w:after="240"/>
              <w:rPr>
                <w:sz w:val="24"/>
                <w:szCs w:val="24"/>
              </w:rPr>
            </w:pPr>
            <w:r w:rsidRPr="2FD70156">
              <w:rPr>
                <w:sz w:val="24"/>
                <w:szCs w:val="24"/>
              </w:rPr>
              <w:t xml:space="preserve">The </w:t>
            </w:r>
            <w:r w:rsidRPr="2FD70156">
              <w:rPr>
                <w:i/>
                <w:iCs/>
                <w:sz w:val="24"/>
                <w:szCs w:val="24"/>
              </w:rPr>
              <w:t xml:space="preserve">Group Processes </w:t>
            </w:r>
            <w:r w:rsidRPr="2FD70156">
              <w:rPr>
                <w:sz w:val="24"/>
                <w:szCs w:val="24"/>
              </w:rPr>
              <w:t>text</w:t>
            </w:r>
            <w:r w:rsidRPr="2FD70156">
              <w:rPr>
                <w:i/>
                <w:iCs/>
                <w:sz w:val="24"/>
                <w:szCs w:val="24"/>
              </w:rPr>
              <w:t xml:space="preserve"> </w:t>
            </w:r>
            <w:r w:rsidRPr="2FD70156">
              <w:rPr>
                <w:sz w:val="24"/>
                <w:szCs w:val="24"/>
              </w:rPr>
              <w:t xml:space="preserve">by Corey, Corey and Callahan outlines the various theoretical perspectives that are used in the group setting and how to use these theories to conduct groups. Through lectures, discussions, and class activities, students learn about the stages of the group process, how to facilitate change in each stage of the group </w:t>
            </w:r>
            <w:r w:rsidR="2D808405" w:rsidRPr="2FD70156">
              <w:rPr>
                <w:sz w:val="24"/>
                <w:szCs w:val="24"/>
              </w:rPr>
              <w:t>process,</w:t>
            </w:r>
            <w:r w:rsidRPr="2FD70156">
              <w:rPr>
                <w:sz w:val="24"/>
                <w:szCs w:val="24"/>
              </w:rPr>
              <w:t xml:space="preserve"> and how to specifically conduct groups with populations based on age.</w:t>
            </w:r>
          </w:p>
          <w:p w14:paraId="48741704" w14:textId="03EB0D6B" w:rsidR="007D40BE" w:rsidRDefault="007D40BE" w:rsidP="3A8077AB">
            <w:pPr>
              <w:spacing w:before="240" w:after="240"/>
              <w:ind w:left="90"/>
              <w:rPr>
                <w:sz w:val="24"/>
                <w:szCs w:val="24"/>
              </w:rPr>
            </w:pPr>
          </w:p>
        </w:tc>
      </w:tr>
      <w:tr w:rsidR="007D40BE" w14:paraId="723F18CE" w14:textId="77777777" w:rsidTr="432D0519">
        <w:trPr>
          <w:trHeight w:val="549"/>
        </w:trPr>
        <w:tc>
          <w:tcPr>
            <w:tcW w:w="600" w:type="dxa"/>
            <w:vMerge/>
          </w:tcPr>
          <w:p w14:paraId="463F29E8" w14:textId="77777777" w:rsidR="007D40BE" w:rsidRDefault="007D40BE">
            <w:pPr>
              <w:rPr>
                <w:sz w:val="2"/>
                <w:szCs w:val="2"/>
              </w:rPr>
            </w:pPr>
          </w:p>
        </w:tc>
        <w:tc>
          <w:tcPr>
            <w:tcW w:w="9480" w:type="dxa"/>
          </w:tcPr>
          <w:p w14:paraId="103E0021" w14:textId="6792A574" w:rsidR="007D40BE" w:rsidRDefault="00BB2F7E" w:rsidP="00C270A3">
            <w:pPr>
              <w:pStyle w:val="TableParagraph"/>
              <w:ind w:left="0"/>
              <w:rPr>
                <w:sz w:val="24"/>
                <w:szCs w:val="24"/>
              </w:rPr>
            </w:pPr>
            <w:r w:rsidRPr="3A8077AB">
              <w:rPr>
                <w:sz w:val="24"/>
                <w:szCs w:val="24"/>
              </w:rPr>
              <w:t>3. Group</w:t>
            </w:r>
            <w:r w:rsidRPr="3A8077AB">
              <w:rPr>
                <w:spacing w:val="8"/>
                <w:sz w:val="24"/>
                <w:szCs w:val="24"/>
              </w:rPr>
              <w:t xml:space="preserve"> </w:t>
            </w:r>
            <w:r w:rsidRPr="3A8077AB">
              <w:rPr>
                <w:sz w:val="24"/>
                <w:szCs w:val="24"/>
              </w:rPr>
              <w:t>facilitation</w:t>
            </w:r>
            <w:r w:rsidRPr="3A8077AB">
              <w:rPr>
                <w:spacing w:val="7"/>
                <w:sz w:val="24"/>
                <w:szCs w:val="24"/>
              </w:rPr>
              <w:t xml:space="preserve"> </w:t>
            </w:r>
            <w:r w:rsidRPr="3A8077AB">
              <w:rPr>
                <w:spacing w:val="-2"/>
                <w:sz w:val="24"/>
                <w:szCs w:val="24"/>
              </w:rPr>
              <w:t>skills.</w:t>
            </w:r>
          </w:p>
          <w:p w14:paraId="4DCBE8BE" w14:textId="77777777" w:rsidR="00C270A3" w:rsidRDefault="00C270A3" w:rsidP="00C270A3">
            <w:pPr>
              <w:rPr>
                <w:b/>
                <w:bCs/>
                <w:sz w:val="24"/>
                <w:szCs w:val="24"/>
                <w:u w:val="single"/>
              </w:rPr>
            </w:pPr>
          </w:p>
          <w:p w14:paraId="372519CC" w14:textId="78C58D55" w:rsidR="007D40BE" w:rsidRDefault="44BF6278" w:rsidP="00C270A3">
            <w:pPr>
              <w:rPr>
                <w:b/>
                <w:bCs/>
                <w:sz w:val="24"/>
                <w:szCs w:val="24"/>
                <w:u w:val="single"/>
              </w:rPr>
            </w:pPr>
            <w:r w:rsidRPr="3A8077AB">
              <w:rPr>
                <w:b/>
                <w:bCs/>
                <w:sz w:val="24"/>
                <w:szCs w:val="24"/>
                <w:u w:val="single"/>
              </w:rPr>
              <w:t>Response:</w:t>
            </w:r>
          </w:p>
          <w:p w14:paraId="2D0A8F2A" w14:textId="637E22A2" w:rsidR="007D40BE" w:rsidRDefault="44BF6278" w:rsidP="00C270A3">
            <w:pPr>
              <w:rPr>
                <w:b/>
                <w:bCs/>
                <w:sz w:val="24"/>
                <w:szCs w:val="24"/>
                <w:u w:val="single"/>
              </w:rPr>
            </w:pPr>
            <w:r w:rsidRPr="3A8077AB">
              <w:rPr>
                <w:sz w:val="24"/>
                <w:szCs w:val="24"/>
              </w:rPr>
              <w:t>The following course emphasizes group facilitation skills.</w:t>
            </w:r>
          </w:p>
          <w:p w14:paraId="4FCBC4EA" w14:textId="08E0B272" w:rsidR="007D40BE" w:rsidRPr="00C270A3" w:rsidRDefault="44BF6278" w:rsidP="3A8077AB">
            <w:pPr>
              <w:spacing w:before="240" w:after="240"/>
              <w:rPr>
                <w:b/>
                <w:bCs/>
                <w:sz w:val="24"/>
                <w:szCs w:val="24"/>
              </w:rPr>
            </w:pPr>
            <w:r w:rsidRPr="00C270A3">
              <w:rPr>
                <w:b/>
                <w:bCs/>
                <w:sz w:val="24"/>
                <w:szCs w:val="24"/>
              </w:rPr>
              <w:t>HUS 141 Group Dynamics</w:t>
            </w:r>
          </w:p>
          <w:p w14:paraId="21A383D9" w14:textId="08C7CC0A" w:rsidR="007D40BE" w:rsidRDefault="647663D9" w:rsidP="3A8077AB">
            <w:pPr>
              <w:rPr>
                <w:sz w:val="24"/>
                <w:szCs w:val="24"/>
              </w:rPr>
            </w:pPr>
            <w:r w:rsidRPr="3C0CB19A">
              <w:rPr>
                <w:sz w:val="24"/>
                <w:szCs w:val="24"/>
              </w:rPr>
              <w:t xml:space="preserve">Through lectures and discussions, students learn about the stages </w:t>
            </w:r>
            <w:r w:rsidR="691C9458" w:rsidRPr="3C0CB19A">
              <w:rPr>
                <w:sz w:val="24"/>
                <w:szCs w:val="24"/>
              </w:rPr>
              <w:t>of groups</w:t>
            </w:r>
            <w:r w:rsidRPr="3C0CB19A">
              <w:rPr>
                <w:sz w:val="24"/>
                <w:szCs w:val="24"/>
              </w:rPr>
              <w:t xml:space="preserve"> and techniques used to facilitate the group process based on the dynamics that can occur during each stage. Through in-class role </w:t>
            </w:r>
            <w:r w:rsidR="00C270A3" w:rsidRPr="3C0CB19A">
              <w:rPr>
                <w:sz w:val="24"/>
                <w:szCs w:val="24"/>
              </w:rPr>
              <w:t>plays</w:t>
            </w:r>
            <w:r w:rsidR="007F01A1">
              <w:rPr>
                <w:sz w:val="24"/>
                <w:szCs w:val="24"/>
              </w:rPr>
              <w:t>,</w:t>
            </w:r>
            <w:r w:rsidRPr="3C0CB19A">
              <w:rPr>
                <w:sz w:val="24"/>
                <w:szCs w:val="24"/>
              </w:rPr>
              <w:t xml:space="preserve"> students are required to facilitate a group to demonstrate acquired knowledge of the group process. Students formulate a </w:t>
            </w:r>
            <w:r w:rsidRPr="0086622C">
              <w:rPr>
                <w:b/>
                <w:i/>
                <w:sz w:val="24"/>
                <w:szCs w:val="24"/>
              </w:rPr>
              <w:t>Group Proposal</w:t>
            </w:r>
            <w:r w:rsidRPr="3C0CB19A">
              <w:rPr>
                <w:sz w:val="24"/>
                <w:szCs w:val="24"/>
              </w:rPr>
              <w:t xml:space="preserve"> including group formation, target population, goals and objectives, duration, rules, structure, activities and techniques that will be used during the group. Students are assessed on the ability to facilitate the group through the different stages of the group process, conduct therapeutic activities with group members, and demonstrate intervention techniques</w:t>
            </w:r>
            <w:r w:rsidR="00AA53E3">
              <w:rPr>
                <w:sz w:val="24"/>
                <w:szCs w:val="24"/>
              </w:rPr>
              <w:t>.</w:t>
            </w:r>
          </w:p>
        </w:tc>
      </w:tr>
      <w:tr w:rsidR="007D40BE" w14:paraId="57104D92" w14:textId="77777777" w:rsidTr="432D0519">
        <w:trPr>
          <w:trHeight w:val="561"/>
        </w:trPr>
        <w:tc>
          <w:tcPr>
            <w:tcW w:w="600" w:type="dxa"/>
          </w:tcPr>
          <w:p w14:paraId="3672DEFB" w14:textId="77777777" w:rsidR="007D40BE" w:rsidRDefault="00BB2F7E">
            <w:pPr>
              <w:pStyle w:val="TableParagraph"/>
              <w:ind w:left="100"/>
              <w:rPr>
                <w:sz w:val="24"/>
              </w:rPr>
            </w:pPr>
            <w:r>
              <w:rPr>
                <w:spacing w:val="-5"/>
                <w:sz w:val="24"/>
              </w:rPr>
              <w:t>c.</w:t>
            </w:r>
          </w:p>
        </w:tc>
        <w:tc>
          <w:tcPr>
            <w:tcW w:w="9480" w:type="dxa"/>
          </w:tcPr>
          <w:p w14:paraId="41828312" w14:textId="77777777" w:rsidR="007D40BE" w:rsidRDefault="00BB2F7E" w:rsidP="3A8077AB">
            <w:pPr>
              <w:pStyle w:val="TableParagraph"/>
              <w:ind w:left="0"/>
              <w:rPr>
                <w:sz w:val="24"/>
                <w:szCs w:val="24"/>
              </w:rPr>
            </w:pPr>
            <w:r w:rsidRPr="3A8077AB">
              <w:rPr>
                <w:sz w:val="24"/>
                <w:szCs w:val="24"/>
              </w:rPr>
              <w:t>Changing</w:t>
            </w:r>
            <w:r w:rsidRPr="3A8077AB">
              <w:rPr>
                <w:spacing w:val="9"/>
                <w:sz w:val="24"/>
                <w:szCs w:val="24"/>
              </w:rPr>
              <w:t xml:space="preserve"> </w:t>
            </w:r>
            <w:r w:rsidRPr="3A8077AB">
              <w:rPr>
                <w:sz w:val="24"/>
                <w:szCs w:val="24"/>
              </w:rPr>
              <w:t>family</w:t>
            </w:r>
            <w:r w:rsidRPr="3A8077AB">
              <w:rPr>
                <w:spacing w:val="11"/>
                <w:sz w:val="24"/>
                <w:szCs w:val="24"/>
              </w:rPr>
              <w:t xml:space="preserve"> </w:t>
            </w:r>
            <w:r w:rsidRPr="3A8077AB">
              <w:rPr>
                <w:sz w:val="24"/>
                <w:szCs w:val="24"/>
              </w:rPr>
              <w:t>structures</w:t>
            </w:r>
            <w:r w:rsidRPr="3A8077AB">
              <w:rPr>
                <w:spacing w:val="14"/>
                <w:sz w:val="24"/>
                <w:szCs w:val="24"/>
              </w:rPr>
              <w:t xml:space="preserve"> </w:t>
            </w:r>
            <w:r w:rsidRPr="3A8077AB">
              <w:rPr>
                <w:sz w:val="24"/>
                <w:szCs w:val="24"/>
              </w:rPr>
              <w:t>and</w:t>
            </w:r>
            <w:r w:rsidRPr="3A8077AB">
              <w:rPr>
                <w:spacing w:val="11"/>
                <w:sz w:val="24"/>
                <w:szCs w:val="24"/>
              </w:rPr>
              <w:t xml:space="preserve"> </w:t>
            </w:r>
            <w:r w:rsidRPr="3A8077AB">
              <w:rPr>
                <w:spacing w:val="-2"/>
                <w:sz w:val="24"/>
                <w:szCs w:val="24"/>
              </w:rPr>
              <w:t>roles.</w:t>
            </w:r>
          </w:p>
          <w:p w14:paraId="52028927" w14:textId="443CA4AA" w:rsidR="007D40BE" w:rsidRDefault="1749FBB1" w:rsidP="00D5670A">
            <w:pPr>
              <w:spacing w:before="271"/>
            </w:pPr>
            <w:r w:rsidRPr="3A8077AB">
              <w:rPr>
                <w:b/>
                <w:bCs/>
                <w:sz w:val="24"/>
                <w:szCs w:val="24"/>
                <w:u w:val="single"/>
              </w:rPr>
              <w:t>Response:</w:t>
            </w:r>
          </w:p>
          <w:p w14:paraId="51153B07" w14:textId="37A3A226" w:rsidR="007D40BE" w:rsidRDefault="1749FBB1" w:rsidP="3A8077AB">
            <w:r w:rsidRPr="3A8077AB">
              <w:rPr>
                <w:sz w:val="24"/>
                <w:szCs w:val="24"/>
              </w:rPr>
              <w:t>The following courses emphasize the changing family structures and roles.</w:t>
            </w:r>
          </w:p>
          <w:p w14:paraId="25083D00" w14:textId="778BD2CD" w:rsidR="007D40BE" w:rsidRDefault="007D40BE" w:rsidP="3A8077AB">
            <w:pPr>
              <w:rPr>
                <w:sz w:val="24"/>
                <w:szCs w:val="24"/>
              </w:rPr>
            </w:pPr>
          </w:p>
          <w:p w14:paraId="21028DA4" w14:textId="7EEC20C4" w:rsidR="007D40BE" w:rsidRPr="00D5670A" w:rsidRDefault="1749FBB1" w:rsidP="3A8077AB">
            <w:pPr>
              <w:rPr>
                <w:b/>
                <w:bCs/>
                <w:sz w:val="24"/>
                <w:szCs w:val="24"/>
              </w:rPr>
            </w:pPr>
            <w:r w:rsidRPr="00D5670A">
              <w:rPr>
                <w:b/>
                <w:bCs/>
                <w:sz w:val="24"/>
                <w:szCs w:val="24"/>
              </w:rPr>
              <w:t>HUS 114 Counseling, Assessment, and Case Management</w:t>
            </w:r>
          </w:p>
          <w:p w14:paraId="7206A052" w14:textId="7D82A524" w:rsidR="007D40BE" w:rsidRPr="00D5670A" w:rsidRDefault="1749FBB1" w:rsidP="3A8077AB">
            <w:pPr>
              <w:rPr>
                <w:b/>
                <w:bCs/>
                <w:sz w:val="24"/>
                <w:szCs w:val="24"/>
              </w:rPr>
            </w:pPr>
            <w:r w:rsidRPr="00D5670A">
              <w:rPr>
                <w:b/>
                <w:bCs/>
                <w:sz w:val="24"/>
                <w:szCs w:val="24"/>
              </w:rPr>
              <w:t>HUS 130 Introduction to Family Counseling</w:t>
            </w:r>
          </w:p>
          <w:p w14:paraId="59AB9613" w14:textId="3300CECA" w:rsidR="007D40BE" w:rsidRPr="00D5670A" w:rsidRDefault="1749FBB1" w:rsidP="3A8077AB">
            <w:pPr>
              <w:rPr>
                <w:b/>
                <w:bCs/>
                <w:sz w:val="24"/>
                <w:szCs w:val="24"/>
              </w:rPr>
            </w:pPr>
            <w:r w:rsidRPr="00D5670A">
              <w:rPr>
                <w:b/>
                <w:bCs/>
                <w:sz w:val="24"/>
                <w:szCs w:val="24"/>
              </w:rPr>
              <w:t>HUS 211 Crisis Intervention and Counseling</w:t>
            </w:r>
          </w:p>
          <w:p w14:paraId="443C75F4" w14:textId="126742F1" w:rsidR="007D40BE" w:rsidRDefault="1749FBB1" w:rsidP="3A8077AB">
            <w:pPr>
              <w:rPr>
                <w:b/>
                <w:bCs/>
                <w:color w:val="00B0F0"/>
                <w:sz w:val="24"/>
                <w:szCs w:val="24"/>
              </w:rPr>
            </w:pPr>
            <w:r w:rsidRPr="00D5670A">
              <w:rPr>
                <w:b/>
                <w:bCs/>
                <w:sz w:val="24"/>
                <w:szCs w:val="24"/>
              </w:rPr>
              <w:t>HUS 234 Trauma Informed Care</w:t>
            </w:r>
          </w:p>
          <w:p w14:paraId="22E31212" w14:textId="08A19F65" w:rsidR="007D40BE" w:rsidRDefault="007D40BE" w:rsidP="3A8077AB">
            <w:pPr>
              <w:rPr>
                <w:b/>
                <w:bCs/>
                <w:color w:val="00B0F0"/>
                <w:sz w:val="24"/>
                <w:szCs w:val="24"/>
              </w:rPr>
            </w:pPr>
          </w:p>
          <w:p w14:paraId="60A4659B" w14:textId="65EEBDE3" w:rsidR="007D40BE" w:rsidRPr="00D41E5C" w:rsidRDefault="1749FBB1" w:rsidP="3A8077AB">
            <w:pPr>
              <w:rPr>
                <w:b/>
                <w:bCs/>
                <w:i/>
                <w:iCs/>
                <w:sz w:val="24"/>
                <w:szCs w:val="24"/>
              </w:rPr>
            </w:pPr>
            <w:r w:rsidRPr="00D5670A">
              <w:rPr>
                <w:sz w:val="24"/>
                <w:szCs w:val="24"/>
              </w:rPr>
              <w:t>In {HUS 114} Counseling, Assessment and Case Management,</w:t>
            </w:r>
            <w:r w:rsidRPr="3A8077AB">
              <w:rPr>
                <w:sz w:val="24"/>
                <w:szCs w:val="24"/>
              </w:rPr>
              <w:t xml:space="preserve"> students are exposed to the mezzo level of the ecological system in which the family unit is explored. </w:t>
            </w:r>
            <w:r w:rsidRPr="00DA462E">
              <w:rPr>
                <w:sz w:val="24"/>
                <w:szCs w:val="24"/>
              </w:rPr>
              <w:t xml:space="preserve">Students explore a case at the </w:t>
            </w:r>
            <w:r w:rsidR="003471AF" w:rsidRPr="00DA462E">
              <w:rPr>
                <w:sz w:val="24"/>
                <w:szCs w:val="24"/>
              </w:rPr>
              <w:lastRenderedPageBreak/>
              <w:t xml:space="preserve">micro, </w:t>
            </w:r>
            <w:r w:rsidRPr="00DA462E">
              <w:rPr>
                <w:sz w:val="24"/>
                <w:szCs w:val="24"/>
              </w:rPr>
              <w:t xml:space="preserve">mezzo </w:t>
            </w:r>
            <w:r w:rsidR="00DA462E" w:rsidRPr="00DA462E">
              <w:rPr>
                <w:sz w:val="24"/>
                <w:szCs w:val="24"/>
              </w:rPr>
              <w:t>and macro</w:t>
            </w:r>
            <w:r w:rsidRPr="00DA462E">
              <w:rPr>
                <w:sz w:val="24"/>
                <w:szCs w:val="24"/>
              </w:rPr>
              <w:t xml:space="preserve"> </w:t>
            </w:r>
            <w:r w:rsidR="00CC4ECF">
              <w:rPr>
                <w:sz w:val="24"/>
                <w:szCs w:val="24"/>
              </w:rPr>
              <w:t xml:space="preserve">levels in which they </w:t>
            </w:r>
            <w:r w:rsidRPr="00DA462E">
              <w:rPr>
                <w:sz w:val="24"/>
                <w:szCs w:val="24"/>
              </w:rPr>
              <w:t>desig</w:t>
            </w:r>
            <w:r w:rsidR="00CC4ECF">
              <w:rPr>
                <w:sz w:val="24"/>
                <w:szCs w:val="24"/>
              </w:rPr>
              <w:t>n</w:t>
            </w:r>
            <w:r w:rsidRPr="00DA462E">
              <w:rPr>
                <w:sz w:val="24"/>
                <w:szCs w:val="24"/>
              </w:rPr>
              <w:t xml:space="preserve"> levels of various interventions.</w:t>
            </w:r>
            <w:r w:rsidR="64D2F976" w:rsidRPr="00DA462E">
              <w:rPr>
                <w:sz w:val="24"/>
                <w:szCs w:val="24"/>
              </w:rPr>
              <w:t xml:space="preserve"> </w:t>
            </w:r>
            <w:r w:rsidRPr="00DA462E">
              <w:rPr>
                <w:sz w:val="24"/>
                <w:szCs w:val="24"/>
              </w:rPr>
              <w:t xml:space="preserve">Additionally, students describe their own family structure in a </w:t>
            </w:r>
            <w:r w:rsidR="00D5670A">
              <w:rPr>
                <w:b/>
                <w:bCs/>
                <w:i/>
                <w:iCs/>
                <w:sz w:val="24"/>
                <w:szCs w:val="24"/>
              </w:rPr>
              <w:t>S</w:t>
            </w:r>
            <w:r w:rsidRPr="00D5670A">
              <w:rPr>
                <w:b/>
                <w:bCs/>
                <w:i/>
                <w:iCs/>
                <w:sz w:val="24"/>
                <w:szCs w:val="24"/>
              </w:rPr>
              <w:t xml:space="preserve">ocial </w:t>
            </w:r>
            <w:r w:rsidR="00D5670A">
              <w:rPr>
                <w:b/>
                <w:bCs/>
                <w:i/>
                <w:iCs/>
                <w:sz w:val="24"/>
                <w:szCs w:val="24"/>
              </w:rPr>
              <w:t>H</w:t>
            </w:r>
            <w:r w:rsidRPr="00D5670A">
              <w:rPr>
                <w:b/>
                <w:bCs/>
                <w:i/>
                <w:iCs/>
                <w:sz w:val="24"/>
                <w:szCs w:val="24"/>
              </w:rPr>
              <w:t xml:space="preserve">istory </w:t>
            </w:r>
            <w:r w:rsidR="00D41E5C">
              <w:rPr>
                <w:b/>
                <w:bCs/>
                <w:i/>
                <w:iCs/>
                <w:sz w:val="24"/>
                <w:szCs w:val="24"/>
              </w:rPr>
              <w:t>and Asses</w:t>
            </w:r>
            <w:r w:rsidR="00091F41">
              <w:rPr>
                <w:b/>
                <w:bCs/>
                <w:i/>
                <w:iCs/>
                <w:sz w:val="24"/>
                <w:szCs w:val="24"/>
              </w:rPr>
              <w:t>sment Format.</w:t>
            </w:r>
          </w:p>
          <w:p w14:paraId="23F2A5CA" w14:textId="5DEA0AF0" w:rsidR="007D40BE" w:rsidRDefault="007D40BE" w:rsidP="3A8077AB">
            <w:pPr>
              <w:rPr>
                <w:b/>
                <w:bCs/>
                <w:color w:val="00B0F0"/>
                <w:sz w:val="24"/>
                <w:szCs w:val="24"/>
              </w:rPr>
            </w:pPr>
          </w:p>
          <w:p w14:paraId="4DCCC255" w14:textId="1ACCC59D" w:rsidR="007D40BE" w:rsidRDefault="1749FBB1" w:rsidP="3A8077AB">
            <w:pPr>
              <w:spacing w:before="257"/>
              <w:ind w:right="471"/>
              <w:rPr>
                <w:sz w:val="24"/>
                <w:szCs w:val="24"/>
              </w:rPr>
            </w:pPr>
            <w:r w:rsidRPr="3A8077AB">
              <w:rPr>
                <w:sz w:val="24"/>
                <w:szCs w:val="24"/>
              </w:rPr>
              <w:t xml:space="preserve">Changing family structures and roles are topics covered in </w:t>
            </w:r>
            <w:r w:rsidR="55367060" w:rsidRPr="00E864AD">
              <w:rPr>
                <w:sz w:val="24"/>
                <w:szCs w:val="24"/>
              </w:rPr>
              <w:t>Introduction</w:t>
            </w:r>
            <w:r w:rsidRPr="00E864AD">
              <w:rPr>
                <w:sz w:val="24"/>
                <w:szCs w:val="24"/>
              </w:rPr>
              <w:t xml:space="preserve"> </w:t>
            </w:r>
            <w:r w:rsidRPr="3A8077AB">
              <w:rPr>
                <w:sz w:val="24"/>
                <w:szCs w:val="24"/>
              </w:rPr>
              <w:t xml:space="preserve">to </w:t>
            </w:r>
            <w:r w:rsidRPr="00E864AD">
              <w:rPr>
                <w:sz w:val="24"/>
                <w:szCs w:val="24"/>
              </w:rPr>
              <w:t>Family Counseling</w:t>
            </w:r>
            <w:r w:rsidR="007E0241">
              <w:rPr>
                <w:sz w:val="24"/>
                <w:szCs w:val="24"/>
              </w:rPr>
              <w:t xml:space="preserve"> </w:t>
            </w:r>
            <w:r w:rsidR="00091F41" w:rsidRPr="00E864AD">
              <w:rPr>
                <w:sz w:val="24"/>
                <w:szCs w:val="24"/>
              </w:rPr>
              <w:t xml:space="preserve">{HUS </w:t>
            </w:r>
            <w:proofErr w:type="gramStart"/>
            <w:r w:rsidR="00091F41" w:rsidRPr="00E864AD">
              <w:rPr>
                <w:sz w:val="24"/>
                <w:szCs w:val="24"/>
              </w:rPr>
              <w:t>130}</w:t>
            </w:r>
            <w:r w:rsidRPr="00E864AD">
              <w:rPr>
                <w:sz w:val="24"/>
                <w:szCs w:val="24"/>
              </w:rPr>
              <w:t>.</w:t>
            </w:r>
            <w:proofErr w:type="gramEnd"/>
            <w:r w:rsidRPr="00E864AD">
              <w:rPr>
                <w:sz w:val="24"/>
                <w:szCs w:val="24"/>
              </w:rPr>
              <w:t xml:space="preserve"> </w:t>
            </w:r>
            <w:r w:rsidRPr="3A8077AB">
              <w:rPr>
                <w:sz w:val="24"/>
                <w:szCs w:val="24"/>
              </w:rPr>
              <w:t xml:space="preserve">Students learn the intricate dynamics of the family and how these dynamics impact family functioning. Students learn about different counseling theories that were developed in relation to understanding </w:t>
            </w:r>
            <w:r w:rsidR="36C6127F" w:rsidRPr="3A8077AB">
              <w:rPr>
                <w:sz w:val="24"/>
                <w:szCs w:val="24"/>
              </w:rPr>
              <w:t>family dynamics</w:t>
            </w:r>
            <w:r w:rsidRPr="3A8077AB">
              <w:rPr>
                <w:sz w:val="24"/>
                <w:szCs w:val="24"/>
              </w:rPr>
              <w:t xml:space="preserve">. </w:t>
            </w:r>
            <w:r w:rsidR="4746BF5A" w:rsidRPr="3A8077AB">
              <w:rPr>
                <w:sz w:val="24"/>
                <w:szCs w:val="24"/>
              </w:rPr>
              <w:t>Using</w:t>
            </w:r>
            <w:r w:rsidRPr="3A8077AB">
              <w:rPr>
                <w:sz w:val="24"/>
                <w:szCs w:val="24"/>
              </w:rPr>
              <w:t xml:space="preserve"> case studies</w:t>
            </w:r>
            <w:r w:rsidR="4308A995" w:rsidRPr="3A8077AB">
              <w:rPr>
                <w:sz w:val="24"/>
                <w:szCs w:val="24"/>
              </w:rPr>
              <w:t>,</w:t>
            </w:r>
            <w:r w:rsidRPr="3A8077AB">
              <w:rPr>
                <w:sz w:val="24"/>
                <w:szCs w:val="24"/>
              </w:rPr>
              <w:t xml:space="preserve"> students learn how to analyze and assess family roles and structures while</w:t>
            </w:r>
            <w:r w:rsidR="7EAE7F9B" w:rsidRPr="3A8077AB">
              <w:rPr>
                <w:sz w:val="24"/>
                <w:szCs w:val="24"/>
              </w:rPr>
              <w:t xml:space="preserve"> applying</w:t>
            </w:r>
            <w:r w:rsidR="7767811F" w:rsidRPr="3A8077AB">
              <w:rPr>
                <w:sz w:val="24"/>
                <w:szCs w:val="24"/>
              </w:rPr>
              <w:t xml:space="preserve"> the various</w:t>
            </w:r>
            <w:r w:rsidRPr="3A8077AB">
              <w:rPr>
                <w:sz w:val="24"/>
                <w:szCs w:val="24"/>
              </w:rPr>
              <w:t xml:space="preserve"> counseling techniques</w:t>
            </w:r>
            <w:r w:rsidR="099D8C2F" w:rsidRPr="3A8077AB">
              <w:rPr>
                <w:sz w:val="24"/>
                <w:szCs w:val="24"/>
              </w:rPr>
              <w:t xml:space="preserve"> used </w:t>
            </w:r>
            <w:r w:rsidRPr="3A8077AB">
              <w:rPr>
                <w:sz w:val="24"/>
                <w:szCs w:val="24"/>
              </w:rPr>
              <w:t>to facilitate change.</w:t>
            </w:r>
          </w:p>
          <w:p w14:paraId="63AA056C" w14:textId="77777777" w:rsidR="003D5D76" w:rsidRDefault="1749FBB1" w:rsidP="00C22F60">
            <w:pPr>
              <w:spacing w:before="73" w:after="240"/>
              <w:rPr>
                <w:sz w:val="24"/>
                <w:szCs w:val="24"/>
              </w:rPr>
            </w:pPr>
            <w:r w:rsidRPr="3A8077AB">
              <w:rPr>
                <w:sz w:val="24"/>
                <w:szCs w:val="24"/>
              </w:rPr>
              <w:t xml:space="preserve"> </w:t>
            </w:r>
          </w:p>
          <w:p w14:paraId="4C1BCDBC" w14:textId="4EBAE864" w:rsidR="007D40BE" w:rsidRPr="008807F3" w:rsidRDefault="1749FBB1" w:rsidP="00C22F60">
            <w:pPr>
              <w:spacing w:before="73" w:after="240"/>
            </w:pPr>
            <w:r w:rsidRPr="3A8077AB">
              <w:rPr>
                <w:sz w:val="24"/>
                <w:szCs w:val="24"/>
              </w:rPr>
              <w:t xml:space="preserve">In </w:t>
            </w:r>
            <w:r w:rsidRPr="003D5D76">
              <w:rPr>
                <w:sz w:val="24"/>
                <w:szCs w:val="24"/>
              </w:rPr>
              <w:t xml:space="preserve">{HUS 211} Crisis Intervention and Counseling, </w:t>
            </w:r>
            <w:r w:rsidRPr="3A8077AB">
              <w:rPr>
                <w:sz w:val="24"/>
                <w:szCs w:val="24"/>
              </w:rPr>
              <w:t>students also learn about the changing roles, functions within the family, and the</w:t>
            </w:r>
            <w:r w:rsidR="49ED1278" w:rsidRPr="3A8077AB">
              <w:rPr>
                <w:sz w:val="24"/>
                <w:szCs w:val="24"/>
              </w:rPr>
              <w:t xml:space="preserve"> </w:t>
            </w:r>
            <w:r w:rsidRPr="3A8077AB">
              <w:rPr>
                <w:sz w:val="24"/>
                <w:szCs w:val="24"/>
              </w:rPr>
              <w:t>developmental phases that families</w:t>
            </w:r>
            <w:r w:rsidR="68DAC080" w:rsidRPr="3A8077AB">
              <w:rPr>
                <w:sz w:val="24"/>
                <w:szCs w:val="24"/>
              </w:rPr>
              <w:t xml:space="preserve"> encounter</w:t>
            </w:r>
            <w:r w:rsidRPr="3A8077AB">
              <w:rPr>
                <w:sz w:val="24"/>
                <w:szCs w:val="24"/>
              </w:rPr>
              <w:t xml:space="preserve">. Through lectures and class discussions, students review and </w:t>
            </w:r>
            <w:r w:rsidR="70D6769F" w:rsidRPr="3A8077AB">
              <w:rPr>
                <w:sz w:val="24"/>
                <w:szCs w:val="24"/>
              </w:rPr>
              <w:t xml:space="preserve">discuss the </w:t>
            </w:r>
            <w:r w:rsidRPr="3A8077AB">
              <w:rPr>
                <w:sz w:val="24"/>
                <w:szCs w:val="24"/>
              </w:rPr>
              <w:t>developmental and situational crises across the lifespan such as marriage, divorce, teenage pregnancy, gang violence and death.</w:t>
            </w:r>
            <w:r w:rsidR="00C22F60">
              <w:rPr>
                <w:sz w:val="24"/>
                <w:szCs w:val="24"/>
              </w:rPr>
              <w:t xml:space="preserve"> </w:t>
            </w:r>
            <w:r w:rsidRPr="3A8077AB">
              <w:rPr>
                <w:sz w:val="24"/>
                <w:szCs w:val="24"/>
              </w:rPr>
              <w:t>Students watch documentaries</w:t>
            </w:r>
            <w:r w:rsidR="00B47BE4">
              <w:rPr>
                <w:sz w:val="24"/>
                <w:szCs w:val="24"/>
              </w:rPr>
              <w:t xml:space="preserve"> such as </w:t>
            </w:r>
            <w:r w:rsidR="00B47BE4">
              <w:rPr>
                <w:i/>
                <w:iCs/>
                <w:sz w:val="24"/>
                <w:szCs w:val="24"/>
              </w:rPr>
              <w:t>Lost in Woonso</w:t>
            </w:r>
            <w:r w:rsidR="004D6F83">
              <w:rPr>
                <w:i/>
                <w:iCs/>
                <w:sz w:val="24"/>
                <w:szCs w:val="24"/>
              </w:rPr>
              <w:t>cket</w:t>
            </w:r>
            <w:r w:rsidRPr="3A8077AB">
              <w:rPr>
                <w:sz w:val="24"/>
                <w:szCs w:val="24"/>
              </w:rPr>
              <w:t xml:space="preserve"> that address various developmental and situational crises.</w:t>
            </w:r>
            <w:r w:rsidR="0001454F">
              <w:rPr>
                <w:sz w:val="24"/>
                <w:szCs w:val="24"/>
              </w:rPr>
              <w:t xml:space="preserve"> Student also read articles that focus on specific populations such as</w:t>
            </w:r>
            <w:r w:rsidR="008807F3">
              <w:rPr>
                <w:sz w:val="24"/>
                <w:szCs w:val="24"/>
              </w:rPr>
              <w:t xml:space="preserve"> </w:t>
            </w:r>
            <w:r w:rsidR="008807F3">
              <w:rPr>
                <w:i/>
                <w:iCs/>
                <w:sz w:val="24"/>
                <w:szCs w:val="24"/>
              </w:rPr>
              <w:t xml:space="preserve">Anyone’s Son, </w:t>
            </w:r>
            <w:r w:rsidR="008807F3">
              <w:rPr>
                <w:sz w:val="24"/>
                <w:szCs w:val="24"/>
              </w:rPr>
              <w:t xml:space="preserve"> an article that </w:t>
            </w:r>
            <w:r w:rsidR="0069634A">
              <w:rPr>
                <w:sz w:val="24"/>
                <w:szCs w:val="24"/>
              </w:rPr>
              <w:t xml:space="preserve">highlights the story of </w:t>
            </w:r>
            <w:r w:rsidR="001B5A6E">
              <w:rPr>
                <w:sz w:val="24"/>
                <w:szCs w:val="24"/>
              </w:rPr>
              <w:t>an</w:t>
            </w:r>
            <w:r w:rsidR="0069634A">
              <w:rPr>
                <w:sz w:val="24"/>
                <w:szCs w:val="24"/>
              </w:rPr>
              <w:t xml:space="preserve"> Alaskan Native who experienced a mental health crisis</w:t>
            </w:r>
            <w:hyperlink r:id="rId80" w:history="1">
              <w:r w:rsidR="001B5A6E">
                <w:rPr>
                  <w:rStyle w:val="Hyperlink"/>
                  <w:sz w:val="24"/>
                  <w:szCs w:val="24"/>
                </w:rPr>
                <w:t>{Anyone's Son}</w:t>
              </w:r>
            </w:hyperlink>
            <w:r w:rsidR="001B5A6E">
              <w:rPr>
                <w:sz w:val="24"/>
                <w:szCs w:val="24"/>
              </w:rPr>
              <w:t>.</w:t>
            </w:r>
          </w:p>
          <w:p w14:paraId="2DE5853C" w14:textId="7712F4D3" w:rsidR="007D40BE" w:rsidRDefault="1749FBB1" w:rsidP="3A8077AB">
            <w:pPr>
              <w:spacing w:before="240" w:after="240"/>
              <w:rPr>
                <w:sz w:val="24"/>
                <w:szCs w:val="24"/>
              </w:rPr>
            </w:pPr>
            <w:r w:rsidRPr="3A8077AB">
              <w:rPr>
                <w:sz w:val="24"/>
                <w:szCs w:val="24"/>
              </w:rPr>
              <w:t>In</w:t>
            </w:r>
            <w:r w:rsidRPr="3A8077AB">
              <w:rPr>
                <w:b/>
                <w:bCs/>
                <w:color w:val="00B0F0"/>
                <w:sz w:val="24"/>
                <w:szCs w:val="24"/>
              </w:rPr>
              <w:t xml:space="preserve"> </w:t>
            </w:r>
            <w:r w:rsidRPr="001B5A6E">
              <w:rPr>
                <w:sz w:val="24"/>
                <w:szCs w:val="24"/>
              </w:rPr>
              <w:t>{HUS 234} Trauma Informed Care,</w:t>
            </w:r>
            <w:r w:rsidRPr="001B5A6E">
              <w:rPr>
                <w:b/>
                <w:bCs/>
                <w:sz w:val="24"/>
                <w:szCs w:val="24"/>
              </w:rPr>
              <w:t xml:space="preserve"> </w:t>
            </w:r>
            <w:r w:rsidRPr="3A8077AB">
              <w:rPr>
                <w:sz w:val="24"/>
                <w:szCs w:val="24"/>
              </w:rPr>
              <w:t xml:space="preserve">students learn about the impact of transgenerational and family trauma. </w:t>
            </w:r>
            <w:r w:rsidR="6B9F83A7" w:rsidRPr="3A8077AB">
              <w:rPr>
                <w:sz w:val="24"/>
                <w:szCs w:val="24"/>
              </w:rPr>
              <w:t>Students examine family and transgenerational trauma through lectures and guided class discussions.</w:t>
            </w:r>
            <w:r w:rsidRPr="3A8077AB">
              <w:rPr>
                <w:sz w:val="24"/>
                <w:szCs w:val="24"/>
              </w:rPr>
              <w:t xml:space="preserve"> Students</w:t>
            </w:r>
            <w:r w:rsidR="694B9EF6" w:rsidRPr="3A8077AB">
              <w:rPr>
                <w:sz w:val="24"/>
                <w:szCs w:val="24"/>
              </w:rPr>
              <w:t xml:space="preserve"> also</w:t>
            </w:r>
            <w:r w:rsidRPr="3A8077AB">
              <w:rPr>
                <w:sz w:val="24"/>
                <w:szCs w:val="24"/>
              </w:rPr>
              <w:t xml:space="preserve"> watch documentaries that address various developmental and situational crises.</w:t>
            </w:r>
          </w:p>
          <w:p w14:paraId="55D1B063" w14:textId="1D6F962D" w:rsidR="007D40BE" w:rsidRDefault="007D40BE">
            <w:pPr>
              <w:pStyle w:val="TableParagraph"/>
              <w:rPr>
                <w:sz w:val="24"/>
                <w:szCs w:val="24"/>
              </w:rPr>
            </w:pPr>
          </w:p>
        </w:tc>
      </w:tr>
      <w:tr w:rsidR="007D40BE" w14:paraId="699E4178" w14:textId="77777777" w:rsidTr="432D051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548"/>
        </w:trPr>
        <w:tc>
          <w:tcPr>
            <w:tcW w:w="6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3979DA2" w14:textId="4006601C" w:rsidR="007D40BE" w:rsidRDefault="00BB2F7E">
            <w:pPr>
              <w:pStyle w:val="TableParagraph"/>
              <w:ind w:left="100"/>
              <w:rPr>
                <w:sz w:val="24"/>
              </w:rPr>
            </w:pPr>
            <w:r>
              <w:rPr>
                <w:spacing w:val="-5"/>
                <w:sz w:val="24"/>
              </w:rPr>
              <w:lastRenderedPageBreak/>
              <w:t>d.</w:t>
            </w:r>
          </w:p>
        </w:tc>
        <w:tc>
          <w:tcPr>
            <w:tcW w:w="94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037F886" w14:textId="3247F3B3" w:rsidR="007D40BE" w:rsidRDefault="00BB2F7E" w:rsidP="001B5A6E">
            <w:pPr>
              <w:pStyle w:val="TableParagraph"/>
              <w:ind w:left="0"/>
              <w:rPr>
                <w:spacing w:val="-2"/>
                <w:sz w:val="24"/>
                <w:szCs w:val="24"/>
                <w:highlight w:val="cyan"/>
              </w:rPr>
            </w:pPr>
            <w:r w:rsidRPr="00C55C6A">
              <w:rPr>
                <w:sz w:val="24"/>
                <w:szCs w:val="24"/>
              </w:rPr>
              <w:t>An</w:t>
            </w:r>
            <w:r w:rsidRPr="00C55C6A">
              <w:rPr>
                <w:spacing w:val="7"/>
                <w:sz w:val="24"/>
                <w:szCs w:val="24"/>
              </w:rPr>
              <w:t xml:space="preserve"> </w:t>
            </w:r>
            <w:r w:rsidRPr="00C55C6A">
              <w:rPr>
                <w:sz w:val="24"/>
                <w:szCs w:val="24"/>
              </w:rPr>
              <w:t>introduction</w:t>
            </w:r>
            <w:r w:rsidRPr="00C55C6A">
              <w:rPr>
                <w:spacing w:val="9"/>
                <w:sz w:val="24"/>
                <w:szCs w:val="24"/>
              </w:rPr>
              <w:t xml:space="preserve"> </w:t>
            </w:r>
            <w:r w:rsidRPr="00C55C6A">
              <w:rPr>
                <w:sz w:val="24"/>
                <w:szCs w:val="24"/>
              </w:rPr>
              <w:t>to</w:t>
            </w:r>
            <w:r w:rsidRPr="00C55C6A">
              <w:rPr>
                <w:spacing w:val="10"/>
                <w:sz w:val="24"/>
                <w:szCs w:val="24"/>
              </w:rPr>
              <w:t xml:space="preserve"> </w:t>
            </w:r>
            <w:r w:rsidRPr="00C55C6A">
              <w:rPr>
                <w:sz w:val="24"/>
                <w:szCs w:val="24"/>
              </w:rPr>
              <w:t>the</w:t>
            </w:r>
            <w:r w:rsidRPr="00C55C6A">
              <w:rPr>
                <w:spacing w:val="12"/>
                <w:sz w:val="24"/>
                <w:szCs w:val="24"/>
              </w:rPr>
              <w:t xml:space="preserve"> </w:t>
            </w:r>
            <w:r w:rsidRPr="00C55C6A">
              <w:rPr>
                <w:sz w:val="24"/>
                <w:szCs w:val="24"/>
              </w:rPr>
              <w:t>organizational</w:t>
            </w:r>
            <w:r w:rsidRPr="00C55C6A">
              <w:rPr>
                <w:spacing w:val="16"/>
                <w:sz w:val="24"/>
                <w:szCs w:val="24"/>
              </w:rPr>
              <w:t xml:space="preserve"> </w:t>
            </w:r>
            <w:r w:rsidRPr="00C55C6A">
              <w:rPr>
                <w:sz w:val="24"/>
                <w:szCs w:val="24"/>
              </w:rPr>
              <w:t>structures</w:t>
            </w:r>
            <w:r w:rsidRPr="00C55C6A">
              <w:rPr>
                <w:spacing w:val="12"/>
                <w:sz w:val="24"/>
                <w:szCs w:val="24"/>
              </w:rPr>
              <w:t xml:space="preserve"> </w:t>
            </w:r>
            <w:r w:rsidRPr="00C55C6A">
              <w:rPr>
                <w:sz w:val="24"/>
                <w:szCs w:val="24"/>
              </w:rPr>
              <w:t>of</w:t>
            </w:r>
            <w:r w:rsidRPr="00C55C6A">
              <w:rPr>
                <w:spacing w:val="16"/>
                <w:sz w:val="24"/>
                <w:szCs w:val="24"/>
              </w:rPr>
              <w:t xml:space="preserve"> </w:t>
            </w:r>
            <w:r w:rsidRPr="00C55C6A">
              <w:rPr>
                <w:spacing w:val="-2"/>
                <w:sz w:val="24"/>
                <w:szCs w:val="24"/>
              </w:rPr>
              <w:t>communities.</w:t>
            </w:r>
          </w:p>
          <w:p w14:paraId="1672E360" w14:textId="0A931283" w:rsidR="00CE6965" w:rsidRDefault="00C22F60" w:rsidP="00C22F60">
            <w:pPr>
              <w:pStyle w:val="TableParagraph"/>
              <w:spacing w:before="274" w:line="274" w:lineRule="exact"/>
              <w:ind w:left="0"/>
              <w:rPr>
                <w:b/>
                <w:sz w:val="24"/>
              </w:rPr>
            </w:pPr>
            <w:r>
              <w:rPr>
                <w:b/>
                <w:spacing w:val="-2"/>
                <w:sz w:val="24"/>
                <w:u w:val="thick"/>
              </w:rPr>
              <w:t>R</w:t>
            </w:r>
            <w:r w:rsidR="00CE6965">
              <w:rPr>
                <w:b/>
                <w:spacing w:val="-2"/>
                <w:sz w:val="24"/>
                <w:u w:val="thick"/>
              </w:rPr>
              <w:t>esponse:</w:t>
            </w:r>
          </w:p>
          <w:p w14:paraId="50898E53" w14:textId="77777777" w:rsidR="00CE6965" w:rsidRDefault="00CE6965" w:rsidP="00C22F60">
            <w:pPr>
              <w:pStyle w:val="TableParagraph"/>
              <w:spacing w:line="274" w:lineRule="exact"/>
              <w:ind w:left="0"/>
              <w:rPr>
                <w:sz w:val="24"/>
              </w:rPr>
            </w:pPr>
            <w:r>
              <w:rPr>
                <w:sz w:val="24"/>
              </w:rPr>
              <w:t>The</w:t>
            </w:r>
            <w:r>
              <w:rPr>
                <w:spacing w:val="-9"/>
                <w:sz w:val="24"/>
              </w:rPr>
              <w:t xml:space="preserve"> </w:t>
            </w:r>
            <w:r>
              <w:rPr>
                <w:sz w:val="24"/>
              </w:rPr>
              <w:t>following</w:t>
            </w:r>
            <w:r>
              <w:rPr>
                <w:spacing w:val="-8"/>
                <w:sz w:val="24"/>
              </w:rPr>
              <w:t xml:space="preserve"> </w:t>
            </w:r>
            <w:r>
              <w:rPr>
                <w:sz w:val="24"/>
              </w:rPr>
              <w:t>courses</w:t>
            </w:r>
            <w:r>
              <w:rPr>
                <w:spacing w:val="-2"/>
                <w:sz w:val="24"/>
              </w:rPr>
              <w:t xml:space="preserve"> </w:t>
            </w:r>
            <w:r>
              <w:rPr>
                <w:sz w:val="24"/>
              </w:rPr>
              <w:t>emphasize</w:t>
            </w:r>
            <w:r>
              <w:rPr>
                <w:spacing w:val="-7"/>
                <w:sz w:val="24"/>
              </w:rPr>
              <w:t xml:space="preserve"> </w:t>
            </w:r>
            <w:r>
              <w:rPr>
                <w:sz w:val="24"/>
              </w:rPr>
              <w:t>the</w:t>
            </w:r>
            <w:r>
              <w:rPr>
                <w:spacing w:val="-4"/>
                <w:sz w:val="24"/>
              </w:rPr>
              <w:t xml:space="preserve"> </w:t>
            </w:r>
            <w:r>
              <w:rPr>
                <w:sz w:val="24"/>
              </w:rPr>
              <w:t>organizational</w:t>
            </w:r>
            <w:r>
              <w:rPr>
                <w:spacing w:val="-1"/>
                <w:sz w:val="24"/>
              </w:rPr>
              <w:t xml:space="preserve"> </w:t>
            </w:r>
            <w:r>
              <w:rPr>
                <w:sz w:val="24"/>
              </w:rPr>
              <w:t>structures</w:t>
            </w:r>
            <w:r>
              <w:rPr>
                <w:spacing w:val="1"/>
                <w:sz w:val="24"/>
              </w:rPr>
              <w:t xml:space="preserve"> </w:t>
            </w:r>
            <w:r>
              <w:rPr>
                <w:sz w:val="24"/>
              </w:rPr>
              <w:t>of</w:t>
            </w:r>
            <w:r>
              <w:rPr>
                <w:spacing w:val="-6"/>
                <w:sz w:val="24"/>
              </w:rPr>
              <w:t xml:space="preserve"> </w:t>
            </w:r>
            <w:r>
              <w:rPr>
                <w:spacing w:val="-2"/>
                <w:sz w:val="24"/>
              </w:rPr>
              <w:t>communities.</w:t>
            </w:r>
          </w:p>
          <w:p w14:paraId="4825E5B0" w14:textId="77777777" w:rsidR="00CE6965" w:rsidRDefault="00CE6965" w:rsidP="00CE6965">
            <w:pPr>
              <w:pStyle w:val="TableParagraph"/>
              <w:spacing w:before="9"/>
              <w:rPr>
                <w:sz w:val="24"/>
              </w:rPr>
            </w:pPr>
          </w:p>
          <w:p w14:paraId="70E95B1D" w14:textId="7C4CA5AB" w:rsidR="00CE6965" w:rsidRPr="00AA53E3" w:rsidRDefault="00CE6965" w:rsidP="00492E92">
            <w:pPr>
              <w:rPr>
                <w:b/>
                <w:bCs/>
                <w:sz w:val="24"/>
                <w:szCs w:val="24"/>
              </w:rPr>
            </w:pPr>
            <w:r w:rsidRPr="00AA53E3">
              <w:rPr>
                <w:b/>
                <w:bCs/>
                <w:sz w:val="24"/>
                <w:szCs w:val="24"/>
              </w:rPr>
              <w:t>HUS 100 Introduction to Human Services</w:t>
            </w:r>
          </w:p>
          <w:p w14:paraId="435960FE" w14:textId="7CC8EFEE" w:rsidR="00CE6965" w:rsidRPr="00AA53E3" w:rsidRDefault="00CE6965" w:rsidP="00492E92">
            <w:pPr>
              <w:rPr>
                <w:b/>
                <w:bCs/>
                <w:sz w:val="24"/>
                <w:szCs w:val="24"/>
              </w:rPr>
            </w:pPr>
            <w:r w:rsidRPr="00AA53E3">
              <w:rPr>
                <w:b/>
                <w:bCs/>
                <w:sz w:val="24"/>
                <w:szCs w:val="24"/>
              </w:rPr>
              <w:t>HUS 114 Counseling, Assessment and Case Management</w:t>
            </w:r>
          </w:p>
          <w:p w14:paraId="564CB138" w14:textId="5871D2A3" w:rsidR="00A30AF1" w:rsidRPr="00AA53E3" w:rsidRDefault="00CE6965" w:rsidP="00492E92">
            <w:pPr>
              <w:rPr>
                <w:b/>
                <w:bCs/>
                <w:sz w:val="24"/>
                <w:szCs w:val="24"/>
              </w:rPr>
            </w:pPr>
            <w:r w:rsidRPr="00AA53E3">
              <w:rPr>
                <w:b/>
                <w:bCs/>
                <w:sz w:val="24"/>
                <w:szCs w:val="24"/>
              </w:rPr>
              <w:t xml:space="preserve">HUS 115 Fieldwork: Counseling, Assessment and Case Management </w:t>
            </w:r>
          </w:p>
          <w:p w14:paraId="56EADB0C" w14:textId="2BCD06BF" w:rsidR="00CE6965" w:rsidRPr="00AA53E3" w:rsidRDefault="00CE6965" w:rsidP="00492E92">
            <w:pPr>
              <w:rPr>
                <w:b/>
                <w:bCs/>
                <w:sz w:val="24"/>
                <w:szCs w:val="24"/>
              </w:rPr>
            </w:pPr>
            <w:r w:rsidRPr="00AA53E3">
              <w:rPr>
                <w:b/>
                <w:bCs/>
                <w:sz w:val="24"/>
                <w:szCs w:val="24"/>
              </w:rPr>
              <w:t>HUS 130 Introduction to Family Counseling</w:t>
            </w:r>
          </w:p>
          <w:p w14:paraId="0AE22EFC" w14:textId="5859BDB9" w:rsidR="00CE6965" w:rsidRPr="00AA53E3" w:rsidRDefault="00CE6965" w:rsidP="00492E92">
            <w:pPr>
              <w:rPr>
                <w:b/>
                <w:bCs/>
                <w:sz w:val="24"/>
                <w:szCs w:val="24"/>
              </w:rPr>
            </w:pPr>
            <w:r w:rsidRPr="00AA53E3">
              <w:rPr>
                <w:b/>
                <w:bCs/>
                <w:sz w:val="24"/>
                <w:szCs w:val="24"/>
              </w:rPr>
              <w:t>HUS 217 Fieldwork: Theories of Counseling</w:t>
            </w:r>
          </w:p>
          <w:p w14:paraId="2F65BBAA" w14:textId="1FB67461" w:rsidR="00A30AF1" w:rsidRPr="00AA53E3" w:rsidRDefault="00CE6965" w:rsidP="00492E92">
            <w:pPr>
              <w:rPr>
                <w:b/>
                <w:bCs/>
                <w:sz w:val="24"/>
                <w:szCs w:val="24"/>
              </w:rPr>
            </w:pPr>
            <w:r w:rsidRPr="00AA53E3">
              <w:rPr>
                <w:b/>
                <w:bCs/>
                <w:sz w:val="24"/>
                <w:szCs w:val="24"/>
              </w:rPr>
              <w:t xml:space="preserve">HUS 234 Trauma Informed Care </w:t>
            </w:r>
          </w:p>
          <w:p w14:paraId="74127D17" w14:textId="77777777" w:rsidR="009A025C" w:rsidRDefault="009A025C" w:rsidP="00001F9D"/>
          <w:p w14:paraId="51EFA3FE" w14:textId="280C1F1E" w:rsidR="00CE6965" w:rsidRPr="009A025C" w:rsidRDefault="2ABE5FEB" w:rsidP="00001F9D">
            <w:pPr>
              <w:rPr>
                <w:sz w:val="24"/>
                <w:szCs w:val="24"/>
              </w:rPr>
            </w:pPr>
            <w:r w:rsidRPr="009A025C">
              <w:rPr>
                <w:sz w:val="24"/>
                <w:szCs w:val="24"/>
              </w:rPr>
              <w:t xml:space="preserve">Introduction to Human Services {HUS 100} requires students to </w:t>
            </w:r>
            <w:r w:rsidR="00374845" w:rsidRPr="009A025C">
              <w:rPr>
                <w:b/>
                <w:bCs/>
                <w:i/>
                <w:iCs/>
                <w:sz w:val="24"/>
                <w:szCs w:val="24"/>
              </w:rPr>
              <w:t>I</w:t>
            </w:r>
            <w:r w:rsidRPr="009A025C">
              <w:rPr>
                <w:b/>
                <w:bCs/>
                <w:i/>
                <w:iCs/>
                <w:sz w:val="24"/>
                <w:szCs w:val="24"/>
              </w:rPr>
              <w:t xml:space="preserve">nterview </w:t>
            </w:r>
            <w:proofErr w:type="gramStart"/>
            <w:r w:rsidR="00374845" w:rsidRPr="009A025C">
              <w:rPr>
                <w:b/>
                <w:bCs/>
                <w:i/>
                <w:iCs/>
                <w:sz w:val="24"/>
                <w:szCs w:val="24"/>
              </w:rPr>
              <w:t>A</w:t>
            </w:r>
            <w:proofErr w:type="gramEnd"/>
            <w:r w:rsidRPr="009A025C">
              <w:rPr>
                <w:b/>
                <w:bCs/>
                <w:i/>
                <w:iCs/>
                <w:sz w:val="24"/>
                <w:szCs w:val="24"/>
              </w:rPr>
              <w:t xml:space="preserve"> </w:t>
            </w:r>
            <w:r w:rsidR="00374845" w:rsidRPr="009A025C">
              <w:rPr>
                <w:b/>
                <w:bCs/>
                <w:i/>
                <w:iCs/>
                <w:sz w:val="24"/>
                <w:szCs w:val="24"/>
              </w:rPr>
              <w:t>L</w:t>
            </w:r>
            <w:r w:rsidR="73E657EB" w:rsidRPr="009A025C">
              <w:rPr>
                <w:b/>
                <w:bCs/>
                <w:i/>
                <w:iCs/>
                <w:sz w:val="24"/>
                <w:szCs w:val="24"/>
              </w:rPr>
              <w:t>icensed</w:t>
            </w:r>
            <w:r w:rsidR="05AA3FEA" w:rsidRPr="009A025C">
              <w:rPr>
                <w:b/>
                <w:bCs/>
                <w:i/>
                <w:iCs/>
                <w:sz w:val="24"/>
                <w:szCs w:val="24"/>
              </w:rPr>
              <w:t>/</w:t>
            </w:r>
            <w:r w:rsidR="00374845" w:rsidRPr="009A025C">
              <w:rPr>
                <w:b/>
                <w:bCs/>
                <w:i/>
                <w:iCs/>
                <w:sz w:val="24"/>
                <w:szCs w:val="24"/>
              </w:rPr>
              <w:t>C</w:t>
            </w:r>
            <w:r w:rsidR="7AC83AA8" w:rsidRPr="009A025C">
              <w:rPr>
                <w:b/>
                <w:bCs/>
                <w:i/>
                <w:iCs/>
                <w:sz w:val="24"/>
                <w:szCs w:val="24"/>
              </w:rPr>
              <w:t xml:space="preserve">ertified </w:t>
            </w:r>
            <w:r w:rsidR="00374845" w:rsidRPr="009A025C">
              <w:rPr>
                <w:b/>
                <w:bCs/>
                <w:i/>
                <w:iCs/>
                <w:sz w:val="24"/>
                <w:szCs w:val="24"/>
              </w:rPr>
              <w:t>H</w:t>
            </w:r>
            <w:r w:rsidR="7AC83AA8" w:rsidRPr="009A025C">
              <w:rPr>
                <w:b/>
                <w:bCs/>
                <w:i/>
                <w:iCs/>
                <w:sz w:val="24"/>
                <w:szCs w:val="24"/>
              </w:rPr>
              <w:t>uman</w:t>
            </w:r>
            <w:r w:rsidRPr="009A025C">
              <w:rPr>
                <w:b/>
                <w:bCs/>
                <w:i/>
                <w:iCs/>
                <w:sz w:val="24"/>
                <w:szCs w:val="24"/>
              </w:rPr>
              <w:t xml:space="preserve"> </w:t>
            </w:r>
            <w:r w:rsidR="00374845" w:rsidRPr="009A025C">
              <w:rPr>
                <w:b/>
                <w:bCs/>
                <w:i/>
                <w:iCs/>
                <w:sz w:val="24"/>
                <w:szCs w:val="24"/>
              </w:rPr>
              <w:t>S</w:t>
            </w:r>
            <w:r w:rsidRPr="009A025C">
              <w:rPr>
                <w:b/>
                <w:bCs/>
                <w:i/>
                <w:iCs/>
                <w:sz w:val="24"/>
                <w:szCs w:val="24"/>
              </w:rPr>
              <w:t xml:space="preserve">ervices or </w:t>
            </w:r>
            <w:r w:rsidR="00374845" w:rsidRPr="009A025C">
              <w:rPr>
                <w:b/>
                <w:bCs/>
                <w:i/>
                <w:iCs/>
                <w:sz w:val="24"/>
                <w:szCs w:val="24"/>
              </w:rPr>
              <w:t>S</w:t>
            </w:r>
            <w:r w:rsidRPr="009A025C">
              <w:rPr>
                <w:b/>
                <w:bCs/>
                <w:i/>
                <w:iCs/>
                <w:sz w:val="24"/>
                <w:szCs w:val="24"/>
              </w:rPr>
              <w:t xml:space="preserve">ocial </w:t>
            </w:r>
            <w:r w:rsidR="00374845" w:rsidRPr="009A025C">
              <w:rPr>
                <w:b/>
                <w:bCs/>
                <w:i/>
                <w:iCs/>
                <w:sz w:val="24"/>
                <w:szCs w:val="24"/>
              </w:rPr>
              <w:t>W</w:t>
            </w:r>
            <w:r w:rsidRPr="009A025C">
              <w:rPr>
                <w:b/>
                <w:bCs/>
                <w:i/>
                <w:iCs/>
                <w:sz w:val="24"/>
                <w:szCs w:val="24"/>
              </w:rPr>
              <w:t>ork</w:t>
            </w:r>
            <w:r w:rsidR="7C4CE723" w:rsidRPr="009A025C">
              <w:rPr>
                <w:sz w:val="24"/>
                <w:szCs w:val="24"/>
              </w:rPr>
              <w:t xml:space="preserve"> professional</w:t>
            </w:r>
            <w:r w:rsidRPr="009A025C">
              <w:rPr>
                <w:sz w:val="24"/>
                <w:szCs w:val="24"/>
              </w:rPr>
              <w:t xml:space="preserve"> </w:t>
            </w:r>
            <w:r w:rsidR="13812313" w:rsidRPr="009A025C">
              <w:rPr>
                <w:sz w:val="24"/>
                <w:szCs w:val="24"/>
              </w:rPr>
              <w:t>addressing</w:t>
            </w:r>
            <w:r w:rsidRPr="009A025C">
              <w:rPr>
                <w:sz w:val="24"/>
                <w:szCs w:val="24"/>
              </w:rPr>
              <w:t xml:space="preserve"> their function and role within their agency</w:t>
            </w:r>
            <w:r w:rsidR="00374845" w:rsidRPr="009A025C">
              <w:rPr>
                <w:sz w:val="24"/>
                <w:szCs w:val="24"/>
              </w:rPr>
              <w:t>.</w:t>
            </w:r>
            <w:r w:rsidR="00B7143E" w:rsidRPr="009A025C">
              <w:rPr>
                <w:sz w:val="24"/>
                <w:szCs w:val="24"/>
              </w:rPr>
              <w:t xml:space="preserve"> </w:t>
            </w:r>
          </w:p>
          <w:p w14:paraId="71731CC4" w14:textId="77777777" w:rsidR="00CE6965" w:rsidRDefault="00CE6965" w:rsidP="00001F9D">
            <w:pPr>
              <w:rPr>
                <w:sz w:val="24"/>
                <w:szCs w:val="24"/>
              </w:rPr>
            </w:pPr>
          </w:p>
          <w:p w14:paraId="68236EB5" w14:textId="2F63A3CA" w:rsidR="00CE6965" w:rsidRDefault="00CE6965" w:rsidP="00A25A62">
            <w:pPr>
              <w:pStyle w:val="TableParagraph"/>
              <w:ind w:left="0" w:right="1004"/>
              <w:rPr>
                <w:sz w:val="24"/>
              </w:rPr>
            </w:pPr>
            <w:r w:rsidRPr="009A025C">
              <w:rPr>
                <w:sz w:val="24"/>
              </w:rPr>
              <w:t xml:space="preserve">In {HUS 114} </w:t>
            </w:r>
            <w:r>
              <w:rPr>
                <w:sz w:val="24"/>
              </w:rPr>
              <w:t>Counseling, Assessment and Case Management, students are exposed to the macro</w:t>
            </w:r>
            <w:r>
              <w:rPr>
                <w:spacing w:val="-3"/>
                <w:sz w:val="24"/>
              </w:rPr>
              <w:t xml:space="preserve"> </w:t>
            </w:r>
            <w:r>
              <w:rPr>
                <w:sz w:val="24"/>
              </w:rPr>
              <w:t>level</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ecological</w:t>
            </w:r>
            <w:r>
              <w:rPr>
                <w:spacing w:val="-3"/>
                <w:sz w:val="24"/>
              </w:rPr>
              <w:t xml:space="preserve"> </w:t>
            </w:r>
            <w:r>
              <w:rPr>
                <w:sz w:val="24"/>
              </w:rPr>
              <w:t>system</w:t>
            </w:r>
            <w:r>
              <w:rPr>
                <w:spacing w:val="-3"/>
                <w:sz w:val="24"/>
              </w:rPr>
              <w:t xml:space="preserve"> </w:t>
            </w:r>
            <w:r>
              <w:rPr>
                <w:sz w:val="24"/>
              </w:rPr>
              <w:t>in</w:t>
            </w:r>
            <w:r>
              <w:rPr>
                <w:spacing w:val="-3"/>
                <w:sz w:val="24"/>
              </w:rPr>
              <w:t xml:space="preserve"> </w:t>
            </w:r>
            <w:r>
              <w:rPr>
                <w:sz w:val="24"/>
              </w:rPr>
              <w:t>which</w:t>
            </w:r>
            <w:r>
              <w:rPr>
                <w:spacing w:val="-3"/>
                <w:sz w:val="24"/>
              </w:rPr>
              <w:t xml:space="preserve"> </w:t>
            </w:r>
            <w:r>
              <w:rPr>
                <w:sz w:val="24"/>
              </w:rPr>
              <w:t>the</w:t>
            </w:r>
            <w:r>
              <w:rPr>
                <w:spacing w:val="-2"/>
                <w:sz w:val="24"/>
              </w:rPr>
              <w:t xml:space="preserve"> </w:t>
            </w:r>
            <w:r>
              <w:rPr>
                <w:sz w:val="24"/>
              </w:rPr>
              <w:t>community</w:t>
            </w:r>
            <w:r>
              <w:rPr>
                <w:spacing w:val="-8"/>
                <w:sz w:val="24"/>
              </w:rPr>
              <w:t xml:space="preserve"> </w:t>
            </w:r>
            <w:r>
              <w:rPr>
                <w:sz w:val="24"/>
              </w:rPr>
              <w:t>structure</w:t>
            </w:r>
            <w:r>
              <w:rPr>
                <w:spacing w:val="-5"/>
                <w:sz w:val="24"/>
              </w:rPr>
              <w:t xml:space="preserve"> </w:t>
            </w:r>
            <w:r>
              <w:rPr>
                <w:sz w:val="24"/>
              </w:rPr>
              <w:t>is</w:t>
            </w:r>
            <w:r>
              <w:rPr>
                <w:spacing w:val="-1"/>
                <w:sz w:val="24"/>
              </w:rPr>
              <w:t xml:space="preserve"> </w:t>
            </w:r>
            <w:r>
              <w:rPr>
                <w:sz w:val="24"/>
              </w:rPr>
              <w:t>explored.</w:t>
            </w:r>
            <w:r>
              <w:rPr>
                <w:spacing w:val="-3"/>
                <w:sz w:val="24"/>
              </w:rPr>
              <w:t xml:space="preserve"> </w:t>
            </w:r>
            <w:r>
              <w:rPr>
                <w:sz w:val="24"/>
              </w:rPr>
              <w:t xml:space="preserve">Students explore a case at the </w:t>
            </w:r>
            <w:r w:rsidR="00525632">
              <w:rPr>
                <w:sz w:val="24"/>
              </w:rPr>
              <w:t xml:space="preserve">micro, mezzo, and </w:t>
            </w:r>
            <w:r>
              <w:rPr>
                <w:sz w:val="24"/>
              </w:rPr>
              <w:t>macro level</w:t>
            </w:r>
            <w:r w:rsidR="00525632">
              <w:rPr>
                <w:sz w:val="24"/>
              </w:rPr>
              <w:t>s</w:t>
            </w:r>
            <w:r w:rsidR="008D280D">
              <w:rPr>
                <w:sz w:val="24"/>
              </w:rPr>
              <w:t xml:space="preserve"> in which they</w:t>
            </w:r>
            <w:r>
              <w:rPr>
                <w:sz w:val="24"/>
              </w:rPr>
              <w:t xml:space="preserve"> desig</w:t>
            </w:r>
            <w:r w:rsidR="008D280D">
              <w:rPr>
                <w:sz w:val="24"/>
              </w:rPr>
              <w:t>n</w:t>
            </w:r>
            <w:r>
              <w:rPr>
                <w:sz w:val="24"/>
              </w:rPr>
              <w:t xml:space="preserve"> levels of various interventions.</w:t>
            </w:r>
          </w:p>
          <w:p w14:paraId="73090582" w14:textId="77777777" w:rsidR="004C04C9" w:rsidRDefault="004C04C9" w:rsidP="00CE6965">
            <w:pPr>
              <w:pStyle w:val="TableParagraph"/>
              <w:ind w:left="177" w:right="1004"/>
              <w:rPr>
                <w:sz w:val="24"/>
              </w:rPr>
            </w:pPr>
          </w:p>
          <w:p w14:paraId="32234144" w14:textId="427E33C9" w:rsidR="00464FC2" w:rsidRDefault="00CE6965" w:rsidP="00A25A62">
            <w:pPr>
              <w:pStyle w:val="TableParagraph"/>
              <w:ind w:left="0" w:right="471"/>
              <w:rPr>
                <w:sz w:val="24"/>
              </w:rPr>
            </w:pPr>
            <w:r>
              <w:rPr>
                <w:sz w:val="24"/>
              </w:rPr>
              <w:t xml:space="preserve">In </w:t>
            </w:r>
            <w:r w:rsidRPr="009A025C">
              <w:rPr>
                <w:sz w:val="24"/>
              </w:rPr>
              <w:t xml:space="preserve">{HUS 130} </w:t>
            </w:r>
            <w:r>
              <w:rPr>
                <w:sz w:val="24"/>
              </w:rPr>
              <w:t>Introduction to Family Counseling, family systems and other systems in the underlying</w:t>
            </w:r>
            <w:r>
              <w:rPr>
                <w:spacing w:val="-3"/>
                <w:sz w:val="24"/>
              </w:rPr>
              <w:t xml:space="preserve"> </w:t>
            </w:r>
            <w:r>
              <w:rPr>
                <w:sz w:val="24"/>
              </w:rPr>
              <w:t>framework</w:t>
            </w:r>
            <w:r>
              <w:rPr>
                <w:spacing w:val="-3"/>
                <w:sz w:val="24"/>
              </w:rPr>
              <w:t xml:space="preserve"> </w:t>
            </w:r>
            <w:r>
              <w:rPr>
                <w:sz w:val="24"/>
              </w:rPr>
              <w:t>are</w:t>
            </w:r>
            <w:r>
              <w:rPr>
                <w:spacing w:val="-4"/>
                <w:sz w:val="24"/>
              </w:rPr>
              <w:t xml:space="preserve"> </w:t>
            </w:r>
            <w:r>
              <w:rPr>
                <w:sz w:val="24"/>
              </w:rPr>
              <w:t xml:space="preserve">examined. </w:t>
            </w:r>
            <w:r w:rsidR="00703540">
              <w:rPr>
                <w:sz w:val="24"/>
              </w:rPr>
              <w:t>Through discussions and case</w:t>
            </w:r>
            <w:r w:rsidR="00137C2B">
              <w:rPr>
                <w:sz w:val="24"/>
              </w:rPr>
              <w:t xml:space="preserve"> vignettes, the</w:t>
            </w:r>
            <w:r w:rsidR="00137C2B">
              <w:rPr>
                <w:spacing w:val="-5"/>
                <w:sz w:val="24"/>
              </w:rPr>
              <w:t xml:space="preserve"> </w:t>
            </w:r>
            <w:r w:rsidR="00137C2B">
              <w:rPr>
                <w:sz w:val="24"/>
              </w:rPr>
              <w:t>family</w:t>
            </w:r>
            <w:r w:rsidR="00137C2B">
              <w:rPr>
                <w:spacing w:val="-8"/>
                <w:sz w:val="24"/>
              </w:rPr>
              <w:t xml:space="preserve"> </w:t>
            </w:r>
            <w:r w:rsidR="00137C2B">
              <w:rPr>
                <w:sz w:val="24"/>
              </w:rPr>
              <w:t>system</w:t>
            </w:r>
            <w:r w:rsidR="00137C2B">
              <w:rPr>
                <w:spacing w:val="-3"/>
                <w:sz w:val="24"/>
              </w:rPr>
              <w:t xml:space="preserve"> </w:t>
            </w:r>
            <w:r w:rsidR="00137C2B">
              <w:rPr>
                <w:sz w:val="24"/>
              </w:rPr>
              <w:t>is</w:t>
            </w:r>
            <w:r w:rsidR="00137C2B">
              <w:rPr>
                <w:spacing w:val="-3"/>
                <w:sz w:val="24"/>
              </w:rPr>
              <w:t xml:space="preserve"> </w:t>
            </w:r>
            <w:r w:rsidR="00137C2B">
              <w:rPr>
                <w:sz w:val="24"/>
              </w:rPr>
              <w:t>examined</w:t>
            </w:r>
            <w:r w:rsidR="00137C2B">
              <w:rPr>
                <w:spacing w:val="-3"/>
                <w:sz w:val="24"/>
              </w:rPr>
              <w:t xml:space="preserve"> </w:t>
            </w:r>
            <w:r w:rsidR="00137C2B">
              <w:rPr>
                <w:sz w:val="24"/>
              </w:rPr>
              <w:t>in</w:t>
            </w:r>
            <w:r w:rsidR="00137C2B">
              <w:rPr>
                <w:spacing w:val="-3"/>
                <w:sz w:val="24"/>
              </w:rPr>
              <w:t xml:space="preserve"> </w:t>
            </w:r>
            <w:r w:rsidR="00137C2B">
              <w:rPr>
                <w:sz w:val="24"/>
              </w:rPr>
              <w:t>relation</w:t>
            </w:r>
            <w:r w:rsidR="00137C2B">
              <w:rPr>
                <w:spacing w:val="-3"/>
                <w:sz w:val="24"/>
              </w:rPr>
              <w:t xml:space="preserve"> </w:t>
            </w:r>
            <w:r w:rsidR="00137C2B">
              <w:rPr>
                <w:sz w:val="24"/>
              </w:rPr>
              <w:t>to</w:t>
            </w:r>
            <w:r w:rsidR="00137C2B">
              <w:rPr>
                <w:spacing w:val="-3"/>
                <w:sz w:val="24"/>
              </w:rPr>
              <w:t xml:space="preserve"> </w:t>
            </w:r>
            <w:r w:rsidR="00137C2B">
              <w:rPr>
                <w:sz w:val="24"/>
              </w:rPr>
              <w:t>addiction</w:t>
            </w:r>
            <w:r w:rsidR="00137C2B">
              <w:rPr>
                <w:spacing w:val="-3"/>
                <w:sz w:val="24"/>
              </w:rPr>
              <w:t xml:space="preserve"> </w:t>
            </w:r>
            <w:r w:rsidR="00137C2B">
              <w:rPr>
                <w:sz w:val="24"/>
              </w:rPr>
              <w:t xml:space="preserve">and its impact on the family system.  </w:t>
            </w:r>
          </w:p>
          <w:p w14:paraId="40EF5972" w14:textId="56CE58D3" w:rsidR="00464FC2" w:rsidRDefault="00464FC2" w:rsidP="009A025C">
            <w:pPr>
              <w:pStyle w:val="TableParagraph"/>
              <w:spacing w:before="270"/>
              <w:ind w:left="0"/>
              <w:rPr>
                <w:sz w:val="24"/>
              </w:rPr>
            </w:pPr>
            <w:r>
              <w:rPr>
                <w:sz w:val="24"/>
              </w:rPr>
              <w:t>In</w:t>
            </w:r>
            <w:r>
              <w:rPr>
                <w:spacing w:val="-2"/>
                <w:sz w:val="24"/>
              </w:rPr>
              <w:t xml:space="preserve"> </w:t>
            </w:r>
            <w:r>
              <w:rPr>
                <w:sz w:val="24"/>
              </w:rPr>
              <w:t>all fieldwork</w:t>
            </w:r>
            <w:r>
              <w:rPr>
                <w:spacing w:val="-1"/>
                <w:sz w:val="24"/>
              </w:rPr>
              <w:t xml:space="preserve"> </w:t>
            </w:r>
            <w:r w:rsidR="009A025C">
              <w:rPr>
                <w:sz w:val="24"/>
              </w:rPr>
              <w:t>courses</w:t>
            </w:r>
            <w:r w:rsidR="007E0241">
              <w:rPr>
                <w:sz w:val="24"/>
              </w:rPr>
              <w:t xml:space="preserve"> </w:t>
            </w:r>
            <w:r w:rsidR="00695E0C">
              <w:rPr>
                <w:sz w:val="24"/>
              </w:rPr>
              <w:t>{</w:t>
            </w:r>
            <w:r w:rsidRPr="009A025C">
              <w:rPr>
                <w:sz w:val="24"/>
              </w:rPr>
              <w:t>HUS</w:t>
            </w:r>
            <w:r w:rsidRPr="009A025C">
              <w:rPr>
                <w:spacing w:val="-1"/>
                <w:sz w:val="24"/>
              </w:rPr>
              <w:t xml:space="preserve"> </w:t>
            </w:r>
            <w:r w:rsidRPr="009A025C">
              <w:rPr>
                <w:sz w:val="24"/>
              </w:rPr>
              <w:t>115,</w:t>
            </w:r>
            <w:r w:rsidRPr="009A025C">
              <w:rPr>
                <w:spacing w:val="-1"/>
                <w:sz w:val="24"/>
              </w:rPr>
              <w:t xml:space="preserve"> </w:t>
            </w:r>
            <w:r w:rsidRPr="009A025C">
              <w:rPr>
                <w:sz w:val="24"/>
              </w:rPr>
              <w:t>217</w:t>
            </w:r>
            <w:r w:rsidR="009A025C" w:rsidRPr="009A025C">
              <w:rPr>
                <w:sz w:val="24"/>
              </w:rPr>
              <w:t>}</w:t>
            </w:r>
            <w:r w:rsidR="009A025C">
              <w:rPr>
                <w:sz w:val="24"/>
              </w:rPr>
              <w:t xml:space="preserve"> students</w:t>
            </w:r>
            <w:r>
              <w:rPr>
                <w:spacing w:val="-1"/>
                <w:sz w:val="24"/>
              </w:rPr>
              <w:t xml:space="preserve"> </w:t>
            </w:r>
            <w:r>
              <w:rPr>
                <w:sz w:val="24"/>
              </w:rPr>
              <w:t>are</w:t>
            </w:r>
            <w:r>
              <w:rPr>
                <w:spacing w:val="-8"/>
                <w:sz w:val="24"/>
              </w:rPr>
              <w:t xml:space="preserve"> </w:t>
            </w:r>
            <w:r>
              <w:rPr>
                <w:sz w:val="24"/>
              </w:rPr>
              <w:t>required</w:t>
            </w:r>
            <w:r>
              <w:rPr>
                <w:spacing w:val="-3"/>
                <w:sz w:val="24"/>
              </w:rPr>
              <w:t xml:space="preserve"> </w:t>
            </w:r>
            <w:r>
              <w:rPr>
                <w:sz w:val="24"/>
              </w:rPr>
              <w:t>to</w:t>
            </w:r>
            <w:r>
              <w:rPr>
                <w:spacing w:val="-4"/>
                <w:sz w:val="24"/>
              </w:rPr>
              <w:t xml:space="preserve"> </w:t>
            </w:r>
            <w:r>
              <w:rPr>
                <w:sz w:val="24"/>
              </w:rPr>
              <w:t>complete</w:t>
            </w:r>
            <w:r>
              <w:rPr>
                <w:spacing w:val="-1"/>
                <w:sz w:val="24"/>
              </w:rPr>
              <w:t xml:space="preserve"> </w:t>
            </w:r>
            <w:r>
              <w:rPr>
                <w:spacing w:val="-10"/>
                <w:sz w:val="24"/>
              </w:rPr>
              <w:t>a</w:t>
            </w:r>
            <w:r w:rsidR="00695E0C">
              <w:rPr>
                <w:sz w:val="24"/>
              </w:rPr>
              <w:t xml:space="preserve"> </w:t>
            </w:r>
            <w:r w:rsidR="00695E0C" w:rsidRPr="00695E0C">
              <w:rPr>
                <w:b/>
                <w:bCs/>
                <w:i/>
                <w:iCs/>
                <w:sz w:val="24"/>
              </w:rPr>
              <w:t>F</w:t>
            </w:r>
            <w:r w:rsidRPr="00695E0C">
              <w:rPr>
                <w:b/>
                <w:bCs/>
                <w:i/>
                <w:iCs/>
                <w:sz w:val="24"/>
              </w:rPr>
              <w:t xml:space="preserve">ieldwork </w:t>
            </w:r>
            <w:r w:rsidR="00695E0C" w:rsidRPr="00695E0C">
              <w:rPr>
                <w:b/>
                <w:bCs/>
                <w:i/>
                <w:iCs/>
                <w:sz w:val="24"/>
              </w:rPr>
              <w:t>R</w:t>
            </w:r>
            <w:r w:rsidRPr="00695E0C">
              <w:rPr>
                <w:b/>
                <w:bCs/>
                <w:i/>
                <w:iCs/>
                <w:sz w:val="24"/>
              </w:rPr>
              <w:t>eport</w:t>
            </w:r>
            <w:r w:rsidR="00AA53E3">
              <w:rPr>
                <w:sz w:val="24"/>
              </w:rPr>
              <w:t xml:space="preserve"> </w:t>
            </w:r>
            <w:r>
              <w:rPr>
                <w:sz w:val="24"/>
              </w:rPr>
              <w:t>to outline what they have learned about the agency, the client population, and surrounding community. At the end of the semester, students can present either</w:t>
            </w:r>
            <w:r>
              <w:rPr>
                <w:spacing w:val="-2"/>
                <w:sz w:val="24"/>
              </w:rPr>
              <w:t xml:space="preserve"> </w:t>
            </w:r>
            <w:r>
              <w:rPr>
                <w:sz w:val="24"/>
              </w:rPr>
              <w:t>a</w:t>
            </w:r>
            <w:r>
              <w:rPr>
                <w:spacing w:val="-3"/>
                <w:sz w:val="24"/>
              </w:rPr>
              <w:t xml:space="preserve"> </w:t>
            </w:r>
            <w:r w:rsidR="00695E0C" w:rsidRPr="00695E0C">
              <w:rPr>
                <w:b/>
                <w:bCs/>
                <w:i/>
                <w:iCs/>
                <w:sz w:val="24"/>
              </w:rPr>
              <w:t>C</w:t>
            </w:r>
            <w:r w:rsidRPr="00695E0C">
              <w:rPr>
                <w:b/>
                <w:bCs/>
                <w:i/>
                <w:iCs/>
                <w:sz w:val="24"/>
              </w:rPr>
              <w:t>ase</w:t>
            </w:r>
            <w:r w:rsidRPr="00695E0C">
              <w:rPr>
                <w:b/>
                <w:bCs/>
                <w:i/>
                <w:iCs/>
                <w:spacing w:val="-2"/>
                <w:sz w:val="24"/>
              </w:rPr>
              <w:t xml:space="preserve"> </w:t>
            </w:r>
            <w:r w:rsidR="00695E0C" w:rsidRPr="00695E0C">
              <w:rPr>
                <w:b/>
                <w:bCs/>
                <w:i/>
                <w:iCs/>
                <w:sz w:val="24"/>
              </w:rPr>
              <w:t>P</w:t>
            </w:r>
            <w:r w:rsidRPr="00695E0C">
              <w:rPr>
                <w:b/>
                <w:bCs/>
                <w:i/>
                <w:iCs/>
                <w:sz w:val="24"/>
              </w:rPr>
              <w:t>resentation</w:t>
            </w:r>
            <w:r w:rsidRPr="00695E0C">
              <w:rPr>
                <w:b/>
                <w:bCs/>
                <w:i/>
                <w:iCs/>
                <w:spacing w:val="-1"/>
                <w:sz w:val="24"/>
              </w:rPr>
              <w:t xml:space="preserve"> </w:t>
            </w:r>
            <w:r w:rsidRPr="00695E0C">
              <w:rPr>
                <w:b/>
                <w:bCs/>
                <w:i/>
                <w:iCs/>
                <w:sz w:val="24"/>
              </w:rPr>
              <w:t>or</w:t>
            </w:r>
            <w:r w:rsidRPr="00695E0C">
              <w:rPr>
                <w:b/>
                <w:bCs/>
                <w:i/>
                <w:iCs/>
                <w:spacing w:val="-2"/>
                <w:sz w:val="24"/>
              </w:rPr>
              <w:t xml:space="preserve"> </w:t>
            </w:r>
            <w:r w:rsidR="00695E0C" w:rsidRPr="00695E0C">
              <w:rPr>
                <w:b/>
                <w:bCs/>
                <w:i/>
                <w:iCs/>
                <w:sz w:val="24"/>
              </w:rPr>
              <w:t>A</w:t>
            </w:r>
            <w:r w:rsidRPr="00695E0C">
              <w:rPr>
                <w:b/>
                <w:bCs/>
                <w:i/>
                <w:iCs/>
                <w:sz w:val="24"/>
              </w:rPr>
              <w:t>gency</w:t>
            </w:r>
            <w:r w:rsidRPr="00695E0C">
              <w:rPr>
                <w:b/>
                <w:bCs/>
                <w:i/>
                <w:iCs/>
                <w:spacing w:val="-4"/>
                <w:sz w:val="24"/>
              </w:rPr>
              <w:t xml:space="preserve"> </w:t>
            </w:r>
            <w:r w:rsidR="00695E0C" w:rsidRPr="00695E0C">
              <w:rPr>
                <w:b/>
                <w:bCs/>
                <w:i/>
                <w:iCs/>
                <w:sz w:val="24"/>
              </w:rPr>
              <w:t>P</w:t>
            </w:r>
            <w:r w:rsidRPr="00695E0C">
              <w:rPr>
                <w:b/>
                <w:bCs/>
                <w:i/>
                <w:iCs/>
                <w:sz w:val="24"/>
              </w:rPr>
              <w:t>resentatio</w:t>
            </w:r>
            <w:r w:rsidR="00695E0C" w:rsidRPr="00695E0C">
              <w:rPr>
                <w:b/>
                <w:bCs/>
                <w:i/>
                <w:iCs/>
                <w:sz w:val="24"/>
              </w:rPr>
              <w:t>n</w:t>
            </w:r>
            <w:r w:rsidRPr="00695E0C">
              <w:rPr>
                <w:sz w:val="24"/>
              </w:rPr>
              <w:t xml:space="preserve">. </w:t>
            </w:r>
            <w:r w:rsidR="00557A6D">
              <w:rPr>
                <w:sz w:val="24"/>
              </w:rPr>
              <w:t xml:space="preserve">The case presentation requires the students to </w:t>
            </w:r>
            <w:proofErr w:type="gramStart"/>
            <w:r w:rsidR="00557A6D">
              <w:rPr>
                <w:sz w:val="24"/>
              </w:rPr>
              <w:t>present on</w:t>
            </w:r>
            <w:proofErr w:type="gramEnd"/>
            <w:r w:rsidR="00557A6D">
              <w:rPr>
                <w:sz w:val="24"/>
              </w:rPr>
              <w:t xml:space="preserve"> a client to include presenting </w:t>
            </w:r>
            <w:proofErr w:type="gramStart"/>
            <w:r w:rsidR="00557A6D">
              <w:rPr>
                <w:sz w:val="24"/>
              </w:rPr>
              <w:t>problem</w:t>
            </w:r>
            <w:proofErr w:type="gramEnd"/>
            <w:r w:rsidR="00557A6D">
              <w:rPr>
                <w:sz w:val="24"/>
              </w:rPr>
              <w:t xml:space="preserve">, psychosocial history, strengths, competencies and resources and client progress. </w:t>
            </w:r>
            <w:r>
              <w:rPr>
                <w:sz w:val="24"/>
              </w:rPr>
              <w:t>The</w:t>
            </w:r>
            <w:r>
              <w:rPr>
                <w:spacing w:val="-3"/>
                <w:sz w:val="24"/>
              </w:rPr>
              <w:t xml:space="preserve"> </w:t>
            </w:r>
            <w:r>
              <w:rPr>
                <w:sz w:val="24"/>
              </w:rPr>
              <w:t>agency</w:t>
            </w:r>
            <w:r>
              <w:rPr>
                <w:spacing w:val="-6"/>
                <w:sz w:val="24"/>
              </w:rPr>
              <w:t xml:space="preserve"> </w:t>
            </w:r>
            <w:r>
              <w:rPr>
                <w:sz w:val="24"/>
              </w:rPr>
              <w:t>presentation</w:t>
            </w:r>
            <w:r>
              <w:rPr>
                <w:spacing w:val="-2"/>
                <w:sz w:val="24"/>
              </w:rPr>
              <w:t xml:space="preserve"> </w:t>
            </w:r>
            <w:r>
              <w:rPr>
                <w:sz w:val="24"/>
              </w:rPr>
              <w:t>requires</w:t>
            </w:r>
            <w:r>
              <w:rPr>
                <w:spacing w:val="-2"/>
                <w:sz w:val="24"/>
              </w:rPr>
              <w:t xml:space="preserve"> </w:t>
            </w:r>
            <w:r>
              <w:rPr>
                <w:sz w:val="24"/>
              </w:rPr>
              <w:t xml:space="preserve">students to outline the structure of the agency to include the agency’s mission, population </w:t>
            </w:r>
            <w:proofErr w:type="gramStart"/>
            <w:r>
              <w:rPr>
                <w:sz w:val="24"/>
              </w:rPr>
              <w:t>served</w:t>
            </w:r>
            <w:proofErr w:type="gramEnd"/>
            <w:r>
              <w:rPr>
                <w:sz w:val="24"/>
              </w:rPr>
              <w:t>, agency funding sources, barriers to service, how clients access services and whether the client population needs have changed over time. These assignments help students assess the agency in</w:t>
            </w:r>
            <w:r w:rsidR="00AB4A6C">
              <w:rPr>
                <w:sz w:val="24"/>
              </w:rPr>
              <w:t xml:space="preserve"> </w:t>
            </w:r>
            <w:r>
              <w:rPr>
                <w:sz w:val="24"/>
              </w:rPr>
              <w:t>respect to the clients’ needs. In addition, throughout the field experiences, students are evaluated on their knowledge</w:t>
            </w:r>
            <w:r>
              <w:rPr>
                <w:spacing w:val="-3"/>
                <w:sz w:val="24"/>
              </w:rPr>
              <w:t xml:space="preserve"> </w:t>
            </w:r>
            <w:r>
              <w:rPr>
                <w:sz w:val="24"/>
              </w:rPr>
              <w:t>of</w:t>
            </w:r>
            <w:r>
              <w:rPr>
                <w:spacing w:val="-2"/>
                <w:sz w:val="24"/>
              </w:rPr>
              <w:t xml:space="preserve"> </w:t>
            </w:r>
            <w:r>
              <w:rPr>
                <w:sz w:val="24"/>
              </w:rPr>
              <w:t>how</w:t>
            </w:r>
            <w:r>
              <w:rPr>
                <w:spacing w:val="-2"/>
                <w:sz w:val="24"/>
              </w:rPr>
              <w:t xml:space="preserve"> </w:t>
            </w:r>
            <w:r>
              <w:rPr>
                <w:sz w:val="24"/>
              </w:rPr>
              <w:t>the</w:t>
            </w:r>
            <w:r>
              <w:rPr>
                <w:spacing w:val="-3"/>
                <w:sz w:val="24"/>
              </w:rPr>
              <w:t xml:space="preserve"> </w:t>
            </w:r>
            <w:r>
              <w:rPr>
                <w:sz w:val="24"/>
              </w:rPr>
              <w:t>agency</w:t>
            </w:r>
            <w:r>
              <w:rPr>
                <w:spacing w:val="-7"/>
                <w:sz w:val="24"/>
              </w:rPr>
              <w:t xml:space="preserve"> </w:t>
            </w:r>
            <w:r>
              <w:rPr>
                <w:sz w:val="24"/>
              </w:rPr>
              <w:t>or</w:t>
            </w:r>
            <w:r>
              <w:rPr>
                <w:spacing w:val="-2"/>
                <w:sz w:val="24"/>
              </w:rPr>
              <w:t xml:space="preserve"> </w:t>
            </w:r>
            <w:r>
              <w:rPr>
                <w:sz w:val="24"/>
              </w:rPr>
              <w:t>institution</w:t>
            </w:r>
            <w:r>
              <w:rPr>
                <w:spacing w:val="-2"/>
                <w:sz w:val="24"/>
              </w:rPr>
              <w:t xml:space="preserve"> </w:t>
            </w:r>
            <w:r>
              <w:rPr>
                <w:sz w:val="24"/>
              </w:rPr>
              <w:t>in</w:t>
            </w:r>
            <w:r>
              <w:rPr>
                <w:spacing w:val="-2"/>
                <w:sz w:val="24"/>
              </w:rPr>
              <w:t xml:space="preserve"> </w:t>
            </w:r>
            <w:r>
              <w:rPr>
                <w:sz w:val="24"/>
              </w:rPr>
              <w:t>which</w:t>
            </w:r>
            <w:r>
              <w:rPr>
                <w:spacing w:val="-2"/>
                <w:sz w:val="24"/>
              </w:rPr>
              <w:t xml:space="preserve"> </w:t>
            </w:r>
            <w:r>
              <w:rPr>
                <w:sz w:val="24"/>
              </w:rPr>
              <w:t>they</w:t>
            </w:r>
            <w:r>
              <w:rPr>
                <w:spacing w:val="-7"/>
                <w:sz w:val="24"/>
              </w:rPr>
              <w:t xml:space="preserve"> </w:t>
            </w:r>
            <w:r>
              <w:rPr>
                <w:sz w:val="24"/>
              </w:rPr>
              <w:t>are</w:t>
            </w:r>
            <w:r>
              <w:rPr>
                <w:spacing w:val="-3"/>
                <w:sz w:val="24"/>
              </w:rPr>
              <w:t xml:space="preserve"> </w:t>
            </w:r>
            <w:r>
              <w:rPr>
                <w:sz w:val="24"/>
              </w:rPr>
              <w:t>placed</w:t>
            </w:r>
            <w:r>
              <w:rPr>
                <w:spacing w:val="-2"/>
                <w:sz w:val="24"/>
              </w:rPr>
              <w:t xml:space="preserve"> </w:t>
            </w:r>
            <w:r>
              <w:rPr>
                <w:sz w:val="24"/>
              </w:rPr>
              <w:t>functions</w:t>
            </w:r>
            <w:r>
              <w:rPr>
                <w:spacing w:val="-2"/>
                <w:sz w:val="24"/>
              </w:rPr>
              <w:t xml:space="preserve"> </w:t>
            </w:r>
            <w:r>
              <w:rPr>
                <w:sz w:val="24"/>
              </w:rPr>
              <w:t>to</w:t>
            </w:r>
            <w:r>
              <w:rPr>
                <w:spacing w:val="-2"/>
                <w:sz w:val="24"/>
              </w:rPr>
              <w:t xml:space="preserve"> </w:t>
            </w:r>
            <w:r>
              <w:rPr>
                <w:sz w:val="24"/>
              </w:rPr>
              <w:t>meet the</w:t>
            </w:r>
            <w:r>
              <w:rPr>
                <w:spacing w:val="-8"/>
                <w:sz w:val="24"/>
              </w:rPr>
              <w:t xml:space="preserve"> </w:t>
            </w:r>
            <w:r>
              <w:rPr>
                <w:sz w:val="24"/>
              </w:rPr>
              <w:t>needs</w:t>
            </w:r>
            <w:r>
              <w:rPr>
                <w:spacing w:val="-2"/>
                <w:sz w:val="24"/>
              </w:rPr>
              <w:t xml:space="preserve"> </w:t>
            </w:r>
            <w:r>
              <w:rPr>
                <w:sz w:val="24"/>
              </w:rPr>
              <w:t xml:space="preserve">of its </w:t>
            </w:r>
            <w:proofErr w:type="gramStart"/>
            <w:r>
              <w:rPr>
                <w:sz w:val="24"/>
              </w:rPr>
              <w:t>particular client</w:t>
            </w:r>
            <w:proofErr w:type="gramEnd"/>
            <w:r>
              <w:rPr>
                <w:sz w:val="24"/>
              </w:rPr>
              <w:t xml:space="preserve"> population.</w:t>
            </w:r>
          </w:p>
          <w:p w14:paraId="345DF28B" w14:textId="77777777" w:rsidR="00464FC2" w:rsidRDefault="00464FC2" w:rsidP="00464FC2">
            <w:pPr>
              <w:pStyle w:val="TableParagraph"/>
              <w:ind w:left="177" w:right="340"/>
              <w:rPr>
                <w:sz w:val="24"/>
              </w:rPr>
            </w:pPr>
          </w:p>
          <w:p w14:paraId="2F657AAF" w14:textId="6DD88FC2" w:rsidR="003E7330" w:rsidRDefault="00464FC2" w:rsidP="00AE5ED4">
            <w:pPr>
              <w:pStyle w:val="TableParagraph"/>
              <w:ind w:left="0"/>
              <w:rPr>
                <w:sz w:val="24"/>
                <w:szCs w:val="24"/>
                <w:highlight w:val="cyan"/>
              </w:rPr>
            </w:pPr>
            <w:r>
              <w:rPr>
                <w:sz w:val="24"/>
              </w:rPr>
              <w:t xml:space="preserve">In </w:t>
            </w:r>
            <w:r w:rsidRPr="002F2CD5">
              <w:rPr>
                <w:sz w:val="24"/>
                <w:u w:color="0000FF"/>
              </w:rPr>
              <w:t>{HUS 234}</w:t>
            </w:r>
            <w:r w:rsidRPr="002F2CD5">
              <w:rPr>
                <w:sz w:val="24"/>
              </w:rPr>
              <w:t xml:space="preserve"> </w:t>
            </w:r>
            <w:r>
              <w:rPr>
                <w:sz w:val="24"/>
              </w:rPr>
              <w:t>Trauma Informed Care, students learn about the impact of community trauma. Students</w:t>
            </w:r>
            <w:r>
              <w:rPr>
                <w:spacing w:val="-3"/>
                <w:sz w:val="24"/>
              </w:rPr>
              <w:t xml:space="preserve"> </w:t>
            </w:r>
            <w:r>
              <w:rPr>
                <w:sz w:val="24"/>
              </w:rPr>
              <w:t>learn</w:t>
            </w:r>
            <w:r>
              <w:rPr>
                <w:spacing w:val="-3"/>
                <w:sz w:val="24"/>
              </w:rPr>
              <w:t xml:space="preserve"> </w:t>
            </w:r>
            <w:r>
              <w:rPr>
                <w:sz w:val="24"/>
              </w:rPr>
              <w:t>about</w:t>
            </w:r>
            <w:r>
              <w:rPr>
                <w:spacing w:val="-1"/>
                <w:sz w:val="24"/>
              </w:rPr>
              <w:t xml:space="preserve"> </w:t>
            </w:r>
            <w:r>
              <w:rPr>
                <w:sz w:val="24"/>
              </w:rPr>
              <w:t>gangs,</w:t>
            </w:r>
            <w:r>
              <w:rPr>
                <w:spacing w:val="-3"/>
                <w:sz w:val="24"/>
              </w:rPr>
              <w:t xml:space="preserve"> </w:t>
            </w:r>
            <w:r>
              <w:rPr>
                <w:sz w:val="24"/>
              </w:rPr>
              <w:t>crime,</w:t>
            </w:r>
            <w:r>
              <w:rPr>
                <w:spacing w:val="-3"/>
                <w:sz w:val="24"/>
              </w:rPr>
              <w:t xml:space="preserve"> </w:t>
            </w:r>
            <w:r>
              <w:rPr>
                <w:sz w:val="24"/>
              </w:rPr>
              <w:t>police</w:t>
            </w:r>
            <w:r>
              <w:rPr>
                <w:spacing w:val="-4"/>
                <w:sz w:val="24"/>
              </w:rPr>
              <w:t xml:space="preserve"> </w:t>
            </w:r>
            <w:r>
              <w:rPr>
                <w:sz w:val="24"/>
              </w:rPr>
              <w:t>brutality,</w:t>
            </w:r>
            <w:r>
              <w:rPr>
                <w:spacing w:val="-1"/>
                <w:sz w:val="24"/>
              </w:rPr>
              <w:t xml:space="preserve"> </w:t>
            </w:r>
            <w:r>
              <w:rPr>
                <w:sz w:val="24"/>
              </w:rPr>
              <w:t>and</w:t>
            </w:r>
            <w:r>
              <w:rPr>
                <w:spacing w:val="-3"/>
                <w:sz w:val="24"/>
              </w:rPr>
              <w:t xml:space="preserve"> </w:t>
            </w:r>
            <w:r>
              <w:rPr>
                <w:sz w:val="24"/>
              </w:rPr>
              <w:t>other</w:t>
            </w:r>
            <w:r>
              <w:rPr>
                <w:spacing w:val="-3"/>
                <w:sz w:val="24"/>
              </w:rPr>
              <w:t xml:space="preserve"> </w:t>
            </w:r>
            <w:r>
              <w:rPr>
                <w:sz w:val="24"/>
              </w:rPr>
              <w:t>sources</w:t>
            </w:r>
            <w:r>
              <w:rPr>
                <w:spacing w:val="-3"/>
                <w:sz w:val="24"/>
              </w:rPr>
              <w:t xml:space="preserve"> </w:t>
            </w:r>
            <w:r>
              <w:rPr>
                <w:sz w:val="24"/>
              </w:rPr>
              <w:t>of</w:t>
            </w:r>
            <w:r>
              <w:rPr>
                <w:spacing w:val="-2"/>
                <w:sz w:val="24"/>
              </w:rPr>
              <w:t xml:space="preserve"> </w:t>
            </w:r>
            <w:r>
              <w:rPr>
                <w:sz w:val="24"/>
              </w:rPr>
              <w:t>community</w:t>
            </w:r>
            <w:r>
              <w:rPr>
                <w:spacing w:val="-11"/>
                <w:sz w:val="24"/>
              </w:rPr>
              <w:t xml:space="preserve"> </w:t>
            </w:r>
            <w:r>
              <w:rPr>
                <w:sz w:val="24"/>
              </w:rPr>
              <w:t>violence</w:t>
            </w:r>
            <w:r>
              <w:rPr>
                <w:spacing w:val="-4"/>
                <w:sz w:val="24"/>
              </w:rPr>
              <w:t xml:space="preserve"> </w:t>
            </w:r>
            <w:r>
              <w:rPr>
                <w:sz w:val="24"/>
              </w:rPr>
              <w:t>that contribute to individual, family</w:t>
            </w:r>
            <w:r>
              <w:rPr>
                <w:spacing w:val="-4"/>
                <w:sz w:val="24"/>
              </w:rPr>
              <w:t xml:space="preserve"> </w:t>
            </w:r>
            <w:r>
              <w:rPr>
                <w:sz w:val="24"/>
              </w:rPr>
              <w:t>and community</w:t>
            </w:r>
            <w:r>
              <w:rPr>
                <w:spacing w:val="-10"/>
                <w:sz w:val="24"/>
              </w:rPr>
              <w:t xml:space="preserve"> </w:t>
            </w:r>
            <w:r>
              <w:rPr>
                <w:sz w:val="24"/>
              </w:rPr>
              <w:t>trauma. Through lectures and class discussions, students review and discuss family, community</w:t>
            </w:r>
            <w:r>
              <w:rPr>
                <w:spacing w:val="-2"/>
                <w:sz w:val="24"/>
              </w:rPr>
              <w:t xml:space="preserve"> </w:t>
            </w:r>
            <w:r>
              <w:rPr>
                <w:sz w:val="24"/>
              </w:rPr>
              <w:t>and transgenerational trauma. Students watch documentaries that address various developmental and situational crises.</w:t>
            </w:r>
          </w:p>
        </w:tc>
      </w:tr>
      <w:tr w:rsidR="007D40BE" w14:paraId="68565D20" w14:textId="77777777" w:rsidTr="432D051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549"/>
        </w:trPr>
        <w:tc>
          <w:tcPr>
            <w:tcW w:w="6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7B7DC85" w14:textId="6E55B12C" w:rsidR="007D40BE" w:rsidRDefault="00BB2F7E">
            <w:pPr>
              <w:pStyle w:val="TableParagraph"/>
              <w:ind w:left="100"/>
              <w:rPr>
                <w:sz w:val="24"/>
              </w:rPr>
            </w:pPr>
            <w:r>
              <w:rPr>
                <w:spacing w:val="-5"/>
                <w:sz w:val="24"/>
              </w:rPr>
              <w:lastRenderedPageBreak/>
              <w:t>e.</w:t>
            </w:r>
          </w:p>
        </w:tc>
        <w:tc>
          <w:tcPr>
            <w:tcW w:w="94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55A5396" w14:textId="2545A751" w:rsidR="007D40BE" w:rsidRDefault="00BB2F7E" w:rsidP="00C22F60">
            <w:pPr>
              <w:pStyle w:val="TableParagraph"/>
              <w:ind w:left="0"/>
              <w:rPr>
                <w:spacing w:val="-2"/>
                <w:sz w:val="24"/>
              </w:rPr>
            </w:pPr>
            <w:r>
              <w:rPr>
                <w:sz w:val="24"/>
              </w:rPr>
              <w:t>An</w:t>
            </w:r>
            <w:r>
              <w:rPr>
                <w:spacing w:val="7"/>
                <w:sz w:val="24"/>
              </w:rPr>
              <w:t xml:space="preserve"> </w:t>
            </w:r>
            <w:r>
              <w:rPr>
                <w:sz w:val="24"/>
              </w:rPr>
              <w:t>understanding</w:t>
            </w:r>
            <w:r>
              <w:rPr>
                <w:spacing w:val="10"/>
                <w:sz w:val="24"/>
              </w:rPr>
              <w:t xml:space="preserve"> </w:t>
            </w:r>
            <w:r>
              <w:rPr>
                <w:sz w:val="24"/>
              </w:rPr>
              <w:t>of</w:t>
            </w:r>
            <w:r>
              <w:rPr>
                <w:spacing w:val="15"/>
                <w:sz w:val="24"/>
              </w:rPr>
              <w:t xml:space="preserve"> </w:t>
            </w:r>
            <w:r>
              <w:rPr>
                <w:sz w:val="24"/>
              </w:rPr>
              <w:t>the</w:t>
            </w:r>
            <w:r>
              <w:rPr>
                <w:spacing w:val="12"/>
                <w:sz w:val="24"/>
              </w:rPr>
              <w:t xml:space="preserve"> </w:t>
            </w:r>
            <w:r>
              <w:rPr>
                <w:sz w:val="24"/>
              </w:rPr>
              <w:t>capacities,</w:t>
            </w:r>
            <w:r>
              <w:rPr>
                <w:spacing w:val="11"/>
                <w:sz w:val="24"/>
              </w:rPr>
              <w:t xml:space="preserve"> </w:t>
            </w:r>
            <w:r>
              <w:rPr>
                <w:sz w:val="24"/>
              </w:rPr>
              <w:t>limitations,</w:t>
            </w:r>
            <w:r>
              <w:rPr>
                <w:spacing w:val="10"/>
                <w:sz w:val="24"/>
              </w:rPr>
              <w:t xml:space="preserve"> </w:t>
            </w:r>
            <w:r>
              <w:rPr>
                <w:sz w:val="24"/>
              </w:rPr>
              <w:t>and</w:t>
            </w:r>
            <w:r>
              <w:rPr>
                <w:spacing w:val="11"/>
                <w:sz w:val="24"/>
              </w:rPr>
              <w:t xml:space="preserve"> </w:t>
            </w:r>
            <w:r>
              <w:rPr>
                <w:sz w:val="24"/>
              </w:rPr>
              <w:t>resiliency</w:t>
            </w:r>
            <w:r>
              <w:rPr>
                <w:spacing w:val="11"/>
                <w:sz w:val="24"/>
              </w:rPr>
              <w:t xml:space="preserve"> </w:t>
            </w:r>
            <w:r>
              <w:rPr>
                <w:sz w:val="24"/>
              </w:rPr>
              <w:t>of</w:t>
            </w:r>
            <w:r>
              <w:rPr>
                <w:spacing w:val="15"/>
                <w:sz w:val="24"/>
              </w:rPr>
              <w:t xml:space="preserve"> </w:t>
            </w:r>
            <w:r>
              <w:rPr>
                <w:sz w:val="24"/>
              </w:rPr>
              <w:t>human</w:t>
            </w:r>
            <w:r>
              <w:rPr>
                <w:spacing w:val="10"/>
                <w:sz w:val="24"/>
              </w:rPr>
              <w:t xml:space="preserve"> </w:t>
            </w:r>
            <w:r>
              <w:rPr>
                <w:spacing w:val="-2"/>
                <w:sz w:val="24"/>
              </w:rPr>
              <w:t>systems.</w:t>
            </w:r>
          </w:p>
          <w:p w14:paraId="4636CB81" w14:textId="77777777" w:rsidR="00D7016D" w:rsidRDefault="00D7016D" w:rsidP="00D7016D">
            <w:pPr>
              <w:pStyle w:val="TableParagraph"/>
              <w:spacing w:before="1" w:line="274" w:lineRule="exact"/>
              <w:ind w:left="126"/>
              <w:rPr>
                <w:b/>
                <w:spacing w:val="-2"/>
                <w:sz w:val="24"/>
                <w:u w:val="thick"/>
              </w:rPr>
            </w:pPr>
          </w:p>
          <w:p w14:paraId="513A4E52" w14:textId="4C572517" w:rsidR="00D7016D" w:rsidRDefault="00D7016D" w:rsidP="00C22F60">
            <w:pPr>
              <w:pStyle w:val="TableParagraph"/>
              <w:spacing w:before="1" w:line="274" w:lineRule="exact"/>
              <w:ind w:left="0"/>
              <w:rPr>
                <w:b/>
                <w:sz w:val="24"/>
              </w:rPr>
            </w:pPr>
            <w:r>
              <w:rPr>
                <w:b/>
                <w:spacing w:val="-2"/>
                <w:sz w:val="24"/>
                <w:u w:val="thick"/>
              </w:rPr>
              <w:t>Response:</w:t>
            </w:r>
          </w:p>
          <w:p w14:paraId="44DB877D" w14:textId="77777777" w:rsidR="00D7016D" w:rsidRDefault="00D7016D" w:rsidP="00C22F60">
            <w:pPr>
              <w:pStyle w:val="TableParagraph"/>
              <w:spacing w:line="274" w:lineRule="exact"/>
              <w:ind w:left="0"/>
              <w:rPr>
                <w:sz w:val="24"/>
              </w:rPr>
            </w:pPr>
            <w:r>
              <w:rPr>
                <w:sz w:val="24"/>
              </w:rPr>
              <w:t>The</w:t>
            </w:r>
            <w:r>
              <w:rPr>
                <w:spacing w:val="-5"/>
                <w:sz w:val="24"/>
              </w:rPr>
              <w:t xml:space="preserve"> </w:t>
            </w:r>
            <w:r>
              <w:rPr>
                <w:sz w:val="24"/>
              </w:rPr>
              <w:t>following</w:t>
            </w:r>
            <w:r>
              <w:rPr>
                <w:spacing w:val="-7"/>
                <w:sz w:val="24"/>
              </w:rPr>
              <w:t xml:space="preserve"> </w:t>
            </w:r>
            <w:r>
              <w:rPr>
                <w:sz w:val="24"/>
              </w:rPr>
              <w:t>courses</w:t>
            </w:r>
            <w:r>
              <w:rPr>
                <w:spacing w:val="-3"/>
                <w:sz w:val="24"/>
              </w:rPr>
              <w:t xml:space="preserve"> </w:t>
            </w:r>
            <w:r>
              <w:rPr>
                <w:sz w:val="24"/>
              </w:rPr>
              <w:t>emphasize</w:t>
            </w:r>
            <w:r>
              <w:rPr>
                <w:spacing w:val="-8"/>
                <w:sz w:val="24"/>
              </w:rPr>
              <w:t xml:space="preserve"> </w:t>
            </w:r>
            <w:r>
              <w:rPr>
                <w:sz w:val="24"/>
              </w:rPr>
              <w:t>the</w:t>
            </w:r>
            <w:r>
              <w:rPr>
                <w:spacing w:val="-3"/>
                <w:sz w:val="24"/>
              </w:rPr>
              <w:t xml:space="preserve"> </w:t>
            </w:r>
            <w:r>
              <w:rPr>
                <w:sz w:val="24"/>
              </w:rPr>
              <w:t>capacities,</w:t>
            </w:r>
            <w:r>
              <w:rPr>
                <w:spacing w:val="-3"/>
                <w:sz w:val="24"/>
              </w:rPr>
              <w:t xml:space="preserve"> </w:t>
            </w:r>
            <w:r>
              <w:rPr>
                <w:sz w:val="24"/>
              </w:rPr>
              <w:t>limitations,</w:t>
            </w:r>
            <w:r>
              <w:rPr>
                <w:spacing w:val="-4"/>
                <w:sz w:val="24"/>
              </w:rPr>
              <w:t xml:space="preserve"> </w:t>
            </w:r>
            <w:r>
              <w:rPr>
                <w:sz w:val="24"/>
              </w:rPr>
              <w:t>and</w:t>
            </w:r>
            <w:r>
              <w:rPr>
                <w:spacing w:val="-3"/>
                <w:sz w:val="24"/>
              </w:rPr>
              <w:t xml:space="preserve"> </w:t>
            </w:r>
            <w:r>
              <w:rPr>
                <w:sz w:val="24"/>
              </w:rPr>
              <w:t>resiliency</w:t>
            </w:r>
            <w:r>
              <w:rPr>
                <w:spacing w:val="-15"/>
                <w:sz w:val="24"/>
              </w:rPr>
              <w:t xml:space="preserve"> </w:t>
            </w:r>
            <w:r>
              <w:rPr>
                <w:sz w:val="24"/>
              </w:rPr>
              <w:t>of</w:t>
            </w:r>
            <w:r>
              <w:rPr>
                <w:spacing w:val="-8"/>
                <w:sz w:val="24"/>
              </w:rPr>
              <w:t xml:space="preserve"> </w:t>
            </w:r>
            <w:r>
              <w:rPr>
                <w:sz w:val="24"/>
              </w:rPr>
              <w:t xml:space="preserve">human </w:t>
            </w:r>
            <w:r>
              <w:rPr>
                <w:spacing w:val="-2"/>
                <w:sz w:val="24"/>
              </w:rPr>
              <w:t>systems.</w:t>
            </w:r>
          </w:p>
          <w:p w14:paraId="34E9AF3C" w14:textId="77777777" w:rsidR="00D7016D" w:rsidRDefault="00D7016D" w:rsidP="00D7016D">
            <w:pPr>
              <w:pStyle w:val="TableParagraph"/>
              <w:rPr>
                <w:sz w:val="24"/>
              </w:rPr>
            </w:pPr>
          </w:p>
          <w:p w14:paraId="03F46F10" w14:textId="0621BF24" w:rsidR="00D7016D" w:rsidRPr="002F2CD5" w:rsidRDefault="00D7016D" w:rsidP="00FC4C96">
            <w:pPr>
              <w:rPr>
                <w:b/>
                <w:bCs/>
                <w:sz w:val="24"/>
                <w:szCs w:val="24"/>
                <w:u w:val="single"/>
              </w:rPr>
            </w:pPr>
            <w:r w:rsidRPr="002F2CD5">
              <w:rPr>
                <w:b/>
                <w:bCs/>
                <w:sz w:val="24"/>
                <w:szCs w:val="24"/>
              </w:rPr>
              <w:t>HUS 100 Introduction to Human Services</w:t>
            </w:r>
          </w:p>
          <w:p w14:paraId="7D17D2B1" w14:textId="5D3F5751" w:rsidR="00FC4C96" w:rsidRPr="002F2CD5" w:rsidRDefault="00D7016D" w:rsidP="00644807">
            <w:pPr>
              <w:tabs>
                <w:tab w:val="left" w:pos="5790"/>
              </w:tabs>
              <w:rPr>
                <w:b/>
                <w:bCs/>
                <w:sz w:val="24"/>
                <w:szCs w:val="24"/>
                <w:u w:val="single"/>
              </w:rPr>
            </w:pPr>
            <w:r w:rsidRPr="002F2CD5">
              <w:rPr>
                <w:b/>
                <w:bCs/>
                <w:sz w:val="24"/>
                <w:szCs w:val="24"/>
              </w:rPr>
              <w:t xml:space="preserve">HUS 114 Counseling, Assessment and Case Management </w:t>
            </w:r>
          </w:p>
          <w:p w14:paraId="53555941" w14:textId="0B339FF1" w:rsidR="00D7016D" w:rsidRPr="002F2CD5" w:rsidRDefault="00D7016D" w:rsidP="00FC4C96">
            <w:pPr>
              <w:rPr>
                <w:b/>
                <w:bCs/>
                <w:sz w:val="24"/>
                <w:szCs w:val="24"/>
                <w:u w:val="single"/>
              </w:rPr>
            </w:pPr>
            <w:r w:rsidRPr="002F2CD5">
              <w:rPr>
                <w:b/>
                <w:bCs/>
                <w:sz w:val="24"/>
                <w:szCs w:val="24"/>
              </w:rPr>
              <w:t>HUS 130 Introduction to Family Counseling</w:t>
            </w:r>
          </w:p>
          <w:p w14:paraId="1B7B6AAD" w14:textId="27678517" w:rsidR="00E647F4" w:rsidRPr="002F2CD5" w:rsidRDefault="00E647F4" w:rsidP="00755516">
            <w:pPr>
              <w:rPr>
                <w:b/>
                <w:bCs/>
                <w:sz w:val="24"/>
                <w:szCs w:val="24"/>
              </w:rPr>
            </w:pPr>
            <w:r w:rsidRPr="002F2CD5">
              <w:rPr>
                <w:b/>
                <w:bCs/>
                <w:sz w:val="24"/>
                <w:szCs w:val="24"/>
              </w:rPr>
              <w:t xml:space="preserve">HUS </w:t>
            </w:r>
            <w:r w:rsidR="00755516" w:rsidRPr="002F2CD5">
              <w:rPr>
                <w:b/>
                <w:bCs/>
                <w:sz w:val="24"/>
                <w:szCs w:val="24"/>
              </w:rPr>
              <w:t>211</w:t>
            </w:r>
            <w:r w:rsidRPr="002F2CD5">
              <w:rPr>
                <w:b/>
                <w:bCs/>
                <w:sz w:val="24"/>
                <w:szCs w:val="24"/>
              </w:rPr>
              <w:t xml:space="preserve"> Crisis Counseling and Intervention</w:t>
            </w:r>
          </w:p>
          <w:p w14:paraId="0C4E0568" w14:textId="4178DC36" w:rsidR="00D7016D" w:rsidRPr="002F2CD5" w:rsidRDefault="00D7016D" w:rsidP="00FC4C96">
            <w:pPr>
              <w:pStyle w:val="TableParagraph"/>
              <w:spacing w:line="242" w:lineRule="auto"/>
              <w:ind w:left="0" w:right="5518"/>
              <w:rPr>
                <w:b/>
                <w:bCs/>
                <w:sz w:val="24"/>
                <w:szCs w:val="24"/>
              </w:rPr>
            </w:pPr>
            <w:r w:rsidRPr="002F2CD5">
              <w:rPr>
                <w:b/>
                <w:bCs/>
                <w:sz w:val="24"/>
                <w:szCs w:val="24"/>
              </w:rPr>
              <w:t>PSY 214</w:t>
            </w:r>
            <w:r w:rsidRPr="002F2CD5">
              <w:rPr>
                <w:b/>
                <w:bCs/>
                <w:spacing w:val="40"/>
                <w:sz w:val="24"/>
                <w:szCs w:val="24"/>
              </w:rPr>
              <w:t xml:space="preserve"> </w:t>
            </w:r>
            <w:r w:rsidRPr="002F2CD5">
              <w:rPr>
                <w:b/>
                <w:bCs/>
                <w:sz w:val="24"/>
                <w:szCs w:val="24"/>
              </w:rPr>
              <w:t>Abnormal Psychology</w:t>
            </w:r>
          </w:p>
          <w:p w14:paraId="20309F1A" w14:textId="5D4F5DCE" w:rsidR="00A54BD1" w:rsidRDefault="00D7016D" w:rsidP="002C39DD">
            <w:pPr>
              <w:pStyle w:val="TableParagraph"/>
              <w:spacing w:before="267"/>
              <w:ind w:left="0" w:right="584"/>
              <w:jc w:val="both"/>
              <w:rPr>
                <w:sz w:val="24"/>
              </w:rPr>
            </w:pPr>
            <w:r>
              <w:rPr>
                <w:sz w:val="24"/>
              </w:rPr>
              <w:t>In</w:t>
            </w:r>
            <w:r>
              <w:rPr>
                <w:spacing w:val="-1"/>
                <w:sz w:val="24"/>
              </w:rPr>
              <w:t xml:space="preserve"> </w:t>
            </w:r>
            <w:r w:rsidRPr="002F2CD5">
              <w:rPr>
                <w:sz w:val="24"/>
              </w:rPr>
              <w:t>{HUS</w:t>
            </w:r>
            <w:r w:rsidRPr="002F2CD5">
              <w:rPr>
                <w:spacing w:val="-3"/>
                <w:sz w:val="24"/>
              </w:rPr>
              <w:t xml:space="preserve"> </w:t>
            </w:r>
            <w:r w:rsidRPr="002F2CD5">
              <w:rPr>
                <w:sz w:val="24"/>
              </w:rPr>
              <w:t xml:space="preserve">100} </w:t>
            </w:r>
            <w:r>
              <w:rPr>
                <w:sz w:val="24"/>
              </w:rPr>
              <w:t>Introduction</w:t>
            </w:r>
            <w:r>
              <w:rPr>
                <w:spacing w:val="-3"/>
                <w:sz w:val="24"/>
              </w:rPr>
              <w:t xml:space="preserve"> </w:t>
            </w:r>
            <w:r>
              <w:rPr>
                <w:sz w:val="24"/>
              </w:rPr>
              <w:t>to</w:t>
            </w:r>
            <w:r>
              <w:rPr>
                <w:spacing w:val="-3"/>
                <w:sz w:val="24"/>
              </w:rPr>
              <w:t xml:space="preserve"> </w:t>
            </w:r>
            <w:r>
              <w:rPr>
                <w:sz w:val="24"/>
              </w:rPr>
              <w:t>Human</w:t>
            </w:r>
            <w:r>
              <w:rPr>
                <w:spacing w:val="-2"/>
                <w:sz w:val="24"/>
              </w:rPr>
              <w:t xml:space="preserve"> </w:t>
            </w:r>
            <w:r>
              <w:rPr>
                <w:sz w:val="24"/>
              </w:rPr>
              <w:t>Services,</w:t>
            </w:r>
            <w:r>
              <w:rPr>
                <w:spacing w:val="-1"/>
                <w:sz w:val="24"/>
              </w:rPr>
              <w:t xml:space="preserve"> </w:t>
            </w:r>
            <w:r>
              <w:rPr>
                <w:sz w:val="24"/>
              </w:rPr>
              <w:t>students</w:t>
            </w:r>
            <w:r>
              <w:rPr>
                <w:spacing w:val="-3"/>
                <w:sz w:val="24"/>
              </w:rPr>
              <w:t xml:space="preserve"> </w:t>
            </w:r>
            <w:r>
              <w:rPr>
                <w:sz w:val="24"/>
              </w:rPr>
              <w:t>are</w:t>
            </w:r>
            <w:r>
              <w:rPr>
                <w:spacing w:val="-4"/>
                <w:sz w:val="24"/>
              </w:rPr>
              <w:t xml:space="preserve"> </w:t>
            </w:r>
            <w:r>
              <w:rPr>
                <w:sz w:val="24"/>
              </w:rPr>
              <w:t>exposed</w:t>
            </w:r>
            <w:r>
              <w:rPr>
                <w:spacing w:val="-3"/>
                <w:sz w:val="24"/>
              </w:rPr>
              <w:t xml:space="preserve"> </w:t>
            </w:r>
            <w:r>
              <w:rPr>
                <w:sz w:val="24"/>
              </w:rPr>
              <w:t>to</w:t>
            </w:r>
            <w:r>
              <w:rPr>
                <w:spacing w:val="-3"/>
                <w:sz w:val="24"/>
              </w:rPr>
              <w:t xml:space="preserve"> </w:t>
            </w:r>
            <w:r>
              <w:rPr>
                <w:sz w:val="24"/>
              </w:rPr>
              <w:t>various</w:t>
            </w:r>
            <w:r>
              <w:rPr>
                <w:spacing w:val="-3"/>
                <w:sz w:val="24"/>
              </w:rPr>
              <w:t xml:space="preserve"> </w:t>
            </w:r>
            <w:r>
              <w:rPr>
                <w:sz w:val="24"/>
              </w:rPr>
              <w:t>practice</w:t>
            </w:r>
            <w:r>
              <w:rPr>
                <w:spacing w:val="-4"/>
                <w:sz w:val="24"/>
              </w:rPr>
              <w:t xml:space="preserve"> </w:t>
            </w:r>
            <w:r>
              <w:rPr>
                <w:sz w:val="24"/>
              </w:rPr>
              <w:t>areas</w:t>
            </w:r>
            <w:r w:rsidR="006F320C">
              <w:rPr>
                <w:sz w:val="24"/>
              </w:rPr>
              <w:t xml:space="preserve"> </w:t>
            </w:r>
            <w:r>
              <w:rPr>
                <w:sz w:val="24"/>
              </w:rPr>
              <w:t>and populations in the field of human services.</w:t>
            </w:r>
            <w:r w:rsidR="002C39DD">
              <w:rPr>
                <w:sz w:val="24"/>
              </w:rPr>
              <w:t xml:space="preserve"> </w:t>
            </w:r>
            <w:r>
              <w:rPr>
                <w:sz w:val="24"/>
              </w:rPr>
              <w:t>Students are introduced to understanding</w:t>
            </w:r>
            <w:r>
              <w:rPr>
                <w:spacing w:val="-2"/>
                <w:sz w:val="24"/>
              </w:rPr>
              <w:t xml:space="preserve"> </w:t>
            </w:r>
            <w:r>
              <w:rPr>
                <w:sz w:val="24"/>
              </w:rPr>
              <w:t xml:space="preserve">resiliency of human systems </w:t>
            </w:r>
            <w:r w:rsidR="00254B70">
              <w:rPr>
                <w:sz w:val="24"/>
              </w:rPr>
              <w:t xml:space="preserve">to include </w:t>
            </w:r>
            <w:r w:rsidR="00C80135">
              <w:rPr>
                <w:sz w:val="24"/>
              </w:rPr>
              <w:t xml:space="preserve">but not limited to </w:t>
            </w:r>
            <w:r w:rsidR="00254B70">
              <w:rPr>
                <w:sz w:val="24"/>
              </w:rPr>
              <w:t xml:space="preserve">child and youth services, working with older adults, </w:t>
            </w:r>
            <w:r w:rsidR="00F22001">
              <w:rPr>
                <w:sz w:val="24"/>
              </w:rPr>
              <w:t xml:space="preserve">housing and homelessness, </w:t>
            </w:r>
            <w:r w:rsidR="00C80135">
              <w:rPr>
                <w:sz w:val="24"/>
              </w:rPr>
              <w:t xml:space="preserve">and </w:t>
            </w:r>
            <w:r w:rsidR="007E6BCB">
              <w:rPr>
                <w:sz w:val="24"/>
              </w:rPr>
              <w:t>public-school</w:t>
            </w:r>
            <w:r w:rsidR="00F22001">
              <w:rPr>
                <w:sz w:val="24"/>
              </w:rPr>
              <w:t xml:space="preserve"> systems</w:t>
            </w:r>
            <w:r w:rsidR="00C80135">
              <w:rPr>
                <w:sz w:val="24"/>
              </w:rPr>
              <w:t>.</w:t>
            </w:r>
            <w:r w:rsidR="00F22001">
              <w:rPr>
                <w:sz w:val="24"/>
              </w:rPr>
              <w:t xml:space="preserve"> </w:t>
            </w:r>
          </w:p>
          <w:p w14:paraId="124DCD64" w14:textId="0E5F9E8C" w:rsidR="00D7016D" w:rsidRDefault="115B46AD" w:rsidP="3C0CB19A">
            <w:pPr>
              <w:pStyle w:val="TableParagraph"/>
              <w:spacing w:before="267"/>
              <w:ind w:left="0" w:right="584"/>
              <w:jc w:val="both"/>
              <w:rPr>
                <w:sz w:val="24"/>
                <w:szCs w:val="24"/>
              </w:rPr>
            </w:pPr>
            <w:r w:rsidRPr="3C0CB19A">
              <w:rPr>
                <w:sz w:val="24"/>
                <w:szCs w:val="24"/>
              </w:rPr>
              <w:t>In</w:t>
            </w:r>
            <w:r w:rsidR="00E54F63">
              <w:rPr>
                <w:sz w:val="24"/>
                <w:szCs w:val="24"/>
              </w:rPr>
              <w:t xml:space="preserve"> </w:t>
            </w:r>
            <w:r w:rsidRPr="002F2CD5">
              <w:rPr>
                <w:sz w:val="24"/>
                <w:szCs w:val="24"/>
              </w:rPr>
              <w:t>{HUS</w:t>
            </w:r>
            <w:r w:rsidR="7A0E1431" w:rsidRPr="002F2CD5">
              <w:rPr>
                <w:sz w:val="24"/>
                <w:szCs w:val="24"/>
              </w:rPr>
              <w:t xml:space="preserve"> </w:t>
            </w:r>
            <w:r w:rsidR="00E54F63" w:rsidRPr="002F2CD5">
              <w:rPr>
                <w:sz w:val="24"/>
                <w:szCs w:val="24"/>
              </w:rPr>
              <w:t>114}</w:t>
            </w:r>
            <w:r w:rsidR="00E54F63" w:rsidRPr="3C0CB19A">
              <w:rPr>
                <w:sz w:val="24"/>
                <w:szCs w:val="24"/>
              </w:rPr>
              <w:t xml:space="preserve"> Counseling</w:t>
            </w:r>
            <w:r w:rsidRPr="3C0CB19A">
              <w:rPr>
                <w:sz w:val="24"/>
                <w:szCs w:val="24"/>
              </w:rPr>
              <w:t>, Assessment and Case Management</w:t>
            </w:r>
            <w:r w:rsidRPr="3C0CB19A">
              <w:rPr>
                <w:spacing w:val="-4"/>
                <w:sz w:val="24"/>
                <w:szCs w:val="24"/>
              </w:rPr>
              <w:t xml:space="preserve"> </w:t>
            </w:r>
            <w:r w:rsidRPr="3C0CB19A">
              <w:rPr>
                <w:sz w:val="24"/>
                <w:szCs w:val="24"/>
              </w:rPr>
              <w:t>the</w:t>
            </w:r>
            <w:r w:rsidRPr="3C0CB19A">
              <w:rPr>
                <w:spacing w:val="-5"/>
                <w:sz w:val="24"/>
                <w:szCs w:val="24"/>
              </w:rPr>
              <w:t xml:space="preserve"> </w:t>
            </w:r>
            <w:r w:rsidRPr="3C0CB19A">
              <w:rPr>
                <w:sz w:val="24"/>
                <w:szCs w:val="24"/>
              </w:rPr>
              <w:t>bio-psycho-social</w:t>
            </w:r>
            <w:r w:rsidRPr="3C0CB19A">
              <w:rPr>
                <w:spacing w:val="-2"/>
                <w:sz w:val="24"/>
                <w:szCs w:val="24"/>
              </w:rPr>
              <w:t xml:space="preserve"> </w:t>
            </w:r>
            <w:r w:rsidRPr="3C0CB19A">
              <w:rPr>
                <w:sz w:val="24"/>
                <w:szCs w:val="24"/>
              </w:rPr>
              <w:t>perspective,</w:t>
            </w:r>
            <w:r w:rsidRPr="3C0CB19A">
              <w:rPr>
                <w:spacing w:val="-4"/>
                <w:sz w:val="24"/>
                <w:szCs w:val="24"/>
              </w:rPr>
              <w:t xml:space="preserve"> </w:t>
            </w:r>
            <w:r w:rsidRPr="3C0CB19A">
              <w:rPr>
                <w:sz w:val="24"/>
                <w:szCs w:val="24"/>
              </w:rPr>
              <w:t>the</w:t>
            </w:r>
            <w:r w:rsidRPr="3C0CB19A">
              <w:rPr>
                <w:spacing w:val="-4"/>
                <w:sz w:val="24"/>
                <w:szCs w:val="24"/>
              </w:rPr>
              <w:t xml:space="preserve"> </w:t>
            </w:r>
            <w:r w:rsidRPr="3C0CB19A">
              <w:rPr>
                <w:sz w:val="24"/>
                <w:szCs w:val="24"/>
              </w:rPr>
              <w:t xml:space="preserve">person- in-environment concept, and </w:t>
            </w:r>
            <w:r w:rsidR="5107B624" w:rsidRPr="3C0CB19A">
              <w:rPr>
                <w:sz w:val="24"/>
                <w:szCs w:val="24"/>
              </w:rPr>
              <w:t>strength-based</w:t>
            </w:r>
            <w:r w:rsidRPr="3C0CB19A">
              <w:rPr>
                <w:sz w:val="24"/>
                <w:szCs w:val="24"/>
              </w:rPr>
              <w:t xml:space="preserve"> perspective are explored within the course.</w:t>
            </w:r>
          </w:p>
          <w:p w14:paraId="525D9F28" w14:textId="77777777" w:rsidR="00DA5A49" w:rsidRDefault="00DA5A49" w:rsidP="00014C47">
            <w:pPr>
              <w:pStyle w:val="TableParagraph"/>
              <w:ind w:left="0"/>
              <w:rPr>
                <w:sz w:val="24"/>
              </w:rPr>
            </w:pPr>
          </w:p>
          <w:p w14:paraId="3A545B2B" w14:textId="4A023950" w:rsidR="00D7016D" w:rsidRDefault="00D7016D" w:rsidP="00014C47">
            <w:pPr>
              <w:pStyle w:val="TableParagraph"/>
              <w:ind w:left="0"/>
              <w:rPr>
                <w:sz w:val="24"/>
              </w:rPr>
            </w:pPr>
            <w:r>
              <w:rPr>
                <w:sz w:val="24"/>
              </w:rPr>
              <w:t>In</w:t>
            </w:r>
            <w:r>
              <w:rPr>
                <w:spacing w:val="-4"/>
                <w:sz w:val="24"/>
              </w:rPr>
              <w:t xml:space="preserve"> </w:t>
            </w:r>
            <w:r w:rsidRPr="00E54F63">
              <w:rPr>
                <w:sz w:val="24"/>
              </w:rPr>
              <w:t>{HUS</w:t>
            </w:r>
            <w:r w:rsidRPr="00E54F63">
              <w:rPr>
                <w:spacing w:val="-3"/>
                <w:sz w:val="24"/>
              </w:rPr>
              <w:t xml:space="preserve"> </w:t>
            </w:r>
            <w:r w:rsidRPr="00E54F63">
              <w:rPr>
                <w:sz w:val="24"/>
              </w:rPr>
              <w:t>130}</w:t>
            </w:r>
            <w:r w:rsidRPr="00E54F63">
              <w:rPr>
                <w:spacing w:val="-1"/>
                <w:sz w:val="24"/>
              </w:rPr>
              <w:t xml:space="preserve"> </w:t>
            </w:r>
            <w:r>
              <w:rPr>
                <w:sz w:val="24"/>
              </w:rPr>
              <w:t>Introduction</w:t>
            </w:r>
            <w:r>
              <w:rPr>
                <w:spacing w:val="-3"/>
                <w:sz w:val="24"/>
              </w:rPr>
              <w:t xml:space="preserve"> </w:t>
            </w:r>
            <w:r>
              <w:rPr>
                <w:sz w:val="24"/>
              </w:rPr>
              <w:t>to</w:t>
            </w:r>
            <w:r>
              <w:rPr>
                <w:spacing w:val="-3"/>
                <w:sz w:val="24"/>
              </w:rPr>
              <w:t xml:space="preserve"> </w:t>
            </w:r>
            <w:r>
              <w:rPr>
                <w:sz w:val="24"/>
              </w:rPr>
              <w:t>Family</w:t>
            </w:r>
            <w:r>
              <w:rPr>
                <w:spacing w:val="-8"/>
                <w:sz w:val="24"/>
              </w:rPr>
              <w:t xml:space="preserve"> </w:t>
            </w:r>
            <w:r>
              <w:rPr>
                <w:sz w:val="24"/>
              </w:rPr>
              <w:t>Counseling,</w:t>
            </w:r>
            <w:r>
              <w:rPr>
                <w:spacing w:val="-1"/>
                <w:sz w:val="24"/>
              </w:rPr>
              <w:t xml:space="preserve"> </w:t>
            </w:r>
            <w:r>
              <w:rPr>
                <w:sz w:val="24"/>
              </w:rPr>
              <w:t>models</w:t>
            </w:r>
            <w:r>
              <w:rPr>
                <w:spacing w:val="-3"/>
                <w:sz w:val="24"/>
              </w:rPr>
              <w:t xml:space="preserve"> </w:t>
            </w:r>
            <w:r>
              <w:rPr>
                <w:sz w:val="24"/>
              </w:rPr>
              <w:t>of</w:t>
            </w:r>
            <w:r>
              <w:rPr>
                <w:spacing w:val="-3"/>
                <w:sz w:val="24"/>
              </w:rPr>
              <w:t xml:space="preserve"> </w:t>
            </w:r>
            <w:r>
              <w:rPr>
                <w:sz w:val="24"/>
              </w:rPr>
              <w:t>family</w:t>
            </w:r>
            <w:r>
              <w:rPr>
                <w:spacing w:val="-8"/>
                <w:sz w:val="24"/>
              </w:rPr>
              <w:t xml:space="preserve"> </w:t>
            </w:r>
            <w:r>
              <w:rPr>
                <w:sz w:val="24"/>
              </w:rPr>
              <w:t>therapy</w:t>
            </w:r>
            <w:r>
              <w:rPr>
                <w:spacing w:val="-6"/>
                <w:sz w:val="24"/>
              </w:rPr>
              <w:t xml:space="preserve"> </w:t>
            </w:r>
            <w:r>
              <w:rPr>
                <w:sz w:val="24"/>
              </w:rPr>
              <w:t>and</w:t>
            </w:r>
            <w:r>
              <w:rPr>
                <w:spacing w:val="-1"/>
                <w:sz w:val="24"/>
              </w:rPr>
              <w:t xml:space="preserve"> </w:t>
            </w:r>
            <w:r>
              <w:rPr>
                <w:sz w:val="24"/>
              </w:rPr>
              <w:t xml:space="preserve">family functioning are examined. Case vignettes from the textbook are used in classroom discussions to help students understand human systems. Students not only have to understand the family </w:t>
            </w:r>
            <w:r w:rsidR="00E54F63">
              <w:rPr>
                <w:sz w:val="24"/>
              </w:rPr>
              <w:t>systems but</w:t>
            </w:r>
            <w:r>
              <w:rPr>
                <w:sz w:val="24"/>
              </w:rPr>
              <w:t xml:space="preserve"> apply appropriate therapeutic modalities to increase the potential for resiliency within the </w:t>
            </w:r>
            <w:r>
              <w:rPr>
                <w:sz w:val="24"/>
              </w:rPr>
              <w:lastRenderedPageBreak/>
              <w:t>family system. Other in-class exercises include students using the genogram as a tool to understand the complexities within family systems.</w:t>
            </w:r>
          </w:p>
          <w:p w14:paraId="12B97108" w14:textId="77777777" w:rsidR="00027B16" w:rsidRDefault="00027B16" w:rsidP="00014C47">
            <w:pPr>
              <w:pStyle w:val="TableParagraph"/>
              <w:ind w:left="0"/>
              <w:rPr>
                <w:sz w:val="24"/>
              </w:rPr>
            </w:pPr>
          </w:p>
          <w:p w14:paraId="3640398E" w14:textId="48936A99" w:rsidR="00027B16" w:rsidRDefault="00027B16" w:rsidP="00027B16">
            <w:pPr>
              <w:pStyle w:val="TableParagraph"/>
              <w:ind w:left="0" w:right="447"/>
              <w:rPr>
                <w:sz w:val="24"/>
              </w:rPr>
            </w:pPr>
            <w:r>
              <w:rPr>
                <w:sz w:val="24"/>
              </w:rPr>
              <w:t xml:space="preserve">In </w:t>
            </w:r>
            <w:r w:rsidRPr="00E54F63">
              <w:rPr>
                <w:sz w:val="24"/>
              </w:rPr>
              <w:t xml:space="preserve">{HUS 211} </w:t>
            </w:r>
            <w:r>
              <w:rPr>
                <w:sz w:val="24"/>
              </w:rPr>
              <w:t>Crisis Intervention and Counseling, students learn about human systems as they relate</w:t>
            </w:r>
            <w:r>
              <w:rPr>
                <w:spacing w:val="-3"/>
                <w:sz w:val="24"/>
              </w:rPr>
              <w:t xml:space="preserve"> </w:t>
            </w:r>
            <w:r>
              <w:rPr>
                <w:sz w:val="24"/>
              </w:rPr>
              <w:t>to</w:t>
            </w:r>
            <w:r>
              <w:rPr>
                <w:spacing w:val="-2"/>
                <w:sz w:val="24"/>
              </w:rPr>
              <w:t xml:space="preserve"> </w:t>
            </w:r>
            <w:r>
              <w:rPr>
                <w:sz w:val="24"/>
              </w:rPr>
              <w:t>crisis. In</w:t>
            </w:r>
            <w:r>
              <w:rPr>
                <w:spacing w:val="-2"/>
                <w:sz w:val="24"/>
              </w:rPr>
              <w:t xml:space="preserve"> </w:t>
            </w:r>
            <w:r>
              <w:rPr>
                <w:sz w:val="24"/>
              </w:rPr>
              <w:t>the</w:t>
            </w:r>
            <w:r>
              <w:rPr>
                <w:spacing w:val="-2"/>
                <w:sz w:val="24"/>
              </w:rPr>
              <w:t xml:space="preserve"> </w:t>
            </w:r>
            <w:r>
              <w:rPr>
                <w:sz w:val="24"/>
              </w:rPr>
              <w:t>textbook,</w:t>
            </w:r>
            <w:r>
              <w:rPr>
                <w:spacing w:val="-2"/>
                <w:sz w:val="24"/>
              </w:rPr>
              <w:t xml:space="preserve"> </w:t>
            </w:r>
            <w:r>
              <w:rPr>
                <w:sz w:val="24"/>
              </w:rPr>
              <w:t>students</w:t>
            </w:r>
            <w:r>
              <w:rPr>
                <w:spacing w:val="-3"/>
                <w:sz w:val="24"/>
              </w:rPr>
              <w:t xml:space="preserve"> </w:t>
            </w:r>
            <w:r>
              <w:rPr>
                <w:sz w:val="24"/>
              </w:rPr>
              <w:t>learn</w:t>
            </w:r>
            <w:r>
              <w:rPr>
                <w:spacing w:val="-2"/>
                <w:sz w:val="24"/>
              </w:rPr>
              <w:t xml:space="preserve"> </w:t>
            </w:r>
            <w:r>
              <w:rPr>
                <w:sz w:val="24"/>
              </w:rPr>
              <w:t>the</w:t>
            </w:r>
            <w:r>
              <w:rPr>
                <w:spacing w:val="-4"/>
                <w:sz w:val="24"/>
              </w:rPr>
              <w:t xml:space="preserve"> </w:t>
            </w:r>
            <w:r>
              <w:rPr>
                <w:sz w:val="24"/>
              </w:rPr>
              <w:t>factors</w:t>
            </w:r>
            <w:r>
              <w:rPr>
                <w:spacing w:val="-3"/>
                <w:sz w:val="24"/>
              </w:rPr>
              <w:t xml:space="preserve"> </w:t>
            </w:r>
            <w:r>
              <w:rPr>
                <w:sz w:val="24"/>
              </w:rPr>
              <w:t>that</w:t>
            </w:r>
            <w:r>
              <w:rPr>
                <w:spacing w:val="-2"/>
                <w:sz w:val="24"/>
              </w:rPr>
              <w:t xml:space="preserve"> </w:t>
            </w:r>
            <w:r>
              <w:rPr>
                <w:sz w:val="24"/>
              </w:rPr>
              <w:t>contribute</w:t>
            </w:r>
            <w:r>
              <w:rPr>
                <w:spacing w:val="-3"/>
                <w:sz w:val="24"/>
              </w:rPr>
              <w:t xml:space="preserve"> </w:t>
            </w:r>
            <w:r>
              <w:rPr>
                <w:sz w:val="24"/>
              </w:rPr>
              <w:t>to</w:t>
            </w:r>
            <w:r>
              <w:rPr>
                <w:spacing w:val="-2"/>
                <w:sz w:val="24"/>
              </w:rPr>
              <w:t xml:space="preserve"> </w:t>
            </w:r>
            <w:r>
              <w:rPr>
                <w:sz w:val="24"/>
              </w:rPr>
              <w:t>clients’</w:t>
            </w:r>
            <w:r>
              <w:rPr>
                <w:spacing w:val="-2"/>
                <w:sz w:val="24"/>
              </w:rPr>
              <w:t xml:space="preserve"> </w:t>
            </w:r>
            <w:r>
              <w:rPr>
                <w:sz w:val="24"/>
              </w:rPr>
              <w:t>ability</w:t>
            </w:r>
            <w:r>
              <w:rPr>
                <w:spacing w:val="-7"/>
                <w:sz w:val="24"/>
              </w:rPr>
              <w:t xml:space="preserve"> </w:t>
            </w:r>
            <w:r>
              <w:rPr>
                <w:sz w:val="24"/>
              </w:rPr>
              <w:t>to</w:t>
            </w:r>
            <w:r>
              <w:rPr>
                <w:spacing w:val="-1"/>
                <w:sz w:val="24"/>
              </w:rPr>
              <w:t xml:space="preserve"> </w:t>
            </w:r>
            <w:r>
              <w:rPr>
                <w:sz w:val="24"/>
              </w:rPr>
              <w:t>handle crisis. Students review concepts such as equilibrium and disequilibrium to understand the capacities, limitations and resiliency of clients during a crisis. Lectures include discussions regarding various environmental stressors that have an impact on clients’ capacities, limitations and</w:t>
            </w:r>
            <w:r>
              <w:rPr>
                <w:spacing w:val="-2"/>
                <w:sz w:val="24"/>
              </w:rPr>
              <w:t xml:space="preserve"> </w:t>
            </w:r>
            <w:r>
              <w:rPr>
                <w:sz w:val="24"/>
              </w:rPr>
              <w:t>abilities</w:t>
            </w:r>
            <w:r>
              <w:rPr>
                <w:spacing w:val="-2"/>
                <w:sz w:val="24"/>
              </w:rPr>
              <w:t xml:space="preserve"> </w:t>
            </w:r>
            <w:r>
              <w:rPr>
                <w:sz w:val="24"/>
              </w:rPr>
              <w:t>to</w:t>
            </w:r>
            <w:r>
              <w:rPr>
                <w:spacing w:val="-2"/>
                <w:sz w:val="24"/>
              </w:rPr>
              <w:t xml:space="preserve"> </w:t>
            </w:r>
            <w:r>
              <w:rPr>
                <w:sz w:val="24"/>
              </w:rPr>
              <w:t>be</w:t>
            </w:r>
            <w:r>
              <w:rPr>
                <w:spacing w:val="-3"/>
                <w:sz w:val="24"/>
              </w:rPr>
              <w:t xml:space="preserve"> </w:t>
            </w:r>
            <w:r>
              <w:rPr>
                <w:sz w:val="24"/>
              </w:rPr>
              <w:t>resilient.</w:t>
            </w:r>
            <w:r>
              <w:rPr>
                <w:spacing w:val="-2"/>
                <w:sz w:val="24"/>
              </w:rPr>
              <w:t xml:space="preserve"> </w:t>
            </w:r>
            <w:r>
              <w:rPr>
                <w:sz w:val="24"/>
              </w:rPr>
              <w:t>Taking</w:t>
            </w:r>
            <w:r>
              <w:rPr>
                <w:spacing w:val="-4"/>
                <w:sz w:val="24"/>
              </w:rPr>
              <w:t xml:space="preserve"> </w:t>
            </w:r>
            <w:r>
              <w:rPr>
                <w:sz w:val="24"/>
              </w:rPr>
              <w:t>these</w:t>
            </w:r>
            <w:r>
              <w:rPr>
                <w:spacing w:val="-3"/>
                <w:sz w:val="24"/>
              </w:rPr>
              <w:t xml:space="preserve"> </w:t>
            </w:r>
            <w:r>
              <w:rPr>
                <w:sz w:val="24"/>
              </w:rPr>
              <w:t>factors</w:t>
            </w:r>
            <w:r>
              <w:rPr>
                <w:spacing w:val="-2"/>
                <w:sz w:val="24"/>
              </w:rPr>
              <w:t xml:space="preserve"> </w:t>
            </w:r>
            <w:r>
              <w:rPr>
                <w:sz w:val="24"/>
              </w:rPr>
              <w:t>into</w:t>
            </w:r>
            <w:r>
              <w:rPr>
                <w:spacing w:val="-2"/>
                <w:sz w:val="24"/>
              </w:rPr>
              <w:t xml:space="preserve"> </w:t>
            </w:r>
            <w:r>
              <w:rPr>
                <w:sz w:val="24"/>
              </w:rPr>
              <w:t>account,</w:t>
            </w:r>
            <w:r>
              <w:rPr>
                <w:spacing w:val="-2"/>
                <w:sz w:val="24"/>
              </w:rPr>
              <w:t xml:space="preserve"> </w:t>
            </w:r>
            <w:r>
              <w:rPr>
                <w:sz w:val="24"/>
              </w:rPr>
              <w:t>students</w:t>
            </w:r>
            <w:r>
              <w:rPr>
                <w:spacing w:val="-2"/>
                <w:sz w:val="24"/>
              </w:rPr>
              <w:t xml:space="preserve"> </w:t>
            </w:r>
            <w:r>
              <w:rPr>
                <w:sz w:val="24"/>
              </w:rPr>
              <w:t>learn</w:t>
            </w:r>
            <w:r>
              <w:rPr>
                <w:spacing w:val="-2"/>
                <w:sz w:val="24"/>
              </w:rPr>
              <w:t xml:space="preserve"> </w:t>
            </w:r>
            <w:r>
              <w:rPr>
                <w:sz w:val="24"/>
              </w:rPr>
              <w:t>how</w:t>
            </w:r>
            <w:r>
              <w:rPr>
                <w:spacing w:val="-2"/>
                <w:sz w:val="24"/>
              </w:rPr>
              <w:t xml:space="preserve"> </w:t>
            </w:r>
            <w:r>
              <w:rPr>
                <w:sz w:val="24"/>
              </w:rPr>
              <w:t>to</w:t>
            </w:r>
            <w:r>
              <w:rPr>
                <w:spacing w:val="-2"/>
                <w:sz w:val="24"/>
              </w:rPr>
              <w:t xml:space="preserve"> </w:t>
            </w:r>
            <w:r>
              <w:rPr>
                <w:sz w:val="24"/>
              </w:rPr>
              <w:t>construct</w:t>
            </w:r>
            <w:r>
              <w:rPr>
                <w:spacing w:val="-2"/>
                <w:sz w:val="24"/>
              </w:rPr>
              <w:t xml:space="preserve"> </w:t>
            </w:r>
            <w:r>
              <w:rPr>
                <w:sz w:val="24"/>
              </w:rPr>
              <w:t>a full case management plan to improve clients’ overall situations.</w:t>
            </w:r>
          </w:p>
          <w:p w14:paraId="10B7279A" w14:textId="77777777" w:rsidR="00027B16" w:rsidRDefault="00027B16" w:rsidP="00027B16">
            <w:pPr>
              <w:pStyle w:val="TableParagraph"/>
              <w:ind w:left="0" w:right="447"/>
              <w:rPr>
                <w:sz w:val="24"/>
              </w:rPr>
            </w:pPr>
          </w:p>
          <w:p w14:paraId="68D1999A" w14:textId="2B4DC0F0" w:rsidR="00027B16" w:rsidRPr="00027B16" w:rsidRDefault="00027B16" w:rsidP="00027B16">
            <w:pPr>
              <w:pStyle w:val="TableParagraph"/>
              <w:ind w:left="0" w:right="447"/>
              <w:rPr>
                <w:sz w:val="24"/>
              </w:rPr>
            </w:pPr>
            <w:r>
              <w:rPr>
                <w:sz w:val="24"/>
              </w:rPr>
              <w:t xml:space="preserve">In </w:t>
            </w:r>
            <w:r w:rsidRPr="00E54F63">
              <w:rPr>
                <w:sz w:val="24"/>
              </w:rPr>
              <w:t>{PSY</w:t>
            </w:r>
            <w:r w:rsidRPr="00E54F63">
              <w:rPr>
                <w:spacing w:val="-4"/>
                <w:sz w:val="24"/>
              </w:rPr>
              <w:t xml:space="preserve"> </w:t>
            </w:r>
            <w:r w:rsidRPr="00E54F63">
              <w:rPr>
                <w:sz w:val="24"/>
              </w:rPr>
              <w:t>214}</w:t>
            </w:r>
            <w:r w:rsidRPr="00E54F63">
              <w:rPr>
                <w:spacing w:val="-5"/>
                <w:sz w:val="24"/>
              </w:rPr>
              <w:t xml:space="preserve"> </w:t>
            </w:r>
            <w:r>
              <w:rPr>
                <w:sz w:val="24"/>
              </w:rPr>
              <w:t>Abnormal</w:t>
            </w:r>
            <w:r>
              <w:rPr>
                <w:spacing w:val="-4"/>
                <w:sz w:val="24"/>
              </w:rPr>
              <w:t xml:space="preserve"> </w:t>
            </w:r>
            <w:r>
              <w:rPr>
                <w:sz w:val="24"/>
              </w:rPr>
              <w:t>Psychology</w:t>
            </w:r>
            <w:r>
              <w:rPr>
                <w:spacing w:val="-7"/>
                <w:sz w:val="24"/>
              </w:rPr>
              <w:t xml:space="preserve"> </w:t>
            </w:r>
            <w:r>
              <w:rPr>
                <w:sz w:val="24"/>
              </w:rPr>
              <w:t>focuses</w:t>
            </w:r>
            <w:r>
              <w:rPr>
                <w:spacing w:val="-4"/>
                <w:sz w:val="24"/>
              </w:rPr>
              <w:t xml:space="preserve"> </w:t>
            </w:r>
            <w:r>
              <w:rPr>
                <w:sz w:val="24"/>
              </w:rPr>
              <w:t>on</w:t>
            </w:r>
            <w:r>
              <w:rPr>
                <w:spacing w:val="-4"/>
                <w:sz w:val="24"/>
              </w:rPr>
              <w:t xml:space="preserve"> </w:t>
            </w:r>
            <w:r>
              <w:rPr>
                <w:sz w:val="24"/>
              </w:rPr>
              <w:t>behaviors,</w:t>
            </w:r>
            <w:r>
              <w:rPr>
                <w:spacing w:val="-4"/>
                <w:sz w:val="24"/>
              </w:rPr>
              <w:t xml:space="preserve"> </w:t>
            </w:r>
            <w:r>
              <w:rPr>
                <w:sz w:val="24"/>
              </w:rPr>
              <w:t>including</w:t>
            </w:r>
            <w:r>
              <w:rPr>
                <w:spacing w:val="-4"/>
                <w:sz w:val="24"/>
              </w:rPr>
              <w:t xml:space="preserve"> </w:t>
            </w:r>
            <w:r>
              <w:rPr>
                <w:sz w:val="24"/>
              </w:rPr>
              <w:t>examination</w:t>
            </w:r>
            <w:r>
              <w:rPr>
                <w:spacing w:val="-4"/>
                <w:sz w:val="24"/>
              </w:rPr>
              <w:t xml:space="preserve"> </w:t>
            </w:r>
            <w:r>
              <w:rPr>
                <w:sz w:val="24"/>
              </w:rPr>
              <w:t>of</w:t>
            </w:r>
            <w:r>
              <w:rPr>
                <w:spacing w:val="-5"/>
                <w:sz w:val="24"/>
              </w:rPr>
              <w:t xml:space="preserve"> </w:t>
            </w:r>
            <w:r>
              <w:rPr>
                <w:sz w:val="24"/>
              </w:rPr>
              <w:t>causes, symptoms, treatment and management of mental disorders.</w:t>
            </w:r>
          </w:p>
          <w:p w14:paraId="59E3BF9F" w14:textId="77777777" w:rsidR="00D7016D" w:rsidRDefault="00D7016D">
            <w:pPr>
              <w:pStyle w:val="TableParagraph"/>
              <w:ind w:left="148"/>
              <w:rPr>
                <w:sz w:val="24"/>
              </w:rPr>
            </w:pPr>
          </w:p>
        </w:tc>
      </w:tr>
      <w:tr w:rsidR="007D40BE" w14:paraId="07FD05CF" w14:textId="77777777" w:rsidTr="432D051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1149"/>
        </w:trPr>
        <w:tc>
          <w:tcPr>
            <w:tcW w:w="6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ABB65F4" w14:textId="188192C2" w:rsidR="007D40BE" w:rsidRDefault="00BB2F7E">
            <w:pPr>
              <w:pStyle w:val="TableParagraph"/>
              <w:ind w:left="100"/>
              <w:rPr>
                <w:sz w:val="24"/>
              </w:rPr>
            </w:pPr>
            <w:r>
              <w:rPr>
                <w:spacing w:val="-5"/>
                <w:sz w:val="24"/>
              </w:rPr>
              <w:lastRenderedPageBreak/>
              <w:t>f.</w:t>
            </w:r>
          </w:p>
        </w:tc>
        <w:tc>
          <w:tcPr>
            <w:tcW w:w="94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5523D5B" w14:textId="5564779E" w:rsidR="007D40BE" w:rsidRPr="00117090" w:rsidRDefault="00BB2F7E" w:rsidP="00C22F60">
            <w:pPr>
              <w:pStyle w:val="TableParagraph"/>
              <w:spacing w:before="62" w:line="256" w:lineRule="auto"/>
              <w:ind w:left="0" w:right="374"/>
              <w:jc w:val="both"/>
              <w:rPr>
                <w:spacing w:val="-2"/>
                <w:sz w:val="24"/>
              </w:rPr>
            </w:pPr>
            <w:r w:rsidRPr="00117090">
              <w:rPr>
                <w:sz w:val="24"/>
              </w:rPr>
              <w:t xml:space="preserve">Emphasis on context and the role of </w:t>
            </w:r>
            <w:r w:rsidR="0091438F" w:rsidRPr="00117090">
              <w:rPr>
                <w:sz w:val="24"/>
              </w:rPr>
              <w:t>intercultural fluenc</w:t>
            </w:r>
            <w:r w:rsidR="004B16C8" w:rsidRPr="00117090">
              <w:rPr>
                <w:sz w:val="24"/>
              </w:rPr>
              <w:t>y,</w:t>
            </w:r>
            <w:r w:rsidRPr="00117090">
              <w:rPr>
                <w:spacing w:val="-6"/>
                <w:sz w:val="24"/>
              </w:rPr>
              <w:t xml:space="preserve"> </w:t>
            </w:r>
            <w:r w:rsidRPr="00117090">
              <w:rPr>
                <w:sz w:val="24"/>
              </w:rPr>
              <w:t>including</w:t>
            </w:r>
            <w:r w:rsidR="00064DCE" w:rsidRPr="00117090">
              <w:rPr>
                <w:sz w:val="24"/>
              </w:rPr>
              <w:t xml:space="preserve"> </w:t>
            </w:r>
            <w:r w:rsidR="004B16C8" w:rsidRPr="00117090">
              <w:rPr>
                <w:sz w:val="24"/>
              </w:rPr>
              <w:t xml:space="preserve">cultural group membership and individual identities in </w:t>
            </w:r>
            <w:r w:rsidRPr="00117090">
              <w:rPr>
                <w:sz w:val="24"/>
              </w:rPr>
              <w:t>determining</w:t>
            </w:r>
            <w:r w:rsidRPr="00117090">
              <w:rPr>
                <w:spacing w:val="-14"/>
                <w:sz w:val="24"/>
              </w:rPr>
              <w:t xml:space="preserve"> </w:t>
            </w:r>
            <w:r w:rsidRPr="00117090">
              <w:rPr>
                <w:sz w:val="24"/>
              </w:rPr>
              <w:t>and</w:t>
            </w:r>
            <w:r w:rsidRPr="00117090">
              <w:rPr>
                <w:spacing w:val="2"/>
                <w:sz w:val="24"/>
              </w:rPr>
              <w:t xml:space="preserve"> </w:t>
            </w:r>
            <w:r w:rsidRPr="00117090">
              <w:rPr>
                <w:sz w:val="24"/>
              </w:rPr>
              <w:t>meeting</w:t>
            </w:r>
            <w:r w:rsidRPr="00117090">
              <w:rPr>
                <w:spacing w:val="-13"/>
                <w:sz w:val="24"/>
              </w:rPr>
              <w:t xml:space="preserve"> </w:t>
            </w:r>
            <w:r w:rsidRPr="00117090">
              <w:rPr>
                <w:sz w:val="24"/>
              </w:rPr>
              <w:t>human</w:t>
            </w:r>
            <w:r w:rsidRPr="00117090">
              <w:rPr>
                <w:spacing w:val="2"/>
                <w:sz w:val="24"/>
              </w:rPr>
              <w:t xml:space="preserve"> </w:t>
            </w:r>
            <w:r w:rsidRPr="00117090">
              <w:rPr>
                <w:spacing w:val="-2"/>
                <w:sz w:val="24"/>
              </w:rPr>
              <w:t>needs.</w:t>
            </w:r>
          </w:p>
          <w:p w14:paraId="6AE65E6E" w14:textId="77777777" w:rsidR="005B5277" w:rsidRDefault="005B5277" w:rsidP="00117090">
            <w:pPr>
              <w:pStyle w:val="TableParagraph"/>
              <w:spacing w:before="62" w:line="256" w:lineRule="auto"/>
              <w:ind w:left="0" w:right="374"/>
              <w:jc w:val="both"/>
              <w:rPr>
                <w:b/>
                <w:sz w:val="24"/>
                <w:u w:val="thick"/>
              </w:rPr>
            </w:pPr>
          </w:p>
          <w:p w14:paraId="65CECB2B" w14:textId="5A4A2E7D" w:rsidR="00117090" w:rsidRPr="00117090" w:rsidRDefault="00C22F60" w:rsidP="00117090">
            <w:pPr>
              <w:pStyle w:val="TableParagraph"/>
              <w:spacing w:before="62" w:line="256" w:lineRule="auto"/>
              <w:ind w:left="0" w:right="374"/>
              <w:jc w:val="both"/>
              <w:rPr>
                <w:spacing w:val="-2"/>
                <w:sz w:val="24"/>
              </w:rPr>
            </w:pPr>
            <w:r w:rsidRPr="00117090">
              <w:rPr>
                <w:b/>
                <w:sz w:val="24"/>
                <w:u w:val="thick"/>
              </w:rPr>
              <w:t>R</w:t>
            </w:r>
            <w:r w:rsidR="00B47242" w:rsidRPr="00117090">
              <w:rPr>
                <w:b/>
                <w:sz w:val="24"/>
                <w:u w:val="thick"/>
              </w:rPr>
              <w:t>esponse:</w:t>
            </w:r>
            <w:r w:rsidR="00B47242" w:rsidRPr="00117090">
              <w:rPr>
                <w:b/>
                <w:spacing w:val="-4"/>
                <w:sz w:val="24"/>
              </w:rPr>
              <w:t xml:space="preserve"> </w:t>
            </w:r>
            <w:r w:rsidR="00B47242" w:rsidRPr="00117090">
              <w:rPr>
                <w:sz w:val="24"/>
              </w:rPr>
              <w:t>The</w:t>
            </w:r>
            <w:r w:rsidR="00B47242" w:rsidRPr="00117090">
              <w:rPr>
                <w:spacing w:val="-6"/>
                <w:sz w:val="24"/>
              </w:rPr>
              <w:t xml:space="preserve"> </w:t>
            </w:r>
            <w:r w:rsidR="00B47242" w:rsidRPr="00117090">
              <w:rPr>
                <w:sz w:val="24"/>
              </w:rPr>
              <w:t>following</w:t>
            </w:r>
            <w:r w:rsidR="00B47242" w:rsidRPr="00117090">
              <w:rPr>
                <w:spacing w:val="-9"/>
                <w:sz w:val="24"/>
              </w:rPr>
              <w:t xml:space="preserve"> </w:t>
            </w:r>
            <w:r w:rsidR="00B47242" w:rsidRPr="00117090">
              <w:rPr>
                <w:sz w:val="24"/>
              </w:rPr>
              <w:t>courses</w:t>
            </w:r>
            <w:r w:rsidR="00B47242" w:rsidRPr="00117090">
              <w:rPr>
                <w:spacing w:val="-3"/>
                <w:sz w:val="24"/>
              </w:rPr>
              <w:t xml:space="preserve"> </w:t>
            </w:r>
            <w:r w:rsidR="00AE51D2" w:rsidRPr="00117090">
              <w:rPr>
                <w:sz w:val="24"/>
              </w:rPr>
              <w:t>emphasize</w:t>
            </w:r>
            <w:r w:rsidR="00117090" w:rsidRPr="00117090">
              <w:rPr>
                <w:sz w:val="24"/>
              </w:rPr>
              <w:t xml:space="preserve"> context and the role of intercultural fluency,</w:t>
            </w:r>
            <w:r w:rsidR="00117090" w:rsidRPr="00117090">
              <w:rPr>
                <w:spacing w:val="-6"/>
                <w:sz w:val="24"/>
              </w:rPr>
              <w:t xml:space="preserve"> </w:t>
            </w:r>
            <w:r w:rsidR="00117090" w:rsidRPr="00117090">
              <w:rPr>
                <w:sz w:val="24"/>
              </w:rPr>
              <w:t>including cultural group membership and individual identities in determining</w:t>
            </w:r>
            <w:r w:rsidR="00117090" w:rsidRPr="00117090">
              <w:rPr>
                <w:spacing w:val="-14"/>
                <w:sz w:val="24"/>
              </w:rPr>
              <w:t xml:space="preserve"> </w:t>
            </w:r>
            <w:r w:rsidR="00117090" w:rsidRPr="00117090">
              <w:rPr>
                <w:sz w:val="24"/>
              </w:rPr>
              <w:t>and</w:t>
            </w:r>
            <w:r w:rsidR="00117090" w:rsidRPr="00117090">
              <w:rPr>
                <w:spacing w:val="2"/>
                <w:sz w:val="24"/>
              </w:rPr>
              <w:t xml:space="preserve"> </w:t>
            </w:r>
            <w:r w:rsidR="00117090" w:rsidRPr="00117090">
              <w:rPr>
                <w:sz w:val="24"/>
              </w:rPr>
              <w:t>meeting</w:t>
            </w:r>
            <w:r w:rsidR="00117090" w:rsidRPr="00117090">
              <w:rPr>
                <w:spacing w:val="-13"/>
                <w:sz w:val="24"/>
              </w:rPr>
              <w:t xml:space="preserve"> </w:t>
            </w:r>
            <w:r w:rsidR="00117090" w:rsidRPr="00117090">
              <w:rPr>
                <w:sz w:val="24"/>
              </w:rPr>
              <w:t>human</w:t>
            </w:r>
            <w:r w:rsidR="00117090" w:rsidRPr="00117090">
              <w:rPr>
                <w:spacing w:val="2"/>
                <w:sz w:val="24"/>
              </w:rPr>
              <w:t xml:space="preserve"> </w:t>
            </w:r>
            <w:r w:rsidR="00117090" w:rsidRPr="00117090">
              <w:rPr>
                <w:spacing w:val="-2"/>
                <w:sz w:val="24"/>
              </w:rPr>
              <w:t>needs.</w:t>
            </w:r>
          </w:p>
          <w:p w14:paraId="49612D02" w14:textId="49550B36" w:rsidR="00B47242" w:rsidRDefault="00B47242" w:rsidP="00B47242">
            <w:pPr>
              <w:pStyle w:val="TableParagraph"/>
              <w:spacing w:before="81"/>
              <w:rPr>
                <w:sz w:val="24"/>
              </w:rPr>
            </w:pPr>
          </w:p>
          <w:p w14:paraId="300871A1" w14:textId="19440F58" w:rsidR="00B47242" w:rsidRPr="00AE51D2" w:rsidRDefault="00B47242" w:rsidP="00E1114E">
            <w:pPr>
              <w:pStyle w:val="TableParagraph"/>
              <w:spacing w:before="0"/>
              <w:ind w:left="0"/>
              <w:rPr>
                <w:b/>
                <w:bCs/>
                <w:sz w:val="24"/>
                <w:szCs w:val="24"/>
              </w:rPr>
            </w:pPr>
            <w:r w:rsidRPr="00AE51D2">
              <w:rPr>
                <w:b/>
                <w:bCs/>
                <w:sz w:val="24"/>
                <w:szCs w:val="24"/>
              </w:rPr>
              <w:t>HUS</w:t>
            </w:r>
            <w:r w:rsidRPr="00AE51D2">
              <w:rPr>
                <w:b/>
                <w:bCs/>
                <w:spacing w:val="-7"/>
                <w:sz w:val="24"/>
                <w:szCs w:val="24"/>
              </w:rPr>
              <w:t xml:space="preserve"> </w:t>
            </w:r>
            <w:r w:rsidRPr="00AE51D2">
              <w:rPr>
                <w:b/>
                <w:bCs/>
                <w:sz w:val="24"/>
                <w:szCs w:val="24"/>
              </w:rPr>
              <w:t>100</w:t>
            </w:r>
            <w:r w:rsidRPr="00AE51D2">
              <w:rPr>
                <w:b/>
                <w:bCs/>
                <w:spacing w:val="59"/>
                <w:sz w:val="24"/>
                <w:szCs w:val="24"/>
              </w:rPr>
              <w:t xml:space="preserve"> </w:t>
            </w:r>
            <w:r w:rsidRPr="00AE51D2">
              <w:rPr>
                <w:b/>
                <w:bCs/>
                <w:sz w:val="24"/>
                <w:szCs w:val="24"/>
              </w:rPr>
              <w:t>Introduction</w:t>
            </w:r>
            <w:r w:rsidRPr="00AE51D2">
              <w:rPr>
                <w:b/>
                <w:bCs/>
                <w:spacing w:val="-4"/>
                <w:sz w:val="24"/>
                <w:szCs w:val="24"/>
              </w:rPr>
              <w:t xml:space="preserve"> </w:t>
            </w:r>
            <w:r w:rsidRPr="00AE51D2">
              <w:rPr>
                <w:b/>
                <w:bCs/>
                <w:sz w:val="24"/>
                <w:szCs w:val="24"/>
              </w:rPr>
              <w:t>to</w:t>
            </w:r>
            <w:r w:rsidRPr="00AE51D2">
              <w:rPr>
                <w:b/>
                <w:bCs/>
                <w:spacing w:val="-6"/>
                <w:sz w:val="24"/>
                <w:szCs w:val="24"/>
              </w:rPr>
              <w:t xml:space="preserve"> </w:t>
            </w:r>
            <w:r w:rsidRPr="00AE51D2">
              <w:rPr>
                <w:b/>
                <w:bCs/>
                <w:sz w:val="24"/>
                <w:szCs w:val="24"/>
              </w:rPr>
              <w:t>Human</w:t>
            </w:r>
            <w:r w:rsidRPr="00AE51D2">
              <w:rPr>
                <w:b/>
                <w:bCs/>
                <w:spacing w:val="-1"/>
                <w:sz w:val="24"/>
                <w:szCs w:val="24"/>
              </w:rPr>
              <w:t xml:space="preserve"> </w:t>
            </w:r>
            <w:r w:rsidRPr="00AE51D2">
              <w:rPr>
                <w:b/>
                <w:bCs/>
                <w:spacing w:val="-2"/>
                <w:sz w:val="24"/>
                <w:szCs w:val="24"/>
              </w:rPr>
              <w:t>Services</w:t>
            </w:r>
          </w:p>
          <w:p w14:paraId="6C1038D3" w14:textId="1183878C" w:rsidR="00A539D6" w:rsidRPr="00AE51D2" w:rsidRDefault="00B47242" w:rsidP="00E1114E">
            <w:pPr>
              <w:rPr>
                <w:b/>
                <w:bCs/>
                <w:sz w:val="24"/>
                <w:szCs w:val="24"/>
              </w:rPr>
            </w:pPr>
            <w:r w:rsidRPr="00AE51D2">
              <w:rPr>
                <w:b/>
                <w:bCs/>
                <w:sz w:val="24"/>
                <w:szCs w:val="24"/>
              </w:rPr>
              <w:t>HUS 101 Human Service and Addiction Counseling Ethics in Practice</w:t>
            </w:r>
          </w:p>
          <w:p w14:paraId="4EFC0767" w14:textId="0A4507FA" w:rsidR="00B47242" w:rsidRPr="00AE51D2" w:rsidRDefault="00B47242" w:rsidP="00E1114E">
            <w:pPr>
              <w:pStyle w:val="TableParagraph"/>
              <w:spacing w:before="0"/>
              <w:ind w:left="0" w:right="2809"/>
              <w:rPr>
                <w:b/>
                <w:bCs/>
                <w:sz w:val="24"/>
                <w:szCs w:val="24"/>
              </w:rPr>
            </w:pPr>
            <w:r w:rsidRPr="00AE51D2">
              <w:rPr>
                <w:b/>
                <w:bCs/>
                <w:sz w:val="24"/>
                <w:szCs w:val="24"/>
              </w:rPr>
              <w:t>HUS 114</w:t>
            </w:r>
            <w:r w:rsidRPr="00AE51D2">
              <w:rPr>
                <w:b/>
                <w:bCs/>
                <w:spacing w:val="40"/>
                <w:sz w:val="24"/>
                <w:szCs w:val="24"/>
              </w:rPr>
              <w:t xml:space="preserve"> </w:t>
            </w:r>
            <w:r w:rsidRPr="00AE51D2">
              <w:rPr>
                <w:b/>
                <w:bCs/>
                <w:sz w:val="24"/>
                <w:szCs w:val="24"/>
              </w:rPr>
              <w:t>Counseling, Assessment and Case Management</w:t>
            </w:r>
          </w:p>
          <w:p w14:paraId="3395A2FA" w14:textId="30189D31" w:rsidR="006B5E7F" w:rsidRPr="00AE51D2" w:rsidRDefault="00B47242" w:rsidP="00E1114E">
            <w:pPr>
              <w:rPr>
                <w:b/>
                <w:bCs/>
                <w:sz w:val="24"/>
                <w:szCs w:val="24"/>
              </w:rPr>
            </w:pPr>
            <w:r w:rsidRPr="00AE51D2">
              <w:rPr>
                <w:b/>
                <w:bCs/>
                <w:sz w:val="24"/>
                <w:szCs w:val="24"/>
              </w:rPr>
              <w:t xml:space="preserve">HUS 115 Fieldwork: Counseling, Assessment and Case Management </w:t>
            </w:r>
          </w:p>
          <w:p w14:paraId="35B4D30F" w14:textId="03D7ED6D" w:rsidR="00B47242" w:rsidRPr="00AE51D2" w:rsidRDefault="00B47242" w:rsidP="00E1114E">
            <w:pPr>
              <w:rPr>
                <w:b/>
                <w:bCs/>
                <w:sz w:val="24"/>
                <w:szCs w:val="24"/>
              </w:rPr>
            </w:pPr>
            <w:r w:rsidRPr="00AE51D2">
              <w:rPr>
                <w:b/>
                <w:bCs/>
                <w:sz w:val="24"/>
                <w:szCs w:val="24"/>
              </w:rPr>
              <w:t>HUS 141 Group Dynamics</w:t>
            </w:r>
          </w:p>
          <w:p w14:paraId="7511BBB7" w14:textId="04715038" w:rsidR="00B47242" w:rsidRPr="00AE51D2" w:rsidRDefault="00B47242" w:rsidP="00E1114E">
            <w:pPr>
              <w:rPr>
                <w:b/>
                <w:bCs/>
                <w:sz w:val="24"/>
                <w:szCs w:val="24"/>
              </w:rPr>
            </w:pPr>
            <w:r w:rsidRPr="00AE51D2">
              <w:rPr>
                <w:b/>
                <w:bCs/>
                <w:sz w:val="24"/>
                <w:szCs w:val="24"/>
              </w:rPr>
              <w:t>HUS 211 Crisis Intervention and Counseling</w:t>
            </w:r>
          </w:p>
          <w:p w14:paraId="445B5072" w14:textId="664D8BB8" w:rsidR="00B47242" w:rsidRPr="00AE51D2" w:rsidRDefault="00B47242" w:rsidP="00E1114E">
            <w:pPr>
              <w:rPr>
                <w:b/>
                <w:bCs/>
                <w:sz w:val="24"/>
                <w:szCs w:val="24"/>
              </w:rPr>
            </w:pPr>
            <w:r w:rsidRPr="00AE51D2">
              <w:rPr>
                <w:b/>
                <w:bCs/>
                <w:sz w:val="24"/>
                <w:szCs w:val="24"/>
              </w:rPr>
              <w:t>HUS 216 Theories of Counseling</w:t>
            </w:r>
          </w:p>
          <w:p w14:paraId="56D2BFF5" w14:textId="4583EF04" w:rsidR="006B5E7F" w:rsidRPr="00AE51D2" w:rsidRDefault="00B47242" w:rsidP="00E1114E">
            <w:pPr>
              <w:rPr>
                <w:b/>
                <w:bCs/>
                <w:sz w:val="24"/>
                <w:szCs w:val="24"/>
              </w:rPr>
            </w:pPr>
            <w:r w:rsidRPr="00AE51D2">
              <w:rPr>
                <w:b/>
                <w:bCs/>
                <w:sz w:val="24"/>
                <w:szCs w:val="24"/>
              </w:rPr>
              <w:t>HUS 217 Fieldwork: Theories of Counseling</w:t>
            </w:r>
          </w:p>
          <w:p w14:paraId="0FEE1C8E" w14:textId="77777777" w:rsidR="006D400A" w:rsidRPr="00AE51D2" w:rsidRDefault="006D400A" w:rsidP="00207AE6">
            <w:pPr>
              <w:rPr>
                <w:b/>
                <w:bCs/>
              </w:rPr>
            </w:pPr>
          </w:p>
          <w:p w14:paraId="2991908D" w14:textId="3C071CE8" w:rsidR="00B47242" w:rsidRDefault="00B47242" w:rsidP="00A60421">
            <w:pPr>
              <w:pStyle w:val="TableParagraph"/>
              <w:spacing w:before="273"/>
              <w:ind w:left="0" w:right="993"/>
              <w:jc w:val="both"/>
              <w:rPr>
                <w:sz w:val="24"/>
              </w:rPr>
            </w:pPr>
            <w:r w:rsidRPr="00CB4EA5">
              <w:rPr>
                <w:sz w:val="24"/>
                <w:szCs w:val="24"/>
              </w:rPr>
              <w:t>In {HUS 100} Introduction to Human Services, students</w:t>
            </w:r>
            <w:r w:rsidR="00A60421" w:rsidRPr="00CB4EA5">
              <w:rPr>
                <w:sz w:val="24"/>
                <w:szCs w:val="24"/>
              </w:rPr>
              <w:t xml:space="preserve"> write reflective </w:t>
            </w:r>
            <w:r w:rsidRPr="00CB4EA5">
              <w:rPr>
                <w:sz w:val="24"/>
                <w:szCs w:val="24"/>
              </w:rPr>
              <w:t>journal</w:t>
            </w:r>
            <w:r w:rsidR="00A60421" w:rsidRPr="00CB4EA5">
              <w:rPr>
                <w:sz w:val="24"/>
                <w:szCs w:val="24"/>
              </w:rPr>
              <w:t>s</w:t>
            </w:r>
            <w:r w:rsidRPr="00CB4EA5">
              <w:rPr>
                <w:sz w:val="24"/>
                <w:szCs w:val="24"/>
              </w:rPr>
              <w:t xml:space="preserve"> for each chapter from the </w:t>
            </w:r>
            <w:r w:rsidRPr="007B7A69">
              <w:rPr>
                <w:i/>
                <w:iCs/>
                <w:sz w:val="24"/>
                <w:szCs w:val="24"/>
              </w:rPr>
              <w:t xml:space="preserve">I Never Knew I Had </w:t>
            </w:r>
            <w:proofErr w:type="gramStart"/>
            <w:r w:rsidRPr="007B7A69">
              <w:rPr>
                <w:i/>
                <w:iCs/>
                <w:sz w:val="24"/>
                <w:szCs w:val="24"/>
              </w:rPr>
              <w:t>A</w:t>
            </w:r>
            <w:proofErr w:type="gramEnd"/>
            <w:r w:rsidRPr="007B7A69">
              <w:rPr>
                <w:i/>
                <w:iCs/>
                <w:sz w:val="24"/>
                <w:szCs w:val="24"/>
              </w:rPr>
              <w:t xml:space="preserve"> Choice</w:t>
            </w:r>
            <w:r w:rsidRPr="00CB4EA5">
              <w:rPr>
                <w:sz w:val="24"/>
                <w:szCs w:val="24"/>
              </w:rPr>
              <w:t xml:space="preserve"> text that addresses various cultural factors such as gender roles, sexual orientation, learning styles, socioeconomic status, and values, among other cultural factors</w:t>
            </w:r>
            <w:r>
              <w:rPr>
                <w:spacing w:val="-2"/>
                <w:sz w:val="24"/>
              </w:rPr>
              <w:t>.</w:t>
            </w:r>
          </w:p>
          <w:p w14:paraId="1ECDE9EB" w14:textId="77777777" w:rsidR="00CB4EA5" w:rsidRDefault="00CB4EA5" w:rsidP="00CB4EA5"/>
          <w:p w14:paraId="2CD4BF50" w14:textId="493EF89D" w:rsidR="00C90276" w:rsidRDefault="00B47242" w:rsidP="00CB4EA5">
            <w:pPr>
              <w:rPr>
                <w:sz w:val="24"/>
                <w:szCs w:val="24"/>
              </w:rPr>
            </w:pPr>
            <w:r w:rsidRPr="00CB4EA5">
              <w:rPr>
                <w:sz w:val="24"/>
                <w:szCs w:val="24"/>
              </w:rPr>
              <w:t xml:space="preserve">Human Service and Addiction Counseling Ethics in Practice </w:t>
            </w:r>
            <w:r w:rsidR="00E1114E">
              <w:rPr>
                <w:sz w:val="24"/>
                <w:szCs w:val="24"/>
              </w:rPr>
              <w:t>{HUS 101}</w:t>
            </w:r>
            <w:r w:rsidR="00E1114E" w:rsidRPr="00CB4EA5">
              <w:rPr>
                <w:sz w:val="24"/>
                <w:szCs w:val="24"/>
              </w:rPr>
              <w:t xml:space="preserve"> </w:t>
            </w:r>
            <w:r w:rsidRPr="00CB4EA5">
              <w:rPr>
                <w:sz w:val="24"/>
                <w:szCs w:val="24"/>
              </w:rPr>
              <w:t xml:space="preserve">is an approved diversity course for the college. Both the ethics textbook and internship book have chapters that focus on the importance of </w:t>
            </w:r>
            <w:r w:rsidR="00AB08E2" w:rsidRPr="00CB4EA5">
              <w:rPr>
                <w:sz w:val="24"/>
                <w:szCs w:val="24"/>
              </w:rPr>
              <w:t>intercultural fluency</w:t>
            </w:r>
            <w:r w:rsidRPr="00CB4EA5">
              <w:rPr>
                <w:sz w:val="24"/>
                <w:szCs w:val="24"/>
              </w:rPr>
              <w:t xml:space="preserve">. Students are presented with various case vignettes that focus on clients from differing cultural backgrounds. </w:t>
            </w:r>
            <w:r w:rsidR="00C90276">
              <w:rPr>
                <w:sz w:val="24"/>
                <w:szCs w:val="24"/>
              </w:rPr>
              <w:t xml:space="preserve">Students take several assessments that expose </w:t>
            </w:r>
            <w:r w:rsidR="00386EE3">
              <w:rPr>
                <w:sz w:val="24"/>
                <w:szCs w:val="24"/>
              </w:rPr>
              <w:t>them to</w:t>
            </w:r>
            <w:r w:rsidR="00C90276">
              <w:rPr>
                <w:sz w:val="24"/>
                <w:szCs w:val="24"/>
              </w:rPr>
              <w:t xml:space="preserve"> </w:t>
            </w:r>
            <w:r w:rsidR="00C90276" w:rsidRPr="00C90276">
              <w:rPr>
                <w:sz w:val="24"/>
                <w:szCs w:val="24"/>
              </w:rPr>
              <w:t>various cultures and their cultural practices</w:t>
            </w:r>
            <w:r w:rsidR="00C90276">
              <w:rPr>
                <w:sz w:val="24"/>
                <w:szCs w:val="24"/>
              </w:rPr>
              <w:t xml:space="preserve"> </w:t>
            </w:r>
            <w:proofErr w:type="gramStart"/>
            <w:r w:rsidR="00C90276">
              <w:rPr>
                <w:sz w:val="24"/>
                <w:szCs w:val="24"/>
              </w:rPr>
              <w:t>in order to</w:t>
            </w:r>
            <w:proofErr w:type="gramEnd"/>
            <w:r w:rsidR="00C90276">
              <w:rPr>
                <w:sz w:val="24"/>
                <w:szCs w:val="24"/>
              </w:rPr>
              <w:t xml:space="preserve"> understand </w:t>
            </w:r>
            <w:r w:rsidR="00C617CE">
              <w:rPr>
                <w:sz w:val="24"/>
                <w:szCs w:val="24"/>
              </w:rPr>
              <w:t xml:space="preserve">how intercultural fluency impacts the needs of clients. </w:t>
            </w:r>
            <w:r w:rsidR="00C90276" w:rsidRPr="00C90276">
              <w:rPr>
                <w:sz w:val="24"/>
                <w:szCs w:val="24"/>
              </w:rPr>
              <w:t> </w:t>
            </w:r>
          </w:p>
          <w:p w14:paraId="793FE6FB" w14:textId="77777777" w:rsidR="001029C2" w:rsidRDefault="001029C2" w:rsidP="001029C2">
            <w:pPr>
              <w:pStyle w:val="TableParagraph"/>
              <w:ind w:left="0" w:right="1004"/>
              <w:rPr>
                <w:sz w:val="24"/>
              </w:rPr>
            </w:pPr>
          </w:p>
          <w:p w14:paraId="5D3CB7FF" w14:textId="138F276A" w:rsidR="00B670F0" w:rsidRDefault="00B670F0" w:rsidP="001029C2">
            <w:pPr>
              <w:pStyle w:val="TableParagraph"/>
              <w:ind w:left="0" w:right="1004"/>
              <w:rPr>
                <w:sz w:val="24"/>
              </w:rPr>
            </w:pPr>
            <w:r>
              <w:rPr>
                <w:sz w:val="24"/>
              </w:rPr>
              <w:t>In</w:t>
            </w:r>
            <w:r>
              <w:rPr>
                <w:spacing w:val="-4"/>
                <w:sz w:val="24"/>
              </w:rPr>
              <w:t xml:space="preserve"> </w:t>
            </w:r>
            <w:r w:rsidRPr="00055385">
              <w:rPr>
                <w:sz w:val="24"/>
              </w:rPr>
              <w:t>{HUS</w:t>
            </w:r>
            <w:r w:rsidRPr="00055385">
              <w:rPr>
                <w:spacing w:val="-3"/>
                <w:sz w:val="24"/>
              </w:rPr>
              <w:t xml:space="preserve"> </w:t>
            </w:r>
            <w:r w:rsidRPr="00055385">
              <w:rPr>
                <w:sz w:val="24"/>
              </w:rPr>
              <w:t>141}</w:t>
            </w:r>
            <w:r w:rsidRPr="00055385">
              <w:rPr>
                <w:spacing w:val="-3"/>
                <w:sz w:val="24"/>
              </w:rPr>
              <w:t xml:space="preserve"> </w:t>
            </w:r>
            <w:r>
              <w:rPr>
                <w:sz w:val="24"/>
              </w:rPr>
              <w:t>Group</w:t>
            </w:r>
            <w:r>
              <w:rPr>
                <w:spacing w:val="-3"/>
                <w:sz w:val="24"/>
              </w:rPr>
              <w:t xml:space="preserve"> </w:t>
            </w:r>
            <w:r>
              <w:rPr>
                <w:sz w:val="24"/>
              </w:rPr>
              <w:t>Dynamics,</w:t>
            </w:r>
            <w:r>
              <w:rPr>
                <w:spacing w:val="-3"/>
                <w:sz w:val="24"/>
              </w:rPr>
              <w:t xml:space="preserve"> </w:t>
            </w:r>
            <w:r>
              <w:rPr>
                <w:sz w:val="24"/>
              </w:rPr>
              <w:t>students</w:t>
            </w:r>
            <w:r>
              <w:rPr>
                <w:spacing w:val="-3"/>
                <w:sz w:val="24"/>
              </w:rPr>
              <w:t xml:space="preserve"> </w:t>
            </w:r>
            <w:r>
              <w:rPr>
                <w:sz w:val="24"/>
              </w:rPr>
              <w:t>begin</w:t>
            </w:r>
            <w:r>
              <w:rPr>
                <w:spacing w:val="-3"/>
                <w:sz w:val="24"/>
              </w:rPr>
              <w:t xml:space="preserve"> </w:t>
            </w:r>
            <w:r>
              <w:rPr>
                <w:sz w:val="24"/>
              </w:rPr>
              <w:t>to</w:t>
            </w:r>
            <w:r>
              <w:rPr>
                <w:spacing w:val="-1"/>
                <w:sz w:val="24"/>
              </w:rPr>
              <w:t xml:space="preserve"> </w:t>
            </w:r>
            <w:r>
              <w:rPr>
                <w:sz w:val="24"/>
              </w:rPr>
              <w:t>explore</w:t>
            </w:r>
            <w:r>
              <w:rPr>
                <w:spacing w:val="-5"/>
                <w:sz w:val="24"/>
              </w:rPr>
              <w:t xml:space="preserve"> </w:t>
            </w:r>
            <w:r>
              <w:rPr>
                <w:sz w:val="24"/>
              </w:rPr>
              <w:t>the</w:t>
            </w:r>
            <w:r>
              <w:rPr>
                <w:spacing w:val="-3"/>
                <w:sz w:val="24"/>
              </w:rPr>
              <w:t xml:space="preserve"> </w:t>
            </w:r>
            <w:r>
              <w:rPr>
                <w:sz w:val="24"/>
              </w:rPr>
              <w:t>intersectionality</w:t>
            </w:r>
            <w:r>
              <w:rPr>
                <w:spacing w:val="-11"/>
                <w:sz w:val="24"/>
              </w:rPr>
              <w:t xml:space="preserve"> </w:t>
            </w:r>
            <w:r>
              <w:rPr>
                <w:sz w:val="24"/>
              </w:rPr>
              <w:t>of</w:t>
            </w:r>
            <w:r>
              <w:rPr>
                <w:spacing w:val="-3"/>
                <w:sz w:val="24"/>
              </w:rPr>
              <w:t xml:space="preserve"> </w:t>
            </w:r>
            <w:r>
              <w:rPr>
                <w:sz w:val="24"/>
              </w:rPr>
              <w:t>their</w:t>
            </w:r>
            <w:r>
              <w:rPr>
                <w:spacing w:val="-3"/>
                <w:sz w:val="24"/>
              </w:rPr>
              <w:t xml:space="preserve"> </w:t>
            </w:r>
            <w:r>
              <w:rPr>
                <w:sz w:val="24"/>
              </w:rPr>
              <w:t xml:space="preserve">own identities as they relate to ethnicity, culture, gender, sexual orientation, learning </w:t>
            </w:r>
            <w:r>
              <w:rPr>
                <w:sz w:val="24"/>
              </w:rPr>
              <w:lastRenderedPageBreak/>
              <w:t xml:space="preserve">styles, </w:t>
            </w:r>
            <w:r w:rsidR="004324D6">
              <w:rPr>
                <w:sz w:val="24"/>
              </w:rPr>
              <w:t>ability, and</w:t>
            </w:r>
            <w:r>
              <w:rPr>
                <w:sz w:val="24"/>
              </w:rPr>
              <w:t xml:space="preserve"> socioeconomic status, among</w:t>
            </w:r>
            <w:r>
              <w:rPr>
                <w:spacing w:val="-4"/>
                <w:sz w:val="24"/>
              </w:rPr>
              <w:t xml:space="preserve"> </w:t>
            </w:r>
            <w:r>
              <w:rPr>
                <w:sz w:val="24"/>
              </w:rPr>
              <w:t xml:space="preserve">others. </w:t>
            </w:r>
            <w:r w:rsidRPr="00257AB0">
              <w:rPr>
                <w:sz w:val="24"/>
              </w:rPr>
              <w:t xml:space="preserve">Students complete an </w:t>
            </w:r>
            <w:r w:rsidRPr="0018302B">
              <w:rPr>
                <w:b/>
                <w:bCs/>
                <w:i/>
                <w:iCs/>
                <w:sz w:val="24"/>
              </w:rPr>
              <w:t>Identity</w:t>
            </w:r>
            <w:r w:rsidRPr="0018302B">
              <w:rPr>
                <w:b/>
                <w:bCs/>
                <w:i/>
                <w:iCs/>
                <w:spacing w:val="-11"/>
                <w:sz w:val="24"/>
              </w:rPr>
              <w:t xml:space="preserve"> </w:t>
            </w:r>
            <w:r w:rsidR="0018302B" w:rsidRPr="0018302B">
              <w:rPr>
                <w:b/>
                <w:bCs/>
                <w:i/>
                <w:iCs/>
                <w:sz w:val="24"/>
              </w:rPr>
              <w:t>Signs Survey</w:t>
            </w:r>
            <w:r w:rsidR="00286DD8" w:rsidRPr="0018302B">
              <w:rPr>
                <w:sz w:val="24"/>
                <w:szCs w:val="24"/>
              </w:rPr>
              <w:t xml:space="preserve"> </w:t>
            </w:r>
            <w:r w:rsidRPr="00257AB0">
              <w:rPr>
                <w:sz w:val="24"/>
              </w:rPr>
              <w:t xml:space="preserve">where they assess and explore their various identities with subsequent classroom </w:t>
            </w:r>
            <w:r w:rsidRPr="00257AB0">
              <w:rPr>
                <w:spacing w:val="-2"/>
                <w:sz w:val="24"/>
              </w:rPr>
              <w:t>discussion.</w:t>
            </w:r>
          </w:p>
          <w:p w14:paraId="7D6B9F07" w14:textId="29CE13DC" w:rsidR="00B670F0" w:rsidRDefault="00B670F0" w:rsidP="004D5250">
            <w:pPr>
              <w:pStyle w:val="TableParagraph"/>
              <w:spacing w:before="270"/>
              <w:ind w:left="0" w:right="471"/>
              <w:rPr>
                <w:sz w:val="24"/>
              </w:rPr>
            </w:pPr>
            <w:r>
              <w:rPr>
                <w:sz w:val="24"/>
              </w:rPr>
              <w:t xml:space="preserve">In </w:t>
            </w:r>
            <w:r w:rsidRPr="000F551B">
              <w:rPr>
                <w:sz w:val="24"/>
              </w:rPr>
              <w:t xml:space="preserve">{HUS </w:t>
            </w:r>
            <w:r w:rsidR="00063653" w:rsidRPr="000F551B">
              <w:rPr>
                <w:sz w:val="24"/>
              </w:rPr>
              <w:t>211}</w:t>
            </w:r>
            <w:r w:rsidR="00063653">
              <w:rPr>
                <w:sz w:val="24"/>
              </w:rPr>
              <w:t xml:space="preserve"> Crisis</w:t>
            </w:r>
            <w:r w:rsidR="006279F7">
              <w:rPr>
                <w:sz w:val="24"/>
              </w:rPr>
              <w:t xml:space="preserve"> Intervention and Counseling,</w:t>
            </w:r>
            <w:r w:rsidRPr="000F551B">
              <w:rPr>
                <w:sz w:val="24"/>
              </w:rPr>
              <w:t xml:space="preserve"> </w:t>
            </w:r>
            <w:r>
              <w:rPr>
                <w:sz w:val="24"/>
              </w:rPr>
              <w:t>chapters within the textbook focus on cultural sensitivity in crisis intervention.</w:t>
            </w:r>
            <w:r w:rsidR="004324D6">
              <w:rPr>
                <w:sz w:val="24"/>
              </w:rPr>
              <w:t xml:space="preserve"> </w:t>
            </w:r>
            <w:r>
              <w:rPr>
                <w:sz w:val="24"/>
              </w:rPr>
              <w:t>Topics</w:t>
            </w:r>
            <w:r>
              <w:rPr>
                <w:spacing w:val="-5"/>
                <w:sz w:val="24"/>
              </w:rPr>
              <w:t xml:space="preserve"> </w:t>
            </w:r>
            <w:r>
              <w:rPr>
                <w:sz w:val="24"/>
              </w:rPr>
              <w:t>include</w:t>
            </w:r>
            <w:r>
              <w:rPr>
                <w:spacing w:val="-6"/>
                <w:sz w:val="24"/>
              </w:rPr>
              <w:t xml:space="preserve"> </w:t>
            </w:r>
            <w:r>
              <w:rPr>
                <w:sz w:val="24"/>
              </w:rPr>
              <w:t>developing</w:t>
            </w:r>
            <w:r>
              <w:rPr>
                <w:spacing w:val="-8"/>
                <w:sz w:val="24"/>
              </w:rPr>
              <w:t xml:space="preserve"> </w:t>
            </w:r>
            <w:r>
              <w:rPr>
                <w:sz w:val="24"/>
              </w:rPr>
              <w:t>culturally</w:t>
            </w:r>
            <w:r>
              <w:rPr>
                <w:spacing w:val="-8"/>
                <w:sz w:val="24"/>
              </w:rPr>
              <w:t xml:space="preserve"> </w:t>
            </w:r>
            <w:r>
              <w:rPr>
                <w:sz w:val="24"/>
              </w:rPr>
              <w:t>relevant</w:t>
            </w:r>
            <w:r>
              <w:rPr>
                <w:spacing w:val="-5"/>
                <w:sz w:val="24"/>
              </w:rPr>
              <w:t xml:space="preserve"> </w:t>
            </w:r>
            <w:r>
              <w:rPr>
                <w:sz w:val="24"/>
              </w:rPr>
              <w:t>practices,</w:t>
            </w:r>
            <w:r>
              <w:rPr>
                <w:spacing w:val="-5"/>
                <w:sz w:val="24"/>
              </w:rPr>
              <w:t xml:space="preserve"> </w:t>
            </w:r>
            <w:r>
              <w:rPr>
                <w:sz w:val="24"/>
              </w:rPr>
              <w:t>understanding</w:t>
            </w:r>
            <w:r>
              <w:rPr>
                <w:spacing w:val="-8"/>
                <w:sz w:val="24"/>
              </w:rPr>
              <w:t xml:space="preserve"> </w:t>
            </w:r>
            <w:r>
              <w:rPr>
                <w:sz w:val="24"/>
              </w:rPr>
              <w:t>cultural patterns of</w:t>
            </w:r>
            <w:r w:rsidR="00886FDF">
              <w:rPr>
                <w:sz w:val="24"/>
              </w:rPr>
              <w:t xml:space="preserve"> groups and the individual identities of clients served</w:t>
            </w:r>
            <w:r w:rsidR="00420D67">
              <w:rPr>
                <w:sz w:val="24"/>
              </w:rPr>
              <w:t xml:space="preserve"> in crisis intervention. </w:t>
            </w:r>
            <w:r w:rsidR="00AE59EF">
              <w:rPr>
                <w:sz w:val="24"/>
              </w:rPr>
              <w:t xml:space="preserve"> </w:t>
            </w:r>
          </w:p>
          <w:p w14:paraId="416D5776" w14:textId="77777777" w:rsidR="003D6A18" w:rsidRDefault="003D6A18" w:rsidP="00B670F0">
            <w:pPr>
              <w:pStyle w:val="TableParagraph"/>
              <w:rPr>
                <w:sz w:val="24"/>
              </w:rPr>
            </w:pPr>
          </w:p>
          <w:p w14:paraId="65B673DF" w14:textId="7AAC4B07" w:rsidR="00C0694A" w:rsidRDefault="00B670F0" w:rsidP="00C0694A">
            <w:pPr>
              <w:pStyle w:val="TableParagraph"/>
              <w:ind w:left="0" w:right="1004"/>
              <w:rPr>
                <w:spacing w:val="-4"/>
                <w:sz w:val="24"/>
              </w:rPr>
            </w:pPr>
            <w:r w:rsidRPr="00266C1F">
              <w:rPr>
                <w:sz w:val="24"/>
              </w:rPr>
              <w:t>In {HUS 216}</w:t>
            </w:r>
            <w:r w:rsidR="006279F7" w:rsidRPr="00266C1F">
              <w:rPr>
                <w:sz w:val="24"/>
              </w:rPr>
              <w:t xml:space="preserve"> Theories of Counseling, </w:t>
            </w:r>
            <w:r w:rsidRPr="00266C1F">
              <w:rPr>
                <w:sz w:val="24"/>
              </w:rPr>
              <w:t>chapters within the textbook focus on culturally responsive therapeutic practices.</w:t>
            </w:r>
            <w:r w:rsidRPr="00266C1F">
              <w:rPr>
                <w:spacing w:val="-4"/>
                <w:sz w:val="24"/>
              </w:rPr>
              <w:t xml:space="preserve"> </w:t>
            </w:r>
            <w:r w:rsidR="004B3A3C" w:rsidRPr="00266C1F">
              <w:rPr>
                <w:spacing w:val="-4"/>
                <w:sz w:val="24"/>
              </w:rPr>
              <w:t xml:space="preserve">Students design a </w:t>
            </w:r>
            <w:r w:rsidR="004B3A3C" w:rsidRPr="00010DE7">
              <w:rPr>
                <w:b/>
                <w:bCs/>
                <w:i/>
                <w:iCs/>
                <w:spacing w:val="-4"/>
                <w:sz w:val="24"/>
              </w:rPr>
              <w:t xml:space="preserve">Wellness </w:t>
            </w:r>
            <w:r w:rsidR="00FE3041" w:rsidRPr="00010DE7">
              <w:rPr>
                <w:b/>
                <w:bCs/>
                <w:i/>
                <w:iCs/>
                <w:spacing w:val="-4"/>
                <w:sz w:val="24"/>
              </w:rPr>
              <w:t>Resort</w:t>
            </w:r>
            <w:r w:rsidR="00FE3041" w:rsidRPr="00010DE7">
              <w:rPr>
                <w:b/>
                <w:bCs/>
                <w:spacing w:val="-4"/>
                <w:sz w:val="24"/>
              </w:rPr>
              <w:t xml:space="preserve"> </w:t>
            </w:r>
            <w:r w:rsidR="004B3A3C" w:rsidRPr="00266C1F">
              <w:rPr>
                <w:spacing w:val="-4"/>
                <w:sz w:val="24"/>
              </w:rPr>
              <w:t xml:space="preserve">that </w:t>
            </w:r>
            <w:r w:rsidR="00FE3041" w:rsidRPr="00266C1F">
              <w:rPr>
                <w:spacing w:val="-4"/>
                <w:sz w:val="24"/>
              </w:rPr>
              <w:t>incorporate</w:t>
            </w:r>
            <w:r w:rsidR="004B3A3C" w:rsidRPr="00266C1F">
              <w:rPr>
                <w:spacing w:val="-4"/>
                <w:sz w:val="24"/>
              </w:rPr>
              <w:t xml:space="preserve"> culturally relevant practices tailored to the needs of diverse populations</w:t>
            </w:r>
            <w:r w:rsidR="00E219AE" w:rsidRPr="00266C1F">
              <w:rPr>
                <w:spacing w:val="-4"/>
                <w:sz w:val="24"/>
              </w:rPr>
              <w:t>.</w:t>
            </w:r>
            <w:r w:rsidR="00FA23BE" w:rsidRPr="00266C1F">
              <w:rPr>
                <w:spacing w:val="-4"/>
                <w:sz w:val="24"/>
              </w:rPr>
              <w:t xml:space="preserve"> </w:t>
            </w:r>
            <w:r w:rsidR="00FE5C52">
              <w:rPr>
                <w:spacing w:val="-4"/>
                <w:sz w:val="24"/>
              </w:rPr>
              <w:t xml:space="preserve">Other assignments </w:t>
            </w:r>
            <w:r w:rsidR="00FE3041">
              <w:rPr>
                <w:spacing w:val="-4"/>
                <w:sz w:val="24"/>
              </w:rPr>
              <w:t>include</w:t>
            </w:r>
            <w:r w:rsidR="00FE5C52">
              <w:rPr>
                <w:spacing w:val="-4"/>
                <w:sz w:val="24"/>
              </w:rPr>
              <w:t xml:space="preserve"> students taking the</w:t>
            </w:r>
            <w:r w:rsidR="006457AC">
              <w:rPr>
                <w:spacing w:val="-4"/>
                <w:sz w:val="24"/>
              </w:rPr>
              <w:t xml:space="preserve"> Harvard Implicit Association Test</w:t>
            </w:r>
            <w:r w:rsidR="00FD1F98">
              <w:rPr>
                <w:spacing w:val="-4"/>
                <w:sz w:val="24"/>
              </w:rPr>
              <w:t>.</w:t>
            </w:r>
            <w:r w:rsidR="006457AC">
              <w:rPr>
                <w:spacing w:val="-4"/>
                <w:sz w:val="24"/>
              </w:rPr>
              <w:t xml:space="preserve"> </w:t>
            </w:r>
            <w:r w:rsidR="00FE5C52">
              <w:rPr>
                <w:spacing w:val="-4"/>
                <w:sz w:val="24"/>
              </w:rPr>
              <w:t xml:space="preserve"> </w:t>
            </w:r>
            <w:r w:rsidR="007278ED">
              <w:rPr>
                <w:spacing w:val="-4"/>
                <w:sz w:val="24"/>
              </w:rPr>
              <w:t xml:space="preserve">The assignment challenges students to explore and reflect on their own implicit biases, understand how </w:t>
            </w:r>
            <w:r w:rsidR="0010479E">
              <w:rPr>
                <w:spacing w:val="-4"/>
                <w:sz w:val="24"/>
              </w:rPr>
              <w:t>un</w:t>
            </w:r>
            <w:r w:rsidR="00FE3041">
              <w:rPr>
                <w:spacing w:val="-4"/>
                <w:sz w:val="24"/>
              </w:rPr>
              <w:t>conscious biases</w:t>
            </w:r>
            <w:r w:rsidR="007278ED">
              <w:rPr>
                <w:spacing w:val="-4"/>
                <w:sz w:val="24"/>
              </w:rPr>
              <w:t xml:space="preserve"> can influence behavior, decision-making and institutional systems, engage critically with issues related to cultural diversity and equity and consider how implicit bias impacts members of culturally diverse communities. </w:t>
            </w:r>
          </w:p>
          <w:p w14:paraId="14A556ED" w14:textId="77777777" w:rsidR="00FE5C52" w:rsidRDefault="00FE5C52" w:rsidP="00C0694A">
            <w:pPr>
              <w:pStyle w:val="TableParagraph"/>
              <w:ind w:left="0" w:right="1004"/>
              <w:rPr>
                <w:spacing w:val="-4"/>
                <w:sz w:val="24"/>
              </w:rPr>
            </w:pPr>
          </w:p>
          <w:p w14:paraId="0B4E2A59" w14:textId="282D4822" w:rsidR="00B47242" w:rsidRDefault="00B670F0" w:rsidP="00C0694A">
            <w:pPr>
              <w:pStyle w:val="TableParagraph"/>
              <w:ind w:left="0" w:right="1004"/>
              <w:rPr>
                <w:sz w:val="24"/>
              </w:rPr>
            </w:pPr>
            <w:r>
              <w:rPr>
                <w:sz w:val="24"/>
              </w:rPr>
              <w:t>In</w:t>
            </w:r>
            <w:r>
              <w:rPr>
                <w:spacing w:val="-1"/>
                <w:sz w:val="24"/>
              </w:rPr>
              <w:t xml:space="preserve"> </w:t>
            </w:r>
            <w:r>
              <w:rPr>
                <w:sz w:val="24"/>
              </w:rPr>
              <w:t>all</w:t>
            </w:r>
            <w:r>
              <w:rPr>
                <w:spacing w:val="-3"/>
                <w:sz w:val="24"/>
              </w:rPr>
              <w:t xml:space="preserve"> </w:t>
            </w:r>
            <w:r>
              <w:rPr>
                <w:sz w:val="24"/>
              </w:rPr>
              <w:t>fieldwork</w:t>
            </w:r>
            <w:r>
              <w:rPr>
                <w:spacing w:val="-3"/>
                <w:sz w:val="24"/>
              </w:rPr>
              <w:t xml:space="preserve"> </w:t>
            </w:r>
            <w:r>
              <w:rPr>
                <w:sz w:val="24"/>
              </w:rPr>
              <w:t>courses</w:t>
            </w:r>
            <w:r>
              <w:rPr>
                <w:spacing w:val="-2"/>
                <w:sz w:val="24"/>
              </w:rPr>
              <w:t xml:space="preserve"> </w:t>
            </w:r>
            <w:r w:rsidRPr="0073053D">
              <w:rPr>
                <w:sz w:val="24"/>
              </w:rPr>
              <w:t>{HUS</w:t>
            </w:r>
            <w:r w:rsidRPr="0073053D">
              <w:rPr>
                <w:spacing w:val="-3"/>
                <w:sz w:val="24"/>
              </w:rPr>
              <w:t xml:space="preserve"> </w:t>
            </w:r>
            <w:r w:rsidRPr="0073053D">
              <w:rPr>
                <w:sz w:val="24"/>
              </w:rPr>
              <w:t>115,</w:t>
            </w:r>
            <w:r w:rsidRPr="0073053D">
              <w:rPr>
                <w:spacing w:val="-3"/>
                <w:sz w:val="24"/>
              </w:rPr>
              <w:t xml:space="preserve"> </w:t>
            </w:r>
            <w:r w:rsidRPr="0073053D">
              <w:rPr>
                <w:sz w:val="24"/>
              </w:rPr>
              <w:t>217}</w:t>
            </w:r>
            <w:r w:rsidRPr="0073053D">
              <w:rPr>
                <w:spacing w:val="-2"/>
                <w:sz w:val="24"/>
              </w:rPr>
              <w:t xml:space="preserve"> </w:t>
            </w:r>
            <w:r>
              <w:rPr>
                <w:sz w:val="24"/>
              </w:rPr>
              <w:t>the</w:t>
            </w:r>
            <w:r>
              <w:rPr>
                <w:spacing w:val="-3"/>
                <w:sz w:val="24"/>
              </w:rPr>
              <w:t xml:space="preserve"> </w:t>
            </w:r>
            <w:r>
              <w:rPr>
                <w:sz w:val="24"/>
              </w:rPr>
              <w:t>role</w:t>
            </w:r>
            <w:r>
              <w:rPr>
                <w:spacing w:val="-3"/>
                <w:sz w:val="24"/>
              </w:rPr>
              <w:t xml:space="preserve"> </w:t>
            </w:r>
            <w:r>
              <w:rPr>
                <w:sz w:val="24"/>
              </w:rPr>
              <w:t>of</w:t>
            </w:r>
            <w:r>
              <w:rPr>
                <w:spacing w:val="-3"/>
                <w:sz w:val="24"/>
              </w:rPr>
              <w:t xml:space="preserve"> </w:t>
            </w:r>
            <w:r>
              <w:rPr>
                <w:sz w:val="24"/>
              </w:rPr>
              <w:t>diversity</w:t>
            </w:r>
            <w:r>
              <w:rPr>
                <w:spacing w:val="-6"/>
                <w:sz w:val="24"/>
              </w:rPr>
              <w:t xml:space="preserve"> </w:t>
            </w:r>
            <w:r>
              <w:rPr>
                <w:sz w:val="24"/>
              </w:rPr>
              <w:t>is</w:t>
            </w:r>
            <w:r>
              <w:rPr>
                <w:spacing w:val="-3"/>
                <w:sz w:val="24"/>
              </w:rPr>
              <w:t xml:space="preserve"> </w:t>
            </w:r>
            <w:r>
              <w:rPr>
                <w:sz w:val="24"/>
              </w:rPr>
              <w:t>discussed</w:t>
            </w:r>
            <w:r>
              <w:rPr>
                <w:spacing w:val="-3"/>
                <w:sz w:val="24"/>
              </w:rPr>
              <w:t xml:space="preserve"> </w:t>
            </w:r>
            <w:r>
              <w:rPr>
                <w:sz w:val="24"/>
              </w:rPr>
              <w:t>as it relates to clients’ services. Fieldwork assignments and class discussions help students to further understand the role of</w:t>
            </w:r>
            <w:r w:rsidR="00F54954">
              <w:rPr>
                <w:sz w:val="24"/>
              </w:rPr>
              <w:t xml:space="preserve"> intercultural fluency and individual identities </w:t>
            </w:r>
            <w:r>
              <w:rPr>
                <w:sz w:val="24"/>
              </w:rPr>
              <w:t>in determining and meeting human needs</w:t>
            </w:r>
            <w:r w:rsidR="008028AD">
              <w:rPr>
                <w:sz w:val="24"/>
              </w:rPr>
              <w:t>.</w:t>
            </w:r>
            <w:r w:rsidR="00C946AE">
              <w:rPr>
                <w:sz w:val="24"/>
              </w:rPr>
              <w:t xml:space="preserve"> </w:t>
            </w:r>
            <w:r w:rsidR="00C37896" w:rsidRPr="00C37896">
              <w:rPr>
                <w:sz w:val="24"/>
              </w:rPr>
              <w:t xml:space="preserve">For example, in the </w:t>
            </w:r>
            <w:r w:rsidR="00C37896" w:rsidRPr="00D02684">
              <w:rPr>
                <w:b/>
                <w:bCs/>
                <w:i/>
                <w:iCs/>
                <w:sz w:val="24"/>
              </w:rPr>
              <w:t>Fieldwork Report</w:t>
            </w:r>
            <w:r w:rsidR="00C37896" w:rsidRPr="00C37896">
              <w:rPr>
                <w:sz w:val="24"/>
              </w:rPr>
              <w:t>, students are required to clearly identify the client population they serve</w:t>
            </w:r>
            <w:r w:rsidR="00145C2B">
              <w:rPr>
                <w:sz w:val="24"/>
              </w:rPr>
              <w:t xml:space="preserve"> at </w:t>
            </w:r>
            <w:r w:rsidR="002230EA">
              <w:rPr>
                <w:sz w:val="24"/>
              </w:rPr>
              <w:t xml:space="preserve">their </w:t>
            </w:r>
            <w:r w:rsidR="002230EA" w:rsidRPr="00C37896">
              <w:rPr>
                <w:sz w:val="24"/>
              </w:rPr>
              <w:t>internship</w:t>
            </w:r>
            <w:r w:rsidR="00C37896" w:rsidRPr="00C37896">
              <w:rPr>
                <w:sz w:val="24"/>
              </w:rPr>
              <w:t>, including cultural group characteristics such as age, race/ethnicity, socioeconomic status, sexuality, and other relevant factors.</w:t>
            </w:r>
            <w:r w:rsidR="00C37896">
              <w:rPr>
                <w:sz w:val="24"/>
              </w:rPr>
              <w:t xml:space="preserve"> C</w:t>
            </w:r>
            <w:r w:rsidR="00734896">
              <w:rPr>
                <w:sz w:val="24"/>
              </w:rPr>
              <w:t>lass discussions</w:t>
            </w:r>
            <w:r w:rsidR="00145C2B">
              <w:rPr>
                <w:sz w:val="24"/>
              </w:rPr>
              <w:t xml:space="preserve"> also</w:t>
            </w:r>
            <w:r w:rsidR="00C37896">
              <w:rPr>
                <w:sz w:val="24"/>
              </w:rPr>
              <w:t xml:space="preserve"> provide students with the opportunity to</w:t>
            </w:r>
            <w:r w:rsidR="009F797D">
              <w:rPr>
                <w:sz w:val="24"/>
              </w:rPr>
              <w:t xml:space="preserve"> </w:t>
            </w:r>
            <w:r w:rsidR="00FE3041">
              <w:rPr>
                <w:sz w:val="24"/>
              </w:rPr>
              <w:t>discuss any</w:t>
            </w:r>
            <w:r w:rsidR="00D87C49">
              <w:rPr>
                <w:sz w:val="24"/>
              </w:rPr>
              <w:t xml:space="preserve"> </w:t>
            </w:r>
            <w:r w:rsidR="00C37896">
              <w:rPr>
                <w:sz w:val="24"/>
              </w:rPr>
              <w:t xml:space="preserve">relevant </w:t>
            </w:r>
            <w:r w:rsidR="00734896">
              <w:rPr>
                <w:sz w:val="24"/>
              </w:rPr>
              <w:t>cultural factors</w:t>
            </w:r>
            <w:r w:rsidR="00D87C49">
              <w:rPr>
                <w:sz w:val="24"/>
              </w:rPr>
              <w:t xml:space="preserve"> and individual identities for </w:t>
            </w:r>
            <w:r w:rsidR="009F797D">
              <w:rPr>
                <w:sz w:val="24"/>
              </w:rPr>
              <w:t xml:space="preserve">the client population that they </w:t>
            </w:r>
            <w:proofErr w:type="gramStart"/>
            <w:r w:rsidR="009F797D">
              <w:rPr>
                <w:sz w:val="24"/>
              </w:rPr>
              <w:t>served</w:t>
            </w:r>
            <w:proofErr w:type="gramEnd"/>
            <w:r w:rsidR="009F797D">
              <w:rPr>
                <w:sz w:val="24"/>
              </w:rPr>
              <w:t xml:space="preserve"> and </w:t>
            </w:r>
            <w:r w:rsidR="0010479E">
              <w:rPr>
                <w:sz w:val="24"/>
              </w:rPr>
              <w:t>their</w:t>
            </w:r>
            <w:r w:rsidR="009F797D">
              <w:rPr>
                <w:sz w:val="24"/>
              </w:rPr>
              <w:t xml:space="preserve"> impact on service</w:t>
            </w:r>
            <w:r w:rsidR="00D02684">
              <w:rPr>
                <w:sz w:val="24"/>
              </w:rPr>
              <w:t>.</w:t>
            </w:r>
            <w:r w:rsidR="00324358">
              <w:rPr>
                <w:sz w:val="24"/>
              </w:rPr>
              <w:t xml:space="preserve"> </w:t>
            </w:r>
          </w:p>
        </w:tc>
      </w:tr>
    </w:tbl>
    <w:p w14:paraId="3A0FF5F2" w14:textId="77777777" w:rsidR="007D40BE" w:rsidRDefault="007D40BE">
      <w:pPr>
        <w:pStyle w:val="BodyText"/>
      </w:pPr>
    </w:p>
    <w:p w14:paraId="5630AD66" w14:textId="77777777" w:rsidR="007D40BE" w:rsidRDefault="007D40BE">
      <w:pPr>
        <w:pStyle w:val="BodyText"/>
        <w:spacing w:before="53"/>
      </w:pPr>
    </w:p>
    <w:p w14:paraId="489EB7FA" w14:textId="77777777" w:rsidR="009520E0" w:rsidRDefault="009520E0">
      <w:pPr>
        <w:pStyle w:val="BodyText"/>
        <w:spacing w:before="53"/>
      </w:pPr>
    </w:p>
    <w:p w14:paraId="04764074" w14:textId="77777777" w:rsidR="007B7A69" w:rsidRDefault="007B7A69">
      <w:pPr>
        <w:pStyle w:val="BodyText"/>
        <w:spacing w:before="53"/>
      </w:pPr>
    </w:p>
    <w:p w14:paraId="68D65114" w14:textId="77777777" w:rsidR="007B7A69" w:rsidRDefault="007B7A69">
      <w:pPr>
        <w:pStyle w:val="BodyText"/>
        <w:spacing w:before="53"/>
      </w:pPr>
    </w:p>
    <w:p w14:paraId="15DD6B9E" w14:textId="77777777" w:rsidR="007B7A69" w:rsidRDefault="007B7A69">
      <w:pPr>
        <w:pStyle w:val="BodyText"/>
        <w:spacing w:before="53"/>
      </w:pPr>
    </w:p>
    <w:p w14:paraId="3A0FCA47" w14:textId="77777777" w:rsidR="007B7A69" w:rsidRDefault="007B7A69">
      <w:pPr>
        <w:pStyle w:val="BodyText"/>
        <w:spacing w:before="53"/>
      </w:pPr>
    </w:p>
    <w:p w14:paraId="261F7A6B" w14:textId="77777777" w:rsidR="007B7A69" w:rsidRDefault="007B7A69">
      <w:pPr>
        <w:pStyle w:val="BodyText"/>
        <w:spacing w:before="53"/>
      </w:pPr>
    </w:p>
    <w:p w14:paraId="387D9AF4" w14:textId="77777777" w:rsidR="007B7A69" w:rsidRDefault="007B7A69">
      <w:pPr>
        <w:pStyle w:val="BodyText"/>
        <w:spacing w:before="53"/>
      </w:pPr>
    </w:p>
    <w:p w14:paraId="7C015938" w14:textId="77777777" w:rsidR="007B7A69" w:rsidRDefault="007B7A69">
      <w:pPr>
        <w:pStyle w:val="BodyText"/>
        <w:spacing w:before="53"/>
      </w:pPr>
    </w:p>
    <w:p w14:paraId="7883F261" w14:textId="77777777" w:rsidR="00ED1958" w:rsidRDefault="00ED1958">
      <w:pPr>
        <w:pStyle w:val="BodyText"/>
        <w:spacing w:before="53"/>
      </w:pPr>
    </w:p>
    <w:p w14:paraId="4B2C67A1" w14:textId="77777777" w:rsidR="00BD1848" w:rsidRDefault="00BD1848">
      <w:pPr>
        <w:pStyle w:val="BodyText"/>
        <w:spacing w:before="53"/>
      </w:pPr>
    </w:p>
    <w:p w14:paraId="5D002906" w14:textId="77777777" w:rsidR="00ED1958" w:rsidRDefault="00ED1958">
      <w:pPr>
        <w:pStyle w:val="BodyText"/>
        <w:spacing w:before="53"/>
      </w:pPr>
    </w:p>
    <w:p w14:paraId="7D229DE2" w14:textId="77777777" w:rsidR="00334669" w:rsidRDefault="00334669">
      <w:pPr>
        <w:pStyle w:val="BodyText"/>
        <w:spacing w:before="53"/>
      </w:pPr>
    </w:p>
    <w:p w14:paraId="484A5D5E" w14:textId="77777777" w:rsidR="00334669" w:rsidRDefault="00334669">
      <w:pPr>
        <w:pStyle w:val="BodyText"/>
        <w:spacing w:before="53"/>
      </w:pPr>
    </w:p>
    <w:p w14:paraId="13CC92ED" w14:textId="77777777" w:rsidR="00ED1958" w:rsidRDefault="00ED1958">
      <w:pPr>
        <w:pStyle w:val="BodyText"/>
        <w:spacing w:before="53"/>
      </w:pPr>
    </w:p>
    <w:p w14:paraId="2CE0DCC5" w14:textId="77777777" w:rsidR="009520E0" w:rsidRDefault="009520E0">
      <w:pPr>
        <w:pStyle w:val="BodyText"/>
        <w:spacing w:before="53"/>
      </w:pPr>
    </w:p>
    <w:p w14:paraId="31EEE4ED" w14:textId="042FADC0" w:rsidR="007D40BE" w:rsidRPr="00FE3041" w:rsidRDefault="00BB2F7E">
      <w:pPr>
        <w:pStyle w:val="Heading1"/>
        <w:numPr>
          <w:ilvl w:val="2"/>
          <w:numId w:val="11"/>
        </w:numPr>
        <w:tabs>
          <w:tab w:val="left" w:pos="3596"/>
        </w:tabs>
        <w:ind w:left="3596"/>
        <w:jc w:val="left"/>
      </w:pPr>
      <w:bookmarkStart w:id="34" w:name="3._Human_Service_Delivery_Systems"/>
      <w:bookmarkEnd w:id="34"/>
      <w:r w:rsidRPr="00FE3041">
        <w:lastRenderedPageBreak/>
        <w:t>Human</w:t>
      </w:r>
      <w:r w:rsidRPr="00FE3041">
        <w:rPr>
          <w:spacing w:val="4"/>
        </w:rPr>
        <w:t xml:space="preserve"> </w:t>
      </w:r>
      <w:r w:rsidRPr="00FE3041">
        <w:t>Service</w:t>
      </w:r>
      <w:r w:rsidRPr="00FE3041">
        <w:rPr>
          <w:spacing w:val="8"/>
        </w:rPr>
        <w:t xml:space="preserve"> </w:t>
      </w:r>
      <w:r w:rsidRPr="00FE3041">
        <w:t>Delivery</w:t>
      </w:r>
      <w:r w:rsidRPr="00FE3041">
        <w:rPr>
          <w:spacing w:val="7"/>
        </w:rPr>
        <w:t xml:space="preserve"> </w:t>
      </w:r>
      <w:r w:rsidRPr="00FE3041">
        <w:rPr>
          <w:spacing w:val="-2"/>
        </w:rPr>
        <w:t>Systems</w:t>
      </w:r>
      <w:r w:rsidR="007A2F2B" w:rsidRPr="00FE3041">
        <w:rPr>
          <w:spacing w:val="-2"/>
        </w:rPr>
        <w:t xml:space="preserve">  </w:t>
      </w:r>
    </w:p>
    <w:p w14:paraId="529321F8" w14:textId="77777777" w:rsidR="007D40BE" w:rsidRDefault="00BB2F7E">
      <w:pPr>
        <w:pStyle w:val="BodyText"/>
        <w:spacing w:before="264" w:line="261" w:lineRule="auto"/>
        <w:ind w:left="248" w:right="389"/>
      </w:pPr>
      <w:r>
        <w:rPr>
          <w:b/>
          <w:i/>
        </w:rPr>
        <w:t>Context</w:t>
      </w:r>
      <w:r>
        <w:rPr>
          <w:i/>
        </w:rPr>
        <w:t>:</w:t>
      </w:r>
      <w:r>
        <w:rPr>
          <w:i/>
          <w:spacing w:val="-3"/>
        </w:rPr>
        <w:t xml:space="preserve"> </w:t>
      </w:r>
      <w:r>
        <w:t>The demand for services and the funding of educational programs has been closely related to identifiable human conditions including, among others: aging, delinquency, crime, poverty, mental illness,</w:t>
      </w:r>
      <w:r>
        <w:rPr>
          <w:spacing w:val="-17"/>
        </w:rPr>
        <w:t xml:space="preserve"> </w:t>
      </w:r>
      <w:r>
        <w:t>physical illness,</w:t>
      </w:r>
      <w:r>
        <w:rPr>
          <w:spacing w:val="-17"/>
        </w:rPr>
        <w:t xml:space="preserve"> </w:t>
      </w:r>
      <w:r>
        <w:t>chemical</w:t>
      </w:r>
      <w:r>
        <w:rPr>
          <w:spacing w:val="-12"/>
        </w:rPr>
        <w:t xml:space="preserve"> </w:t>
      </w:r>
      <w:r>
        <w:t>dependency, and disabilities. The needs that arise in these conditions provide the focus for the human services profession.</w:t>
      </w:r>
    </w:p>
    <w:p w14:paraId="61829076" w14:textId="77777777" w:rsidR="007D40BE" w:rsidRDefault="007D40BE">
      <w:pPr>
        <w:pStyle w:val="BodyText"/>
        <w:spacing w:before="1"/>
        <w:rPr>
          <w:sz w:val="17"/>
        </w:rPr>
      </w:pPr>
    </w:p>
    <w:tbl>
      <w:tblPr>
        <w:tblW w:w="0" w:type="auto"/>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00"/>
        <w:gridCol w:w="9480"/>
      </w:tblGrid>
      <w:tr w:rsidR="007D40BE" w14:paraId="56617240" w14:textId="77777777" w:rsidTr="3C0CB19A">
        <w:trPr>
          <w:trHeight w:val="945"/>
        </w:trPr>
        <w:tc>
          <w:tcPr>
            <w:tcW w:w="10080" w:type="dxa"/>
            <w:gridSpan w:val="2"/>
          </w:tcPr>
          <w:p w14:paraId="222341D9" w14:textId="77777777" w:rsidR="007D40BE" w:rsidRDefault="00BB2F7E">
            <w:pPr>
              <w:pStyle w:val="TableParagraph"/>
              <w:spacing w:before="62" w:line="249" w:lineRule="auto"/>
              <w:ind w:right="87"/>
              <w:rPr>
                <w:b/>
                <w:sz w:val="24"/>
              </w:rPr>
            </w:pPr>
            <w:r>
              <w:rPr>
                <w:b/>
                <w:sz w:val="24"/>
                <w:u w:val="thick"/>
              </w:rPr>
              <w:t>Standard 13</w:t>
            </w:r>
            <w:r>
              <w:rPr>
                <w:b/>
                <w:sz w:val="24"/>
              </w:rPr>
              <w:t>: The curriculum shall address the scope of conditions that promote or inhibit human functioning. Describe and provide evidence that the following are adequately addressed</w:t>
            </w:r>
          </w:p>
          <w:p w14:paraId="5CC25BB7" w14:textId="77777777" w:rsidR="007D40BE" w:rsidRDefault="00BB2F7E">
            <w:pPr>
              <w:pStyle w:val="TableParagraph"/>
              <w:spacing w:before="14" w:line="275" w:lineRule="exact"/>
              <w:rPr>
                <w:b/>
                <w:sz w:val="24"/>
              </w:rPr>
            </w:pPr>
            <w:r>
              <w:rPr>
                <w:b/>
                <w:sz w:val="24"/>
              </w:rPr>
              <w:t>in</w:t>
            </w:r>
            <w:r>
              <w:rPr>
                <w:b/>
                <w:spacing w:val="1"/>
                <w:sz w:val="24"/>
              </w:rPr>
              <w:t xml:space="preserve"> </w:t>
            </w:r>
            <w:r>
              <w:rPr>
                <w:b/>
                <w:sz w:val="24"/>
              </w:rPr>
              <w:t>the</w:t>
            </w:r>
            <w:r>
              <w:rPr>
                <w:b/>
                <w:spacing w:val="5"/>
                <w:sz w:val="24"/>
              </w:rPr>
              <w:t xml:space="preserve"> </w:t>
            </w:r>
            <w:r>
              <w:rPr>
                <w:b/>
                <w:spacing w:val="-2"/>
                <w:sz w:val="24"/>
              </w:rPr>
              <w:t>curriculum:</w:t>
            </w:r>
          </w:p>
        </w:tc>
      </w:tr>
      <w:tr w:rsidR="007D40BE" w14:paraId="06CE55EE" w14:textId="77777777" w:rsidTr="3C0CB19A">
        <w:trPr>
          <w:trHeight w:val="548"/>
        </w:trPr>
        <w:tc>
          <w:tcPr>
            <w:tcW w:w="600" w:type="dxa"/>
          </w:tcPr>
          <w:p w14:paraId="645B69FD" w14:textId="77777777" w:rsidR="007D40BE" w:rsidRDefault="00BB2F7E">
            <w:pPr>
              <w:pStyle w:val="TableParagraph"/>
              <w:spacing w:before="38"/>
              <w:ind w:left="100"/>
              <w:rPr>
                <w:sz w:val="24"/>
              </w:rPr>
            </w:pPr>
            <w:r>
              <w:rPr>
                <w:spacing w:val="-5"/>
                <w:sz w:val="24"/>
              </w:rPr>
              <w:t>a.</w:t>
            </w:r>
          </w:p>
        </w:tc>
        <w:tc>
          <w:tcPr>
            <w:tcW w:w="9480" w:type="dxa"/>
          </w:tcPr>
          <w:p w14:paraId="195FB7C4" w14:textId="77777777" w:rsidR="007D40BE" w:rsidRDefault="00BB2F7E" w:rsidP="00A62E57">
            <w:pPr>
              <w:pStyle w:val="TableParagraph"/>
              <w:spacing w:before="38"/>
              <w:ind w:left="0"/>
              <w:rPr>
                <w:sz w:val="24"/>
                <w:szCs w:val="24"/>
              </w:rPr>
            </w:pPr>
            <w:r w:rsidRPr="43D5A70A">
              <w:rPr>
                <w:sz w:val="24"/>
                <w:szCs w:val="24"/>
              </w:rPr>
              <w:t>The</w:t>
            </w:r>
            <w:r w:rsidRPr="43D5A70A">
              <w:rPr>
                <w:spacing w:val="8"/>
                <w:sz w:val="24"/>
                <w:szCs w:val="24"/>
              </w:rPr>
              <w:t xml:space="preserve"> </w:t>
            </w:r>
            <w:r w:rsidRPr="43D5A70A">
              <w:rPr>
                <w:sz w:val="24"/>
                <w:szCs w:val="24"/>
              </w:rPr>
              <w:t>range</w:t>
            </w:r>
            <w:r w:rsidRPr="43D5A70A">
              <w:rPr>
                <w:spacing w:val="10"/>
                <w:sz w:val="24"/>
                <w:szCs w:val="24"/>
              </w:rPr>
              <w:t xml:space="preserve"> </w:t>
            </w:r>
            <w:r w:rsidRPr="43D5A70A">
              <w:rPr>
                <w:sz w:val="24"/>
                <w:szCs w:val="24"/>
              </w:rPr>
              <w:t>and</w:t>
            </w:r>
            <w:r w:rsidRPr="43D5A70A">
              <w:rPr>
                <w:spacing w:val="9"/>
                <w:sz w:val="24"/>
                <w:szCs w:val="24"/>
              </w:rPr>
              <w:t xml:space="preserve"> </w:t>
            </w:r>
            <w:r w:rsidRPr="43D5A70A">
              <w:rPr>
                <w:sz w:val="24"/>
                <w:szCs w:val="24"/>
              </w:rPr>
              <w:t>characteristics</w:t>
            </w:r>
            <w:r w:rsidRPr="43D5A70A">
              <w:rPr>
                <w:spacing w:val="11"/>
                <w:sz w:val="24"/>
                <w:szCs w:val="24"/>
              </w:rPr>
              <w:t xml:space="preserve"> </w:t>
            </w:r>
            <w:r w:rsidRPr="43D5A70A">
              <w:rPr>
                <w:sz w:val="24"/>
                <w:szCs w:val="24"/>
              </w:rPr>
              <w:t>of</w:t>
            </w:r>
            <w:r w:rsidRPr="43D5A70A">
              <w:rPr>
                <w:spacing w:val="13"/>
                <w:sz w:val="24"/>
                <w:szCs w:val="24"/>
              </w:rPr>
              <w:t xml:space="preserve"> </w:t>
            </w:r>
            <w:r w:rsidRPr="43D5A70A">
              <w:rPr>
                <w:sz w:val="24"/>
                <w:szCs w:val="24"/>
              </w:rPr>
              <w:t>human</w:t>
            </w:r>
            <w:r w:rsidRPr="43D5A70A">
              <w:rPr>
                <w:spacing w:val="8"/>
                <w:sz w:val="24"/>
                <w:szCs w:val="24"/>
              </w:rPr>
              <w:t xml:space="preserve"> </w:t>
            </w:r>
            <w:r w:rsidRPr="43D5A70A">
              <w:rPr>
                <w:sz w:val="24"/>
                <w:szCs w:val="24"/>
              </w:rPr>
              <w:t>services</w:t>
            </w:r>
            <w:r w:rsidRPr="43D5A70A">
              <w:rPr>
                <w:spacing w:val="12"/>
                <w:sz w:val="24"/>
                <w:szCs w:val="24"/>
              </w:rPr>
              <w:t xml:space="preserve"> </w:t>
            </w:r>
            <w:r w:rsidRPr="43D5A70A">
              <w:rPr>
                <w:sz w:val="24"/>
                <w:szCs w:val="24"/>
              </w:rPr>
              <w:t>delivery</w:t>
            </w:r>
            <w:r w:rsidRPr="43D5A70A">
              <w:rPr>
                <w:spacing w:val="7"/>
                <w:sz w:val="24"/>
                <w:szCs w:val="24"/>
              </w:rPr>
              <w:t xml:space="preserve"> </w:t>
            </w:r>
            <w:r w:rsidRPr="43D5A70A">
              <w:rPr>
                <w:sz w:val="24"/>
                <w:szCs w:val="24"/>
              </w:rPr>
              <w:t>systems</w:t>
            </w:r>
            <w:r w:rsidRPr="43D5A70A">
              <w:rPr>
                <w:spacing w:val="12"/>
                <w:sz w:val="24"/>
                <w:szCs w:val="24"/>
              </w:rPr>
              <w:t xml:space="preserve"> </w:t>
            </w:r>
            <w:r w:rsidRPr="43D5A70A">
              <w:rPr>
                <w:sz w:val="24"/>
                <w:szCs w:val="24"/>
              </w:rPr>
              <w:t>and</w:t>
            </w:r>
            <w:r w:rsidRPr="43D5A70A">
              <w:rPr>
                <w:spacing w:val="9"/>
                <w:sz w:val="24"/>
                <w:szCs w:val="24"/>
              </w:rPr>
              <w:t xml:space="preserve"> </w:t>
            </w:r>
            <w:r w:rsidRPr="43D5A70A">
              <w:rPr>
                <w:spacing w:val="-2"/>
                <w:sz w:val="24"/>
                <w:szCs w:val="24"/>
              </w:rPr>
              <w:t>organizations.</w:t>
            </w:r>
          </w:p>
          <w:p w14:paraId="3D4E974A" w14:textId="68FC2C6B" w:rsidR="007D40BE" w:rsidRDefault="007D40BE" w:rsidP="43D5A70A">
            <w:pPr>
              <w:spacing w:before="38"/>
              <w:ind w:left="108"/>
              <w:rPr>
                <w:sz w:val="24"/>
                <w:szCs w:val="24"/>
              </w:rPr>
            </w:pPr>
          </w:p>
          <w:p w14:paraId="2888B44F" w14:textId="7666D406" w:rsidR="007D40BE" w:rsidRDefault="193D530A" w:rsidP="00A62E57">
            <w:pPr>
              <w:pStyle w:val="TableParagraph"/>
              <w:spacing w:before="38" w:line="274" w:lineRule="exact"/>
              <w:ind w:left="0"/>
              <w:rPr>
                <w:color w:val="000000" w:themeColor="text1"/>
                <w:sz w:val="24"/>
                <w:szCs w:val="24"/>
              </w:rPr>
            </w:pPr>
            <w:r w:rsidRPr="43D5A70A">
              <w:rPr>
                <w:b/>
                <w:bCs/>
                <w:color w:val="000000" w:themeColor="text1"/>
                <w:sz w:val="24"/>
                <w:szCs w:val="24"/>
                <w:u w:val="single"/>
              </w:rPr>
              <w:t>Response:</w:t>
            </w:r>
          </w:p>
          <w:p w14:paraId="4D71BE20" w14:textId="418ECAFC" w:rsidR="007D40BE" w:rsidRDefault="193D530A" w:rsidP="00A62E57">
            <w:pPr>
              <w:pStyle w:val="TableParagraph"/>
              <w:spacing w:before="38" w:line="274" w:lineRule="exact"/>
              <w:ind w:left="0"/>
              <w:rPr>
                <w:color w:val="000000" w:themeColor="text1"/>
                <w:sz w:val="24"/>
                <w:szCs w:val="24"/>
              </w:rPr>
            </w:pPr>
            <w:r w:rsidRPr="43D5A70A">
              <w:rPr>
                <w:color w:val="000000" w:themeColor="text1"/>
                <w:sz w:val="24"/>
                <w:szCs w:val="24"/>
              </w:rPr>
              <w:t>The following classes emphasize the range and characteristics of human services delivery systems.</w:t>
            </w:r>
          </w:p>
          <w:p w14:paraId="3922F9DE" w14:textId="6EFB9F3C" w:rsidR="007D40BE" w:rsidRDefault="007D40BE" w:rsidP="43D5A70A">
            <w:pPr>
              <w:pStyle w:val="TableParagraph"/>
              <w:spacing w:before="38" w:line="274" w:lineRule="exact"/>
              <w:ind w:left="108"/>
              <w:rPr>
                <w:color w:val="000000" w:themeColor="text1"/>
                <w:sz w:val="24"/>
                <w:szCs w:val="24"/>
              </w:rPr>
            </w:pPr>
          </w:p>
          <w:p w14:paraId="57C7D761" w14:textId="6112B193" w:rsidR="007D40BE" w:rsidRPr="00A62E57" w:rsidRDefault="193D530A" w:rsidP="43D5A70A">
            <w:pPr>
              <w:tabs>
                <w:tab w:val="left" w:pos="1245"/>
              </w:tabs>
              <w:rPr>
                <w:b/>
                <w:bCs/>
                <w:sz w:val="24"/>
                <w:szCs w:val="24"/>
              </w:rPr>
            </w:pPr>
            <w:r w:rsidRPr="00A62E57">
              <w:rPr>
                <w:b/>
                <w:bCs/>
                <w:sz w:val="24"/>
                <w:szCs w:val="24"/>
              </w:rPr>
              <w:t xml:space="preserve">HUS </w:t>
            </w:r>
            <w:r w:rsidR="00FD1F98" w:rsidRPr="00A62E57">
              <w:rPr>
                <w:b/>
                <w:bCs/>
                <w:sz w:val="24"/>
                <w:szCs w:val="24"/>
              </w:rPr>
              <w:t>100</w:t>
            </w:r>
            <w:r w:rsidR="00FD1F98">
              <w:rPr>
                <w:b/>
                <w:bCs/>
                <w:sz w:val="24"/>
                <w:szCs w:val="24"/>
              </w:rPr>
              <w:t xml:space="preserve"> </w:t>
            </w:r>
            <w:r w:rsidR="00FD1F98" w:rsidRPr="00A62E57">
              <w:rPr>
                <w:b/>
                <w:bCs/>
                <w:sz w:val="24"/>
                <w:szCs w:val="24"/>
              </w:rPr>
              <w:t>Introduction</w:t>
            </w:r>
            <w:r w:rsidRPr="00A62E57">
              <w:rPr>
                <w:b/>
                <w:bCs/>
                <w:sz w:val="24"/>
                <w:szCs w:val="24"/>
              </w:rPr>
              <w:t xml:space="preserve"> to Human Services</w:t>
            </w:r>
          </w:p>
          <w:p w14:paraId="071C3B2C" w14:textId="660E3BA7" w:rsidR="007D40BE" w:rsidRPr="00A62E57" w:rsidRDefault="193D530A" w:rsidP="43D5A70A">
            <w:pPr>
              <w:tabs>
                <w:tab w:val="left" w:pos="1236"/>
              </w:tabs>
              <w:rPr>
                <w:b/>
                <w:bCs/>
                <w:sz w:val="24"/>
                <w:szCs w:val="24"/>
              </w:rPr>
            </w:pPr>
            <w:r w:rsidRPr="00A62E57">
              <w:rPr>
                <w:b/>
                <w:bCs/>
                <w:sz w:val="24"/>
                <w:szCs w:val="24"/>
              </w:rPr>
              <w:t>HUS 114 Counseling, Assessment and Case Management</w:t>
            </w:r>
          </w:p>
          <w:p w14:paraId="3728D8D0" w14:textId="75C06439" w:rsidR="007D40BE" w:rsidRPr="00A62E57" w:rsidRDefault="193D530A" w:rsidP="43D5A70A">
            <w:pPr>
              <w:tabs>
                <w:tab w:val="left" w:pos="1228"/>
              </w:tabs>
              <w:rPr>
                <w:b/>
                <w:bCs/>
                <w:sz w:val="24"/>
                <w:szCs w:val="24"/>
              </w:rPr>
            </w:pPr>
            <w:r w:rsidRPr="00A62E57">
              <w:rPr>
                <w:b/>
                <w:bCs/>
                <w:sz w:val="24"/>
                <w:szCs w:val="24"/>
              </w:rPr>
              <w:t xml:space="preserve">HUS 115 Fieldwork: Counseling, Assessment and Case Management </w:t>
            </w:r>
          </w:p>
          <w:p w14:paraId="69252DF8" w14:textId="42B773C3" w:rsidR="007D40BE" w:rsidRPr="00A62E57" w:rsidRDefault="193D530A" w:rsidP="43D5A70A">
            <w:pPr>
              <w:tabs>
                <w:tab w:val="left" w:pos="1228"/>
              </w:tabs>
              <w:rPr>
                <w:b/>
                <w:bCs/>
                <w:sz w:val="24"/>
                <w:szCs w:val="24"/>
              </w:rPr>
            </w:pPr>
            <w:r w:rsidRPr="00A62E57">
              <w:rPr>
                <w:b/>
                <w:bCs/>
                <w:sz w:val="24"/>
                <w:szCs w:val="24"/>
              </w:rPr>
              <w:t xml:space="preserve">HUS 211 Crisis Intervention and Counseling </w:t>
            </w:r>
          </w:p>
          <w:p w14:paraId="54E46159" w14:textId="4A5328E1" w:rsidR="007D40BE" w:rsidRPr="00A62E57" w:rsidRDefault="193D530A" w:rsidP="43D5A70A">
            <w:pPr>
              <w:tabs>
                <w:tab w:val="left" w:pos="1228"/>
              </w:tabs>
              <w:rPr>
                <w:b/>
                <w:bCs/>
                <w:sz w:val="24"/>
                <w:szCs w:val="24"/>
              </w:rPr>
            </w:pPr>
            <w:r w:rsidRPr="00A62E57">
              <w:rPr>
                <w:b/>
                <w:bCs/>
                <w:sz w:val="24"/>
                <w:szCs w:val="24"/>
              </w:rPr>
              <w:t>HUS 216 Theories of Counseling</w:t>
            </w:r>
          </w:p>
          <w:p w14:paraId="641A1F4C" w14:textId="15B350D7" w:rsidR="007D40BE" w:rsidRPr="00A62E57" w:rsidRDefault="193D530A" w:rsidP="43D5A70A">
            <w:pPr>
              <w:rPr>
                <w:b/>
                <w:bCs/>
                <w:sz w:val="24"/>
                <w:szCs w:val="24"/>
              </w:rPr>
            </w:pPr>
            <w:r w:rsidRPr="00A62E57">
              <w:rPr>
                <w:b/>
                <w:bCs/>
                <w:sz w:val="24"/>
                <w:szCs w:val="24"/>
              </w:rPr>
              <w:t>HUS 234 Trauma Informed Care</w:t>
            </w:r>
          </w:p>
          <w:p w14:paraId="696F8E19" w14:textId="7795AD42" w:rsidR="007D40BE" w:rsidRPr="00A62E57" w:rsidRDefault="193D530A" w:rsidP="43D5A70A">
            <w:pPr>
              <w:rPr>
                <w:b/>
                <w:bCs/>
                <w:sz w:val="24"/>
                <w:szCs w:val="24"/>
              </w:rPr>
            </w:pPr>
            <w:r w:rsidRPr="00A62E57">
              <w:rPr>
                <w:b/>
                <w:bCs/>
                <w:sz w:val="24"/>
                <w:szCs w:val="24"/>
              </w:rPr>
              <w:t xml:space="preserve">HUS 217 Fieldwork: Theories of Counseling </w:t>
            </w:r>
          </w:p>
          <w:p w14:paraId="36B07A51" w14:textId="798BD505" w:rsidR="007D40BE" w:rsidRPr="00A62E57" w:rsidRDefault="193D530A" w:rsidP="43D5A70A">
            <w:pPr>
              <w:rPr>
                <w:b/>
                <w:bCs/>
                <w:sz w:val="24"/>
                <w:szCs w:val="24"/>
              </w:rPr>
            </w:pPr>
            <w:r w:rsidRPr="00A62E57">
              <w:rPr>
                <w:b/>
                <w:bCs/>
                <w:sz w:val="24"/>
                <w:szCs w:val="24"/>
              </w:rPr>
              <w:t xml:space="preserve">SOC 111 Introduction to Sociology </w:t>
            </w:r>
          </w:p>
          <w:p w14:paraId="5DD082F5" w14:textId="71D99BFE" w:rsidR="007D40BE" w:rsidRPr="00A62E57" w:rsidRDefault="193D530A" w:rsidP="43D5A70A">
            <w:pPr>
              <w:rPr>
                <w:b/>
                <w:bCs/>
                <w:sz w:val="24"/>
                <w:szCs w:val="24"/>
              </w:rPr>
            </w:pPr>
            <w:r w:rsidRPr="00A62E57">
              <w:rPr>
                <w:b/>
                <w:bCs/>
                <w:sz w:val="24"/>
                <w:szCs w:val="24"/>
              </w:rPr>
              <w:t xml:space="preserve">PSY 111 Introduction to Psychology </w:t>
            </w:r>
          </w:p>
          <w:p w14:paraId="48CA28E0" w14:textId="5D5E363C" w:rsidR="007D40BE" w:rsidRPr="00A62E57" w:rsidRDefault="193D530A" w:rsidP="43D5A70A">
            <w:pPr>
              <w:rPr>
                <w:b/>
                <w:bCs/>
                <w:sz w:val="24"/>
                <w:szCs w:val="24"/>
              </w:rPr>
            </w:pPr>
            <w:r w:rsidRPr="00A62E57">
              <w:rPr>
                <w:b/>
                <w:bCs/>
                <w:sz w:val="24"/>
                <w:szCs w:val="24"/>
              </w:rPr>
              <w:t>PSY 214 Abnormal Psychology</w:t>
            </w:r>
          </w:p>
          <w:p w14:paraId="3ACFEA3E" w14:textId="126F88B3" w:rsidR="007D40BE" w:rsidRDefault="007D40BE" w:rsidP="43D5A70A">
            <w:pPr>
              <w:spacing w:before="38"/>
              <w:rPr>
                <w:color w:val="000000" w:themeColor="text1"/>
                <w:sz w:val="24"/>
                <w:szCs w:val="24"/>
              </w:rPr>
            </w:pPr>
          </w:p>
          <w:p w14:paraId="6170E9F8" w14:textId="0604C03D" w:rsidR="007D40BE" w:rsidRDefault="193D530A" w:rsidP="43D5A70A">
            <w:pPr>
              <w:pStyle w:val="TableParagraph"/>
              <w:spacing w:before="38"/>
              <w:ind w:left="0" w:right="220"/>
              <w:rPr>
                <w:color w:val="000000" w:themeColor="text1"/>
                <w:sz w:val="24"/>
                <w:szCs w:val="24"/>
              </w:rPr>
            </w:pPr>
            <w:r w:rsidRPr="43D5A70A">
              <w:rPr>
                <w:color w:val="000000" w:themeColor="text1"/>
                <w:sz w:val="24"/>
                <w:szCs w:val="24"/>
              </w:rPr>
              <w:t xml:space="preserve">Introduction to Human Services </w:t>
            </w:r>
            <w:r w:rsidR="0075550D">
              <w:rPr>
                <w:sz w:val="24"/>
                <w:szCs w:val="24"/>
              </w:rPr>
              <w:t>{</w:t>
            </w:r>
            <w:r w:rsidRPr="0075550D">
              <w:rPr>
                <w:sz w:val="24"/>
                <w:szCs w:val="24"/>
              </w:rPr>
              <w:t>HUS 100</w:t>
            </w:r>
            <w:r w:rsidR="0075550D">
              <w:rPr>
                <w:sz w:val="24"/>
                <w:szCs w:val="24"/>
              </w:rPr>
              <w:t>}</w:t>
            </w:r>
            <w:r w:rsidRPr="43D5A70A">
              <w:rPr>
                <w:color w:val="0000FF"/>
                <w:sz w:val="24"/>
                <w:szCs w:val="24"/>
              </w:rPr>
              <w:t xml:space="preserve"> </w:t>
            </w:r>
            <w:r w:rsidRPr="43D5A70A">
              <w:rPr>
                <w:color w:val="000000" w:themeColor="text1"/>
                <w:sz w:val="24"/>
                <w:szCs w:val="24"/>
              </w:rPr>
              <w:t xml:space="preserve">introduces students to human services organizations and service delivery systems utilized to assist populations in need. This course uses the text </w:t>
            </w:r>
            <w:r w:rsidRPr="43D5A70A">
              <w:rPr>
                <w:i/>
                <w:iCs/>
                <w:color w:val="000000" w:themeColor="text1"/>
                <w:sz w:val="24"/>
                <w:szCs w:val="24"/>
              </w:rPr>
              <w:t xml:space="preserve">Introduction to Human Services </w:t>
            </w:r>
            <w:r w:rsidRPr="43D5A70A">
              <w:rPr>
                <w:color w:val="000000" w:themeColor="text1"/>
                <w:sz w:val="24"/>
                <w:szCs w:val="24"/>
              </w:rPr>
              <w:t>by Michelle Martin. Students learn about the public, private nonprofit and private for- profit sectors in which social welfare is carried out.</w:t>
            </w:r>
          </w:p>
          <w:p w14:paraId="2C675CA2" w14:textId="22FECF76" w:rsidR="007D40BE" w:rsidRDefault="007D40BE" w:rsidP="43D5A70A">
            <w:pPr>
              <w:pStyle w:val="TableParagraph"/>
              <w:spacing w:before="38"/>
              <w:ind w:left="0" w:right="220"/>
              <w:rPr>
                <w:color w:val="000000" w:themeColor="text1"/>
                <w:sz w:val="24"/>
                <w:szCs w:val="24"/>
              </w:rPr>
            </w:pPr>
          </w:p>
          <w:p w14:paraId="0962688E" w14:textId="57CE81BE" w:rsidR="007D40BE" w:rsidRDefault="423FED3C" w:rsidP="003800B3">
            <w:pPr>
              <w:pStyle w:val="TableParagraph"/>
              <w:spacing w:before="38"/>
              <w:ind w:left="0" w:right="220"/>
              <w:rPr>
                <w:color w:val="000000" w:themeColor="text1"/>
                <w:sz w:val="24"/>
                <w:szCs w:val="24"/>
              </w:rPr>
            </w:pPr>
            <w:r w:rsidRPr="43D5A70A">
              <w:rPr>
                <w:color w:val="000000" w:themeColor="text1"/>
                <w:sz w:val="24"/>
                <w:szCs w:val="24"/>
              </w:rPr>
              <w:t xml:space="preserve">In </w:t>
            </w:r>
            <w:r w:rsidRPr="003800B3">
              <w:rPr>
                <w:sz w:val="24"/>
                <w:szCs w:val="24"/>
              </w:rPr>
              <w:t xml:space="preserve">{HUS 114} </w:t>
            </w:r>
            <w:r w:rsidRPr="43D5A70A">
              <w:rPr>
                <w:color w:val="000000" w:themeColor="text1"/>
                <w:sz w:val="24"/>
                <w:szCs w:val="24"/>
              </w:rPr>
              <w:t xml:space="preserve">Counseling, Assessment and Case Management, students learn about individual counseling, case management, service coordination, and advocacy. The roles and responsibilities of the human services worker in these capacities are outlined in the text </w:t>
            </w:r>
            <w:r w:rsidRPr="43D5A70A">
              <w:rPr>
                <w:i/>
                <w:iCs/>
                <w:color w:val="000000" w:themeColor="text1"/>
                <w:sz w:val="24"/>
                <w:szCs w:val="24"/>
              </w:rPr>
              <w:t xml:space="preserve">Fundamentals of Case Management Practice: Skills for Human Service Workers </w:t>
            </w:r>
            <w:r w:rsidRPr="43D5A70A">
              <w:rPr>
                <w:color w:val="000000" w:themeColor="text1"/>
                <w:sz w:val="24"/>
                <w:szCs w:val="24"/>
              </w:rPr>
              <w:t>by Nancy Summers.</w:t>
            </w:r>
          </w:p>
          <w:p w14:paraId="4E274527" w14:textId="4D93052E" w:rsidR="007D40BE" w:rsidRDefault="007D40BE" w:rsidP="43D5A70A">
            <w:pPr>
              <w:spacing w:before="38"/>
              <w:rPr>
                <w:color w:val="000000" w:themeColor="text1"/>
                <w:sz w:val="24"/>
                <w:szCs w:val="24"/>
              </w:rPr>
            </w:pPr>
          </w:p>
          <w:p w14:paraId="6BFF130B" w14:textId="45453547" w:rsidR="007D40BE" w:rsidRDefault="423FED3C" w:rsidP="00763154">
            <w:pPr>
              <w:pStyle w:val="TableParagraph"/>
              <w:spacing w:before="1"/>
              <w:ind w:left="0" w:right="220"/>
              <w:rPr>
                <w:color w:val="000000" w:themeColor="text1"/>
                <w:sz w:val="24"/>
                <w:szCs w:val="24"/>
              </w:rPr>
            </w:pPr>
            <w:r w:rsidRPr="43D5A70A">
              <w:rPr>
                <w:color w:val="000000" w:themeColor="text1"/>
                <w:sz w:val="24"/>
                <w:szCs w:val="24"/>
              </w:rPr>
              <w:t xml:space="preserve">In </w:t>
            </w:r>
            <w:r w:rsidRPr="00300853">
              <w:rPr>
                <w:sz w:val="24"/>
                <w:szCs w:val="24"/>
              </w:rPr>
              <w:t xml:space="preserve">{HUS 211} </w:t>
            </w:r>
            <w:r w:rsidRPr="43D5A70A">
              <w:rPr>
                <w:color w:val="000000" w:themeColor="text1"/>
                <w:sz w:val="24"/>
                <w:szCs w:val="24"/>
              </w:rPr>
              <w:t>Crisis Intervention and Counseling students review the various human conditions that impact functioning such as aging, mental illness, substance abuse,</w:t>
            </w:r>
            <w:r w:rsidR="00300853">
              <w:rPr>
                <w:color w:val="000000" w:themeColor="text1"/>
                <w:sz w:val="24"/>
                <w:szCs w:val="24"/>
              </w:rPr>
              <w:t xml:space="preserve"> domestic violence and other crisis situations.</w:t>
            </w:r>
            <w:r w:rsidRPr="43D5A70A">
              <w:rPr>
                <w:color w:val="000000" w:themeColor="text1"/>
                <w:sz w:val="24"/>
                <w:szCs w:val="24"/>
              </w:rPr>
              <w:t xml:space="preserve"> Students learn the role of the crisis worker and how to implement intervention through crisis management.</w:t>
            </w:r>
          </w:p>
          <w:p w14:paraId="179D39D5" w14:textId="77777777" w:rsidR="007B7A69" w:rsidRDefault="007B7A69" w:rsidP="00763154">
            <w:pPr>
              <w:pStyle w:val="TableParagraph"/>
              <w:spacing w:before="1"/>
              <w:ind w:left="0" w:right="220"/>
              <w:rPr>
                <w:color w:val="000000" w:themeColor="text1"/>
                <w:sz w:val="24"/>
                <w:szCs w:val="24"/>
              </w:rPr>
            </w:pPr>
          </w:p>
          <w:p w14:paraId="4EC11B86" w14:textId="606B42CA" w:rsidR="007D40BE" w:rsidRDefault="423FED3C" w:rsidP="00763154">
            <w:pPr>
              <w:pStyle w:val="TableParagraph"/>
              <w:spacing w:before="38" w:line="242" w:lineRule="auto"/>
              <w:ind w:left="0"/>
              <w:rPr>
                <w:color w:val="000000" w:themeColor="text1"/>
                <w:sz w:val="24"/>
                <w:szCs w:val="24"/>
              </w:rPr>
            </w:pPr>
            <w:r w:rsidRPr="43D5A70A">
              <w:rPr>
                <w:color w:val="000000" w:themeColor="text1"/>
                <w:sz w:val="24"/>
                <w:szCs w:val="24"/>
              </w:rPr>
              <w:t xml:space="preserve">In </w:t>
            </w:r>
            <w:r w:rsidRPr="00300853">
              <w:rPr>
                <w:sz w:val="24"/>
                <w:szCs w:val="24"/>
              </w:rPr>
              <w:t xml:space="preserve">{HUS 216} </w:t>
            </w:r>
            <w:r w:rsidRPr="43D5A70A">
              <w:rPr>
                <w:color w:val="000000" w:themeColor="text1"/>
                <w:sz w:val="24"/>
                <w:szCs w:val="24"/>
              </w:rPr>
              <w:t>Theories of Counseling, students review the various theoretical techniques that are used to treat clients with various conditions and mental health disorders.</w:t>
            </w:r>
          </w:p>
          <w:p w14:paraId="04B0F5CA" w14:textId="268C00FC" w:rsidR="007D40BE" w:rsidRDefault="007D40BE" w:rsidP="43D5A70A">
            <w:pPr>
              <w:pStyle w:val="TableParagraph"/>
              <w:spacing w:before="38"/>
              <w:ind w:left="0" w:right="220"/>
              <w:rPr>
                <w:color w:val="000000" w:themeColor="text1"/>
                <w:sz w:val="24"/>
                <w:szCs w:val="24"/>
              </w:rPr>
            </w:pPr>
          </w:p>
          <w:p w14:paraId="0A70E6E5" w14:textId="5190D289" w:rsidR="007D40BE" w:rsidRDefault="423FED3C" w:rsidP="00763154">
            <w:pPr>
              <w:pStyle w:val="TableParagraph"/>
              <w:spacing w:before="83"/>
              <w:ind w:left="0" w:right="272"/>
              <w:jc w:val="both"/>
            </w:pPr>
            <w:r w:rsidRPr="43D5A70A">
              <w:rPr>
                <w:color w:val="000000" w:themeColor="text1"/>
                <w:sz w:val="24"/>
                <w:szCs w:val="24"/>
              </w:rPr>
              <w:t xml:space="preserve">In </w:t>
            </w:r>
            <w:r w:rsidRPr="00300853">
              <w:rPr>
                <w:sz w:val="24"/>
                <w:szCs w:val="24"/>
              </w:rPr>
              <w:t xml:space="preserve">{HUS 234} </w:t>
            </w:r>
            <w:r w:rsidRPr="43D5A70A">
              <w:rPr>
                <w:color w:val="000000" w:themeColor="text1"/>
                <w:sz w:val="24"/>
                <w:szCs w:val="24"/>
              </w:rPr>
              <w:t>Trauma Informed Care students learn about the various human conditions that exposure to trauma may impact, such as homelessness, mental illness, and substance abuse. Students learn the role of using the Trauma Informed method when implementing intervention.</w:t>
            </w:r>
          </w:p>
          <w:p w14:paraId="787524D7" w14:textId="750ECA1C" w:rsidR="007D40BE" w:rsidRDefault="007D40BE" w:rsidP="43D5A70A">
            <w:pPr>
              <w:pStyle w:val="TableParagraph"/>
              <w:spacing w:before="38"/>
              <w:ind w:left="148"/>
              <w:rPr>
                <w:sz w:val="24"/>
                <w:szCs w:val="24"/>
              </w:rPr>
            </w:pPr>
          </w:p>
          <w:p w14:paraId="3C5C8384" w14:textId="53013E78" w:rsidR="007D40BE" w:rsidRDefault="423FED3C" w:rsidP="00A87EEF">
            <w:pPr>
              <w:rPr>
                <w:sz w:val="24"/>
                <w:szCs w:val="24"/>
              </w:rPr>
            </w:pPr>
            <w:r w:rsidRPr="00A87EEF">
              <w:rPr>
                <w:sz w:val="24"/>
                <w:szCs w:val="24"/>
              </w:rPr>
              <w:t xml:space="preserve">Additionally, all fieldwork classes {HUS 115, </w:t>
            </w:r>
            <w:proofErr w:type="gramStart"/>
            <w:r w:rsidRPr="00A87EEF">
              <w:rPr>
                <w:sz w:val="24"/>
                <w:szCs w:val="24"/>
              </w:rPr>
              <w:t>217 }</w:t>
            </w:r>
            <w:proofErr w:type="gramEnd"/>
            <w:r w:rsidRPr="00A87EEF">
              <w:rPr>
                <w:sz w:val="24"/>
                <w:szCs w:val="24"/>
              </w:rPr>
              <w:t xml:space="preserve"> expose students to a wide range of human services delivery systems and </w:t>
            </w:r>
            <w:r w:rsidR="00CF1ED0" w:rsidRPr="00A87EEF">
              <w:rPr>
                <w:sz w:val="24"/>
                <w:szCs w:val="24"/>
              </w:rPr>
              <w:t xml:space="preserve">organizations </w:t>
            </w:r>
            <w:r w:rsidR="005676C4" w:rsidRPr="00A87EEF">
              <w:rPr>
                <w:sz w:val="24"/>
                <w:szCs w:val="24"/>
              </w:rPr>
              <w:t>at their</w:t>
            </w:r>
            <w:r w:rsidR="00D176A8" w:rsidRPr="00A87EEF">
              <w:rPr>
                <w:sz w:val="24"/>
                <w:szCs w:val="24"/>
              </w:rPr>
              <w:t xml:space="preserve"> </w:t>
            </w:r>
            <w:r w:rsidR="0010479E">
              <w:rPr>
                <w:sz w:val="24"/>
                <w:szCs w:val="24"/>
              </w:rPr>
              <w:t>fieldwork site</w:t>
            </w:r>
            <w:r w:rsidR="00D176A8" w:rsidRPr="00A87EEF">
              <w:rPr>
                <w:sz w:val="24"/>
                <w:szCs w:val="24"/>
              </w:rPr>
              <w:t xml:space="preserve">.  </w:t>
            </w:r>
            <w:r w:rsidR="001C19DE">
              <w:rPr>
                <w:sz w:val="24"/>
                <w:szCs w:val="24"/>
              </w:rPr>
              <w:t>C</w:t>
            </w:r>
            <w:r w:rsidR="00CF1ED0" w:rsidRPr="00A87EEF">
              <w:rPr>
                <w:sz w:val="24"/>
                <w:szCs w:val="24"/>
              </w:rPr>
              <w:t xml:space="preserve">lass discussions and assignments allow students to fully </w:t>
            </w:r>
            <w:r w:rsidR="008B1803" w:rsidRPr="00A87EEF">
              <w:rPr>
                <w:sz w:val="24"/>
                <w:szCs w:val="24"/>
              </w:rPr>
              <w:t>understand</w:t>
            </w:r>
            <w:r w:rsidR="00CF1ED0" w:rsidRPr="00A87EEF">
              <w:rPr>
                <w:sz w:val="24"/>
                <w:szCs w:val="24"/>
              </w:rPr>
              <w:t xml:space="preserve"> the</w:t>
            </w:r>
            <w:r w:rsidR="005676C4" w:rsidRPr="00A87EEF">
              <w:rPr>
                <w:sz w:val="24"/>
                <w:szCs w:val="24"/>
              </w:rPr>
              <w:t xml:space="preserve"> impact these </w:t>
            </w:r>
            <w:r w:rsidR="00CF1ED0" w:rsidRPr="00A87EEF">
              <w:rPr>
                <w:sz w:val="24"/>
                <w:szCs w:val="24"/>
              </w:rPr>
              <w:t xml:space="preserve">systems </w:t>
            </w:r>
            <w:r w:rsidR="001C19DE">
              <w:rPr>
                <w:sz w:val="24"/>
                <w:szCs w:val="24"/>
              </w:rPr>
              <w:t xml:space="preserve">have </w:t>
            </w:r>
            <w:r w:rsidR="005676C4" w:rsidRPr="00A87EEF">
              <w:rPr>
                <w:sz w:val="24"/>
                <w:szCs w:val="24"/>
              </w:rPr>
              <w:t xml:space="preserve">on </w:t>
            </w:r>
            <w:r w:rsidR="00A532BB" w:rsidRPr="00A87EEF">
              <w:rPr>
                <w:sz w:val="24"/>
                <w:szCs w:val="24"/>
              </w:rPr>
              <w:t>clients’</w:t>
            </w:r>
            <w:r w:rsidR="005676C4" w:rsidRPr="00A87EEF">
              <w:rPr>
                <w:sz w:val="24"/>
                <w:szCs w:val="24"/>
              </w:rPr>
              <w:t xml:space="preserve"> services.</w:t>
            </w:r>
            <w:r w:rsidR="0033546C" w:rsidRPr="00A87EEF">
              <w:rPr>
                <w:sz w:val="24"/>
                <w:szCs w:val="24"/>
              </w:rPr>
              <w:t xml:space="preserve"> </w:t>
            </w:r>
            <w:r w:rsidR="001C19DE">
              <w:rPr>
                <w:sz w:val="24"/>
                <w:szCs w:val="24"/>
              </w:rPr>
              <w:t>S</w:t>
            </w:r>
            <w:r w:rsidR="0033546C" w:rsidRPr="00A87EEF">
              <w:rPr>
                <w:sz w:val="24"/>
                <w:szCs w:val="24"/>
              </w:rPr>
              <w:t>tudents</w:t>
            </w:r>
            <w:r w:rsidR="001412A1" w:rsidRPr="00A87EEF">
              <w:rPr>
                <w:sz w:val="24"/>
                <w:szCs w:val="24"/>
              </w:rPr>
              <w:t xml:space="preserve"> have fundamental discussions regarding</w:t>
            </w:r>
            <w:r w:rsidR="0033546C" w:rsidRPr="00A87EEF">
              <w:rPr>
                <w:sz w:val="24"/>
                <w:szCs w:val="24"/>
              </w:rPr>
              <w:t xml:space="preserve"> the strengths and weaknesses of </w:t>
            </w:r>
            <w:r w:rsidR="00EA2691">
              <w:rPr>
                <w:sz w:val="24"/>
                <w:szCs w:val="24"/>
              </w:rPr>
              <w:t>human service</w:t>
            </w:r>
            <w:r w:rsidR="001412A1" w:rsidRPr="00A87EEF">
              <w:rPr>
                <w:sz w:val="24"/>
                <w:szCs w:val="24"/>
              </w:rPr>
              <w:t xml:space="preserve"> </w:t>
            </w:r>
            <w:r w:rsidR="008B1803" w:rsidRPr="00A87EEF">
              <w:rPr>
                <w:sz w:val="24"/>
                <w:szCs w:val="24"/>
              </w:rPr>
              <w:t>delivery systems</w:t>
            </w:r>
            <w:r w:rsidR="00EA2691">
              <w:rPr>
                <w:sz w:val="24"/>
                <w:szCs w:val="24"/>
              </w:rPr>
              <w:t xml:space="preserve"> and </w:t>
            </w:r>
            <w:r w:rsidR="001C19DE">
              <w:rPr>
                <w:sz w:val="24"/>
                <w:szCs w:val="24"/>
              </w:rPr>
              <w:t>their</w:t>
            </w:r>
            <w:r w:rsidR="00EA2691">
              <w:rPr>
                <w:sz w:val="24"/>
                <w:szCs w:val="24"/>
              </w:rPr>
              <w:t xml:space="preserve"> impact on client well-being. </w:t>
            </w:r>
            <w:r w:rsidR="008B1803" w:rsidRPr="00A87EEF">
              <w:rPr>
                <w:sz w:val="24"/>
                <w:szCs w:val="24"/>
              </w:rPr>
              <w:t xml:space="preserve"> </w:t>
            </w:r>
            <w:r w:rsidRPr="00A87EEF">
              <w:rPr>
                <w:sz w:val="24"/>
                <w:szCs w:val="24"/>
              </w:rPr>
              <w:t xml:space="preserve"> </w:t>
            </w:r>
          </w:p>
          <w:p w14:paraId="4CEAD4CC" w14:textId="77777777" w:rsidR="006457AC" w:rsidRDefault="006457AC" w:rsidP="00A87EEF">
            <w:pPr>
              <w:rPr>
                <w:sz w:val="24"/>
                <w:szCs w:val="24"/>
              </w:rPr>
            </w:pPr>
          </w:p>
          <w:p w14:paraId="310EA356" w14:textId="0B4EE45C" w:rsidR="007D40BE" w:rsidRPr="00FD1F98" w:rsidRDefault="423FED3C" w:rsidP="00FD1F98">
            <w:pPr>
              <w:rPr>
                <w:sz w:val="24"/>
                <w:szCs w:val="24"/>
              </w:rPr>
            </w:pPr>
            <w:r w:rsidRPr="00FD1F98">
              <w:rPr>
                <w:sz w:val="24"/>
                <w:szCs w:val="24"/>
              </w:rPr>
              <w:t xml:space="preserve">The general education courses </w:t>
            </w:r>
            <w:r w:rsidRPr="007B7A69">
              <w:rPr>
                <w:sz w:val="24"/>
                <w:szCs w:val="24"/>
              </w:rPr>
              <w:t xml:space="preserve">{SOC 111, PSY 111, and PSY 214} </w:t>
            </w:r>
            <w:r w:rsidRPr="00FD1F98">
              <w:rPr>
                <w:sz w:val="24"/>
                <w:szCs w:val="24"/>
              </w:rPr>
              <w:t xml:space="preserve">discuss the scope of conditions that promote or inhibit human functioning. Major theoretical approaches of sociology and the impact of socialization on individuals and society are discussed in Introduction to Sociology </w:t>
            </w:r>
            <w:r w:rsidRPr="007B7A69">
              <w:rPr>
                <w:sz w:val="24"/>
                <w:szCs w:val="24"/>
              </w:rPr>
              <w:t xml:space="preserve">{SOC </w:t>
            </w:r>
            <w:proofErr w:type="gramStart"/>
            <w:r w:rsidR="007F348F" w:rsidRPr="007B7A69">
              <w:rPr>
                <w:sz w:val="24"/>
                <w:szCs w:val="24"/>
              </w:rPr>
              <w:t>111</w:t>
            </w:r>
            <w:r w:rsidR="00FD1F98">
              <w:rPr>
                <w:sz w:val="24"/>
                <w:szCs w:val="24"/>
              </w:rPr>
              <w:t>}</w:t>
            </w:r>
            <w:r w:rsidR="005602C5" w:rsidRPr="007B7A69">
              <w:rPr>
                <w:sz w:val="24"/>
                <w:szCs w:val="24"/>
              </w:rPr>
              <w:t>.</w:t>
            </w:r>
            <w:proofErr w:type="gramEnd"/>
            <w:r w:rsidRPr="007B7A69">
              <w:rPr>
                <w:sz w:val="24"/>
                <w:szCs w:val="24"/>
              </w:rPr>
              <w:t xml:space="preserve"> </w:t>
            </w:r>
            <w:r w:rsidRPr="00FD1F98">
              <w:rPr>
                <w:sz w:val="24"/>
                <w:szCs w:val="24"/>
              </w:rPr>
              <w:t>Introduction to Psychology {PSY 111}</w:t>
            </w:r>
            <w:r w:rsidRPr="007B7A69">
              <w:rPr>
                <w:sz w:val="24"/>
                <w:szCs w:val="24"/>
              </w:rPr>
              <w:t xml:space="preserve"> </w:t>
            </w:r>
            <w:r w:rsidRPr="00FD1F98">
              <w:rPr>
                <w:sz w:val="24"/>
                <w:szCs w:val="24"/>
              </w:rPr>
              <w:t>explores the basic concepts and applications of the following core</w:t>
            </w:r>
            <w:r w:rsidR="00002F25" w:rsidRPr="00FD1F98">
              <w:rPr>
                <w:sz w:val="24"/>
                <w:szCs w:val="24"/>
              </w:rPr>
              <w:t xml:space="preserve"> </w:t>
            </w:r>
            <w:r w:rsidRPr="00FD1F98">
              <w:rPr>
                <w:sz w:val="24"/>
                <w:szCs w:val="24"/>
              </w:rPr>
              <w:t xml:space="preserve">areas: motivation, emotions, personality, and healthy and maladaptive behavior. Abnormal Psychology </w:t>
            </w:r>
            <w:r w:rsidRPr="007B7A69">
              <w:rPr>
                <w:sz w:val="24"/>
                <w:szCs w:val="24"/>
              </w:rPr>
              <w:t xml:space="preserve">{PSY 214} </w:t>
            </w:r>
            <w:r w:rsidRPr="00FD1F98">
              <w:rPr>
                <w:sz w:val="24"/>
                <w:szCs w:val="24"/>
              </w:rPr>
              <w:t xml:space="preserve">teaches the various theoretical models of maladaptive behavior including etiology and treatment according to each model. Students identify appropriate treatment modalities for various types of abnormal behaviors. Students complete a research paper on a </w:t>
            </w:r>
            <w:r w:rsidR="004D3945" w:rsidRPr="00FD1F98">
              <w:rPr>
                <w:sz w:val="24"/>
                <w:szCs w:val="24"/>
              </w:rPr>
              <w:t xml:space="preserve">specific </w:t>
            </w:r>
            <w:r w:rsidRPr="00FD1F98">
              <w:rPr>
                <w:sz w:val="24"/>
                <w:szCs w:val="24"/>
              </w:rPr>
              <w:t>mental disorder.</w:t>
            </w:r>
          </w:p>
          <w:p w14:paraId="42D932A4" w14:textId="36F46B21" w:rsidR="007D40BE" w:rsidRPr="007B7A69" w:rsidRDefault="007D40BE" w:rsidP="43D5A70A">
            <w:pPr>
              <w:pStyle w:val="TableParagraph"/>
              <w:spacing w:before="38"/>
              <w:ind w:left="148"/>
              <w:rPr>
                <w:sz w:val="24"/>
                <w:szCs w:val="24"/>
              </w:rPr>
            </w:pPr>
          </w:p>
          <w:p w14:paraId="611D3509" w14:textId="4C30F0D9" w:rsidR="007D40BE" w:rsidRDefault="007D40BE" w:rsidP="43D5A70A">
            <w:pPr>
              <w:pStyle w:val="TableParagraph"/>
              <w:spacing w:before="38"/>
              <w:ind w:left="148"/>
              <w:rPr>
                <w:sz w:val="24"/>
                <w:szCs w:val="24"/>
              </w:rPr>
            </w:pPr>
          </w:p>
          <w:p w14:paraId="3DD49D83" w14:textId="12B8B99F" w:rsidR="007D40BE" w:rsidRDefault="007D40BE">
            <w:pPr>
              <w:pStyle w:val="TableParagraph"/>
              <w:spacing w:before="38"/>
              <w:ind w:left="148"/>
              <w:rPr>
                <w:sz w:val="24"/>
                <w:szCs w:val="24"/>
              </w:rPr>
            </w:pPr>
          </w:p>
        </w:tc>
      </w:tr>
      <w:tr w:rsidR="007D40BE" w14:paraId="428B3D1E" w14:textId="77777777" w:rsidTr="3C0CB19A">
        <w:trPr>
          <w:trHeight w:val="549"/>
        </w:trPr>
        <w:tc>
          <w:tcPr>
            <w:tcW w:w="600" w:type="dxa"/>
          </w:tcPr>
          <w:p w14:paraId="0F14D939" w14:textId="77777777" w:rsidR="007D40BE" w:rsidRDefault="00BB2F7E">
            <w:pPr>
              <w:pStyle w:val="TableParagraph"/>
              <w:spacing w:before="38"/>
              <w:ind w:left="100"/>
              <w:rPr>
                <w:sz w:val="24"/>
              </w:rPr>
            </w:pPr>
            <w:r>
              <w:rPr>
                <w:spacing w:val="-5"/>
                <w:sz w:val="24"/>
              </w:rPr>
              <w:lastRenderedPageBreak/>
              <w:t>b.</w:t>
            </w:r>
          </w:p>
        </w:tc>
        <w:tc>
          <w:tcPr>
            <w:tcW w:w="9480" w:type="dxa"/>
          </w:tcPr>
          <w:p w14:paraId="0939CBEF" w14:textId="77777777" w:rsidR="007D40BE" w:rsidRDefault="00BB2F7E" w:rsidP="00A62E57">
            <w:pPr>
              <w:pStyle w:val="TableParagraph"/>
              <w:spacing w:before="38"/>
              <w:ind w:left="0"/>
              <w:rPr>
                <w:sz w:val="24"/>
                <w:szCs w:val="24"/>
              </w:rPr>
            </w:pPr>
            <w:r w:rsidRPr="43D5A70A">
              <w:rPr>
                <w:sz w:val="24"/>
                <w:szCs w:val="24"/>
              </w:rPr>
              <w:t>The</w:t>
            </w:r>
            <w:r w:rsidRPr="43D5A70A">
              <w:rPr>
                <w:spacing w:val="3"/>
                <w:sz w:val="24"/>
                <w:szCs w:val="24"/>
              </w:rPr>
              <w:t xml:space="preserve"> </w:t>
            </w:r>
            <w:r w:rsidRPr="43D5A70A">
              <w:rPr>
                <w:sz w:val="24"/>
                <w:szCs w:val="24"/>
              </w:rPr>
              <w:t>range</w:t>
            </w:r>
            <w:r w:rsidRPr="43D5A70A">
              <w:rPr>
                <w:spacing w:val="5"/>
                <w:sz w:val="24"/>
                <w:szCs w:val="24"/>
              </w:rPr>
              <w:t xml:space="preserve"> </w:t>
            </w:r>
            <w:r w:rsidRPr="43D5A70A">
              <w:rPr>
                <w:sz w:val="24"/>
                <w:szCs w:val="24"/>
              </w:rPr>
              <w:t>of</w:t>
            </w:r>
            <w:r w:rsidRPr="43D5A70A">
              <w:rPr>
                <w:spacing w:val="9"/>
                <w:sz w:val="24"/>
                <w:szCs w:val="24"/>
              </w:rPr>
              <w:t xml:space="preserve"> </w:t>
            </w:r>
            <w:r w:rsidRPr="43D5A70A">
              <w:rPr>
                <w:sz w:val="24"/>
                <w:szCs w:val="24"/>
              </w:rPr>
              <w:t>populations</w:t>
            </w:r>
            <w:r w:rsidRPr="43D5A70A">
              <w:rPr>
                <w:spacing w:val="6"/>
                <w:sz w:val="24"/>
                <w:szCs w:val="24"/>
              </w:rPr>
              <w:t xml:space="preserve"> </w:t>
            </w:r>
            <w:r w:rsidRPr="43D5A70A">
              <w:rPr>
                <w:sz w:val="24"/>
                <w:szCs w:val="24"/>
              </w:rPr>
              <w:t>served,</w:t>
            </w:r>
            <w:r w:rsidRPr="43D5A70A">
              <w:rPr>
                <w:spacing w:val="4"/>
                <w:sz w:val="24"/>
                <w:szCs w:val="24"/>
              </w:rPr>
              <w:t xml:space="preserve"> </w:t>
            </w:r>
            <w:r w:rsidRPr="43D5A70A">
              <w:rPr>
                <w:sz w:val="24"/>
                <w:szCs w:val="24"/>
              </w:rPr>
              <w:t>and</w:t>
            </w:r>
            <w:r w:rsidRPr="43D5A70A">
              <w:rPr>
                <w:spacing w:val="4"/>
                <w:sz w:val="24"/>
                <w:szCs w:val="24"/>
              </w:rPr>
              <w:t xml:space="preserve"> </w:t>
            </w:r>
            <w:r w:rsidRPr="43D5A70A">
              <w:rPr>
                <w:sz w:val="24"/>
                <w:szCs w:val="24"/>
              </w:rPr>
              <w:t>needs</w:t>
            </w:r>
            <w:r w:rsidRPr="43D5A70A">
              <w:rPr>
                <w:spacing w:val="7"/>
                <w:sz w:val="24"/>
                <w:szCs w:val="24"/>
              </w:rPr>
              <w:t xml:space="preserve"> </w:t>
            </w:r>
            <w:r w:rsidRPr="43D5A70A">
              <w:rPr>
                <w:sz w:val="24"/>
                <w:szCs w:val="24"/>
              </w:rPr>
              <w:t>addressed</w:t>
            </w:r>
            <w:r w:rsidRPr="43D5A70A">
              <w:rPr>
                <w:spacing w:val="4"/>
                <w:sz w:val="24"/>
                <w:szCs w:val="24"/>
              </w:rPr>
              <w:t xml:space="preserve"> </w:t>
            </w:r>
            <w:r w:rsidRPr="43D5A70A">
              <w:rPr>
                <w:sz w:val="24"/>
                <w:szCs w:val="24"/>
              </w:rPr>
              <w:t>by</w:t>
            </w:r>
            <w:r w:rsidRPr="43D5A70A">
              <w:rPr>
                <w:spacing w:val="4"/>
                <w:sz w:val="24"/>
                <w:szCs w:val="24"/>
              </w:rPr>
              <w:t xml:space="preserve"> </w:t>
            </w:r>
            <w:r w:rsidRPr="43D5A70A">
              <w:rPr>
                <w:sz w:val="24"/>
                <w:szCs w:val="24"/>
              </w:rPr>
              <w:t>human</w:t>
            </w:r>
            <w:r w:rsidRPr="43D5A70A">
              <w:rPr>
                <w:spacing w:val="5"/>
                <w:sz w:val="24"/>
                <w:szCs w:val="24"/>
              </w:rPr>
              <w:t xml:space="preserve"> </w:t>
            </w:r>
            <w:r w:rsidRPr="43D5A70A">
              <w:rPr>
                <w:spacing w:val="-2"/>
                <w:sz w:val="24"/>
                <w:szCs w:val="24"/>
              </w:rPr>
              <w:t>services.</w:t>
            </w:r>
          </w:p>
          <w:p w14:paraId="27279FD5" w14:textId="6525DBA9" w:rsidR="007D40BE" w:rsidRDefault="007D40BE" w:rsidP="43D5A70A">
            <w:pPr>
              <w:spacing w:before="38"/>
              <w:ind w:left="148"/>
              <w:rPr>
                <w:sz w:val="24"/>
                <w:szCs w:val="24"/>
              </w:rPr>
            </w:pPr>
          </w:p>
          <w:p w14:paraId="6BB1EF8E" w14:textId="4D0DF95C" w:rsidR="007D40BE" w:rsidRDefault="042351C8" w:rsidP="00C13C91">
            <w:pPr>
              <w:pStyle w:val="TableParagraph"/>
              <w:spacing w:before="38" w:line="275" w:lineRule="exact"/>
              <w:ind w:left="0"/>
              <w:rPr>
                <w:color w:val="000000" w:themeColor="text1"/>
                <w:sz w:val="24"/>
                <w:szCs w:val="24"/>
              </w:rPr>
            </w:pPr>
            <w:r w:rsidRPr="43D5A70A">
              <w:rPr>
                <w:b/>
                <w:bCs/>
                <w:color w:val="000000" w:themeColor="text1"/>
                <w:sz w:val="24"/>
                <w:szCs w:val="24"/>
                <w:u w:val="single"/>
              </w:rPr>
              <w:t>Response:</w:t>
            </w:r>
          </w:p>
          <w:p w14:paraId="1E9F05A5" w14:textId="2033040D" w:rsidR="007D40BE" w:rsidRDefault="042351C8" w:rsidP="00C13C91">
            <w:pPr>
              <w:pStyle w:val="TableParagraph"/>
              <w:spacing w:before="38" w:line="275" w:lineRule="exact"/>
              <w:ind w:left="0"/>
              <w:rPr>
                <w:color w:val="000000" w:themeColor="text1"/>
                <w:sz w:val="24"/>
                <w:szCs w:val="24"/>
              </w:rPr>
            </w:pPr>
            <w:r w:rsidRPr="43D5A70A">
              <w:rPr>
                <w:color w:val="000000" w:themeColor="text1"/>
                <w:sz w:val="24"/>
                <w:szCs w:val="24"/>
              </w:rPr>
              <w:t>The following classes emphasize the range of populations served and needs addressed by human services.</w:t>
            </w:r>
          </w:p>
          <w:p w14:paraId="70285278" w14:textId="29C08E29" w:rsidR="007D40BE" w:rsidRDefault="007D40BE" w:rsidP="43D5A70A">
            <w:pPr>
              <w:spacing w:before="14"/>
              <w:rPr>
                <w:color w:val="000000" w:themeColor="text1"/>
                <w:sz w:val="24"/>
                <w:szCs w:val="24"/>
              </w:rPr>
            </w:pPr>
          </w:p>
          <w:p w14:paraId="305C184F" w14:textId="274E48D1" w:rsidR="007D40BE" w:rsidRPr="00F37A53" w:rsidRDefault="042351C8" w:rsidP="43D5A70A">
            <w:pPr>
              <w:rPr>
                <w:b/>
                <w:bCs/>
                <w:sz w:val="24"/>
                <w:szCs w:val="24"/>
              </w:rPr>
            </w:pPr>
            <w:r w:rsidRPr="00F37A53">
              <w:rPr>
                <w:b/>
                <w:bCs/>
                <w:sz w:val="24"/>
                <w:szCs w:val="24"/>
              </w:rPr>
              <w:t>HUS 100 Introduction to Human Services</w:t>
            </w:r>
          </w:p>
          <w:p w14:paraId="41A287D3" w14:textId="4BB5BE08" w:rsidR="007D40BE" w:rsidRPr="00F37A53" w:rsidRDefault="042351C8" w:rsidP="43D5A70A">
            <w:pPr>
              <w:rPr>
                <w:b/>
                <w:bCs/>
                <w:sz w:val="24"/>
                <w:szCs w:val="24"/>
              </w:rPr>
            </w:pPr>
            <w:r w:rsidRPr="00F37A53">
              <w:rPr>
                <w:b/>
                <w:bCs/>
                <w:sz w:val="24"/>
                <w:szCs w:val="24"/>
              </w:rPr>
              <w:t>HUS 114 Counseling, Assessment and Case Management</w:t>
            </w:r>
          </w:p>
          <w:p w14:paraId="74983E7F" w14:textId="00F3415F" w:rsidR="007D40BE" w:rsidRPr="00F37A53" w:rsidRDefault="042351C8" w:rsidP="43D5A70A">
            <w:pPr>
              <w:rPr>
                <w:b/>
                <w:bCs/>
                <w:sz w:val="24"/>
                <w:szCs w:val="24"/>
              </w:rPr>
            </w:pPr>
            <w:r w:rsidRPr="00F37A53">
              <w:rPr>
                <w:b/>
                <w:bCs/>
                <w:sz w:val="24"/>
                <w:szCs w:val="24"/>
              </w:rPr>
              <w:t xml:space="preserve">HUS 115 Fieldwork: Counseling, Assessment and Case Management </w:t>
            </w:r>
          </w:p>
          <w:p w14:paraId="5D83369F" w14:textId="7A81DE1F" w:rsidR="007D40BE" w:rsidRPr="00F37A53" w:rsidRDefault="042351C8" w:rsidP="43D5A70A">
            <w:pPr>
              <w:rPr>
                <w:b/>
                <w:bCs/>
                <w:sz w:val="24"/>
                <w:szCs w:val="24"/>
              </w:rPr>
            </w:pPr>
            <w:r w:rsidRPr="00F37A53">
              <w:rPr>
                <w:b/>
                <w:bCs/>
                <w:sz w:val="24"/>
                <w:szCs w:val="24"/>
              </w:rPr>
              <w:t xml:space="preserve">HUS 211 Crisis Intervention and Counseling </w:t>
            </w:r>
          </w:p>
          <w:p w14:paraId="77F12078" w14:textId="5BCD547D" w:rsidR="007D40BE" w:rsidRPr="00F37A53" w:rsidRDefault="042351C8" w:rsidP="43D5A70A">
            <w:pPr>
              <w:rPr>
                <w:b/>
                <w:bCs/>
                <w:sz w:val="24"/>
                <w:szCs w:val="24"/>
              </w:rPr>
            </w:pPr>
            <w:r w:rsidRPr="00F37A53">
              <w:rPr>
                <w:b/>
                <w:bCs/>
                <w:sz w:val="24"/>
                <w:szCs w:val="24"/>
              </w:rPr>
              <w:t>HUS 216 Theories of Counseling</w:t>
            </w:r>
          </w:p>
          <w:p w14:paraId="35022317" w14:textId="76514B99" w:rsidR="007D40BE" w:rsidRPr="00F37A53" w:rsidRDefault="042351C8" w:rsidP="43D5A70A">
            <w:pPr>
              <w:rPr>
                <w:b/>
                <w:bCs/>
                <w:sz w:val="24"/>
                <w:szCs w:val="24"/>
              </w:rPr>
            </w:pPr>
            <w:r w:rsidRPr="00F37A53">
              <w:rPr>
                <w:b/>
                <w:bCs/>
                <w:sz w:val="24"/>
                <w:szCs w:val="24"/>
              </w:rPr>
              <w:t xml:space="preserve">HUS 217 Fieldwork: Theories of Counseling </w:t>
            </w:r>
          </w:p>
          <w:p w14:paraId="2FE51A94" w14:textId="0FDED373" w:rsidR="007D40BE" w:rsidRPr="00F37A53" w:rsidRDefault="042351C8" w:rsidP="43D5A70A">
            <w:pPr>
              <w:rPr>
                <w:b/>
                <w:bCs/>
                <w:sz w:val="24"/>
                <w:szCs w:val="24"/>
              </w:rPr>
            </w:pPr>
            <w:r w:rsidRPr="00F37A53">
              <w:rPr>
                <w:b/>
                <w:bCs/>
                <w:sz w:val="24"/>
                <w:szCs w:val="24"/>
              </w:rPr>
              <w:t>HUS 234 Trauma Informed Care</w:t>
            </w:r>
          </w:p>
          <w:p w14:paraId="6082288B" w14:textId="65DC3A79" w:rsidR="007D40BE" w:rsidRPr="00F37A53" w:rsidRDefault="007D40BE" w:rsidP="43D5A70A">
            <w:pPr>
              <w:rPr>
                <w:b/>
                <w:bCs/>
                <w:sz w:val="24"/>
                <w:szCs w:val="24"/>
              </w:rPr>
            </w:pPr>
          </w:p>
          <w:p w14:paraId="03FB00BA" w14:textId="53357613" w:rsidR="007D40BE" w:rsidRDefault="042351C8" w:rsidP="00F37A53">
            <w:pPr>
              <w:pStyle w:val="TableParagraph"/>
              <w:spacing w:before="265"/>
              <w:ind w:left="0" w:right="399"/>
              <w:rPr>
                <w:color w:val="000000" w:themeColor="text1"/>
                <w:sz w:val="24"/>
                <w:szCs w:val="24"/>
              </w:rPr>
            </w:pPr>
            <w:r w:rsidRPr="43D5A70A">
              <w:rPr>
                <w:color w:val="000000" w:themeColor="text1"/>
                <w:sz w:val="24"/>
                <w:szCs w:val="24"/>
              </w:rPr>
              <w:t xml:space="preserve">In </w:t>
            </w:r>
            <w:r w:rsidRPr="00C51522">
              <w:rPr>
                <w:sz w:val="24"/>
                <w:szCs w:val="24"/>
              </w:rPr>
              <w:t>{HUS</w:t>
            </w:r>
            <w:r w:rsidR="00BC2B99">
              <w:rPr>
                <w:sz w:val="24"/>
                <w:szCs w:val="24"/>
              </w:rPr>
              <w:t xml:space="preserve"> </w:t>
            </w:r>
            <w:r w:rsidRPr="00C51522">
              <w:rPr>
                <w:sz w:val="24"/>
                <w:szCs w:val="24"/>
              </w:rPr>
              <w:t xml:space="preserve">100} </w:t>
            </w:r>
            <w:r w:rsidRPr="43D5A70A">
              <w:rPr>
                <w:color w:val="000000" w:themeColor="text1"/>
                <w:sz w:val="24"/>
                <w:szCs w:val="24"/>
              </w:rPr>
              <w:t xml:space="preserve">Introduction to Human Services, the textbook </w:t>
            </w:r>
            <w:r w:rsidRPr="43D5A70A">
              <w:rPr>
                <w:i/>
                <w:iCs/>
                <w:color w:val="000000" w:themeColor="text1"/>
                <w:sz w:val="24"/>
                <w:szCs w:val="24"/>
              </w:rPr>
              <w:t xml:space="preserve">Introduction to Human Services: Through the Eyes of Practice Settings </w:t>
            </w:r>
            <w:r w:rsidRPr="43D5A70A">
              <w:rPr>
                <w:color w:val="000000" w:themeColor="text1"/>
                <w:sz w:val="24"/>
                <w:szCs w:val="24"/>
              </w:rPr>
              <w:t>by Michelle Martin covers the broad spectrum of population and practice areas of the human services</w:t>
            </w:r>
            <w:r w:rsidR="004361E9">
              <w:rPr>
                <w:color w:val="000000" w:themeColor="text1"/>
                <w:sz w:val="24"/>
                <w:szCs w:val="24"/>
              </w:rPr>
              <w:t xml:space="preserve"> </w:t>
            </w:r>
            <w:r w:rsidRPr="43D5A70A">
              <w:rPr>
                <w:color w:val="000000" w:themeColor="text1"/>
                <w:sz w:val="24"/>
                <w:szCs w:val="24"/>
              </w:rPr>
              <w:t xml:space="preserve">field. Students </w:t>
            </w:r>
            <w:r w:rsidR="005317D7">
              <w:rPr>
                <w:color w:val="000000" w:themeColor="text1"/>
                <w:sz w:val="24"/>
                <w:szCs w:val="24"/>
              </w:rPr>
              <w:t>participate in discussion boards and complete practice area reflection papers to</w:t>
            </w:r>
            <w:r w:rsidRPr="43D5A70A">
              <w:rPr>
                <w:color w:val="000000" w:themeColor="text1"/>
                <w:sz w:val="24"/>
                <w:szCs w:val="24"/>
              </w:rPr>
              <w:t xml:space="preserve"> identify community-based service providers and </w:t>
            </w:r>
            <w:r w:rsidR="00AF177D">
              <w:rPr>
                <w:color w:val="000000" w:themeColor="text1"/>
                <w:sz w:val="24"/>
                <w:szCs w:val="24"/>
              </w:rPr>
              <w:t>explore</w:t>
            </w:r>
            <w:r w:rsidRPr="43D5A70A">
              <w:rPr>
                <w:color w:val="000000" w:themeColor="text1"/>
                <w:sz w:val="24"/>
                <w:szCs w:val="24"/>
              </w:rPr>
              <w:t xml:space="preserve"> possible outcomes of a beneficial intervention with th</w:t>
            </w:r>
            <w:r w:rsidR="00C51522">
              <w:rPr>
                <w:color w:val="000000" w:themeColor="text1"/>
                <w:sz w:val="24"/>
                <w:szCs w:val="24"/>
              </w:rPr>
              <w:t>ese</w:t>
            </w:r>
            <w:r w:rsidRPr="43D5A70A">
              <w:rPr>
                <w:color w:val="000000" w:themeColor="text1"/>
                <w:sz w:val="24"/>
                <w:szCs w:val="24"/>
              </w:rPr>
              <w:t xml:space="preserve"> populatio</w:t>
            </w:r>
            <w:r w:rsidR="001A514B">
              <w:rPr>
                <w:color w:val="000000" w:themeColor="text1"/>
                <w:sz w:val="24"/>
                <w:szCs w:val="24"/>
              </w:rPr>
              <w:t>ns</w:t>
            </w:r>
            <w:r w:rsidRPr="43D5A70A">
              <w:rPr>
                <w:color w:val="000000" w:themeColor="text1"/>
                <w:sz w:val="24"/>
                <w:szCs w:val="24"/>
              </w:rPr>
              <w:t>.</w:t>
            </w:r>
          </w:p>
          <w:p w14:paraId="2F4A2C69" w14:textId="77777777" w:rsidR="00C51522" w:rsidRDefault="00C51522" w:rsidP="43D5A70A">
            <w:pPr>
              <w:pStyle w:val="TableParagraph"/>
              <w:spacing w:before="38"/>
              <w:ind w:left="108" w:right="733"/>
              <w:rPr>
                <w:color w:val="000000" w:themeColor="text1"/>
                <w:sz w:val="24"/>
                <w:szCs w:val="24"/>
              </w:rPr>
            </w:pPr>
          </w:p>
          <w:p w14:paraId="1ADA91C5" w14:textId="33571E8D" w:rsidR="007D40BE" w:rsidRPr="00F27607" w:rsidRDefault="042351C8" w:rsidP="00C51522">
            <w:pPr>
              <w:pStyle w:val="TableParagraph"/>
              <w:spacing w:before="38"/>
              <w:ind w:left="0" w:right="733"/>
              <w:rPr>
                <w:b/>
                <w:bCs/>
                <w:i/>
                <w:iCs/>
                <w:color w:val="000000" w:themeColor="text1"/>
                <w:sz w:val="24"/>
                <w:szCs w:val="24"/>
              </w:rPr>
            </w:pPr>
            <w:r w:rsidRPr="43D5A70A">
              <w:rPr>
                <w:color w:val="000000" w:themeColor="text1"/>
                <w:sz w:val="24"/>
                <w:szCs w:val="24"/>
              </w:rPr>
              <w:t xml:space="preserve">All fieldwork/practicum courses </w:t>
            </w:r>
            <w:r w:rsidRPr="0001660B">
              <w:rPr>
                <w:sz w:val="24"/>
                <w:szCs w:val="24"/>
              </w:rPr>
              <w:t>{HUS 115</w:t>
            </w:r>
            <w:r w:rsidR="00FD1F98">
              <w:rPr>
                <w:sz w:val="24"/>
                <w:szCs w:val="24"/>
              </w:rPr>
              <w:t xml:space="preserve"> and</w:t>
            </w:r>
            <w:r w:rsidRPr="0001660B">
              <w:rPr>
                <w:sz w:val="24"/>
                <w:szCs w:val="24"/>
              </w:rPr>
              <w:t xml:space="preserve"> 217}</w:t>
            </w:r>
            <w:r w:rsidRPr="43D5A70A">
              <w:rPr>
                <w:color w:val="0000FF"/>
                <w:sz w:val="24"/>
                <w:szCs w:val="24"/>
              </w:rPr>
              <w:t xml:space="preserve"> </w:t>
            </w:r>
            <w:r w:rsidRPr="43D5A70A">
              <w:rPr>
                <w:color w:val="000000" w:themeColor="text1"/>
                <w:sz w:val="24"/>
                <w:szCs w:val="24"/>
              </w:rPr>
              <w:t>require students to complete 125-</w:t>
            </w:r>
            <w:r w:rsidRPr="43D5A70A">
              <w:rPr>
                <w:color w:val="000000" w:themeColor="text1"/>
                <w:sz w:val="24"/>
                <w:szCs w:val="24"/>
              </w:rPr>
              <w:lastRenderedPageBreak/>
              <w:t xml:space="preserve">hour fieldwork experience at a community agency. Field placements and the corequisite lecture courses </w:t>
            </w:r>
            <w:r w:rsidR="0001660B" w:rsidRPr="0001660B">
              <w:rPr>
                <w:sz w:val="24"/>
                <w:szCs w:val="24"/>
              </w:rPr>
              <w:t>{</w:t>
            </w:r>
            <w:r w:rsidRPr="0001660B">
              <w:rPr>
                <w:sz w:val="24"/>
                <w:szCs w:val="24"/>
              </w:rPr>
              <w:t>HUS 114 and HUS 216</w:t>
            </w:r>
            <w:r w:rsidR="0001660B" w:rsidRPr="0001660B">
              <w:rPr>
                <w:sz w:val="24"/>
                <w:szCs w:val="24"/>
              </w:rPr>
              <w:t>}</w:t>
            </w:r>
            <w:r w:rsidRPr="43D5A70A">
              <w:rPr>
                <w:color w:val="000000" w:themeColor="text1"/>
                <w:sz w:val="24"/>
                <w:szCs w:val="24"/>
              </w:rPr>
              <w:t xml:space="preserve"> allow students to experience a broad spectrum of problem areas for a wide range of human conditions. Students come back to the classroom and engage in class discussions, use </w:t>
            </w:r>
            <w:r w:rsidR="0001660B">
              <w:rPr>
                <w:b/>
                <w:bCs/>
                <w:i/>
                <w:iCs/>
                <w:sz w:val="24"/>
                <w:szCs w:val="24"/>
              </w:rPr>
              <w:t>Case or Agency Presentation</w:t>
            </w:r>
            <w:r w:rsidRPr="43D5A70A">
              <w:rPr>
                <w:color w:val="0000FF"/>
                <w:sz w:val="24"/>
                <w:szCs w:val="24"/>
              </w:rPr>
              <w:t xml:space="preserve"> </w:t>
            </w:r>
            <w:r w:rsidRPr="43D5A70A">
              <w:rPr>
                <w:color w:val="000000" w:themeColor="text1"/>
                <w:sz w:val="24"/>
                <w:szCs w:val="24"/>
              </w:rPr>
              <w:t>to describe the agency, types and</w:t>
            </w:r>
            <w:r w:rsidR="6DE95991" w:rsidRPr="43D5A70A">
              <w:rPr>
                <w:color w:val="000000" w:themeColor="text1"/>
                <w:sz w:val="24"/>
                <w:szCs w:val="24"/>
              </w:rPr>
              <w:t xml:space="preserve"> characteristics of clients in the agency, the role of the agency in the human services community and how the needs of the clients have changed over time. Specifically, journals in </w:t>
            </w:r>
            <w:r w:rsidR="6DE95991" w:rsidRPr="0001660B">
              <w:rPr>
                <w:sz w:val="24"/>
                <w:szCs w:val="24"/>
              </w:rPr>
              <w:t xml:space="preserve">{HUS  217} </w:t>
            </w:r>
            <w:r w:rsidR="6DE95991" w:rsidRPr="43D5A70A">
              <w:rPr>
                <w:color w:val="000000" w:themeColor="text1"/>
                <w:sz w:val="24"/>
                <w:szCs w:val="24"/>
              </w:rPr>
              <w:t>are used to assess agency effectiveness in dealing with various client populations</w:t>
            </w:r>
            <w:r w:rsidR="00F27607">
              <w:rPr>
                <w:color w:val="000000" w:themeColor="text1"/>
                <w:sz w:val="24"/>
                <w:szCs w:val="24"/>
              </w:rPr>
              <w:t xml:space="preserve"> </w:t>
            </w:r>
            <w:r w:rsidR="00FD1F98" w:rsidRPr="00F27607">
              <w:rPr>
                <w:b/>
                <w:bCs/>
                <w:i/>
                <w:iCs/>
                <w:color w:val="000000" w:themeColor="text1"/>
                <w:sz w:val="24"/>
                <w:szCs w:val="24"/>
              </w:rPr>
              <w:t>Journal</w:t>
            </w:r>
            <w:r w:rsidR="00F27607" w:rsidRPr="00F27607">
              <w:rPr>
                <w:b/>
                <w:bCs/>
                <w:i/>
                <w:iCs/>
                <w:color w:val="000000" w:themeColor="text1"/>
                <w:sz w:val="24"/>
                <w:szCs w:val="24"/>
              </w:rPr>
              <w:t xml:space="preserve"> </w:t>
            </w:r>
            <w:r w:rsidR="00FD1F98">
              <w:rPr>
                <w:b/>
                <w:bCs/>
                <w:i/>
                <w:iCs/>
                <w:color w:val="000000" w:themeColor="text1"/>
                <w:sz w:val="24"/>
                <w:szCs w:val="24"/>
              </w:rPr>
              <w:t xml:space="preserve">Question </w:t>
            </w:r>
            <w:r w:rsidR="00F27607" w:rsidRPr="00F27607">
              <w:rPr>
                <w:b/>
                <w:bCs/>
                <w:i/>
                <w:iCs/>
                <w:color w:val="000000" w:themeColor="text1"/>
                <w:sz w:val="24"/>
                <w:szCs w:val="24"/>
              </w:rPr>
              <w:t xml:space="preserve">3 </w:t>
            </w:r>
            <w:r w:rsidR="00FD1F98">
              <w:rPr>
                <w:b/>
                <w:bCs/>
                <w:i/>
                <w:iCs/>
                <w:color w:val="000000" w:themeColor="text1"/>
                <w:sz w:val="24"/>
                <w:szCs w:val="24"/>
              </w:rPr>
              <w:t>and</w:t>
            </w:r>
            <w:r w:rsidR="00F27607" w:rsidRPr="00F27607">
              <w:rPr>
                <w:b/>
                <w:bCs/>
                <w:i/>
                <w:iCs/>
                <w:color w:val="000000" w:themeColor="text1"/>
                <w:sz w:val="24"/>
                <w:szCs w:val="24"/>
              </w:rPr>
              <w:t xml:space="preserve"> 4</w:t>
            </w:r>
            <w:r w:rsidR="00F27607">
              <w:rPr>
                <w:b/>
                <w:bCs/>
                <w:i/>
                <w:iCs/>
                <w:color w:val="000000" w:themeColor="text1"/>
                <w:sz w:val="24"/>
                <w:szCs w:val="24"/>
              </w:rPr>
              <w:t>.</w:t>
            </w:r>
          </w:p>
          <w:p w14:paraId="03F9ECB1" w14:textId="77777777" w:rsidR="0001660B" w:rsidRPr="00F27607" w:rsidRDefault="0001660B" w:rsidP="43D5A70A">
            <w:pPr>
              <w:pStyle w:val="TableParagraph"/>
              <w:spacing w:before="38"/>
              <w:ind w:left="108" w:right="733"/>
              <w:rPr>
                <w:b/>
                <w:bCs/>
                <w:i/>
                <w:iCs/>
                <w:color w:val="000000" w:themeColor="text1"/>
                <w:sz w:val="24"/>
                <w:szCs w:val="24"/>
              </w:rPr>
            </w:pPr>
          </w:p>
          <w:p w14:paraId="1DEEDA87" w14:textId="06D40846" w:rsidR="007D40BE" w:rsidRDefault="6DE95991" w:rsidP="00F27607">
            <w:pPr>
              <w:pStyle w:val="TableParagraph"/>
              <w:spacing w:before="38"/>
              <w:ind w:left="0" w:right="733"/>
              <w:rPr>
                <w:color w:val="000000" w:themeColor="text1"/>
                <w:sz w:val="24"/>
                <w:szCs w:val="24"/>
              </w:rPr>
            </w:pPr>
            <w:r w:rsidRPr="43D5A70A">
              <w:rPr>
                <w:color w:val="000000" w:themeColor="text1"/>
                <w:sz w:val="24"/>
                <w:szCs w:val="24"/>
              </w:rPr>
              <w:t xml:space="preserve">In </w:t>
            </w:r>
            <w:r w:rsidRPr="00F27607">
              <w:rPr>
                <w:sz w:val="24"/>
                <w:szCs w:val="24"/>
              </w:rPr>
              <w:t xml:space="preserve">{HUS 211} </w:t>
            </w:r>
            <w:r w:rsidRPr="43D5A70A">
              <w:rPr>
                <w:color w:val="000000" w:themeColor="text1"/>
                <w:sz w:val="24"/>
                <w:szCs w:val="24"/>
              </w:rPr>
              <w:t>Crisis Intervention and Counseling, students learn about the various populations served such as</w:t>
            </w:r>
            <w:r w:rsidR="34D502EB" w:rsidRPr="43D5A70A">
              <w:rPr>
                <w:color w:val="000000" w:themeColor="text1"/>
                <w:sz w:val="24"/>
                <w:szCs w:val="24"/>
              </w:rPr>
              <w:t xml:space="preserve"> </w:t>
            </w:r>
            <w:r w:rsidRPr="43D5A70A">
              <w:rPr>
                <w:color w:val="000000" w:themeColor="text1"/>
                <w:sz w:val="24"/>
                <w:szCs w:val="24"/>
              </w:rPr>
              <w:t>veterans, substance abuse</w:t>
            </w:r>
            <w:r w:rsidR="006B1CCA">
              <w:rPr>
                <w:color w:val="000000" w:themeColor="text1"/>
                <w:sz w:val="24"/>
                <w:szCs w:val="24"/>
              </w:rPr>
              <w:t>rs</w:t>
            </w:r>
            <w:r w:rsidRPr="43D5A70A">
              <w:rPr>
                <w:color w:val="000000" w:themeColor="text1"/>
                <w:sz w:val="24"/>
                <w:szCs w:val="24"/>
              </w:rPr>
              <w:t>, victims of trauma, teenagers, and the chronically mentally il</w:t>
            </w:r>
            <w:r w:rsidR="006B1CCA">
              <w:rPr>
                <w:color w:val="000000" w:themeColor="text1"/>
                <w:sz w:val="24"/>
                <w:szCs w:val="24"/>
              </w:rPr>
              <w:t>l</w:t>
            </w:r>
            <w:r w:rsidRPr="43D5A70A">
              <w:rPr>
                <w:color w:val="000000" w:themeColor="text1"/>
                <w:sz w:val="24"/>
                <w:szCs w:val="24"/>
              </w:rPr>
              <w:t xml:space="preserve">. Students learn to </w:t>
            </w:r>
            <w:r w:rsidR="09192120" w:rsidRPr="43D5A70A">
              <w:rPr>
                <w:color w:val="000000" w:themeColor="text1"/>
                <w:sz w:val="24"/>
                <w:szCs w:val="24"/>
              </w:rPr>
              <w:t>identify</w:t>
            </w:r>
            <w:r w:rsidRPr="43D5A70A">
              <w:rPr>
                <w:color w:val="000000" w:themeColor="text1"/>
                <w:sz w:val="24"/>
                <w:szCs w:val="24"/>
              </w:rPr>
              <w:t xml:space="preserve"> the specific needs of the populations and structure crisis</w:t>
            </w:r>
            <w:r w:rsidR="2443F49B" w:rsidRPr="43D5A70A">
              <w:rPr>
                <w:color w:val="000000" w:themeColor="text1"/>
                <w:sz w:val="24"/>
                <w:szCs w:val="24"/>
              </w:rPr>
              <w:t xml:space="preserve"> treatment plans accordingly.</w:t>
            </w:r>
          </w:p>
          <w:p w14:paraId="612004B7" w14:textId="77FE0010" w:rsidR="007D40BE" w:rsidRDefault="007D40BE" w:rsidP="43D5A70A">
            <w:pPr>
              <w:spacing w:before="38"/>
              <w:rPr>
                <w:color w:val="000000" w:themeColor="text1"/>
                <w:sz w:val="24"/>
                <w:szCs w:val="24"/>
              </w:rPr>
            </w:pPr>
          </w:p>
          <w:p w14:paraId="3637BAA9" w14:textId="17613C9F" w:rsidR="007D40BE" w:rsidRDefault="58846548" w:rsidP="00FD1F98">
            <w:pPr>
              <w:pStyle w:val="TableParagraph"/>
              <w:spacing w:before="38" w:line="242" w:lineRule="auto"/>
              <w:ind w:left="0" w:right="637"/>
              <w:rPr>
                <w:color w:val="000000" w:themeColor="text1"/>
                <w:sz w:val="24"/>
                <w:szCs w:val="24"/>
              </w:rPr>
            </w:pPr>
            <w:r w:rsidRPr="3C0CB19A">
              <w:rPr>
                <w:color w:val="000000" w:themeColor="text1"/>
                <w:sz w:val="24"/>
                <w:szCs w:val="24"/>
              </w:rPr>
              <w:t xml:space="preserve">In </w:t>
            </w:r>
            <w:r w:rsidRPr="00F27607">
              <w:rPr>
                <w:sz w:val="24"/>
                <w:szCs w:val="24"/>
              </w:rPr>
              <w:t xml:space="preserve">{HUS 234} </w:t>
            </w:r>
            <w:r w:rsidRPr="3C0CB19A">
              <w:rPr>
                <w:color w:val="000000" w:themeColor="text1"/>
                <w:sz w:val="24"/>
                <w:szCs w:val="24"/>
              </w:rPr>
              <w:t>Trauma Informed Care students learn about the various populations and communities that are impacted by trauma including homeless children, homeless families, children, adolescents, and adults.</w:t>
            </w:r>
            <w:r w:rsidR="08175D7B" w:rsidRPr="3C0CB19A">
              <w:rPr>
                <w:color w:val="000000" w:themeColor="text1"/>
                <w:sz w:val="24"/>
                <w:szCs w:val="24"/>
              </w:rPr>
              <w:t xml:space="preserve"> Students</w:t>
            </w:r>
            <w:r w:rsidR="50EAF861" w:rsidRPr="3C0CB19A">
              <w:rPr>
                <w:color w:val="000000" w:themeColor="text1"/>
                <w:sz w:val="24"/>
                <w:szCs w:val="24"/>
              </w:rPr>
              <w:t xml:space="preserve"> examine </w:t>
            </w:r>
            <w:r w:rsidR="2EFD2528" w:rsidRPr="3C0CB19A">
              <w:rPr>
                <w:color w:val="000000" w:themeColor="text1"/>
                <w:sz w:val="24"/>
                <w:szCs w:val="24"/>
              </w:rPr>
              <w:t xml:space="preserve">case studies during class and </w:t>
            </w:r>
            <w:r w:rsidR="4BA72EE3" w:rsidRPr="3C0CB19A">
              <w:rPr>
                <w:color w:val="000000" w:themeColor="text1"/>
                <w:sz w:val="24"/>
                <w:szCs w:val="24"/>
              </w:rPr>
              <w:t>then complete</w:t>
            </w:r>
            <w:r w:rsidR="08175D7B" w:rsidRPr="3C0CB19A">
              <w:rPr>
                <w:color w:val="000000" w:themeColor="text1"/>
                <w:sz w:val="24"/>
                <w:szCs w:val="24"/>
              </w:rPr>
              <w:t xml:space="preserve"> a </w:t>
            </w:r>
            <w:r w:rsidR="526C4A03" w:rsidRPr="3C0CB19A">
              <w:rPr>
                <w:color w:val="000000" w:themeColor="text1"/>
                <w:sz w:val="24"/>
                <w:szCs w:val="24"/>
              </w:rPr>
              <w:t>trauma assessment</w:t>
            </w:r>
            <w:r w:rsidR="78EBE4E0" w:rsidRPr="3C0CB19A">
              <w:rPr>
                <w:color w:val="000000" w:themeColor="text1"/>
                <w:sz w:val="24"/>
                <w:szCs w:val="24"/>
              </w:rPr>
              <w:t xml:space="preserve"> and </w:t>
            </w:r>
            <w:r w:rsidR="0195EDA8" w:rsidRPr="3C0CB19A">
              <w:rPr>
                <w:color w:val="000000" w:themeColor="text1"/>
                <w:sz w:val="24"/>
                <w:szCs w:val="24"/>
              </w:rPr>
              <w:t>determine appropriate interventions.</w:t>
            </w:r>
          </w:p>
          <w:p w14:paraId="17613EAB" w14:textId="3C76E421" w:rsidR="007D40BE" w:rsidRDefault="007D40BE" w:rsidP="43D5A70A">
            <w:pPr>
              <w:pStyle w:val="TableParagraph"/>
              <w:spacing w:before="243" w:line="270" w:lineRule="atLeast"/>
              <w:ind w:left="0" w:right="220"/>
              <w:rPr>
                <w:color w:val="000000" w:themeColor="text1"/>
                <w:sz w:val="24"/>
                <w:szCs w:val="24"/>
              </w:rPr>
            </w:pPr>
          </w:p>
        </w:tc>
      </w:tr>
      <w:tr w:rsidR="007D40BE" w14:paraId="2547F634" w14:textId="77777777" w:rsidTr="3C0CB19A">
        <w:trPr>
          <w:trHeight w:val="848"/>
        </w:trPr>
        <w:tc>
          <w:tcPr>
            <w:tcW w:w="600" w:type="dxa"/>
          </w:tcPr>
          <w:p w14:paraId="424C73FE" w14:textId="77777777" w:rsidR="007D40BE" w:rsidRDefault="00BB2F7E">
            <w:pPr>
              <w:pStyle w:val="TableParagraph"/>
              <w:spacing w:before="38"/>
              <w:ind w:left="100"/>
              <w:rPr>
                <w:sz w:val="24"/>
              </w:rPr>
            </w:pPr>
            <w:r>
              <w:rPr>
                <w:spacing w:val="-5"/>
                <w:sz w:val="24"/>
              </w:rPr>
              <w:lastRenderedPageBreak/>
              <w:t>c.</w:t>
            </w:r>
          </w:p>
        </w:tc>
        <w:tc>
          <w:tcPr>
            <w:tcW w:w="9480" w:type="dxa"/>
          </w:tcPr>
          <w:p w14:paraId="2DCE83C4" w14:textId="3A38496B" w:rsidR="007D40BE" w:rsidRDefault="00BB2F7E" w:rsidP="0075550D">
            <w:pPr>
              <w:pStyle w:val="TableParagraph"/>
              <w:spacing w:line="261" w:lineRule="auto"/>
              <w:ind w:left="0" w:right="186"/>
              <w:rPr>
                <w:sz w:val="24"/>
                <w:szCs w:val="24"/>
              </w:rPr>
            </w:pPr>
            <w:r w:rsidRPr="43D5A70A">
              <w:rPr>
                <w:sz w:val="24"/>
                <w:szCs w:val="24"/>
              </w:rPr>
              <w:t>The major models used to conceptualize and integrate prevention, maintenance, intervention, rehabilitation, and healthy functioning.</w:t>
            </w:r>
          </w:p>
          <w:p w14:paraId="1A745E09" w14:textId="752880D9" w:rsidR="007D40BE" w:rsidRDefault="007D40BE" w:rsidP="43D5A70A">
            <w:pPr>
              <w:pStyle w:val="TableParagraph"/>
              <w:spacing w:line="261" w:lineRule="auto"/>
              <w:ind w:left="148" w:right="186"/>
              <w:rPr>
                <w:b/>
                <w:bCs/>
                <w:color w:val="000000" w:themeColor="text1"/>
                <w:sz w:val="24"/>
                <w:szCs w:val="24"/>
                <w:u w:val="single"/>
              </w:rPr>
            </w:pPr>
          </w:p>
          <w:p w14:paraId="073262AA" w14:textId="504A7A75" w:rsidR="007D40BE" w:rsidRDefault="2CF237F5" w:rsidP="00215EB1">
            <w:pPr>
              <w:pStyle w:val="TableParagraph"/>
              <w:spacing w:line="261" w:lineRule="auto"/>
              <w:ind w:left="0" w:right="186"/>
              <w:rPr>
                <w:b/>
                <w:bCs/>
                <w:color w:val="000000" w:themeColor="text1"/>
                <w:sz w:val="24"/>
                <w:szCs w:val="24"/>
              </w:rPr>
            </w:pPr>
            <w:r w:rsidRPr="43D5A70A">
              <w:rPr>
                <w:b/>
                <w:bCs/>
                <w:color w:val="000000" w:themeColor="text1"/>
                <w:sz w:val="24"/>
                <w:szCs w:val="24"/>
                <w:u w:val="single"/>
              </w:rPr>
              <w:t>Response:</w:t>
            </w:r>
          </w:p>
          <w:p w14:paraId="493C60C9" w14:textId="5EDF6DEB" w:rsidR="007D40BE" w:rsidRDefault="2CF237F5" w:rsidP="00215EB1">
            <w:pPr>
              <w:pStyle w:val="TableParagraph"/>
              <w:spacing w:line="261" w:lineRule="auto"/>
              <w:ind w:left="0"/>
              <w:rPr>
                <w:color w:val="000000" w:themeColor="text1"/>
                <w:sz w:val="24"/>
                <w:szCs w:val="24"/>
              </w:rPr>
            </w:pPr>
            <w:r w:rsidRPr="43D5A70A">
              <w:rPr>
                <w:color w:val="000000" w:themeColor="text1"/>
                <w:sz w:val="24"/>
                <w:szCs w:val="24"/>
              </w:rPr>
              <w:t>The following classes emphasize the major models used to conceptualize and integrate prevention, maintenance, intervention, rehabilitation, and healthy functioning.</w:t>
            </w:r>
          </w:p>
          <w:p w14:paraId="0EA25508" w14:textId="7C2C05D4" w:rsidR="007D40BE" w:rsidRDefault="007D40BE" w:rsidP="43D5A70A">
            <w:pPr>
              <w:pStyle w:val="TableParagraph"/>
              <w:spacing w:line="261" w:lineRule="auto"/>
              <w:ind w:left="108" w:firstLine="60"/>
              <w:rPr>
                <w:color w:val="000000" w:themeColor="text1"/>
                <w:sz w:val="24"/>
                <w:szCs w:val="24"/>
              </w:rPr>
            </w:pPr>
          </w:p>
          <w:p w14:paraId="74CA56D7" w14:textId="39744A30" w:rsidR="007D40BE" w:rsidRPr="00215EB1" w:rsidRDefault="2CF237F5" w:rsidP="43D5A70A">
            <w:pPr>
              <w:rPr>
                <w:b/>
                <w:bCs/>
                <w:sz w:val="24"/>
                <w:szCs w:val="24"/>
              </w:rPr>
            </w:pPr>
            <w:r w:rsidRPr="00215EB1">
              <w:rPr>
                <w:b/>
                <w:bCs/>
                <w:sz w:val="24"/>
                <w:szCs w:val="24"/>
              </w:rPr>
              <w:t>HUS 100 Introduction to Human Services</w:t>
            </w:r>
          </w:p>
          <w:p w14:paraId="6C8B9918" w14:textId="021541D9" w:rsidR="007D40BE" w:rsidRPr="00215EB1" w:rsidRDefault="2CF237F5" w:rsidP="43D5A70A">
            <w:pPr>
              <w:rPr>
                <w:b/>
                <w:bCs/>
                <w:sz w:val="24"/>
                <w:szCs w:val="24"/>
              </w:rPr>
            </w:pPr>
            <w:r w:rsidRPr="00215EB1">
              <w:rPr>
                <w:b/>
                <w:bCs/>
                <w:sz w:val="24"/>
                <w:szCs w:val="24"/>
              </w:rPr>
              <w:t xml:space="preserve">HUS 114 Counseling, Assessment and Case Management </w:t>
            </w:r>
          </w:p>
          <w:p w14:paraId="3AB7B948" w14:textId="02F601AD" w:rsidR="007D40BE" w:rsidRPr="00215EB1" w:rsidRDefault="2CF237F5" w:rsidP="43D5A70A">
            <w:pPr>
              <w:rPr>
                <w:b/>
                <w:bCs/>
                <w:sz w:val="24"/>
                <w:szCs w:val="24"/>
              </w:rPr>
            </w:pPr>
            <w:r w:rsidRPr="00215EB1">
              <w:rPr>
                <w:b/>
                <w:bCs/>
                <w:sz w:val="24"/>
                <w:szCs w:val="24"/>
              </w:rPr>
              <w:t>HUS 130 Introduction to Family Counseling</w:t>
            </w:r>
          </w:p>
          <w:p w14:paraId="770A02D2" w14:textId="2A6881D6" w:rsidR="007D40BE" w:rsidRPr="00215EB1" w:rsidRDefault="2CF237F5" w:rsidP="43D5A70A">
            <w:pPr>
              <w:rPr>
                <w:b/>
                <w:bCs/>
                <w:sz w:val="24"/>
                <w:szCs w:val="24"/>
              </w:rPr>
            </w:pPr>
            <w:r w:rsidRPr="00215EB1">
              <w:rPr>
                <w:b/>
                <w:bCs/>
                <w:sz w:val="24"/>
                <w:szCs w:val="24"/>
              </w:rPr>
              <w:t xml:space="preserve">HUS 211 Crisis Intervention and Counseling </w:t>
            </w:r>
          </w:p>
          <w:p w14:paraId="681689F3" w14:textId="37880308" w:rsidR="007D40BE" w:rsidRPr="00215EB1" w:rsidRDefault="2CF237F5" w:rsidP="43D5A70A">
            <w:pPr>
              <w:rPr>
                <w:b/>
                <w:bCs/>
                <w:sz w:val="24"/>
                <w:szCs w:val="24"/>
              </w:rPr>
            </w:pPr>
            <w:r w:rsidRPr="00215EB1">
              <w:rPr>
                <w:b/>
                <w:bCs/>
                <w:sz w:val="24"/>
                <w:szCs w:val="24"/>
              </w:rPr>
              <w:t>HUS 216 Theories of Counseling</w:t>
            </w:r>
          </w:p>
          <w:p w14:paraId="71EFF58C" w14:textId="0BA7E36E" w:rsidR="007D40BE" w:rsidRDefault="2CF237F5" w:rsidP="43D5A70A">
            <w:pPr>
              <w:rPr>
                <w:sz w:val="24"/>
                <w:szCs w:val="24"/>
              </w:rPr>
            </w:pPr>
            <w:r w:rsidRPr="00215EB1">
              <w:rPr>
                <w:b/>
                <w:bCs/>
                <w:sz w:val="24"/>
                <w:szCs w:val="24"/>
              </w:rPr>
              <w:t>HUS 234 Trauma Informed Care</w:t>
            </w:r>
          </w:p>
          <w:p w14:paraId="53CF976B" w14:textId="44B6A3A1" w:rsidR="007D40BE" w:rsidRDefault="2CF237F5" w:rsidP="00FD1F98">
            <w:pPr>
              <w:pStyle w:val="TableParagraph"/>
              <w:spacing w:before="264" w:line="261" w:lineRule="auto"/>
              <w:ind w:left="0" w:right="580"/>
              <w:rPr>
                <w:color w:val="000000" w:themeColor="text1"/>
                <w:sz w:val="24"/>
                <w:szCs w:val="24"/>
              </w:rPr>
            </w:pPr>
            <w:r w:rsidRPr="43D5A70A">
              <w:rPr>
                <w:color w:val="000000" w:themeColor="text1"/>
                <w:sz w:val="24"/>
                <w:szCs w:val="24"/>
              </w:rPr>
              <w:t xml:space="preserve">Introduction to Human Services </w:t>
            </w:r>
            <w:r w:rsidRPr="00215EB1">
              <w:rPr>
                <w:sz w:val="24"/>
                <w:szCs w:val="24"/>
              </w:rPr>
              <w:t xml:space="preserve">{HUS 100} </w:t>
            </w:r>
            <w:r w:rsidRPr="43D5A70A">
              <w:rPr>
                <w:color w:val="000000" w:themeColor="text1"/>
                <w:sz w:val="24"/>
                <w:szCs w:val="24"/>
              </w:rPr>
              <w:t xml:space="preserve">uses the text </w:t>
            </w:r>
            <w:r w:rsidRPr="43D5A70A">
              <w:rPr>
                <w:i/>
                <w:iCs/>
                <w:color w:val="000000" w:themeColor="text1"/>
                <w:sz w:val="24"/>
                <w:szCs w:val="24"/>
              </w:rPr>
              <w:t>I Never Knew I Had a Choice</w:t>
            </w:r>
            <w:r w:rsidRPr="43D5A70A">
              <w:rPr>
                <w:color w:val="000000" w:themeColor="text1"/>
                <w:sz w:val="24"/>
                <w:szCs w:val="24"/>
              </w:rPr>
              <w:t>, by Corey and Corey. The text reviews lifespan development and optimal human functioning through each life stage</w:t>
            </w:r>
            <w:r w:rsidR="006B1CCA">
              <w:rPr>
                <w:color w:val="000000" w:themeColor="text1"/>
                <w:sz w:val="24"/>
                <w:szCs w:val="24"/>
              </w:rPr>
              <w:t xml:space="preserve"> including </w:t>
            </w:r>
            <w:r w:rsidR="006B1CCA" w:rsidRPr="43D5A70A">
              <w:rPr>
                <w:color w:val="000000" w:themeColor="text1"/>
                <w:sz w:val="24"/>
                <w:szCs w:val="24"/>
              </w:rPr>
              <w:t>problems</w:t>
            </w:r>
            <w:r w:rsidRPr="43D5A70A">
              <w:rPr>
                <w:color w:val="000000" w:themeColor="text1"/>
                <w:sz w:val="24"/>
                <w:szCs w:val="24"/>
              </w:rPr>
              <w:t xml:space="preserve"> and issues that can develop in each stage, from infancy to old age</w:t>
            </w:r>
            <w:r w:rsidR="00603ABC">
              <w:rPr>
                <w:color w:val="000000" w:themeColor="text1"/>
                <w:sz w:val="24"/>
                <w:szCs w:val="24"/>
              </w:rPr>
              <w:t xml:space="preserve">. </w:t>
            </w:r>
            <w:r w:rsidRPr="43D5A70A">
              <w:rPr>
                <w:color w:val="000000" w:themeColor="text1"/>
                <w:sz w:val="24"/>
                <w:szCs w:val="24"/>
              </w:rPr>
              <w:t xml:space="preserve">Students complete journal assignments about each chapter and how the chapter topics relate to themselves, clients and the </w:t>
            </w:r>
            <w:proofErr w:type="gramStart"/>
            <w:r w:rsidRPr="43D5A70A">
              <w:rPr>
                <w:color w:val="000000" w:themeColor="text1"/>
                <w:sz w:val="24"/>
                <w:szCs w:val="24"/>
              </w:rPr>
              <w:t>community as a whole</w:t>
            </w:r>
            <w:proofErr w:type="gramEnd"/>
            <w:r w:rsidRPr="43D5A70A">
              <w:rPr>
                <w:color w:val="000000" w:themeColor="text1"/>
                <w:sz w:val="24"/>
                <w:szCs w:val="24"/>
              </w:rPr>
              <w:t xml:space="preserve">. The textbook </w:t>
            </w:r>
            <w:r w:rsidRPr="43D5A70A">
              <w:rPr>
                <w:i/>
                <w:iCs/>
                <w:color w:val="000000" w:themeColor="text1"/>
                <w:sz w:val="24"/>
                <w:szCs w:val="24"/>
              </w:rPr>
              <w:t xml:space="preserve">Introduction to Human Services: Through the Eyes of Practice Settings </w:t>
            </w:r>
            <w:r w:rsidRPr="43D5A70A">
              <w:rPr>
                <w:color w:val="000000" w:themeColor="text1"/>
                <w:sz w:val="24"/>
                <w:szCs w:val="24"/>
              </w:rPr>
              <w:t>covers the generalist model including intervention strategies.</w:t>
            </w:r>
          </w:p>
          <w:p w14:paraId="09DC627B" w14:textId="0823BFC4" w:rsidR="003644EF" w:rsidRDefault="2CF237F5" w:rsidP="003644EF">
            <w:pPr>
              <w:pStyle w:val="TableParagraph"/>
              <w:spacing w:before="252" w:line="261" w:lineRule="auto"/>
              <w:ind w:left="0" w:right="137"/>
              <w:rPr>
                <w:b/>
                <w:bCs/>
                <w:i/>
                <w:iCs/>
                <w:sz w:val="24"/>
                <w:szCs w:val="24"/>
              </w:rPr>
            </w:pPr>
            <w:r w:rsidRPr="43D5A70A">
              <w:rPr>
                <w:color w:val="000000" w:themeColor="text1"/>
                <w:sz w:val="24"/>
                <w:szCs w:val="24"/>
              </w:rPr>
              <w:t xml:space="preserve">In </w:t>
            </w:r>
            <w:r w:rsidR="00467366" w:rsidRPr="00E445E9">
              <w:rPr>
                <w:sz w:val="24"/>
                <w:szCs w:val="24"/>
              </w:rPr>
              <w:t>{HUS 114}</w:t>
            </w:r>
            <w:r w:rsidR="00467366" w:rsidRPr="43D5A70A">
              <w:rPr>
                <w:color w:val="000000" w:themeColor="text1"/>
                <w:sz w:val="24"/>
                <w:szCs w:val="24"/>
              </w:rPr>
              <w:t xml:space="preserve"> Counseling</w:t>
            </w:r>
            <w:r w:rsidRPr="43D5A70A">
              <w:rPr>
                <w:color w:val="000000" w:themeColor="text1"/>
                <w:sz w:val="24"/>
                <w:szCs w:val="24"/>
              </w:rPr>
              <w:t xml:space="preserve">, Assessment and Case Management </w:t>
            </w:r>
            <w:r w:rsidRPr="43D5A70A">
              <w:rPr>
                <w:i/>
                <w:iCs/>
                <w:color w:val="000000" w:themeColor="text1"/>
                <w:sz w:val="24"/>
                <w:szCs w:val="24"/>
              </w:rPr>
              <w:t xml:space="preserve">Fundamentals of Case Management Practice: Skills for Human Service Workers </w:t>
            </w:r>
            <w:r w:rsidRPr="43D5A70A">
              <w:rPr>
                <w:color w:val="000000" w:themeColor="text1"/>
                <w:sz w:val="24"/>
                <w:szCs w:val="24"/>
              </w:rPr>
              <w:t xml:space="preserve">by Nancy Summers is used to teach the stages of the helping process: engagement, problem identification, psychosocial assessment, </w:t>
            </w:r>
            <w:r w:rsidRPr="43D5A70A">
              <w:rPr>
                <w:color w:val="000000" w:themeColor="text1"/>
                <w:sz w:val="24"/>
                <w:szCs w:val="24"/>
              </w:rPr>
              <w:lastRenderedPageBreak/>
              <w:t xml:space="preserve">working, and evaluation. Students role-play appropriate use of interviewing, helping, and case management skills, including reflection, active listening, clarifying and questioning. Students are assigned several workbook chapters applying all beginning counseling, assessment and case management skills to case studies. Additionally, students write a </w:t>
            </w:r>
            <w:r w:rsidRPr="00E445E9">
              <w:rPr>
                <w:b/>
                <w:bCs/>
                <w:i/>
                <w:iCs/>
                <w:sz w:val="24"/>
                <w:szCs w:val="24"/>
              </w:rPr>
              <w:t>Social History and Assessment</w:t>
            </w:r>
            <w:r w:rsidR="006B1CCA">
              <w:rPr>
                <w:b/>
                <w:bCs/>
                <w:i/>
                <w:iCs/>
                <w:sz w:val="24"/>
                <w:szCs w:val="24"/>
              </w:rPr>
              <w:t xml:space="preserve"> Format</w:t>
            </w:r>
            <w:r w:rsidRPr="00E445E9">
              <w:rPr>
                <w:sz w:val="24"/>
                <w:szCs w:val="24"/>
              </w:rPr>
              <w:t xml:space="preserve"> </w:t>
            </w:r>
            <w:r w:rsidRPr="43D5A70A">
              <w:rPr>
                <w:color w:val="000000" w:themeColor="text1"/>
                <w:sz w:val="24"/>
                <w:szCs w:val="24"/>
              </w:rPr>
              <w:t>on themselves to demonstrate an</w:t>
            </w:r>
            <w:r w:rsidR="003E1741">
              <w:rPr>
                <w:color w:val="000000" w:themeColor="text1"/>
                <w:sz w:val="24"/>
                <w:szCs w:val="24"/>
              </w:rPr>
              <w:t xml:space="preserve"> </w:t>
            </w:r>
            <w:r w:rsidRPr="43D5A70A">
              <w:rPr>
                <w:color w:val="000000" w:themeColor="text1"/>
                <w:sz w:val="24"/>
                <w:szCs w:val="24"/>
              </w:rPr>
              <w:t xml:space="preserve">understanding of the assessment and goal-setting process. The final assignment at the end of the semester is a mock counseling session in which students must demonstrate several helping </w:t>
            </w:r>
            <w:r w:rsidR="008F0E63" w:rsidRPr="43D5A70A">
              <w:rPr>
                <w:color w:val="000000" w:themeColor="text1"/>
                <w:sz w:val="24"/>
                <w:szCs w:val="24"/>
              </w:rPr>
              <w:t xml:space="preserve">skills </w:t>
            </w:r>
            <w:r w:rsidR="008F0E63">
              <w:rPr>
                <w:color w:val="000000" w:themeColor="text1"/>
                <w:sz w:val="24"/>
                <w:szCs w:val="24"/>
              </w:rPr>
              <w:t>and</w:t>
            </w:r>
            <w:r w:rsidR="001E53B4">
              <w:rPr>
                <w:color w:val="000000" w:themeColor="text1"/>
                <w:sz w:val="24"/>
                <w:szCs w:val="24"/>
              </w:rPr>
              <w:t xml:space="preserve"> is evaluated using the </w:t>
            </w:r>
            <w:r w:rsidRPr="001E53B4">
              <w:rPr>
                <w:b/>
                <w:bCs/>
                <w:i/>
                <w:iCs/>
                <w:sz w:val="24"/>
                <w:szCs w:val="24"/>
              </w:rPr>
              <w:t>Counseling Interview Feedback</w:t>
            </w:r>
            <w:r w:rsidR="00CA21B2" w:rsidRPr="001E53B4">
              <w:rPr>
                <w:b/>
                <w:bCs/>
                <w:i/>
                <w:iCs/>
                <w:sz w:val="24"/>
                <w:szCs w:val="24"/>
              </w:rPr>
              <w:t>.</w:t>
            </w:r>
            <w:r w:rsidR="001E53B4" w:rsidRPr="001E53B4">
              <w:rPr>
                <w:b/>
                <w:bCs/>
                <w:i/>
                <w:iCs/>
                <w:sz w:val="24"/>
                <w:szCs w:val="24"/>
              </w:rPr>
              <w:t xml:space="preserve"> </w:t>
            </w:r>
          </w:p>
          <w:p w14:paraId="545EFD1E" w14:textId="1238031E" w:rsidR="007D40BE" w:rsidRDefault="2CF237F5" w:rsidP="003644EF">
            <w:pPr>
              <w:pStyle w:val="TableParagraph"/>
              <w:spacing w:before="252" w:line="261" w:lineRule="auto"/>
              <w:ind w:left="0" w:right="137"/>
              <w:rPr>
                <w:color w:val="000000" w:themeColor="text1"/>
                <w:sz w:val="24"/>
                <w:szCs w:val="24"/>
              </w:rPr>
            </w:pPr>
            <w:r w:rsidRPr="43D5A70A">
              <w:rPr>
                <w:color w:val="000000" w:themeColor="text1"/>
                <w:sz w:val="24"/>
                <w:szCs w:val="24"/>
              </w:rPr>
              <w:t>Students are also supported in their use of the following perspectives and interventions: the ecological model, strengths-based perspective, client advocacy, and Prochaska and DiClemente’s Stages of Change model.</w:t>
            </w:r>
          </w:p>
          <w:p w14:paraId="4C58AAC9" w14:textId="77777777" w:rsidR="00F240D0" w:rsidRDefault="00F240D0" w:rsidP="003644EF">
            <w:pPr>
              <w:pStyle w:val="TableParagraph"/>
              <w:spacing w:before="61" w:line="261" w:lineRule="auto"/>
              <w:ind w:left="0" w:right="283"/>
              <w:rPr>
                <w:color w:val="000000" w:themeColor="text1"/>
                <w:sz w:val="24"/>
                <w:szCs w:val="24"/>
              </w:rPr>
            </w:pPr>
          </w:p>
          <w:p w14:paraId="33D8FBFE" w14:textId="202E0D31" w:rsidR="007D40BE" w:rsidRDefault="5B491720" w:rsidP="003644EF">
            <w:pPr>
              <w:pStyle w:val="TableParagraph"/>
              <w:spacing w:before="61" w:line="261" w:lineRule="auto"/>
              <w:ind w:left="0" w:right="283"/>
              <w:rPr>
                <w:color w:val="000000" w:themeColor="text1"/>
                <w:sz w:val="24"/>
                <w:szCs w:val="24"/>
              </w:rPr>
            </w:pPr>
            <w:r w:rsidRPr="43D5A70A">
              <w:rPr>
                <w:color w:val="000000" w:themeColor="text1"/>
                <w:sz w:val="24"/>
                <w:szCs w:val="24"/>
              </w:rPr>
              <w:t xml:space="preserve">Students in </w:t>
            </w:r>
            <w:r w:rsidR="009D333F" w:rsidRPr="003644EF">
              <w:rPr>
                <w:color w:val="000000" w:themeColor="text1"/>
                <w:sz w:val="24"/>
                <w:szCs w:val="24"/>
              </w:rPr>
              <w:t>{</w:t>
            </w:r>
            <w:r w:rsidR="009D333F" w:rsidRPr="00CA3692">
              <w:rPr>
                <w:sz w:val="24"/>
                <w:szCs w:val="24"/>
              </w:rPr>
              <w:t>HUS 130</w:t>
            </w:r>
            <w:r w:rsidR="009D333F" w:rsidRPr="003644EF">
              <w:rPr>
                <w:i/>
                <w:iCs/>
                <w:sz w:val="24"/>
                <w:szCs w:val="24"/>
              </w:rPr>
              <w:t>}</w:t>
            </w:r>
            <w:r w:rsidR="009D333F" w:rsidRPr="003644EF">
              <w:rPr>
                <w:sz w:val="24"/>
                <w:szCs w:val="24"/>
              </w:rPr>
              <w:t xml:space="preserve"> </w:t>
            </w:r>
            <w:r w:rsidRPr="43D5A70A">
              <w:rPr>
                <w:color w:val="000000" w:themeColor="text1"/>
                <w:sz w:val="24"/>
                <w:szCs w:val="24"/>
              </w:rPr>
              <w:t>Introduction to Family Counseling describe the concept of the family as a system including the traits of a healthy and unhealthy family. Students learn and apply a variety of intervention techniques associated with family counseling modalities (strategic, structural, experiential, Bowenian and cognitive-behavioral family therapy) via case studies.</w:t>
            </w:r>
          </w:p>
          <w:p w14:paraId="49741E99" w14:textId="77777777" w:rsidR="002C71E0" w:rsidRDefault="002C71E0" w:rsidP="43D5A70A">
            <w:pPr>
              <w:pStyle w:val="TableParagraph"/>
              <w:spacing w:before="61" w:line="261" w:lineRule="auto"/>
              <w:ind w:left="108" w:right="283"/>
              <w:rPr>
                <w:color w:val="000000" w:themeColor="text1"/>
                <w:sz w:val="24"/>
                <w:szCs w:val="24"/>
              </w:rPr>
            </w:pPr>
          </w:p>
          <w:p w14:paraId="3E1C65B1" w14:textId="77777777" w:rsidR="003E2839" w:rsidRDefault="5B491720" w:rsidP="0099489C">
            <w:pPr>
              <w:pStyle w:val="TableParagraph"/>
              <w:spacing w:line="261" w:lineRule="auto"/>
              <w:ind w:left="0"/>
              <w:rPr>
                <w:color w:val="000000" w:themeColor="text1"/>
                <w:sz w:val="24"/>
                <w:szCs w:val="24"/>
              </w:rPr>
            </w:pPr>
            <w:r w:rsidRPr="43D5A70A">
              <w:rPr>
                <w:color w:val="000000" w:themeColor="text1"/>
                <w:sz w:val="24"/>
                <w:szCs w:val="24"/>
              </w:rPr>
              <w:t xml:space="preserve">Crisis Intervention and Counseling </w:t>
            </w:r>
            <w:r w:rsidRPr="0099489C">
              <w:rPr>
                <w:sz w:val="24"/>
                <w:szCs w:val="24"/>
              </w:rPr>
              <w:t xml:space="preserve">{HUS 211} </w:t>
            </w:r>
            <w:proofErr w:type="gramStart"/>
            <w:r w:rsidRPr="43D5A70A">
              <w:rPr>
                <w:color w:val="000000" w:themeColor="text1"/>
                <w:sz w:val="24"/>
                <w:szCs w:val="24"/>
              </w:rPr>
              <w:t>teaches</w:t>
            </w:r>
            <w:proofErr w:type="gramEnd"/>
            <w:r w:rsidRPr="43D5A70A">
              <w:rPr>
                <w:color w:val="000000" w:themeColor="text1"/>
                <w:sz w:val="24"/>
                <w:szCs w:val="24"/>
              </w:rPr>
              <w:t xml:space="preserve"> problem identification through crisis theory. Students utilize case studies and mock assessments to demonstrate how bio-psycho-social-spiritual development impacts one’s ability to work through developmental and situational crises. Topics explored in this course range from substance abuse, interpersonal violence, posttraumatic stress disorder, and </w:t>
            </w:r>
            <w:proofErr w:type="gramStart"/>
            <w:r w:rsidRPr="43D5A70A">
              <w:rPr>
                <w:color w:val="000000" w:themeColor="text1"/>
                <w:sz w:val="24"/>
                <w:szCs w:val="24"/>
              </w:rPr>
              <w:t>persons</w:t>
            </w:r>
            <w:proofErr w:type="gramEnd"/>
            <w:r w:rsidRPr="43D5A70A">
              <w:rPr>
                <w:color w:val="000000" w:themeColor="text1"/>
                <w:sz w:val="24"/>
                <w:szCs w:val="24"/>
              </w:rPr>
              <w:t xml:space="preserve"> with HIV/AIDS. Students are taught how to use the ABC Model of crisis intervention counseling and to prepare and utilize a case management plan.</w:t>
            </w:r>
          </w:p>
          <w:p w14:paraId="67009DCD" w14:textId="77777777" w:rsidR="003E2839" w:rsidRDefault="003E2839" w:rsidP="43D5A70A">
            <w:pPr>
              <w:pStyle w:val="TableParagraph"/>
              <w:spacing w:line="261" w:lineRule="auto"/>
              <w:ind w:left="108"/>
              <w:rPr>
                <w:color w:val="000000" w:themeColor="text1"/>
                <w:sz w:val="24"/>
                <w:szCs w:val="24"/>
              </w:rPr>
            </w:pPr>
          </w:p>
          <w:p w14:paraId="3076A62A" w14:textId="1DB29D1D" w:rsidR="007D40BE" w:rsidRDefault="5B491720" w:rsidP="000304A9">
            <w:pPr>
              <w:pStyle w:val="TableParagraph"/>
              <w:spacing w:line="261" w:lineRule="auto"/>
              <w:ind w:left="0"/>
              <w:rPr>
                <w:color w:val="000000" w:themeColor="text1"/>
                <w:sz w:val="24"/>
                <w:szCs w:val="24"/>
              </w:rPr>
            </w:pPr>
            <w:r w:rsidRPr="43D5A70A">
              <w:rPr>
                <w:color w:val="000000" w:themeColor="text1"/>
                <w:sz w:val="24"/>
                <w:szCs w:val="24"/>
              </w:rPr>
              <w:t>Optimal human functioning is viewed through a behavioral lens in Theories of Counseling</w:t>
            </w:r>
          </w:p>
          <w:p w14:paraId="730903AE" w14:textId="7A8FDC80" w:rsidR="007D40BE" w:rsidRDefault="5B491720" w:rsidP="000304A9">
            <w:pPr>
              <w:pStyle w:val="TableParagraph"/>
              <w:spacing w:before="3" w:line="261" w:lineRule="auto"/>
              <w:ind w:left="0" w:right="399"/>
              <w:rPr>
                <w:color w:val="000000" w:themeColor="text1"/>
                <w:sz w:val="24"/>
                <w:szCs w:val="24"/>
              </w:rPr>
            </w:pPr>
            <w:r w:rsidRPr="00CA3692">
              <w:rPr>
                <w:sz w:val="24"/>
                <w:szCs w:val="24"/>
              </w:rPr>
              <w:t>{HUS 216}</w:t>
            </w:r>
            <w:r w:rsidRPr="000304A9">
              <w:rPr>
                <w:i/>
                <w:iCs/>
                <w:sz w:val="24"/>
                <w:szCs w:val="24"/>
              </w:rPr>
              <w:t>.</w:t>
            </w:r>
            <w:r w:rsidRPr="000304A9">
              <w:rPr>
                <w:sz w:val="24"/>
                <w:szCs w:val="24"/>
              </w:rPr>
              <w:t xml:space="preserve"> </w:t>
            </w:r>
            <w:r w:rsidRPr="43D5A70A">
              <w:rPr>
                <w:color w:val="000000" w:themeColor="text1"/>
                <w:sz w:val="24"/>
                <w:szCs w:val="24"/>
              </w:rPr>
              <w:t>Theories such as behavioral theory, cognitive-behavior theory, reality theory, psychoanalysis theory, and existential theory are reviewed. Students learn how to help clients maximize human functioning through these theories and establish a treatment plan with measurable goals and objectives.</w:t>
            </w:r>
          </w:p>
          <w:p w14:paraId="33DC72FE" w14:textId="6B51B78A" w:rsidR="007D40BE" w:rsidRDefault="5B491720" w:rsidP="002C27ED">
            <w:pPr>
              <w:pStyle w:val="TableParagraph"/>
              <w:spacing w:before="276" w:line="261" w:lineRule="auto"/>
              <w:ind w:left="0" w:right="220"/>
              <w:rPr>
                <w:color w:val="000000" w:themeColor="text1"/>
                <w:sz w:val="24"/>
                <w:szCs w:val="24"/>
              </w:rPr>
            </w:pPr>
            <w:r w:rsidRPr="43D5A70A">
              <w:rPr>
                <w:color w:val="000000" w:themeColor="text1"/>
                <w:sz w:val="24"/>
                <w:szCs w:val="24"/>
              </w:rPr>
              <w:t xml:space="preserve">In </w:t>
            </w:r>
            <w:r w:rsidRPr="00CA3692">
              <w:rPr>
                <w:sz w:val="24"/>
                <w:szCs w:val="24"/>
              </w:rPr>
              <w:t>{HUS 234}</w:t>
            </w:r>
            <w:r w:rsidRPr="002C27ED">
              <w:rPr>
                <w:sz w:val="24"/>
                <w:szCs w:val="24"/>
              </w:rPr>
              <w:t xml:space="preserve"> </w:t>
            </w:r>
            <w:r w:rsidRPr="43D5A70A">
              <w:rPr>
                <w:color w:val="000000" w:themeColor="text1"/>
                <w:sz w:val="24"/>
                <w:szCs w:val="24"/>
              </w:rPr>
              <w:t>Trauma Informed Care, students learn about the Trauma Informed Care model of treating clients. The Trauma Informed Care model offers an opportunity to use a holistic healing team approach that involves building partnerships with individuals, families, medical providers, education systems, human service organizations, law enforcement, and political leaders to address all aspects of one’s life using a variety of practices. Through lectures, classroom discussion and activities</w:t>
            </w:r>
            <w:r w:rsidR="004038F9">
              <w:rPr>
                <w:color w:val="000000" w:themeColor="text1"/>
                <w:sz w:val="24"/>
                <w:szCs w:val="24"/>
              </w:rPr>
              <w:t>,</w:t>
            </w:r>
            <w:r w:rsidRPr="43D5A70A">
              <w:rPr>
                <w:color w:val="000000" w:themeColor="text1"/>
                <w:sz w:val="24"/>
                <w:szCs w:val="24"/>
              </w:rPr>
              <w:t xml:space="preserve"> students learn how to effectively implement the Trauma Informed Care model of service.</w:t>
            </w:r>
          </w:p>
          <w:p w14:paraId="0401B484" w14:textId="06C2BB95" w:rsidR="007D40BE" w:rsidRDefault="007D40BE">
            <w:pPr>
              <w:pStyle w:val="TableParagraph"/>
              <w:spacing w:line="261" w:lineRule="auto"/>
              <w:ind w:left="148" w:right="186"/>
              <w:rPr>
                <w:sz w:val="24"/>
                <w:szCs w:val="24"/>
              </w:rPr>
            </w:pPr>
          </w:p>
        </w:tc>
      </w:tr>
    </w:tbl>
    <w:p w14:paraId="0BBF1CDE" w14:textId="77777777" w:rsidR="00C7601A" w:rsidRDefault="00C7601A" w:rsidP="00C7601A">
      <w:pPr>
        <w:jc w:val="center"/>
      </w:pPr>
    </w:p>
    <w:p w14:paraId="229AB533" w14:textId="77777777" w:rsidR="00D42C74" w:rsidRDefault="00D42C74" w:rsidP="00C7601A">
      <w:pPr>
        <w:jc w:val="center"/>
      </w:pPr>
    </w:p>
    <w:p w14:paraId="66DA0C3A" w14:textId="77777777" w:rsidR="00BD1848" w:rsidRDefault="00BD1848" w:rsidP="00C7601A">
      <w:pPr>
        <w:jc w:val="center"/>
      </w:pPr>
    </w:p>
    <w:p w14:paraId="66DF4B9F" w14:textId="77777777" w:rsidR="00BD1848" w:rsidRDefault="00BD1848" w:rsidP="00C7601A">
      <w:pPr>
        <w:jc w:val="center"/>
      </w:pPr>
    </w:p>
    <w:p w14:paraId="0DE4B5B7" w14:textId="13B4FE02" w:rsidR="007D40BE" w:rsidRDefault="00FE02B3" w:rsidP="00FE02B3">
      <w:pPr>
        <w:pStyle w:val="Heading1"/>
        <w:jc w:val="center"/>
        <w:rPr>
          <w:spacing w:val="-2"/>
        </w:rPr>
      </w:pPr>
      <w:r w:rsidRPr="00451E37">
        <w:lastRenderedPageBreak/>
        <w:t>4.</w:t>
      </w:r>
      <w:r w:rsidR="00E34A64">
        <w:t xml:space="preserve"> </w:t>
      </w:r>
      <w:r w:rsidR="00BB2F7E" w:rsidRPr="00451E37">
        <w:t>Discipline</w:t>
      </w:r>
      <w:r w:rsidR="00BB2F7E" w:rsidRPr="00451E37">
        <w:rPr>
          <w:spacing w:val="8"/>
        </w:rPr>
        <w:t xml:space="preserve"> </w:t>
      </w:r>
      <w:r w:rsidR="00BB2F7E" w:rsidRPr="00451E37">
        <w:t>Inquiry</w:t>
      </w:r>
      <w:r w:rsidR="00BB2F7E" w:rsidRPr="00451E37">
        <w:rPr>
          <w:spacing w:val="8"/>
        </w:rPr>
        <w:t xml:space="preserve"> </w:t>
      </w:r>
      <w:r w:rsidR="00BB2F7E" w:rsidRPr="00451E37">
        <w:t>and</w:t>
      </w:r>
      <w:r w:rsidR="00BB2F7E" w:rsidRPr="00451E37">
        <w:rPr>
          <w:spacing w:val="6"/>
        </w:rPr>
        <w:t xml:space="preserve"> </w:t>
      </w:r>
      <w:r w:rsidR="00BB2F7E" w:rsidRPr="00451E37">
        <w:t>Information</w:t>
      </w:r>
      <w:r w:rsidR="00BB2F7E" w:rsidRPr="00451E37">
        <w:rPr>
          <w:spacing w:val="6"/>
        </w:rPr>
        <w:t xml:space="preserve"> </w:t>
      </w:r>
      <w:r w:rsidR="00BB2F7E" w:rsidRPr="00451E37">
        <w:rPr>
          <w:spacing w:val="-2"/>
        </w:rPr>
        <w:t>Literacy</w:t>
      </w:r>
    </w:p>
    <w:p w14:paraId="062EA943" w14:textId="77777777" w:rsidR="00FE02B3" w:rsidRPr="00B609E2" w:rsidRDefault="00FE02B3" w:rsidP="00FE02B3">
      <w:pPr>
        <w:pStyle w:val="Heading1"/>
        <w:jc w:val="center"/>
      </w:pPr>
    </w:p>
    <w:p w14:paraId="7B3E30B4" w14:textId="77777777" w:rsidR="007D40BE" w:rsidRDefault="00BB2F7E">
      <w:pPr>
        <w:pStyle w:val="BodyText"/>
        <w:spacing w:line="249" w:lineRule="auto"/>
        <w:ind w:left="248"/>
      </w:pPr>
      <w:r>
        <w:rPr>
          <w:b/>
          <w:i/>
        </w:rPr>
        <w:t>Context</w:t>
      </w:r>
      <w:r>
        <w:rPr>
          <w:i/>
        </w:rPr>
        <w:t xml:space="preserve">: </w:t>
      </w:r>
      <w:r>
        <w:t xml:space="preserve">The delivery of human services depends on the appropriate integration of various forms of </w:t>
      </w:r>
      <w:r>
        <w:rPr>
          <w:spacing w:val="-2"/>
        </w:rPr>
        <w:t>information.</w:t>
      </w:r>
    </w:p>
    <w:p w14:paraId="66204FF1" w14:textId="77777777" w:rsidR="007D40BE" w:rsidRDefault="007D40BE">
      <w:pPr>
        <w:pStyle w:val="BodyText"/>
        <w:spacing w:before="7"/>
        <w:rPr>
          <w:sz w:val="18"/>
        </w:rPr>
      </w:pPr>
    </w:p>
    <w:tbl>
      <w:tblPr>
        <w:tblW w:w="0" w:type="auto"/>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00"/>
        <w:gridCol w:w="9480"/>
      </w:tblGrid>
      <w:tr w:rsidR="007D40BE" w14:paraId="6EBACD43" w14:textId="77777777" w:rsidTr="5590CF68">
        <w:trPr>
          <w:trHeight w:val="597"/>
        </w:trPr>
        <w:tc>
          <w:tcPr>
            <w:tcW w:w="10080" w:type="dxa"/>
            <w:gridSpan w:val="2"/>
          </w:tcPr>
          <w:p w14:paraId="127C7595" w14:textId="77777777" w:rsidR="007D40BE" w:rsidRDefault="00BB2F7E">
            <w:pPr>
              <w:pStyle w:val="TableParagraph"/>
              <w:spacing w:before="25" w:line="270" w:lineRule="atLeast"/>
              <w:rPr>
                <w:b/>
                <w:sz w:val="24"/>
              </w:rPr>
            </w:pPr>
            <w:r>
              <w:rPr>
                <w:b/>
                <w:sz w:val="24"/>
                <w:u w:val="thick"/>
              </w:rPr>
              <w:t>Standard 14</w:t>
            </w:r>
            <w:r>
              <w:rPr>
                <w:b/>
                <w:sz w:val="24"/>
              </w:rPr>
              <w:t>:</w:t>
            </w:r>
            <w:r>
              <w:rPr>
                <w:b/>
                <w:spacing w:val="-5"/>
                <w:sz w:val="24"/>
              </w:rPr>
              <w:t xml:space="preserve"> </w:t>
            </w:r>
            <w:r>
              <w:rPr>
                <w:b/>
                <w:sz w:val="24"/>
              </w:rPr>
              <w:t>The curriculum</w:t>
            </w:r>
            <w:r>
              <w:rPr>
                <w:b/>
                <w:spacing w:val="-5"/>
                <w:sz w:val="24"/>
              </w:rPr>
              <w:t xml:space="preserve"> </w:t>
            </w:r>
            <w:r>
              <w:rPr>
                <w:b/>
                <w:sz w:val="24"/>
              </w:rPr>
              <w:t>shall</w:t>
            </w:r>
            <w:r>
              <w:rPr>
                <w:b/>
                <w:spacing w:val="-4"/>
                <w:sz w:val="24"/>
              </w:rPr>
              <w:t xml:space="preserve"> </w:t>
            </w:r>
            <w:r>
              <w:rPr>
                <w:b/>
                <w:sz w:val="24"/>
              </w:rPr>
              <w:t>provide</w:t>
            </w:r>
            <w:r>
              <w:rPr>
                <w:b/>
                <w:spacing w:val="-8"/>
                <w:sz w:val="24"/>
              </w:rPr>
              <w:t xml:space="preserve"> </w:t>
            </w:r>
            <w:r>
              <w:rPr>
                <w:b/>
                <w:sz w:val="24"/>
              </w:rPr>
              <w:t>knowledge and skills</w:t>
            </w:r>
            <w:r>
              <w:rPr>
                <w:b/>
                <w:spacing w:val="-20"/>
                <w:sz w:val="24"/>
              </w:rPr>
              <w:t xml:space="preserve"> </w:t>
            </w:r>
            <w:r>
              <w:rPr>
                <w:b/>
                <w:sz w:val="24"/>
              </w:rPr>
              <w:t>in information</w:t>
            </w:r>
            <w:r>
              <w:rPr>
                <w:b/>
                <w:spacing w:val="-24"/>
                <w:sz w:val="24"/>
              </w:rPr>
              <w:t xml:space="preserve"> </w:t>
            </w:r>
            <w:r>
              <w:rPr>
                <w:b/>
                <w:sz w:val="24"/>
              </w:rPr>
              <w:t>literacy.</w:t>
            </w:r>
            <w:r>
              <w:rPr>
                <w:b/>
                <w:spacing w:val="-22"/>
                <w:sz w:val="24"/>
              </w:rPr>
              <w:t xml:space="preserve"> </w:t>
            </w:r>
            <w:r>
              <w:rPr>
                <w:b/>
                <w:sz w:val="24"/>
              </w:rPr>
              <w:t>Describe and provide evidence that the following are adequately addressed in the curriculum:</w:t>
            </w:r>
          </w:p>
        </w:tc>
      </w:tr>
      <w:tr w:rsidR="007D40BE" w14:paraId="027DDBAA" w14:textId="77777777" w:rsidTr="5590CF68">
        <w:trPr>
          <w:trHeight w:val="548"/>
        </w:trPr>
        <w:tc>
          <w:tcPr>
            <w:tcW w:w="600" w:type="dxa"/>
          </w:tcPr>
          <w:p w14:paraId="2558F48B" w14:textId="77777777" w:rsidR="007D40BE" w:rsidRDefault="00BB2F7E">
            <w:pPr>
              <w:pStyle w:val="TableParagraph"/>
              <w:ind w:left="100"/>
              <w:rPr>
                <w:sz w:val="24"/>
              </w:rPr>
            </w:pPr>
            <w:r>
              <w:rPr>
                <w:spacing w:val="-5"/>
                <w:sz w:val="24"/>
              </w:rPr>
              <w:t>a.</w:t>
            </w:r>
          </w:p>
        </w:tc>
        <w:tc>
          <w:tcPr>
            <w:tcW w:w="9480" w:type="dxa"/>
          </w:tcPr>
          <w:p w14:paraId="5BFC2B91" w14:textId="77777777" w:rsidR="007D40BE" w:rsidRDefault="00BB2F7E" w:rsidP="0031310E">
            <w:pPr>
              <w:pStyle w:val="TableParagraph"/>
              <w:ind w:left="0"/>
              <w:rPr>
                <w:sz w:val="24"/>
                <w:szCs w:val="24"/>
              </w:rPr>
            </w:pPr>
            <w:r w:rsidRPr="3C0CB19A">
              <w:rPr>
                <w:sz w:val="24"/>
                <w:szCs w:val="24"/>
              </w:rPr>
              <w:t>Obtain,</w:t>
            </w:r>
            <w:r w:rsidRPr="3C0CB19A">
              <w:rPr>
                <w:spacing w:val="9"/>
                <w:sz w:val="24"/>
                <w:szCs w:val="24"/>
              </w:rPr>
              <w:t xml:space="preserve"> </w:t>
            </w:r>
            <w:r w:rsidRPr="3C0CB19A">
              <w:rPr>
                <w:sz w:val="24"/>
                <w:szCs w:val="24"/>
              </w:rPr>
              <w:t>synthesize,</w:t>
            </w:r>
            <w:r w:rsidRPr="3C0CB19A">
              <w:rPr>
                <w:spacing w:val="11"/>
                <w:sz w:val="24"/>
                <w:szCs w:val="24"/>
              </w:rPr>
              <w:t xml:space="preserve"> </w:t>
            </w:r>
            <w:r w:rsidRPr="3C0CB19A">
              <w:rPr>
                <w:sz w:val="24"/>
                <w:szCs w:val="24"/>
              </w:rPr>
              <w:t>and</w:t>
            </w:r>
            <w:r w:rsidRPr="3C0CB19A">
              <w:rPr>
                <w:spacing w:val="12"/>
                <w:sz w:val="24"/>
                <w:szCs w:val="24"/>
              </w:rPr>
              <w:t xml:space="preserve"> </w:t>
            </w:r>
            <w:r w:rsidRPr="3C0CB19A">
              <w:rPr>
                <w:sz w:val="24"/>
                <w:szCs w:val="24"/>
              </w:rPr>
              <w:t>clearly</w:t>
            </w:r>
            <w:r w:rsidRPr="3C0CB19A">
              <w:rPr>
                <w:spacing w:val="10"/>
                <w:sz w:val="24"/>
                <w:szCs w:val="24"/>
              </w:rPr>
              <w:t xml:space="preserve"> </w:t>
            </w:r>
            <w:r w:rsidRPr="3C0CB19A">
              <w:rPr>
                <w:sz w:val="24"/>
                <w:szCs w:val="24"/>
              </w:rPr>
              <w:t>report</w:t>
            </w:r>
            <w:r w:rsidRPr="3C0CB19A">
              <w:rPr>
                <w:spacing w:val="18"/>
                <w:sz w:val="24"/>
                <w:szCs w:val="24"/>
              </w:rPr>
              <w:t xml:space="preserve"> </w:t>
            </w:r>
            <w:r w:rsidRPr="3C0CB19A">
              <w:rPr>
                <w:sz w:val="24"/>
                <w:szCs w:val="24"/>
              </w:rPr>
              <w:t>information</w:t>
            </w:r>
            <w:r w:rsidRPr="3C0CB19A">
              <w:rPr>
                <w:spacing w:val="11"/>
                <w:sz w:val="24"/>
                <w:szCs w:val="24"/>
              </w:rPr>
              <w:t xml:space="preserve"> </w:t>
            </w:r>
            <w:r w:rsidRPr="3C0CB19A">
              <w:rPr>
                <w:sz w:val="24"/>
                <w:szCs w:val="24"/>
              </w:rPr>
              <w:t>from</w:t>
            </w:r>
            <w:r w:rsidRPr="3C0CB19A">
              <w:rPr>
                <w:spacing w:val="18"/>
                <w:sz w:val="24"/>
                <w:szCs w:val="24"/>
              </w:rPr>
              <w:t xml:space="preserve"> </w:t>
            </w:r>
            <w:r w:rsidRPr="3C0CB19A">
              <w:rPr>
                <w:sz w:val="24"/>
                <w:szCs w:val="24"/>
              </w:rPr>
              <w:t>various</w:t>
            </w:r>
            <w:r w:rsidRPr="3C0CB19A">
              <w:rPr>
                <w:spacing w:val="14"/>
                <w:sz w:val="24"/>
                <w:szCs w:val="24"/>
              </w:rPr>
              <w:t xml:space="preserve"> </w:t>
            </w:r>
            <w:r w:rsidRPr="3C0CB19A">
              <w:rPr>
                <w:spacing w:val="-2"/>
                <w:sz w:val="24"/>
                <w:szCs w:val="24"/>
              </w:rPr>
              <w:t>sources.</w:t>
            </w:r>
          </w:p>
          <w:p w14:paraId="220F588A" w14:textId="33231F39" w:rsidR="007D40BE" w:rsidRDefault="007D40BE" w:rsidP="3C0CB19A">
            <w:pPr>
              <w:pStyle w:val="TableParagraph"/>
              <w:ind w:left="148"/>
              <w:rPr>
                <w:sz w:val="24"/>
                <w:szCs w:val="24"/>
              </w:rPr>
            </w:pPr>
          </w:p>
          <w:p w14:paraId="1620893B" w14:textId="34909BE7" w:rsidR="007D40BE" w:rsidRDefault="7834740A" w:rsidP="0031310E">
            <w:pPr>
              <w:pStyle w:val="TableParagraph"/>
              <w:ind w:left="0"/>
              <w:rPr>
                <w:color w:val="000000" w:themeColor="text1"/>
                <w:sz w:val="24"/>
                <w:szCs w:val="24"/>
              </w:rPr>
            </w:pPr>
            <w:r w:rsidRPr="3C0CB19A">
              <w:rPr>
                <w:b/>
                <w:bCs/>
                <w:color w:val="000000" w:themeColor="text1"/>
                <w:sz w:val="24"/>
                <w:szCs w:val="24"/>
                <w:u w:val="single"/>
              </w:rPr>
              <w:t>Response:</w:t>
            </w:r>
          </w:p>
          <w:p w14:paraId="2EF83DCD" w14:textId="6F913F4D" w:rsidR="007D40BE" w:rsidRDefault="7834740A" w:rsidP="0031310E">
            <w:pPr>
              <w:pStyle w:val="TableParagraph"/>
              <w:ind w:left="0"/>
              <w:rPr>
                <w:color w:val="000000" w:themeColor="text1"/>
                <w:sz w:val="24"/>
                <w:szCs w:val="24"/>
              </w:rPr>
            </w:pPr>
            <w:r w:rsidRPr="3C0CB19A">
              <w:rPr>
                <w:color w:val="000000" w:themeColor="text1"/>
                <w:sz w:val="24"/>
                <w:szCs w:val="24"/>
              </w:rPr>
              <w:t>The following courses emphasize obtaining, synthesizing, and clearly reporting information from various sources.</w:t>
            </w:r>
          </w:p>
          <w:p w14:paraId="399B433B" w14:textId="07CF931C" w:rsidR="007D40BE" w:rsidRDefault="007D40BE" w:rsidP="3C0CB19A">
            <w:pPr>
              <w:pStyle w:val="TableParagraph"/>
              <w:ind w:left="148"/>
              <w:rPr>
                <w:color w:val="000000" w:themeColor="text1"/>
                <w:sz w:val="24"/>
                <w:szCs w:val="24"/>
              </w:rPr>
            </w:pPr>
          </w:p>
          <w:p w14:paraId="71C6CB41" w14:textId="25F4B3C4" w:rsidR="007D40BE" w:rsidRPr="00831CB4" w:rsidRDefault="7834740A" w:rsidP="00831CB4">
            <w:pPr>
              <w:pStyle w:val="TableParagraph"/>
              <w:ind w:left="0"/>
              <w:rPr>
                <w:b/>
                <w:bCs/>
                <w:color w:val="000000" w:themeColor="text1"/>
                <w:sz w:val="24"/>
                <w:szCs w:val="24"/>
              </w:rPr>
            </w:pPr>
            <w:r w:rsidRPr="00831CB4">
              <w:rPr>
                <w:b/>
                <w:bCs/>
                <w:sz w:val="24"/>
                <w:szCs w:val="24"/>
              </w:rPr>
              <w:t>HUS 100 Introduction to Human Services</w:t>
            </w:r>
          </w:p>
          <w:p w14:paraId="0D40B9B3" w14:textId="77777777" w:rsidR="00831CB4" w:rsidRPr="00831CB4" w:rsidRDefault="7834740A" w:rsidP="00831CB4">
            <w:pPr>
              <w:pStyle w:val="TableParagraph"/>
              <w:ind w:left="0"/>
              <w:rPr>
                <w:b/>
                <w:bCs/>
                <w:color w:val="000000" w:themeColor="text1"/>
                <w:sz w:val="24"/>
                <w:szCs w:val="24"/>
              </w:rPr>
            </w:pPr>
            <w:r w:rsidRPr="00831CB4">
              <w:rPr>
                <w:b/>
                <w:bCs/>
                <w:sz w:val="24"/>
                <w:szCs w:val="24"/>
              </w:rPr>
              <w:t>HUS 114 Counseling, Assessment and Case Management</w:t>
            </w:r>
          </w:p>
          <w:p w14:paraId="61B6924F" w14:textId="6501B319" w:rsidR="007D40BE" w:rsidRPr="00831CB4" w:rsidRDefault="7834740A" w:rsidP="00831CB4">
            <w:pPr>
              <w:pStyle w:val="TableParagraph"/>
              <w:ind w:left="0"/>
              <w:rPr>
                <w:b/>
                <w:bCs/>
                <w:color w:val="000000" w:themeColor="text1"/>
                <w:sz w:val="24"/>
                <w:szCs w:val="24"/>
              </w:rPr>
            </w:pPr>
            <w:r w:rsidRPr="00831CB4">
              <w:rPr>
                <w:b/>
                <w:bCs/>
                <w:sz w:val="24"/>
                <w:szCs w:val="24"/>
              </w:rPr>
              <w:t xml:space="preserve">HUS 115 Fieldwork: Counseling, Assessment and Case Management </w:t>
            </w:r>
          </w:p>
          <w:p w14:paraId="448C461C" w14:textId="12EC594A" w:rsidR="007D40BE" w:rsidRPr="00831CB4" w:rsidRDefault="7834740A" w:rsidP="00831CB4">
            <w:pPr>
              <w:pStyle w:val="TableParagraph"/>
              <w:ind w:left="0"/>
              <w:rPr>
                <w:b/>
                <w:bCs/>
                <w:sz w:val="24"/>
                <w:szCs w:val="24"/>
              </w:rPr>
            </w:pPr>
            <w:r w:rsidRPr="00831CB4">
              <w:rPr>
                <w:b/>
                <w:bCs/>
                <w:sz w:val="24"/>
                <w:szCs w:val="24"/>
              </w:rPr>
              <w:t xml:space="preserve">HUS 211 Crisis Intervention and Counseling </w:t>
            </w:r>
          </w:p>
          <w:p w14:paraId="0A0C3C42" w14:textId="6F7DF3FB" w:rsidR="007D40BE" w:rsidRPr="00831CB4" w:rsidRDefault="7834740A" w:rsidP="00831CB4">
            <w:pPr>
              <w:pStyle w:val="TableParagraph"/>
              <w:ind w:left="0"/>
              <w:rPr>
                <w:b/>
                <w:bCs/>
                <w:color w:val="000000" w:themeColor="text1"/>
                <w:sz w:val="24"/>
                <w:szCs w:val="24"/>
              </w:rPr>
            </w:pPr>
            <w:r w:rsidRPr="00831CB4">
              <w:rPr>
                <w:b/>
                <w:bCs/>
                <w:sz w:val="24"/>
                <w:szCs w:val="24"/>
              </w:rPr>
              <w:t>HUS 216 Theories of Counseling</w:t>
            </w:r>
          </w:p>
          <w:p w14:paraId="54C98AA4" w14:textId="4E6CFD70" w:rsidR="007D40BE" w:rsidRPr="00831CB4" w:rsidRDefault="7834740A" w:rsidP="00831CB4">
            <w:pPr>
              <w:pStyle w:val="TableParagraph"/>
              <w:ind w:left="0"/>
              <w:rPr>
                <w:b/>
                <w:bCs/>
                <w:sz w:val="24"/>
                <w:szCs w:val="24"/>
              </w:rPr>
            </w:pPr>
            <w:r w:rsidRPr="00831CB4">
              <w:rPr>
                <w:b/>
                <w:bCs/>
                <w:sz w:val="24"/>
                <w:szCs w:val="24"/>
              </w:rPr>
              <w:t xml:space="preserve">HUS 217 Fieldwork: Theories of Counseling </w:t>
            </w:r>
          </w:p>
          <w:p w14:paraId="2E948888" w14:textId="0A97C0F8" w:rsidR="007D40BE" w:rsidRPr="00831CB4" w:rsidRDefault="007D40BE" w:rsidP="00831CB4">
            <w:pPr>
              <w:pStyle w:val="TableParagraph"/>
              <w:ind w:left="0"/>
              <w:rPr>
                <w:b/>
                <w:bCs/>
                <w:color w:val="000000" w:themeColor="text1"/>
                <w:sz w:val="24"/>
                <w:szCs w:val="24"/>
              </w:rPr>
            </w:pPr>
          </w:p>
          <w:p w14:paraId="545AC993" w14:textId="1D560844" w:rsidR="007D40BE" w:rsidRDefault="007D40BE" w:rsidP="3C0CB19A">
            <w:pPr>
              <w:pStyle w:val="TableParagraph"/>
              <w:ind w:left="148"/>
              <w:rPr>
                <w:color w:val="000000" w:themeColor="text1"/>
                <w:sz w:val="24"/>
                <w:szCs w:val="24"/>
              </w:rPr>
            </w:pPr>
          </w:p>
          <w:p w14:paraId="06BD69E2" w14:textId="20392891" w:rsidR="007D40BE" w:rsidRPr="00C831A5" w:rsidRDefault="7834740A" w:rsidP="00831CB4">
            <w:pPr>
              <w:pStyle w:val="TableParagraph"/>
              <w:ind w:left="0"/>
              <w:rPr>
                <w:color w:val="000000" w:themeColor="text1"/>
                <w:sz w:val="24"/>
                <w:szCs w:val="24"/>
              </w:rPr>
            </w:pPr>
            <w:r w:rsidRPr="00C831A5">
              <w:rPr>
                <w:color w:val="000000" w:themeColor="text1"/>
                <w:sz w:val="24"/>
                <w:szCs w:val="24"/>
              </w:rPr>
              <w:t>In</w:t>
            </w:r>
            <w:r w:rsidR="00205F2D">
              <w:rPr>
                <w:color w:val="000000" w:themeColor="text1"/>
                <w:sz w:val="24"/>
                <w:szCs w:val="24"/>
              </w:rPr>
              <w:t xml:space="preserve"> </w:t>
            </w:r>
            <w:r w:rsidR="00205F2D" w:rsidRPr="00612E96">
              <w:rPr>
                <w:sz w:val="24"/>
                <w:szCs w:val="24"/>
              </w:rPr>
              <w:t>{HUS 100</w:t>
            </w:r>
            <w:r w:rsidR="009D333F" w:rsidRPr="00612E96">
              <w:rPr>
                <w:sz w:val="24"/>
                <w:szCs w:val="24"/>
              </w:rPr>
              <w:t>}</w:t>
            </w:r>
            <w:r w:rsidR="009D333F">
              <w:rPr>
                <w:sz w:val="24"/>
                <w:szCs w:val="24"/>
              </w:rPr>
              <w:t xml:space="preserve"> </w:t>
            </w:r>
            <w:r w:rsidR="009D333F" w:rsidRPr="00C831A5">
              <w:rPr>
                <w:color w:val="000000" w:themeColor="text1"/>
                <w:sz w:val="24"/>
                <w:szCs w:val="24"/>
              </w:rPr>
              <w:t>Introduction</w:t>
            </w:r>
            <w:r w:rsidRPr="00C831A5">
              <w:rPr>
                <w:color w:val="000000" w:themeColor="text1"/>
                <w:sz w:val="24"/>
                <w:szCs w:val="24"/>
              </w:rPr>
              <w:t xml:space="preserve"> to Human Services students</w:t>
            </w:r>
            <w:r w:rsidR="00C831A5">
              <w:rPr>
                <w:color w:val="000000" w:themeColor="text1"/>
                <w:sz w:val="24"/>
                <w:szCs w:val="24"/>
              </w:rPr>
              <w:t xml:space="preserve"> interview a licensed practitioner in the field of human services</w:t>
            </w:r>
            <w:r w:rsidR="00F064C2">
              <w:rPr>
                <w:color w:val="000000" w:themeColor="text1"/>
                <w:sz w:val="24"/>
                <w:szCs w:val="24"/>
              </w:rPr>
              <w:t xml:space="preserve"> in which they obtain, organize and synth</w:t>
            </w:r>
            <w:r w:rsidR="00BF1523">
              <w:rPr>
                <w:color w:val="000000" w:themeColor="text1"/>
                <w:sz w:val="24"/>
                <w:szCs w:val="24"/>
              </w:rPr>
              <w:t>esize</w:t>
            </w:r>
            <w:r w:rsidR="00F064C2">
              <w:rPr>
                <w:color w:val="000000" w:themeColor="text1"/>
                <w:sz w:val="24"/>
                <w:szCs w:val="24"/>
              </w:rPr>
              <w:t xml:space="preserve"> information from the inte</w:t>
            </w:r>
            <w:r w:rsidR="00BF1523">
              <w:rPr>
                <w:color w:val="000000" w:themeColor="text1"/>
                <w:sz w:val="24"/>
                <w:szCs w:val="24"/>
              </w:rPr>
              <w:t>rview</w:t>
            </w:r>
            <w:r w:rsidR="00612E96">
              <w:rPr>
                <w:color w:val="000000" w:themeColor="text1"/>
                <w:sz w:val="24"/>
                <w:szCs w:val="24"/>
              </w:rPr>
              <w:t xml:space="preserve"> to produce a </w:t>
            </w:r>
            <w:r w:rsidR="007D6B85">
              <w:rPr>
                <w:color w:val="000000" w:themeColor="text1"/>
                <w:sz w:val="24"/>
                <w:szCs w:val="24"/>
              </w:rPr>
              <w:t>written report</w:t>
            </w:r>
            <w:r w:rsidR="00BF1523">
              <w:rPr>
                <w:color w:val="000000" w:themeColor="text1"/>
                <w:sz w:val="24"/>
                <w:szCs w:val="24"/>
              </w:rPr>
              <w:t xml:space="preserve">. </w:t>
            </w:r>
          </w:p>
          <w:p w14:paraId="320AC95F" w14:textId="20790CFB" w:rsidR="007D40BE" w:rsidRDefault="007D40BE" w:rsidP="3C0CB19A">
            <w:pPr>
              <w:pStyle w:val="TableParagraph"/>
              <w:ind w:left="148"/>
              <w:rPr>
                <w:color w:val="000000" w:themeColor="text1"/>
                <w:sz w:val="24"/>
                <w:szCs w:val="24"/>
              </w:rPr>
            </w:pPr>
          </w:p>
          <w:p w14:paraId="6C79DAF0" w14:textId="07BA1CDB" w:rsidR="007D40BE" w:rsidRDefault="7834740A" w:rsidP="00831CB4">
            <w:pPr>
              <w:pStyle w:val="TableParagraph"/>
              <w:ind w:left="0"/>
              <w:rPr>
                <w:color w:val="000000" w:themeColor="text1"/>
                <w:sz w:val="24"/>
                <w:szCs w:val="24"/>
              </w:rPr>
            </w:pPr>
            <w:r w:rsidRPr="3C0CB19A">
              <w:rPr>
                <w:color w:val="000000" w:themeColor="text1"/>
                <w:sz w:val="24"/>
                <w:szCs w:val="24"/>
              </w:rPr>
              <w:t>In</w:t>
            </w:r>
            <w:r w:rsidR="00205F2D">
              <w:rPr>
                <w:color w:val="000000" w:themeColor="text1"/>
                <w:sz w:val="24"/>
                <w:szCs w:val="24"/>
              </w:rPr>
              <w:t xml:space="preserve"> </w:t>
            </w:r>
            <w:r w:rsidR="00205F2D" w:rsidRPr="007A09A8">
              <w:rPr>
                <w:sz w:val="24"/>
                <w:szCs w:val="24"/>
              </w:rPr>
              <w:t>{HUS 114}</w:t>
            </w:r>
            <w:r w:rsidRPr="3C0CB19A">
              <w:rPr>
                <w:color w:val="000000" w:themeColor="text1"/>
                <w:sz w:val="24"/>
                <w:szCs w:val="24"/>
              </w:rPr>
              <w:t xml:space="preserve"> Counseling, Assessment and Case Management</w:t>
            </w:r>
            <w:r w:rsidRPr="007A09A8">
              <w:rPr>
                <w:sz w:val="24"/>
                <w:szCs w:val="24"/>
              </w:rPr>
              <w:t>,</w:t>
            </w:r>
            <w:r w:rsidRPr="3C0CB19A">
              <w:rPr>
                <w:sz w:val="24"/>
                <w:szCs w:val="24"/>
              </w:rPr>
              <w:t xml:space="preserve"> </w:t>
            </w:r>
            <w:r w:rsidRPr="3C0CB19A">
              <w:rPr>
                <w:color w:val="000000" w:themeColor="text1"/>
                <w:sz w:val="24"/>
                <w:szCs w:val="24"/>
              </w:rPr>
              <w:t>students complete a bio-psycho-social assessment on themselves, in which they obtain and organize information on their own bio-psycho-social-spiritual history, needs and problems.</w:t>
            </w:r>
          </w:p>
          <w:p w14:paraId="6252CE21" w14:textId="0FDE5773" w:rsidR="007D40BE" w:rsidRDefault="007D40BE" w:rsidP="5590CF68">
            <w:pPr>
              <w:pStyle w:val="TableParagraph"/>
              <w:ind w:left="148"/>
              <w:rPr>
                <w:color w:val="000000" w:themeColor="text1"/>
                <w:sz w:val="24"/>
                <w:szCs w:val="24"/>
              </w:rPr>
            </w:pPr>
          </w:p>
          <w:p w14:paraId="3FBE1D0A" w14:textId="4484283C" w:rsidR="007D40BE" w:rsidRDefault="7834740A" w:rsidP="007A09A8">
            <w:pPr>
              <w:pStyle w:val="TableParagraph"/>
              <w:ind w:left="0"/>
              <w:rPr>
                <w:color w:val="000000" w:themeColor="text1"/>
                <w:sz w:val="24"/>
                <w:szCs w:val="24"/>
              </w:rPr>
            </w:pPr>
            <w:r w:rsidRPr="3C0CB19A">
              <w:rPr>
                <w:color w:val="000000" w:themeColor="text1"/>
                <w:sz w:val="24"/>
                <w:szCs w:val="24"/>
              </w:rPr>
              <w:t xml:space="preserve">In </w:t>
            </w:r>
            <w:r w:rsidRPr="00612E96">
              <w:rPr>
                <w:sz w:val="24"/>
                <w:szCs w:val="24"/>
              </w:rPr>
              <w:t>{HUS 211}</w:t>
            </w:r>
            <w:r w:rsidRPr="3C0CB19A">
              <w:rPr>
                <w:sz w:val="24"/>
                <w:szCs w:val="24"/>
              </w:rPr>
              <w:t xml:space="preserve"> </w:t>
            </w:r>
            <w:r w:rsidRPr="3C0CB19A">
              <w:rPr>
                <w:color w:val="000000" w:themeColor="text1"/>
                <w:sz w:val="24"/>
                <w:szCs w:val="24"/>
              </w:rPr>
              <w:t xml:space="preserve">Crisis Intervention and Counseling, students research a vulnerable population, using </w:t>
            </w:r>
            <w:r w:rsidR="003A129A">
              <w:rPr>
                <w:color w:val="000000" w:themeColor="text1"/>
                <w:sz w:val="24"/>
                <w:szCs w:val="24"/>
              </w:rPr>
              <w:t>scholarly sources such as</w:t>
            </w:r>
            <w:r w:rsidRPr="3C0CB19A">
              <w:rPr>
                <w:color w:val="000000" w:themeColor="text1"/>
                <w:sz w:val="24"/>
                <w:szCs w:val="24"/>
              </w:rPr>
              <w:t xml:space="preserve"> </w:t>
            </w:r>
            <w:r w:rsidR="4FA7076F" w:rsidRPr="3C0CB19A">
              <w:rPr>
                <w:color w:val="000000" w:themeColor="text1"/>
                <w:sz w:val="24"/>
                <w:szCs w:val="24"/>
              </w:rPr>
              <w:t>journals,</w:t>
            </w:r>
            <w:r w:rsidR="00045211">
              <w:rPr>
                <w:color w:val="000000" w:themeColor="text1"/>
                <w:sz w:val="24"/>
                <w:szCs w:val="24"/>
              </w:rPr>
              <w:t xml:space="preserve"> </w:t>
            </w:r>
            <w:r w:rsidRPr="3C0CB19A">
              <w:rPr>
                <w:color w:val="000000" w:themeColor="text1"/>
                <w:sz w:val="24"/>
                <w:szCs w:val="24"/>
              </w:rPr>
              <w:t>articles</w:t>
            </w:r>
            <w:r w:rsidR="00045211">
              <w:rPr>
                <w:color w:val="000000" w:themeColor="text1"/>
                <w:sz w:val="24"/>
                <w:szCs w:val="24"/>
              </w:rPr>
              <w:t xml:space="preserve"> and</w:t>
            </w:r>
            <w:r w:rsidR="00827F31">
              <w:rPr>
                <w:color w:val="000000" w:themeColor="text1"/>
                <w:sz w:val="24"/>
                <w:szCs w:val="24"/>
              </w:rPr>
              <w:t>/</w:t>
            </w:r>
            <w:r w:rsidR="00045211">
              <w:rPr>
                <w:color w:val="000000" w:themeColor="text1"/>
                <w:sz w:val="24"/>
                <w:szCs w:val="24"/>
              </w:rPr>
              <w:t>or websites</w:t>
            </w:r>
            <w:r w:rsidR="003A129A">
              <w:rPr>
                <w:color w:val="000000" w:themeColor="text1"/>
                <w:sz w:val="24"/>
                <w:szCs w:val="24"/>
              </w:rPr>
              <w:t xml:space="preserve">. Students prepare a presentation to present their findings to the class. </w:t>
            </w:r>
          </w:p>
          <w:p w14:paraId="655A8EBB" w14:textId="7A6B422D" w:rsidR="007D40BE" w:rsidRDefault="007D40BE" w:rsidP="5590CF68">
            <w:pPr>
              <w:pStyle w:val="TableParagraph"/>
              <w:ind w:left="148"/>
              <w:rPr>
                <w:color w:val="000000" w:themeColor="text1"/>
                <w:sz w:val="24"/>
                <w:szCs w:val="24"/>
              </w:rPr>
            </w:pPr>
          </w:p>
          <w:p w14:paraId="1F7D9025" w14:textId="08AA9177" w:rsidR="007D40BE" w:rsidRDefault="2C162133" w:rsidP="007A09A8">
            <w:pPr>
              <w:pStyle w:val="TableParagraph"/>
              <w:ind w:left="0"/>
              <w:rPr>
                <w:color w:val="000000" w:themeColor="text1"/>
                <w:sz w:val="24"/>
                <w:szCs w:val="24"/>
              </w:rPr>
            </w:pPr>
            <w:r w:rsidRPr="5590CF68">
              <w:rPr>
                <w:color w:val="000000" w:themeColor="text1"/>
                <w:sz w:val="24"/>
                <w:szCs w:val="24"/>
              </w:rPr>
              <w:t>In</w:t>
            </w:r>
            <w:r w:rsidR="009D333F">
              <w:rPr>
                <w:color w:val="000000" w:themeColor="text1"/>
                <w:sz w:val="24"/>
                <w:szCs w:val="24"/>
              </w:rPr>
              <w:t xml:space="preserve"> </w:t>
            </w:r>
            <w:r w:rsidR="009D333F" w:rsidRPr="5590CF68">
              <w:rPr>
                <w:sz w:val="24"/>
                <w:szCs w:val="24"/>
              </w:rPr>
              <w:t>{HUS 216}</w:t>
            </w:r>
            <w:r w:rsidR="009D333F">
              <w:rPr>
                <w:sz w:val="24"/>
                <w:szCs w:val="24"/>
              </w:rPr>
              <w:t xml:space="preserve"> </w:t>
            </w:r>
            <w:r w:rsidR="009D333F" w:rsidRPr="5590CF68">
              <w:rPr>
                <w:color w:val="000000" w:themeColor="text1"/>
                <w:sz w:val="24"/>
                <w:szCs w:val="24"/>
              </w:rPr>
              <w:t>Theories</w:t>
            </w:r>
            <w:r w:rsidRPr="5590CF68">
              <w:rPr>
                <w:color w:val="000000" w:themeColor="text1"/>
                <w:sz w:val="24"/>
                <w:szCs w:val="24"/>
              </w:rPr>
              <w:t xml:space="preserve"> of Counseling students have an opportunity to develop a </w:t>
            </w:r>
            <w:r w:rsidRPr="00827F31">
              <w:rPr>
                <w:b/>
                <w:bCs/>
                <w:i/>
                <w:iCs/>
                <w:sz w:val="24"/>
                <w:szCs w:val="24"/>
              </w:rPr>
              <w:t>Therapeutic Treatment Plan</w:t>
            </w:r>
            <w:r w:rsidRPr="5590CF68">
              <w:rPr>
                <w:sz w:val="24"/>
                <w:szCs w:val="24"/>
              </w:rPr>
              <w:t xml:space="preserve"> </w:t>
            </w:r>
            <w:r w:rsidRPr="5590CF68">
              <w:rPr>
                <w:color w:val="000000" w:themeColor="text1"/>
                <w:sz w:val="24"/>
                <w:szCs w:val="24"/>
              </w:rPr>
              <w:t>on themselves using a formalized treatment plan. Students learn how to use the DSM-V to select a diagnosis; detail clients’ needs, expectations and strengths in written format; and design therapeutic goals, objectives and treatment modalities. In designing the treatment plan, students are expected</w:t>
            </w:r>
            <w:r w:rsidR="00EB4AE8">
              <w:rPr>
                <w:color w:val="000000" w:themeColor="text1"/>
                <w:sz w:val="24"/>
                <w:szCs w:val="24"/>
              </w:rPr>
              <w:t xml:space="preserve"> </w:t>
            </w:r>
            <w:r w:rsidR="00731DE1">
              <w:rPr>
                <w:color w:val="000000" w:themeColor="text1"/>
                <w:sz w:val="24"/>
                <w:szCs w:val="24"/>
              </w:rPr>
              <w:t>to synthesize</w:t>
            </w:r>
            <w:r w:rsidR="00EB4AE8">
              <w:rPr>
                <w:color w:val="000000" w:themeColor="text1"/>
                <w:sz w:val="24"/>
                <w:szCs w:val="24"/>
              </w:rPr>
              <w:t xml:space="preserve"> information </w:t>
            </w:r>
            <w:r w:rsidR="007D6B85">
              <w:rPr>
                <w:color w:val="000000" w:themeColor="text1"/>
                <w:sz w:val="24"/>
                <w:szCs w:val="24"/>
              </w:rPr>
              <w:t>to</w:t>
            </w:r>
            <w:r w:rsidRPr="5590CF68">
              <w:rPr>
                <w:color w:val="000000" w:themeColor="text1"/>
                <w:sz w:val="24"/>
                <w:szCs w:val="24"/>
              </w:rPr>
              <w:t xml:space="preserve"> properly align therapeutic goals with objects, select different counseling treatment modalities, and specify frequency for therapeutic interaction and a target date for completion of goals/objectives.</w:t>
            </w:r>
          </w:p>
          <w:p w14:paraId="170DC66A" w14:textId="77777777" w:rsidR="007B7A69" w:rsidRDefault="007B7A69" w:rsidP="007A09A8">
            <w:pPr>
              <w:pStyle w:val="TableParagraph"/>
              <w:ind w:left="0"/>
              <w:rPr>
                <w:color w:val="000000" w:themeColor="text1"/>
                <w:sz w:val="24"/>
                <w:szCs w:val="24"/>
              </w:rPr>
            </w:pPr>
          </w:p>
          <w:p w14:paraId="286AE44A" w14:textId="17C3C84D" w:rsidR="77062BB7" w:rsidRDefault="77062BB7" w:rsidP="007A09A8">
            <w:pPr>
              <w:pStyle w:val="TableParagraph"/>
              <w:ind w:left="0"/>
              <w:rPr>
                <w:color w:val="000000" w:themeColor="text1"/>
                <w:sz w:val="24"/>
                <w:szCs w:val="24"/>
              </w:rPr>
            </w:pPr>
            <w:r w:rsidRPr="5590CF68">
              <w:rPr>
                <w:color w:val="000000" w:themeColor="text1"/>
                <w:sz w:val="24"/>
                <w:szCs w:val="24"/>
              </w:rPr>
              <w:t xml:space="preserve">In </w:t>
            </w:r>
            <w:r w:rsidR="009D333F" w:rsidRPr="00694051">
              <w:rPr>
                <w:sz w:val="24"/>
                <w:szCs w:val="24"/>
              </w:rPr>
              <w:t>{HUS 217}</w:t>
            </w:r>
            <w:r w:rsidR="009D333F">
              <w:rPr>
                <w:sz w:val="24"/>
                <w:szCs w:val="24"/>
              </w:rPr>
              <w:t xml:space="preserve"> </w:t>
            </w:r>
            <w:r w:rsidRPr="5590CF68">
              <w:rPr>
                <w:color w:val="000000" w:themeColor="text1"/>
                <w:sz w:val="24"/>
                <w:szCs w:val="24"/>
              </w:rPr>
              <w:t>Fieldwork: Theories of Counseling</w:t>
            </w:r>
            <w:r w:rsidR="00A606C0">
              <w:rPr>
                <w:color w:val="000000" w:themeColor="text1"/>
                <w:sz w:val="24"/>
                <w:szCs w:val="24"/>
              </w:rPr>
              <w:t>,</w:t>
            </w:r>
            <w:r w:rsidRPr="5590CF68">
              <w:rPr>
                <w:sz w:val="24"/>
                <w:szCs w:val="24"/>
              </w:rPr>
              <w:t xml:space="preserve"> </w:t>
            </w:r>
            <w:r w:rsidRPr="5590CF68">
              <w:rPr>
                <w:color w:val="000000" w:themeColor="text1"/>
                <w:sz w:val="24"/>
                <w:szCs w:val="24"/>
              </w:rPr>
              <w:t xml:space="preserve">students are given assignments in which they evaluate their fieldwork agency </w:t>
            </w:r>
            <w:r w:rsidRPr="00694051">
              <w:rPr>
                <w:b/>
                <w:bCs/>
                <w:i/>
                <w:iCs/>
                <w:sz w:val="24"/>
                <w:szCs w:val="24"/>
              </w:rPr>
              <w:t>Journal 3</w:t>
            </w:r>
            <w:r w:rsidRPr="00694051">
              <w:rPr>
                <w:b/>
                <w:bCs/>
                <w:i/>
                <w:iCs/>
                <w:color w:val="000000" w:themeColor="text1"/>
                <w:sz w:val="24"/>
                <w:szCs w:val="24"/>
              </w:rPr>
              <w:t>.</w:t>
            </w:r>
            <w:r w:rsidRPr="5590CF68">
              <w:rPr>
                <w:color w:val="000000" w:themeColor="text1"/>
                <w:sz w:val="24"/>
                <w:szCs w:val="24"/>
              </w:rPr>
              <w:t xml:space="preserve"> Students are expected to fully discuss services that the </w:t>
            </w:r>
            <w:r w:rsidRPr="5590CF68">
              <w:rPr>
                <w:color w:val="000000" w:themeColor="text1"/>
                <w:sz w:val="24"/>
                <w:szCs w:val="24"/>
              </w:rPr>
              <w:lastRenderedPageBreak/>
              <w:t>agency provides and evaluate the effectiveness of services, level of quality and care provided, and the administrative components of the agency. After assessment is complete, students formulate the information in the form of a recommendation as if they were going to present it to the executive director of the agency.</w:t>
            </w:r>
          </w:p>
          <w:p w14:paraId="4E8A6089" w14:textId="2737E22B" w:rsidR="5590CF68" w:rsidRDefault="5590CF68" w:rsidP="5590CF68">
            <w:pPr>
              <w:pStyle w:val="TableParagraph"/>
              <w:ind w:left="148"/>
              <w:rPr>
                <w:color w:val="000000" w:themeColor="text1"/>
                <w:sz w:val="24"/>
                <w:szCs w:val="24"/>
              </w:rPr>
            </w:pPr>
          </w:p>
          <w:p w14:paraId="31857D0C" w14:textId="276126F9" w:rsidR="007D40BE" w:rsidRDefault="2C162133" w:rsidP="00694051">
            <w:pPr>
              <w:pStyle w:val="TableParagraph"/>
              <w:ind w:left="0"/>
              <w:rPr>
                <w:sz w:val="24"/>
                <w:szCs w:val="24"/>
              </w:rPr>
            </w:pPr>
            <w:r w:rsidRPr="5590CF68">
              <w:rPr>
                <w:color w:val="000000" w:themeColor="text1"/>
                <w:sz w:val="24"/>
                <w:szCs w:val="24"/>
              </w:rPr>
              <w:t>All fieldwork classes {</w:t>
            </w:r>
            <w:r w:rsidRPr="5590CF68">
              <w:rPr>
                <w:sz w:val="24"/>
                <w:szCs w:val="24"/>
              </w:rPr>
              <w:t xml:space="preserve">HUS 115, 217} </w:t>
            </w:r>
            <w:r w:rsidRPr="5590CF68">
              <w:rPr>
                <w:color w:val="000000" w:themeColor="text1"/>
                <w:sz w:val="24"/>
                <w:szCs w:val="24"/>
              </w:rPr>
              <w:t xml:space="preserve">provide students with hands-on opportunities to obtain, synthesize, and clearly report information. Students may observe and complete assessments, intake reports, review charts, etc. Additionally, students enrolled in fieldwork classes are required to complete a </w:t>
            </w:r>
            <w:r w:rsidR="00712823" w:rsidRPr="00712823">
              <w:rPr>
                <w:b/>
                <w:bCs/>
                <w:i/>
                <w:iCs/>
                <w:color w:val="000000" w:themeColor="text1"/>
                <w:sz w:val="24"/>
                <w:szCs w:val="24"/>
              </w:rPr>
              <w:t>C</w:t>
            </w:r>
            <w:r w:rsidRPr="00712823">
              <w:rPr>
                <w:b/>
                <w:bCs/>
                <w:i/>
                <w:iCs/>
                <w:color w:val="000000" w:themeColor="text1"/>
                <w:sz w:val="24"/>
                <w:szCs w:val="24"/>
              </w:rPr>
              <w:t xml:space="preserve">ase or </w:t>
            </w:r>
            <w:r w:rsidR="00712823" w:rsidRPr="00712823">
              <w:rPr>
                <w:b/>
                <w:bCs/>
                <w:i/>
                <w:iCs/>
                <w:color w:val="000000" w:themeColor="text1"/>
                <w:sz w:val="24"/>
                <w:szCs w:val="24"/>
              </w:rPr>
              <w:t>A</w:t>
            </w:r>
            <w:r w:rsidRPr="00712823">
              <w:rPr>
                <w:b/>
                <w:bCs/>
                <w:i/>
                <w:iCs/>
                <w:color w:val="000000" w:themeColor="text1"/>
                <w:sz w:val="24"/>
                <w:szCs w:val="24"/>
              </w:rPr>
              <w:t xml:space="preserve">gency </w:t>
            </w:r>
            <w:r w:rsidR="00712823" w:rsidRPr="00712823">
              <w:rPr>
                <w:b/>
                <w:bCs/>
                <w:i/>
                <w:iCs/>
                <w:color w:val="000000" w:themeColor="text1"/>
                <w:sz w:val="24"/>
                <w:szCs w:val="24"/>
              </w:rPr>
              <w:t>P</w:t>
            </w:r>
            <w:r w:rsidRPr="00712823">
              <w:rPr>
                <w:b/>
                <w:bCs/>
                <w:i/>
                <w:iCs/>
                <w:color w:val="000000" w:themeColor="text1"/>
                <w:sz w:val="24"/>
                <w:szCs w:val="24"/>
              </w:rPr>
              <w:t>resentation</w:t>
            </w:r>
            <w:r w:rsidR="00712823" w:rsidRPr="00712823">
              <w:rPr>
                <w:b/>
                <w:bCs/>
                <w:i/>
                <w:iCs/>
                <w:color w:val="000000" w:themeColor="text1"/>
                <w:sz w:val="24"/>
                <w:szCs w:val="24"/>
              </w:rPr>
              <w:t>.</w:t>
            </w:r>
          </w:p>
          <w:p w14:paraId="0E29DBC7" w14:textId="30CA6D3E" w:rsidR="007D40BE" w:rsidRDefault="007D40BE" w:rsidP="3C0CB19A">
            <w:pPr>
              <w:pStyle w:val="TableParagraph"/>
              <w:ind w:left="148"/>
              <w:rPr>
                <w:sz w:val="24"/>
                <w:szCs w:val="24"/>
              </w:rPr>
            </w:pPr>
          </w:p>
        </w:tc>
      </w:tr>
      <w:tr w:rsidR="007D40BE" w14:paraId="57CA1992" w14:textId="77777777" w:rsidTr="5590CF68">
        <w:trPr>
          <w:trHeight w:val="848"/>
        </w:trPr>
        <w:tc>
          <w:tcPr>
            <w:tcW w:w="600" w:type="dxa"/>
          </w:tcPr>
          <w:p w14:paraId="3F801906" w14:textId="77777777" w:rsidR="007D40BE" w:rsidRDefault="00BB2F7E">
            <w:pPr>
              <w:pStyle w:val="TableParagraph"/>
              <w:ind w:left="100"/>
              <w:rPr>
                <w:sz w:val="24"/>
              </w:rPr>
            </w:pPr>
            <w:r>
              <w:rPr>
                <w:spacing w:val="-5"/>
                <w:sz w:val="24"/>
              </w:rPr>
              <w:lastRenderedPageBreak/>
              <w:t>b.</w:t>
            </w:r>
          </w:p>
        </w:tc>
        <w:tc>
          <w:tcPr>
            <w:tcW w:w="9480" w:type="dxa"/>
          </w:tcPr>
          <w:p w14:paraId="228AB554" w14:textId="617D3D24" w:rsidR="007D40BE" w:rsidRDefault="00BB2F7E" w:rsidP="006C1985">
            <w:pPr>
              <w:pStyle w:val="TableParagraph"/>
              <w:spacing w:before="62" w:line="249" w:lineRule="auto"/>
              <w:ind w:left="0" w:right="186"/>
              <w:rPr>
                <w:sz w:val="24"/>
                <w:szCs w:val="24"/>
              </w:rPr>
            </w:pPr>
            <w:r w:rsidRPr="3C0CB19A">
              <w:rPr>
                <w:sz w:val="24"/>
                <w:szCs w:val="24"/>
              </w:rPr>
              <w:t>Assess the quality of information from various sources, including but not limited to print, audio, video, web, and social media, and understand its application.</w:t>
            </w:r>
          </w:p>
          <w:p w14:paraId="3923ECA8" w14:textId="77777777" w:rsidR="00514EE5" w:rsidRDefault="00514EE5" w:rsidP="00514EE5">
            <w:pPr>
              <w:pStyle w:val="TableParagraph"/>
              <w:spacing w:before="62" w:line="249" w:lineRule="auto"/>
              <w:ind w:left="0" w:right="186"/>
              <w:rPr>
                <w:b/>
                <w:bCs/>
                <w:sz w:val="24"/>
                <w:szCs w:val="24"/>
                <w:u w:val="single"/>
              </w:rPr>
            </w:pPr>
          </w:p>
          <w:p w14:paraId="3C3310D6" w14:textId="1BE19BD5" w:rsidR="007D40BE" w:rsidRPr="00514EE5" w:rsidRDefault="00514EE5" w:rsidP="00514EE5">
            <w:pPr>
              <w:pStyle w:val="TableParagraph"/>
              <w:spacing w:before="62" w:line="249" w:lineRule="auto"/>
              <w:ind w:left="0" w:right="186"/>
              <w:rPr>
                <w:b/>
                <w:bCs/>
                <w:sz w:val="24"/>
                <w:szCs w:val="24"/>
                <w:u w:val="single"/>
              </w:rPr>
            </w:pPr>
            <w:r>
              <w:rPr>
                <w:b/>
                <w:bCs/>
                <w:sz w:val="24"/>
                <w:szCs w:val="24"/>
                <w:u w:val="single"/>
              </w:rPr>
              <w:t>Response:</w:t>
            </w:r>
          </w:p>
          <w:p w14:paraId="0759F486" w14:textId="67E4A44B" w:rsidR="007D40BE" w:rsidRDefault="2AAE5A42" w:rsidP="006C1985">
            <w:pPr>
              <w:pStyle w:val="TableParagraph"/>
              <w:spacing w:before="62" w:line="249" w:lineRule="auto"/>
              <w:ind w:left="0" w:right="186"/>
              <w:rPr>
                <w:color w:val="000000" w:themeColor="text1"/>
                <w:sz w:val="24"/>
                <w:szCs w:val="24"/>
              </w:rPr>
            </w:pPr>
            <w:r w:rsidRPr="3C0CB19A">
              <w:rPr>
                <w:color w:val="000000" w:themeColor="text1"/>
                <w:sz w:val="24"/>
                <w:szCs w:val="24"/>
              </w:rPr>
              <w:t>The following courses assess the quality of information from various sources, including but not limited to print, audio, video, web, and social media, and understand its application.</w:t>
            </w:r>
          </w:p>
          <w:p w14:paraId="1D8D10F2" w14:textId="72052282" w:rsidR="007D40BE" w:rsidRDefault="007D40BE" w:rsidP="3C0CB19A">
            <w:pPr>
              <w:pStyle w:val="TableParagraph"/>
              <w:spacing w:before="62" w:line="249" w:lineRule="auto"/>
              <w:ind w:left="148" w:right="186"/>
              <w:rPr>
                <w:color w:val="000000" w:themeColor="text1"/>
                <w:sz w:val="24"/>
                <w:szCs w:val="24"/>
              </w:rPr>
            </w:pPr>
          </w:p>
          <w:p w14:paraId="7DFE9BB5" w14:textId="54A237E1" w:rsidR="007D40BE" w:rsidRPr="0033269C" w:rsidRDefault="2AAE5A42" w:rsidP="0033269C">
            <w:pPr>
              <w:pStyle w:val="TableParagraph"/>
              <w:spacing w:before="62" w:line="249" w:lineRule="auto"/>
              <w:ind w:left="0" w:right="186"/>
              <w:rPr>
                <w:b/>
                <w:bCs/>
                <w:color w:val="000000" w:themeColor="text1"/>
                <w:sz w:val="24"/>
                <w:szCs w:val="24"/>
              </w:rPr>
            </w:pPr>
            <w:r w:rsidRPr="0033269C">
              <w:rPr>
                <w:b/>
                <w:bCs/>
                <w:sz w:val="24"/>
                <w:szCs w:val="24"/>
              </w:rPr>
              <w:t>HUS 141 Group Dynamics</w:t>
            </w:r>
          </w:p>
          <w:p w14:paraId="01FB91AF" w14:textId="5CBDE214" w:rsidR="007D40BE" w:rsidRPr="0033269C" w:rsidRDefault="2AAE5A42" w:rsidP="0033269C">
            <w:pPr>
              <w:pStyle w:val="TableParagraph"/>
              <w:spacing w:before="62" w:line="249" w:lineRule="auto"/>
              <w:ind w:left="0" w:right="186"/>
              <w:rPr>
                <w:b/>
                <w:bCs/>
                <w:color w:val="000000" w:themeColor="text1"/>
                <w:sz w:val="24"/>
                <w:szCs w:val="24"/>
              </w:rPr>
            </w:pPr>
            <w:r w:rsidRPr="0033269C">
              <w:rPr>
                <w:b/>
                <w:bCs/>
                <w:sz w:val="24"/>
                <w:szCs w:val="24"/>
              </w:rPr>
              <w:t>HUS 211 Crisis Intervention and Counseling</w:t>
            </w:r>
          </w:p>
          <w:p w14:paraId="5A9E63DE" w14:textId="517DAC08" w:rsidR="007D40BE" w:rsidRDefault="007D40BE" w:rsidP="3C0CB19A">
            <w:pPr>
              <w:pStyle w:val="TableParagraph"/>
              <w:spacing w:before="62" w:line="249" w:lineRule="auto"/>
              <w:ind w:left="148" w:right="186"/>
              <w:rPr>
                <w:color w:val="000000" w:themeColor="text1"/>
                <w:sz w:val="24"/>
                <w:szCs w:val="24"/>
              </w:rPr>
            </w:pPr>
          </w:p>
          <w:p w14:paraId="332A9E21" w14:textId="0BC99D99" w:rsidR="007D40BE" w:rsidRDefault="2AAE5A42" w:rsidP="0033269C">
            <w:pPr>
              <w:pStyle w:val="TableParagraph"/>
              <w:spacing w:before="62" w:line="249" w:lineRule="auto"/>
              <w:ind w:left="0" w:right="186"/>
              <w:rPr>
                <w:color w:val="000000" w:themeColor="text1"/>
                <w:sz w:val="24"/>
                <w:szCs w:val="24"/>
              </w:rPr>
            </w:pPr>
            <w:r w:rsidRPr="5590CF68">
              <w:rPr>
                <w:color w:val="000000" w:themeColor="text1"/>
                <w:sz w:val="24"/>
                <w:szCs w:val="24"/>
              </w:rPr>
              <w:t xml:space="preserve">All Human Services classes have access to AACC’s Truxal Library, which provides students with the ability to do research and access databases with peer-reviewed journal articles, streaming video and books. Reference librarians are available to assist students with research, particularly in the Group Dynamics </w:t>
            </w:r>
            <w:r w:rsidRPr="0033269C">
              <w:rPr>
                <w:color w:val="000000" w:themeColor="text1"/>
                <w:sz w:val="24"/>
                <w:szCs w:val="24"/>
              </w:rPr>
              <w:t xml:space="preserve">course </w:t>
            </w:r>
            <w:r w:rsidRPr="0033269C">
              <w:rPr>
                <w:sz w:val="24"/>
                <w:szCs w:val="24"/>
              </w:rPr>
              <w:t>{HUS 141}</w:t>
            </w:r>
            <w:r w:rsidRPr="5590CF68">
              <w:rPr>
                <w:sz w:val="24"/>
                <w:szCs w:val="24"/>
              </w:rPr>
              <w:t xml:space="preserve"> </w:t>
            </w:r>
            <w:r w:rsidRPr="5590CF68">
              <w:rPr>
                <w:color w:val="000000" w:themeColor="text1"/>
                <w:sz w:val="24"/>
                <w:szCs w:val="24"/>
              </w:rPr>
              <w:t>where the librarian is embedded in the Canvas Learning Management System.</w:t>
            </w:r>
            <w:r w:rsidR="5EDDA04C" w:rsidRPr="5590CF68">
              <w:rPr>
                <w:color w:val="000000" w:themeColor="text1"/>
                <w:sz w:val="24"/>
                <w:szCs w:val="24"/>
              </w:rPr>
              <w:t xml:space="preserve"> Every semester, the students </w:t>
            </w:r>
            <w:r w:rsidR="4691C362" w:rsidRPr="5590CF68">
              <w:rPr>
                <w:color w:val="000000" w:themeColor="text1"/>
                <w:sz w:val="24"/>
                <w:szCs w:val="24"/>
              </w:rPr>
              <w:t>have a</w:t>
            </w:r>
            <w:r w:rsidR="5EDDA04C" w:rsidRPr="5590CF68">
              <w:rPr>
                <w:color w:val="000000" w:themeColor="text1"/>
                <w:sz w:val="24"/>
                <w:szCs w:val="24"/>
              </w:rPr>
              <w:t xml:space="preserve"> library</w:t>
            </w:r>
            <w:r w:rsidR="4441D578" w:rsidRPr="5590CF68">
              <w:rPr>
                <w:color w:val="000000" w:themeColor="text1"/>
                <w:sz w:val="24"/>
                <w:szCs w:val="24"/>
              </w:rPr>
              <w:t xml:space="preserve"> visit</w:t>
            </w:r>
            <w:r w:rsidR="5EDDA04C" w:rsidRPr="5590CF68">
              <w:rPr>
                <w:color w:val="000000" w:themeColor="text1"/>
                <w:sz w:val="24"/>
                <w:szCs w:val="24"/>
              </w:rPr>
              <w:t xml:space="preserve"> to meet with the librarian to discuss how to conduct research for their Group Proposal Assignment. For the synchronous course, the librar</w:t>
            </w:r>
            <w:r w:rsidR="1BC25D91" w:rsidRPr="5590CF68">
              <w:rPr>
                <w:color w:val="000000" w:themeColor="text1"/>
                <w:sz w:val="24"/>
                <w:szCs w:val="24"/>
              </w:rPr>
              <w:t>ian joins the class</w:t>
            </w:r>
            <w:r w:rsidR="3692036E" w:rsidRPr="5590CF68">
              <w:rPr>
                <w:color w:val="000000" w:themeColor="text1"/>
                <w:sz w:val="24"/>
                <w:szCs w:val="24"/>
              </w:rPr>
              <w:t xml:space="preserve"> virtually</w:t>
            </w:r>
            <w:r w:rsidR="1BC25D91" w:rsidRPr="5590CF68">
              <w:rPr>
                <w:color w:val="000000" w:themeColor="text1"/>
                <w:sz w:val="24"/>
                <w:szCs w:val="24"/>
              </w:rPr>
              <w:t xml:space="preserve"> to </w:t>
            </w:r>
            <w:r w:rsidR="531FE1AC" w:rsidRPr="5590CF68">
              <w:rPr>
                <w:color w:val="000000" w:themeColor="text1"/>
                <w:sz w:val="24"/>
                <w:szCs w:val="24"/>
              </w:rPr>
              <w:t>review</w:t>
            </w:r>
            <w:r w:rsidR="1BC25D91" w:rsidRPr="5590CF68">
              <w:rPr>
                <w:color w:val="000000" w:themeColor="text1"/>
                <w:sz w:val="24"/>
                <w:szCs w:val="24"/>
              </w:rPr>
              <w:t xml:space="preserve"> the same information. </w:t>
            </w:r>
          </w:p>
          <w:p w14:paraId="7F7361D4" w14:textId="32FD0C10" w:rsidR="007D40BE" w:rsidRDefault="007D40BE" w:rsidP="3C0CB19A">
            <w:pPr>
              <w:pStyle w:val="TableParagraph"/>
              <w:spacing w:before="62" w:line="249" w:lineRule="auto"/>
              <w:ind w:left="148" w:right="186"/>
              <w:rPr>
                <w:color w:val="000000" w:themeColor="text1"/>
                <w:sz w:val="24"/>
                <w:szCs w:val="24"/>
              </w:rPr>
            </w:pPr>
          </w:p>
          <w:p w14:paraId="3D92B53A" w14:textId="771D6FDB" w:rsidR="007D40BE" w:rsidRDefault="2AAE5A42" w:rsidP="004128AD">
            <w:pPr>
              <w:pStyle w:val="TableParagraph"/>
              <w:spacing w:before="62" w:line="249" w:lineRule="auto"/>
              <w:ind w:left="0" w:right="186"/>
              <w:rPr>
                <w:color w:val="000000" w:themeColor="text1"/>
                <w:sz w:val="24"/>
                <w:szCs w:val="24"/>
              </w:rPr>
            </w:pPr>
            <w:proofErr w:type="gramStart"/>
            <w:r w:rsidRPr="3C0CB19A">
              <w:rPr>
                <w:color w:val="000000" w:themeColor="text1"/>
                <w:sz w:val="24"/>
                <w:szCs w:val="24"/>
              </w:rPr>
              <w:t>Also</w:t>
            </w:r>
            <w:proofErr w:type="gramEnd"/>
            <w:r w:rsidRPr="3C0CB19A">
              <w:rPr>
                <w:color w:val="000000" w:themeColor="text1"/>
                <w:sz w:val="24"/>
                <w:szCs w:val="24"/>
              </w:rPr>
              <w:t xml:space="preserve"> in the </w:t>
            </w:r>
            <w:r w:rsidRPr="004128AD">
              <w:rPr>
                <w:sz w:val="24"/>
                <w:szCs w:val="24"/>
              </w:rPr>
              <w:t>{HUS 141}</w:t>
            </w:r>
            <w:r w:rsidRPr="3C0CB19A">
              <w:rPr>
                <w:sz w:val="24"/>
                <w:szCs w:val="24"/>
              </w:rPr>
              <w:t xml:space="preserve"> </w:t>
            </w:r>
            <w:r w:rsidRPr="3C0CB19A">
              <w:rPr>
                <w:color w:val="000000" w:themeColor="text1"/>
                <w:sz w:val="24"/>
                <w:szCs w:val="24"/>
              </w:rPr>
              <w:t>Group Dynamics course, Pinterest is explored to “pin”/save boards for ice breakers and therapeutic techniques when leading groups</w:t>
            </w:r>
            <w:r w:rsidR="0050706E">
              <w:rPr>
                <w:color w:val="000000" w:themeColor="text1"/>
                <w:sz w:val="24"/>
                <w:szCs w:val="24"/>
              </w:rPr>
              <w:t>.</w:t>
            </w:r>
            <w:r w:rsidRPr="0050706E">
              <w:rPr>
                <w:sz w:val="24"/>
                <w:szCs w:val="24"/>
              </w:rPr>
              <w:t xml:space="preserve"> </w:t>
            </w:r>
          </w:p>
          <w:p w14:paraId="1CB77BEB" w14:textId="22F75116" w:rsidR="007D40BE" w:rsidRDefault="007D40BE" w:rsidP="3C0CB19A">
            <w:pPr>
              <w:pStyle w:val="TableParagraph"/>
              <w:spacing w:before="62" w:line="249" w:lineRule="auto"/>
              <w:ind w:left="148" w:right="186"/>
              <w:rPr>
                <w:color w:val="000000" w:themeColor="text1"/>
                <w:sz w:val="24"/>
                <w:szCs w:val="24"/>
              </w:rPr>
            </w:pPr>
          </w:p>
          <w:p w14:paraId="701A9806" w14:textId="514BF577" w:rsidR="007D40BE" w:rsidRDefault="2AAE5A42" w:rsidP="004128AD">
            <w:pPr>
              <w:pStyle w:val="TableParagraph"/>
              <w:spacing w:before="62" w:line="249" w:lineRule="auto"/>
              <w:ind w:left="0" w:right="186"/>
              <w:rPr>
                <w:color w:val="000000" w:themeColor="text1"/>
                <w:sz w:val="24"/>
                <w:szCs w:val="24"/>
              </w:rPr>
            </w:pPr>
            <w:r w:rsidRPr="5590CF68">
              <w:rPr>
                <w:color w:val="000000" w:themeColor="text1"/>
                <w:sz w:val="24"/>
                <w:szCs w:val="24"/>
              </w:rPr>
              <w:t xml:space="preserve">In the </w:t>
            </w:r>
            <w:r w:rsidRPr="002609E4">
              <w:rPr>
                <w:sz w:val="24"/>
                <w:szCs w:val="24"/>
              </w:rPr>
              <w:t>{HUS 211}</w:t>
            </w:r>
            <w:r w:rsidRPr="5590CF68">
              <w:rPr>
                <w:sz w:val="24"/>
                <w:szCs w:val="24"/>
              </w:rPr>
              <w:t xml:space="preserve"> </w:t>
            </w:r>
            <w:r w:rsidRPr="5590CF68">
              <w:rPr>
                <w:color w:val="000000" w:themeColor="text1"/>
                <w:sz w:val="24"/>
                <w:szCs w:val="24"/>
              </w:rPr>
              <w:t xml:space="preserve">Crisis Intervention and Counseling course, students are provided with </w:t>
            </w:r>
            <w:r w:rsidR="00A758F7">
              <w:rPr>
                <w:color w:val="000000" w:themeColor="text1"/>
                <w:sz w:val="24"/>
                <w:szCs w:val="24"/>
              </w:rPr>
              <w:t>additional</w:t>
            </w:r>
            <w:r w:rsidRPr="5590CF68">
              <w:rPr>
                <w:color w:val="000000" w:themeColor="text1"/>
                <w:sz w:val="24"/>
                <w:szCs w:val="24"/>
              </w:rPr>
              <w:t xml:space="preserve"> media articles that</w:t>
            </w:r>
            <w:r w:rsidR="00A758F7">
              <w:rPr>
                <w:color w:val="000000" w:themeColor="text1"/>
                <w:sz w:val="24"/>
                <w:szCs w:val="24"/>
              </w:rPr>
              <w:t xml:space="preserve"> highlight</w:t>
            </w:r>
            <w:r w:rsidRPr="5590CF68">
              <w:rPr>
                <w:color w:val="000000" w:themeColor="text1"/>
                <w:sz w:val="24"/>
                <w:szCs w:val="24"/>
              </w:rPr>
              <w:t xml:space="preserve"> </w:t>
            </w:r>
            <w:r w:rsidR="00BF76D4">
              <w:rPr>
                <w:color w:val="000000" w:themeColor="text1"/>
                <w:sz w:val="24"/>
                <w:szCs w:val="24"/>
              </w:rPr>
              <w:t>current</w:t>
            </w:r>
            <w:r w:rsidRPr="5590CF68">
              <w:rPr>
                <w:color w:val="000000" w:themeColor="text1"/>
                <w:sz w:val="24"/>
                <w:szCs w:val="24"/>
              </w:rPr>
              <w:t xml:space="preserve"> events</w:t>
            </w:r>
            <w:r w:rsidR="002609E4">
              <w:rPr>
                <w:color w:val="000000" w:themeColor="text1"/>
                <w:sz w:val="24"/>
                <w:szCs w:val="24"/>
              </w:rPr>
              <w:t xml:space="preserve"> that </w:t>
            </w:r>
            <w:r w:rsidR="00BF76D4">
              <w:rPr>
                <w:color w:val="000000" w:themeColor="text1"/>
                <w:sz w:val="24"/>
                <w:szCs w:val="24"/>
              </w:rPr>
              <w:t>are relevant t</w:t>
            </w:r>
            <w:r w:rsidR="00C27369">
              <w:rPr>
                <w:color w:val="000000" w:themeColor="text1"/>
                <w:sz w:val="24"/>
                <w:szCs w:val="24"/>
              </w:rPr>
              <w:t>o</w:t>
            </w:r>
            <w:r w:rsidRPr="5590CF68">
              <w:rPr>
                <w:color w:val="000000" w:themeColor="text1"/>
                <w:sz w:val="24"/>
                <w:szCs w:val="24"/>
              </w:rPr>
              <w:t xml:space="preserve"> the field of human services. </w:t>
            </w:r>
          </w:p>
          <w:p w14:paraId="6A0D8F33" w14:textId="2E934F73" w:rsidR="007D40BE" w:rsidRDefault="007D40BE" w:rsidP="5590CF68">
            <w:pPr>
              <w:pStyle w:val="TableParagraph"/>
              <w:spacing w:before="62" w:line="249" w:lineRule="auto"/>
              <w:ind w:left="148" w:right="186"/>
              <w:rPr>
                <w:color w:val="000000" w:themeColor="text1"/>
                <w:sz w:val="24"/>
                <w:szCs w:val="24"/>
                <w:highlight w:val="yellow"/>
              </w:rPr>
            </w:pPr>
          </w:p>
        </w:tc>
      </w:tr>
      <w:tr w:rsidR="007D40BE" w14:paraId="09141831" w14:textId="77777777" w:rsidTr="5590CF68">
        <w:trPr>
          <w:trHeight w:val="549"/>
        </w:trPr>
        <w:tc>
          <w:tcPr>
            <w:tcW w:w="600" w:type="dxa"/>
          </w:tcPr>
          <w:p w14:paraId="4D4288EA" w14:textId="77777777" w:rsidR="007D40BE" w:rsidRDefault="00BB2F7E">
            <w:pPr>
              <w:pStyle w:val="TableParagraph"/>
              <w:ind w:left="100"/>
              <w:rPr>
                <w:sz w:val="24"/>
              </w:rPr>
            </w:pPr>
            <w:r>
              <w:rPr>
                <w:spacing w:val="-5"/>
                <w:sz w:val="24"/>
              </w:rPr>
              <w:t>c.</w:t>
            </w:r>
          </w:p>
        </w:tc>
        <w:tc>
          <w:tcPr>
            <w:tcW w:w="9480" w:type="dxa"/>
          </w:tcPr>
          <w:p w14:paraId="654EC179" w14:textId="77777777" w:rsidR="007D40BE" w:rsidRDefault="00BB2F7E" w:rsidP="006B167B">
            <w:pPr>
              <w:pStyle w:val="TableParagraph"/>
              <w:ind w:left="0"/>
              <w:rPr>
                <w:sz w:val="24"/>
                <w:szCs w:val="24"/>
              </w:rPr>
            </w:pPr>
            <w:r w:rsidRPr="3C0CB19A">
              <w:rPr>
                <w:sz w:val="24"/>
                <w:szCs w:val="24"/>
              </w:rPr>
              <w:t>Upholding</w:t>
            </w:r>
            <w:r w:rsidRPr="3C0CB19A">
              <w:rPr>
                <w:spacing w:val="8"/>
                <w:sz w:val="24"/>
                <w:szCs w:val="24"/>
              </w:rPr>
              <w:t xml:space="preserve"> </w:t>
            </w:r>
            <w:r w:rsidRPr="3C0CB19A">
              <w:rPr>
                <w:sz w:val="24"/>
                <w:szCs w:val="24"/>
              </w:rPr>
              <w:t>confidentiality</w:t>
            </w:r>
            <w:r w:rsidRPr="3C0CB19A">
              <w:rPr>
                <w:spacing w:val="11"/>
                <w:sz w:val="24"/>
                <w:szCs w:val="24"/>
              </w:rPr>
              <w:t xml:space="preserve"> </w:t>
            </w:r>
            <w:r w:rsidRPr="3C0CB19A">
              <w:rPr>
                <w:sz w:val="24"/>
                <w:szCs w:val="24"/>
              </w:rPr>
              <w:t>and</w:t>
            </w:r>
            <w:r w:rsidRPr="3C0CB19A">
              <w:rPr>
                <w:spacing w:val="10"/>
                <w:sz w:val="24"/>
                <w:szCs w:val="24"/>
              </w:rPr>
              <w:t xml:space="preserve"> </w:t>
            </w:r>
            <w:r w:rsidRPr="3C0CB19A">
              <w:rPr>
                <w:sz w:val="24"/>
                <w:szCs w:val="24"/>
              </w:rPr>
              <w:t>using</w:t>
            </w:r>
            <w:r w:rsidRPr="3C0CB19A">
              <w:rPr>
                <w:spacing w:val="11"/>
                <w:sz w:val="24"/>
                <w:szCs w:val="24"/>
              </w:rPr>
              <w:t xml:space="preserve"> </w:t>
            </w:r>
            <w:r w:rsidRPr="3C0CB19A">
              <w:rPr>
                <w:sz w:val="24"/>
                <w:szCs w:val="24"/>
              </w:rPr>
              <w:t>appropriate</w:t>
            </w:r>
            <w:r w:rsidRPr="3C0CB19A">
              <w:rPr>
                <w:spacing w:val="12"/>
                <w:sz w:val="24"/>
                <w:szCs w:val="24"/>
              </w:rPr>
              <w:t xml:space="preserve"> </w:t>
            </w:r>
            <w:r w:rsidRPr="3C0CB19A">
              <w:rPr>
                <w:sz w:val="24"/>
                <w:szCs w:val="24"/>
              </w:rPr>
              <w:t>means</w:t>
            </w:r>
            <w:r w:rsidRPr="3C0CB19A">
              <w:rPr>
                <w:spacing w:val="13"/>
                <w:sz w:val="24"/>
                <w:szCs w:val="24"/>
              </w:rPr>
              <w:t xml:space="preserve"> </w:t>
            </w:r>
            <w:r w:rsidRPr="3C0CB19A">
              <w:rPr>
                <w:sz w:val="24"/>
                <w:szCs w:val="24"/>
              </w:rPr>
              <w:t>to</w:t>
            </w:r>
            <w:r w:rsidRPr="3C0CB19A">
              <w:rPr>
                <w:spacing w:val="11"/>
                <w:sz w:val="24"/>
                <w:szCs w:val="24"/>
              </w:rPr>
              <w:t xml:space="preserve"> </w:t>
            </w:r>
            <w:r w:rsidRPr="3C0CB19A">
              <w:rPr>
                <w:sz w:val="24"/>
                <w:szCs w:val="24"/>
              </w:rPr>
              <w:t>share</w:t>
            </w:r>
            <w:r w:rsidRPr="3C0CB19A">
              <w:rPr>
                <w:spacing w:val="12"/>
                <w:sz w:val="24"/>
                <w:szCs w:val="24"/>
              </w:rPr>
              <w:t xml:space="preserve"> </w:t>
            </w:r>
            <w:r w:rsidRPr="3C0CB19A">
              <w:rPr>
                <w:spacing w:val="-2"/>
                <w:sz w:val="24"/>
                <w:szCs w:val="24"/>
              </w:rPr>
              <w:t>information.</w:t>
            </w:r>
          </w:p>
          <w:p w14:paraId="55996D40" w14:textId="77777777" w:rsidR="006B167B" w:rsidRDefault="006B167B" w:rsidP="006B167B">
            <w:pPr>
              <w:pStyle w:val="TableParagraph"/>
              <w:ind w:left="0"/>
              <w:rPr>
                <w:b/>
                <w:bCs/>
                <w:color w:val="000000" w:themeColor="text1"/>
                <w:sz w:val="24"/>
                <w:szCs w:val="24"/>
                <w:u w:val="single"/>
              </w:rPr>
            </w:pPr>
          </w:p>
          <w:p w14:paraId="094A99E9" w14:textId="1FCB4EC4" w:rsidR="007D40BE" w:rsidRDefault="0997DAED" w:rsidP="006B167B">
            <w:pPr>
              <w:pStyle w:val="TableParagraph"/>
              <w:ind w:left="0"/>
              <w:rPr>
                <w:color w:val="000000" w:themeColor="text1"/>
                <w:sz w:val="24"/>
                <w:szCs w:val="24"/>
              </w:rPr>
            </w:pPr>
            <w:r w:rsidRPr="3C0CB19A">
              <w:rPr>
                <w:b/>
                <w:bCs/>
                <w:color w:val="000000" w:themeColor="text1"/>
                <w:sz w:val="24"/>
                <w:szCs w:val="24"/>
                <w:u w:val="single"/>
              </w:rPr>
              <w:t>Response:</w:t>
            </w:r>
          </w:p>
          <w:p w14:paraId="06B5D49B" w14:textId="4126AF16" w:rsidR="007D40BE" w:rsidRDefault="0997DAED" w:rsidP="006B167B">
            <w:pPr>
              <w:pStyle w:val="TableParagraph"/>
              <w:ind w:left="0"/>
              <w:rPr>
                <w:color w:val="000000" w:themeColor="text1"/>
                <w:sz w:val="24"/>
                <w:szCs w:val="24"/>
              </w:rPr>
            </w:pPr>
            <w:r w:rsidRPr="3C0CB19A">
              <w:rPr>
                <w:color w:val="000000" w:themeColor="text1"/>
                <w:sz w:val="24"/>
                <w:szCs w:val="24"/>
              </w:rPr>
              <w:t>The following courses emphasize upholding confidentiality and using appropriate means to share information.</w:t>
            </w:r>
          </w:p>
          <w:p w14:paraId="7B6A4B28" w14:textId="6449DA31" w:rsidR="007D40BE" w:rsidRDefault="007D40BE" w:rsidP="3C0CB19A">
            <w:pPr>
              <w:pStyle w:val="TableParagraph"/>
              <w:ind w:left="148"/>
              <w:rPr>
                <w:color w:val="000000" w:themeColor="text1"/>
                <w:sz w:val="24"/>
                <w:szCs w:val="24"/>
              </w:rPr>
            </w:pPr>
          </w:p>
          <w:p w14:paraId="65349E75" w14:textId="3CE4292D" w:rsidR="007D40BE" w:rsidRPr="006B167B" w:rsidRDefault="0997DAED" w:rsidP="006B167B">
            <w:pPr>
              <w:pStyle w:val="TableParagraph"/>
              <w:ind w:left="0"/>
              <w:rPr>
                <w:b/>
                <w:bCs/>
                <w:color w:val="000000" w:themeColor="text1"/>
                <w:sz w:val="24"/>
                <w:szCs w:val="24"/>
              </w:rPr>
            </w:pPr>
            <w:r w:rsidRPr="006B167B">
              <w:rPr>
                <w:b/>
                <w:bCs/>
                <w:sz w:val="24"/>
                <w:szCs w:val="24"/>
              </w:rPr>
              <w:lastRenderedPageBreak/>
              <w:t>HUS 100 Introduction to Human Services</w:t>
            </w:r>
          </w:p>
          <w:p w14:paraId="43DA22B9" w14:textId="1F7E7575" w:rsidR="007D40BE" w:rsidRPr="006B167B" w:rsidRDefault="0997DAED" w:rsidP="006B167B">
            <w:pPr>
              <w:pStyle w:val="TableParagraph"/>
              <w:ind w:left="0"/>
              <w:rPr>
                <w:b/>
                <w:bCs/>
                <w:color w:val="000000" w:themeColor="text1"/>
                <w:sz w:val="24"/>
                <w:szCs w:val="24"/>
              </w:rPr>
            </w:pPr>
            <w:r w:rsidRPr="006B167B">
              <w:rPr>
                <w:b/>
                <w:bCs/>
                <w:sz w:val="24"/>
                <w:szCs w:val="24"/>
              </w:rPr>
              <w:t xml:space="preserve">HUS 101 Human Service and Addiction Counseling Ethics in Practice </w:t>
            </w:r>
          </w:p>
          <w:p w14:paraId="0093C379" w14:textId="35833E85" w:rsidR="007D40BE" w:rsidRPr="006B167B" w:rsidRDefault="0997DAED" w:rsidP="006B167B">
            <w:pPr>
              <w:pStyle w:val="TableParagraph"/>
              <w:ind w:left="0"/>
              <w:rPr>
                <w:b/>
                <w:bCs/>
                <w:color w:val="000000" w:themeColor="text1"/>
                <w:sz w:val="24"/>
                <w:szCs w:val="24"/>
              </w:rPr>
            </w:pPr>
            <w:r w:rsidRPr="006B167B">
              <w:rPr>
                <w:b/>
                <w:bCs/>
                <w:sz w:val="24"/>
                <w:szCs w:val="24"/>
              </w:rPr>
              <w:t xml:space="preserve">HUS 115 Fieldwork: </w:t>
            </w:r>
            <w:r w:rsidR="2CE399AA" w:rsidRPr="006B167B">
              <w:rPr>
                <w:b/>
                <w:bCs/>
                <w:sz w:val="24"/>
                <w:szCs w:val="24"/>
              </w:rPr>
              <w:t>Counseling, Assessment</w:t>
            </w:r>
            <w:r w:rsidRPr="006B167B">
              <w:rPr>
                <w:b/>
                <w:bCs/>
                <w:sz w:val="24"/>
                <w:szCs w:val="24"/>
              </w:rPr>
              <w:t xml:space="preserve"> and Case Management </w:t>
            </w:r>
          </w:p>
          <w:p w14:paraId="1C7CAB04" w14:textId="2EA7B034" w:rsidR="007D40BE" w:rsidRPr="006B167B" w:rsidRDefault="0997DAED" w:rsidP="006B167B">
            <w:pPr>
              <w:pStyle w:val="TableParagraph"/>
              <w:ind w:left="0"/>
              <w:rPr>
                <w:b/>
                <w:bCs/>
                <w:color w:val="000000" w:themeColor="text1"/>
                <w:sz w:val="24"/>
                <w:szCs w:val="24"/>
              </w:rPr>
            </w:pPr>
            <w:r w:rsidRPr="006B167B">
              <w:rPr>
                <w:b/>
                <w:bCs/>
                <w:sz w:val="24"/>
                <w:szCs w:val="24"/>
              </w:rPr>
              <w:t xml:space="preserve">HUS 211 Crisis Intervention and Counseling </w:t>
            </w:r>
          </w:p>
          <w:p w14:paraId="19B50C55" w14:textId="21AF6817" w:rsidR="007D40BE" w:rsidRDefault="0997DAED" w:rsidP="006B167B">
            <w:pPr>
              <w:pStyle w:val="TableParagraph"/>
              <w:ind w:left="0"/>
              <w:rPr>
                <w:b/>
                <w:bCs/>
                <w:sz w:val="24"/>
                <w:szCs w:val="24"/>
              </w:rPr>
            </w:pPr>
            <w:r w:rsidRPr="006B167B">
              <w:rPr>
                <w:b/>
                <w:bCs/>
                <w:sz w:val="24"/>
                <w:szCs w:val="24"/>
              </w:rPr>
              <w:t xml:space="preserve">HUS 217 Fieldwork: Theories of Counseling </w:t>
            </w:r>
          </w:p>
          <w:p w14:paraId="45E1DFA5" w14:textId="77777777" w:rsidR="00BD1848" w:rsidRPr="006B167B" w:rsidRDefault="00BD1848" w:rsidP="006B167B">
            <w:pPr>
              <w:pStyle w:val="TableParagraph"/>
              <w:ind w:left="0"/>
              <w:rPr>
                <w:b/>
                <w:bCs/>
                <w:color w:val="000000" w:themeColor="text1"/>
                <w:sz w:val="24"/>
                <w:szCs w:val="24"/>
              </w:rPr>
            </w:pPr>
          </w:p>
          <w:p w14:paraId="62E655DB" w14:textId="3EED3E62" w:rsidR="007D40BE" w:rsidRPr="00092F7F" w:rsidRDefault="0997DAED" w:rsidP="006B167B">
            <w:pPr>
              <w:pStyle w:val="TableParagraph"/>
              <w:ind w:left="0"/>
              <w:rPr>
                <w:b/>
                <w:bCs/>
                <w:i/>
                <w:iCs/>
                <w:sz w:val="24"/>
                <w:szCs w:val="24"/>
              </w:rPr>
            </w:pPr>
            <w:r w:rsidRPr="5590CF68">
              <w:rPr>
                <w:color w:val="000000" w:themeColor="text1"/>
                <w:sz w:val="24"/>
                <w:szCs w:val="24"/>
              </w:rPr>
              <w:t xml:space="preserve">Confidentiality and HIPAA laws are emphasized in all </w:t>
            </w:r>
            <w:r w:rsidR="007808BB">
              <w:rPr>
                <w:color w:val="000000" w:themeColor="text1"/>
                <w:sz w:val="24"/>
                <w:szCs w:val="24"/>
              </w:rPr>
              <w:t>H</w:t>
            </w:r>
            <w:r w:rsidR="007808BB" w:rsidRPr="5590CF68">
              <w:rPr>
                <w:color w:val="000000" w:themeColor="text1"/>
                <w:sz w:val="24"/>
                <w:szCs w:val="24"/>
              </w:rPr>
              <w:t xml:space="preserve">uman </w:t>
            </w:r>
            <w:r w:rsidR="007808BB">
              <w:rPr>
                <w:color w:val="000000" w:themeColor="text1"/>
                <w:sz w:val="24"/>
                <w:szCs w:val="24"/>
              </w:rPr>
              <w:t>S</w:t>
            </w:r>
            <w:r w:rsidR="007808BB" w:rsidRPr="5590CF68">
              <w:rPr>
                <w:color w:val="000000" w:themeColor="text1"/>
                <w:sz w:val="24"/>
                <w:szCs w:val="24"/>
              </w:rPr>
              <w:t xml:space="preserve">ervices </w:t>
            </w:r>
            <w:r w:rsidRPr="5590CF68">
              <w:rPr>
                <w:color w:val="000000" w:themeColor="text1"/>
                <w:sz w:val="24"/>
                <w:szCs w:val="24"/>
              </w:rPr>
              <w:t xml:space="preserve">courses. Confidentiality is introduced in </w:t>
            </w:r>
            <w:r w:rsidRPr="00FA3B44">
              <w:rPr>
                <w:sz w:val="24"/>
                <w:szCs w:val="24"/>
              </w:rPr>
              <w:t>{HUS100</w:t>
            </w:r>
            <w:r w:rsidR="00FA3B44">
              <w:rPr>
                <w:sz w:val="24"/>
                <w:szCs w:val="24"/>
              </w:rPr>
              <w:t>}</w:t>
            </w:r>
            <w:r w:rsidR="00574F93">
              <w:rPr>
                <w:sz w:val="24"/>
                <w:szCs w:val="24"/>
              </w:rPr>
              <w:t>.</w:t>
            </w:r>
            <w:r w:rsidRPr="5590CF68">
              <w:rPr>
                <w:color w:val="000000" w:themeColor="text1"/>
                <w:sz w:val="24"/>
                <w:szCs w:val="24"/>
              </w:rPr>
              <w:t xml:space="preserve"> In </w:t>
            </w:r>
            <w:r w:rsidR="00574F93" w:rsidRPr="00574F93">
              <w:rPr>
                <w:sz w:val="24"/>
                <w:szCs w:val="24"/>
              </w:rPr>
              <w:t>{HUS 101}</w:t>
            </w:r>
            <w:r w:rsidR="00865378">
              <w:rPr>
                <w:sz w:val="24"/>
                <w:szCs w:val="24"/>
              </w:rPr>
              <w:t xml:space="preserve"> Introduction to Human Services,</w:t>
            </w:r>
            <w:r w:rsidRPr="5590CF68">
              <w:rPr>
                <w:sz w:val="24"/>
                <w:szCs w:val="24"/>
              </w:rPr>
              <w:t xml:space="preserve"> </w:t>
            </w:r>
            <w:r w:rsidRPr="5590CF68">
              <w:rPr>
                <w:color w:val="000000" w:themeColor="text1"/>
                <w:sz w:val="24"/>
                <w:szCs w:val="24"/>
              </w:rPr>
              <w:t xml:space="preserve">students read about confidentiality in their textbook and complete exercises to assess their knowledge of confidentiality as an ethical and legal mandate. In </w:t>
            </w:r>
            <w:r w:rsidRPr="00574F93">
              <w:rPr>
                <w:sz w:val="24"/>
                <w:szCs w:val="24"/>
              </w:rPr>
              <w:t>{HUS 211}</w:t>
            </w:r>
            <w:r w:rsidRPr="5590CF68">
              <w:rPr>
                <w:sz w:val="24"/>
                <w:szCs w:val="24"/>
              </w:rPr>
              <w:t xml:space="preserve"> </w:t>
            </w:r>
            <w:r w:rsidRPr="5590CF68">
              <w:rPr>
                <w:color w:val="000000" w:themeColor="text1"/>
                <w:sz w:val="24"/>
                <w:szCs w:val="24"/>
              </w:rPr>
              <w:t xml:space="preserve">Crisis Intervention and Counseling, students explore in more depth confidentiality and HIPAA. In all fieldwork </w:t>
            </w:r>
            <w:r w:rsidRPr="00574F93">
              <w:rPr>
                <w:color w:val="000000" w:themeColor="text1"/>
                <w:sz w:val="24"/>
                <w:szCs w:val="24"/>
              </w:rPr>
              <w:t xml:space="preserve">courses </w:t>
            </w:r>
            <w:r w:rsidR="00092F7F">
              <w:rPr>
                <w:color w:val="000000" w:themeColor="text1"/>
                <w:sz w:val="24"/>
                <w:szCs w:val="24"/>
              </w:rPr>
              <w:t>{</w:t>
            </w:r>
            <w:r w:rsidRPr="00574F93">
              <w:rPr>
                <w:sz w:val="24"/>
                <w:szCs w:val="24"/>
              </w:rPr>
              <w:t xml:space="preserve">HUS  115, </w:t>
            </w:r>
            <w:proofErr w:type="gramStart"/>
            <w:r w:rsidRPr="00092F7F">
              <w:rPr>
                <w:sz w:val="24"/>
                <w:szCs w:val="24"/>
              </w:rPr>
              <w:t xml:space="preserve">217 </w:t>
            </w:r>
            <w:r w:rsidR="00092F7F">
              <w:rPr>
                <w:color w:val="000000" w:themeColor="text1"/>
                <w:sz w:val="24"/>
                <w:szCs w:val="24"/>
              </w:rPr>
              <w:t>}</w:t>
            </w:r>
            <w:proofErr w:type="gramEnd"/>
            <w:r w:rsidRPr="5590CF68">
              <w:rPr>
                <w:color w:val="000000" w:themeColor="text1"/>
                <w:sz w:val="24"/>
                <w:szCs w:val="24"/>
              </w:rPr>
              <w:t xml:space="preserve"> students must sign a confidentiality and HIPAA agreement, a copy of which may be found in </w:t>
            </w:r>
            <w:r w:rsidR="73B3F61C" w:rsidRPr="00092F7F">
              <w:rPr>
                <w:color w:val="000000" w:themeColor="text1"/>
                <w:sz w:val="24"/>
                <w:szCs w:val="24"/>
              </w:rPr>
              <w:t>the</w:t>
            </w:r>
            <w:r w:rsidR="51D6EBDD" w:rsidRPr="00092F7F">
              <w:rPr>
                <w:sz w:val="24"/>
                <w:szCs w:val="24"/>
              </w:rPr>
              <w:t xml:space="preserve"> </w:t>
            </w:r>
            <w:r w:rsidR="00092F7F" w:rsidRPr="00092F7F">
              <w:rPr>
                <w:b/>
                <w:bCs/>
                <w:i/>
                <w:iCs/>
                <w:sz w:val="24"/>
                <w:szCs w:val="24"/>
              </w:rPr>
              <w:t>H</w:t>
            </w:r>
            <w:r w:rsidR="0026355E">
              <w:rPr>
                <w:b/>
                <w:bCs/>
                <w:i/>
                <w:iCs/>
                <w:sz w:val="24"/>
                <w:szCs w:val="24"/>
              </w:rPr>
              <w:t>US Program</w:t>
            </w:r>
            <w:r w:rsidRPr="00092F7F">
              <w:rPr>
                <w:b/>
                <w:bCs/>
                <w:i/>
                <w:iCs/>
                <w:sz w:val="24"/>
                <w:szCs w:val="24"/>
              </w:rPr>
              <w:t xml:space="preserve"> Manual</w:t>
            </w:r>
            <w:r w:rsidR="00FF447D">
              <w:rPr>
                <w:b/>
                <w:bCs/>
                <w:i/>
                <w:iCs/>
                <w:sz w:val="24"/>
                <w:szCs w:val="24"/>
              </w:rPr>
              <w:t xml:space="preserve"> 2025</w:t>
            </w:r>
            <w:r w:rsidR="00092F7F" w:rsidRPr="00092F7F">
              <w:rPr>
                <w:b/>
                <w:bCs/>
                <w:i/>
                <w:iCs/>
                <w:sz w:val="24"/>
                <w:szCs w:val="24"/>
              </w:rPr>
              <w:t>.</w:t>
            </w:r>
          </w:p>
          <w:p w14:paraId="0CC9D802" w14:textId="77777777" w:rsidR="006B167B" w:rsidRDefault="006B167B" w:rsidP="006B167B">
            <w:pPr>
              <w:pStyle w:val="TableParagraph"/>
              <w:ind w:left="0"/>
              <w:rPr>
                <w:color w:val="000000" w:themeColor="text1"/>
                <w:sz w:val="24"/>
                <w:szCs w:val="24"/>
              </w:rPr>
            </w:pPr>
          </w:p>
          <w:p w14:paraId="6CEE0CE1" w14:textId="7F81835E" w:rsidR="0026355E" w:rsidRPr="00922C82" w:rsidRDefault="006B167B" w:rsidP="00922C82">
            <w:pPr>
              <w:pStyle w:val="NoSpacing"/>
              <w:rPr>
                <w:rFonts w:ascii="Times New Roman" w:hAnsi="Times New Roman" w:cs="Times New Roman"/>
                <w:b/>
                <w:bCs/>
                <w:i/>
                <w:iCs/>
                <w:sz w:val="24"/>
                <w:szCs w:val="24"/>
              </w:rPr>
            </w:pPr>
            <w:r w:rsidRPr="00922C82">
              <w:rPr>
                <w:rFonts w:ascii="Times New Roman" w:hAnsi="Times New Roman" w:cs="Times New Roman"/>
                <w:color w:val="000000" w:themeColor="text1"/>
                <w:sz w:val="24"/>
                <w:szCs w:val="24"/>
              </w:rPr>
              <w:t>A</w:t>
            </w:r>
            <w:r w:rsidR="0997DAED" w:rsidRPr="00922C82">
              <w:rPr>
                <w:rFonts w:ascii="Times New Roman" w:hAnsi="Times New Roman" w:cs="Times New Roman"/>
                <w:color w:val="000000" w:themeColor="text1"/>
                <w:sz w:val="24"/>
                <w:szCs w:val="24"/>
              </w:rPr>
              <w:t xml:space="preserve">dditionally, the </w:t>
            </w:r>
            <w:r w:rsidR="0997DAED" w:rsidRPr="00922C82">
              <w:rPr>
                <w:rFonts w:ascii="Times New Roman" w:hAnsi="Times New Roman" w:cs="Times New Roman"/>
                <w:b/>
                <w:bCs/>
                <w:i/>
                <w:iCs/>
                <w:sz w:val="24"/>
                <w:szCs w:val="24"/>
              </w:rPr>
              <w:t>Performance Evaluation</w:t>
            </w:r>
            <w:r w:rsidR="0026355E" w:rsidRPr="00922C82">
              <w:rPr>
                <w:rFonts w:ascii="Times New Roman" w:hAnsi="Times New Roman" w:cs="Times New Roman"/>
                <w:b/>
                <w:bCs/>
                <w:i/>
                <w:iCs/>
                <w:sz w:val="24"/>
                <w:szCs w:val="24"/>
              </w:rPr>
              <w:t xml:space="preserve"> of Students</w:t>
            </w:r>
            <w:r w:rsidR="0026355E" w:rsidRPr="00922C82">
              <w:rPr>
                <w:rFonts w:ascii="Times New Roman" w:hAnsi="Times New Roman" w:cs="Times New Roman"/>
                <w:sz w:val="24"/>
                <w:szCs w:val="24"/>
              </w:rPr>
              <w:t xml:space="preserve"> in</w:t>
            </w:r>
            <w:r w:rsidR="0997DAED" w:rsidRPr="00922C82">
              <w:rPr>
                <w:rFonts w:ascii="Times New Roman" w:hAnsi="Times New Roman" w:cs="Times New Roman"/>
                <w:color w:val="000000" w:themeColor="text1"/>
                <w:sz w:val="24"/>
                <w:szCs w:val="24"/>
              </w:rPr>
              <w:t xml:space="preserve"> the </w:t>
            </w:r>
            <w:r w:rsidR="0026355E" w:rsidRPr="00922C82">
              <w:rPr>
                <w:rFonts w:ascii="Times New Roman" w:hAnsi="Times New Roman" w:cs="Times New Roman"/>
                <w:b/>
                <w:bCs/>
                <w:i/>
                <w:iCs/>
                <w:sz w:val="24"/>
                <w:szCs w:val="24"/>
              </w:rPr>
              <w:t>HUS Program Manual 2025</w:t>
            </w:r>
          </w:p>
          <w:p w14:paraId="2032F3C2" w14:textId="21DB5153" w:rsidR="007D40BE" w:rsidRDefault="0997DAED" w:rsidP="00922C82">
            <w:pPr>
              <w:pStyle w:val="NoSpacing"/>
              <w:rPr>
                <w:sz w:val="24"/>
                <w:szCs w:val="24"/>
              </w:rPr>
            </w:pPr>
            <w:r w:rsidRPr="00922C82">
              <w:rPr>
                <w:rFonts w:ascii="Times New Roman" w:hAnsi="Times New Roman" w:cs="Times New Roman"/>
                <w:color w:val="000000" w:themeColor="text1"/>
                <w:sz w:val="24"/>
                <w:szCs w:val="24"/>
              </w:rPr>
              <w:t>asks the agency supervisor to evaluate the student’s demonstration of professionalism, including protecting the integrity and security of client records and protecting the client’s right to privacy and confidentiality. The Human Services program has a strict policy relating to confidentiality</w:t>
            </w:r>
            <w:r w:rsidR="00922C82">
              <w:rPr>
                <w:rFonts w:ascii="Times New Roman" w:hAnsi="Times New Roman" w:cs="Times New Roman"/>
                <w:color w:val="000000" w:themeColor="text1"/>
                <w:sz w:val="24"/>
                <w:szCs w:val="24"/>
              </w:rPr>
              <w:t xml:space="preserve"> </w:t>
            </w:r>
            <w:r w:rsidR="00A606C0">
              <w:rPr>
                <w:rFonts w:ascii="Times New Roman" w:hAnsi="Times New Roman" w:cs="Times New Roman"/>
                <w:color w:val="000000" w:themeColor="text1"/>
                <w:sz w:val="24"/>
                <w:szCs w:val="24"/>
              </w:rPr>
              <w:t xml:space="preserve">as provided </w:t>
            </w:r>
            <w:r w:rsidR="00922C82">
              <w:rPr>
                <w:rFonts w:ascii="Times New Roman" w:hAnsi="Times New Roman" w:cs="Times New Roman"/>
                <w:color w:val="000000" w:themeColor="text1"/>
                <w:sz w:val="24"/>
                <w:szCs w:val="24"/>
              </w:rPr>
              <w:t xml:space="preserve">in the </w:t>
            </w:r>
            <w:r w:rsidR="00922C82" w:rsidRPr="00922C82">
              <w:rPr>
                <w:rFonts w:ascii="Times New Roman" w:hAnsi="Times New Roman" w:cs="Times New Roman"/>
                <w:b/>
                <w:bCs/>
                <w:i/>
                <w:iCs/>
                <w:sz w:val="24"/>
                <w:szCs w:val="24"/>
              </w:rPr>
              <w:t xml:space="preserve">HUS Program Manual </w:t>
            </w:r>
            <w:r w:rsidR="00581C85" w:rsidRPr="00922C82">
              <w:rPr>
                <w:rFonts w:ascii="Times New Roman" w:hAnsi="Times New Roman" w:cs="Times New Roman"/>
                <w:b/>
                <w:bCs/>
                <w:i/>
                <w:iCs/>
                <w:sz w:val="24"/>
                <w:szCs w:val="24"/>
              </w:rPr>
              <w:t>2025</w:t>
            </w:r>
            <w:r w:rsidR="00581C85">
              <w:rPr>
                <w:rFonts w:ascii="Times New Roman" w:hAnsi="Times New Roman" w:cs="Times New Roman"/>
                <w:color w:val="000000" w:themeColor="text1"/>
                <w:sz w:val="24"/>
                <w:szCs w:val="24"/>
              </w:rPr>
              <w:t>.</w:t>
            </w:r>
          </w:p>
        </w:tc>
      </w:tr>
      <w:tr w:rsidR="007D40BE" w14:paraId="352BC96F" w14:textId="77777777" w:rsidTr="5590CF68">
        <w:trPr>
          <w:trHeight w:val="608"/>
        </w:trPr>
        <w:tc>
          <w:tcPr>
            <w:tcW w:w="600" w:type="dxa"/>
          </w:tcPr>
          <w:p w14:paraId="1384D80F" w14:textId="77777777" w:rsidR="007D40BE" w:rsidRDefault="00BB2F7E">
            <w:pPr>
              <w:pStyle w:val="TableParagraph"/>
              <w:ind w:left="100"/>
              <w:rPr>
                <w:sz w:val="24"/>
              </w:rPr>
            </w:pPr>
            <w:r>
              <w:rPr>
                <w:spacing w:val="-5"/>
                <w:sz w:val="24"/>
              </w:rPr>
              <w:lastRenderedPageBreak/>
              <w:t>d.</w:t>
            </w:r>
          </w:p>
        </w:tc>
        <w:tc>
          <w:tcPr>
            <w:tcW w:w="9480" w:type="dxa"/>
          </w:tcPr>
          <w:p w14:paraId="5A3CDB41" w14:textId="12F3FB61" w:rsidR="007D40BE" w:rsidRDefault="00BB2F7E" w:rsidP="000B7E42">
            <w:pPr>
              <w:pStyle w:val="TableParagraph"/>
              <w:spacing w:before="37" w:line="270" w:lineRule="atLeast"/>
              <w:ind w:left="0" w:right="186"/>
              <w:rPr>
                <w:sz w:val="24"/>
                <w:szCs w:val="24"/>
              </w:rPr>
            </w:pPr>
            <w:r w:rsidRPr="3C0CB19A">
              <w:rPr>
                <w:sz w:val="24"/>
                <w:szCs w:val="24"/>
              </w:rPr>
              <w:t xml:space="preserve">Using technology, </w:t>
            </w:r>
            <w:r w:rsidRPr="000B7E42">
              <w:rPr>
                <w:sz w:val="24"/>
                <w:szCs w:val="24"/>
              </w:rPr>
              <w:t>including artificial intelligence,</w:t>
            </w:r>
            <w:r w:rsidRPr="3C0CB19A">
              <w:rPr>
                <w:sz w:val="24"/>
                <w:szCs w:val="24"/>
              </w:rPr>
              <w:t xml:space="preserve"> to locate, evaluate, and disseminate </w:t>
            </w:r>
            <w:r w:rsidRPr="3C0CB19A">
              <w:rPr>
                <w:spacing w:val="-2"/>
                <w:sz w:val="24"/>
                <w:szCs w:val="24"/>
              </w:rPr>
              <w:t>information.</w:t>
            </w:r>
          </w:p>
          <w:p w14:paraId="0287A27A" w14:textId="73AF0152" w:rsidR="007D40BE" w:rsidRDefault="007D40BE" w:rsidP="3C0CB19A">
            <w:pPr>
              <w:pStyle w:val="TableParagraph"/>
              <w:spacing w:before="37" w:line="270" w:lineRule="atLeast"/>
              <w:ind w:left="148" w:right="186"/>
              <w:rPr>
                <w:sz w:val="24"/>
                <w:szCs w:val="24"/>
              </w:rPr>
            </w:pPr>
          </w:p>
          <w:p w14:paraId="5EC77D69" w14:textId="77ABC21A" w:rsidR="007D40BE" w:rsidRDefault="174A1702" w:rsidP="000B7E42">
            <w:pPr>
              <w:pStyle w:val="TableParagraph"/>
              <w:spacing w:before="37" w:line="270" w:lineRule="atLeast"/>
              <w:ind w:left="0" w:right="186"/>
              <w:rPr>
                <w:color w:val="000000" w:themeColor="text1"/>
                <w:sz w:val="24"/>
                <w:szCs w:val="24"/>
              </w:rPr>
            </w:pPr>
            <w:r w:rsidRPr="3C0CB19A">
              <w:rPr>
                <w:b/>
                <w:bCs/>
                <w:color w:val="000000" w:themeColor="text1"/>
                <w:sz w:val="24"/>
                <w:szCs w:val="24"/>
                <w:u w:val="single"/>
              </w:rPr>
              <w:t>Response:</w:t>
            </w:r>
          </w:p>
          <w:p w14:paraId="6071AD37" w14:textId="7D5D871A" w:rsidR="007D40BE" w:rsidRDefault="174A1702" w:rsidP="000B7E42">
            <w:pPr>
              <w:pStyle w:val="TableParagraph"/>
              <w:spacing w:before="37" w:line="270" w:lineRule="atLeast"/>
              <w:ind w:left="0" w:right="186"/>
              <w:rPr>
                <w:color w:val="000000" w:themeColor="text1"/>
                <w:sz w:val="24"/>
                <w:szCs w:val="24"/>
              </w:rPr>
            </w:pPr>
            <w:r w:rsidRPr="3C0CB19A">
              <w:rPr>
                <w:color w:val="000000" w:themeColor="text1"/>
                <w:sz w:val="24"/>
                <w:szCs w:val="24"/>
              </w:rPr>
              <w:t>The following courses emphasize using technology</w:t>
            </w:r>
            <w:r w:rsidR="1AE2ABB9" w:rsidRPr="3C0CB19A">
              <w:rPr>
                <w:color w:val="000000" w:themeColor="text1"/>
                <w:sz w:val="24"/>
                <w:szCs w:val="24"/>
              </w:rPr>
              <w:t>, including artificial intelligence,</w:t>
            </w:r>
            <w:r w:rsidRPr="3C0CB19A">
              <w:rPr>
                <w:color w:val="000000" w:themeColor="text1"/>
                <w:sz w:val="24"/>
                <w:szCs w:val="24"/>
              </w:rPr>
              <w:t xml:space="preserve"> to locate, evaluate, and disseminate information.</w:t>
            </w:r>
          </w:p>
          <w:p w14:paraId="1B67E6C1" w14:textId="46B16E7E" w:rsidR="007D40BE" w:rsidRDefault="007D40BE" w:rsidP="3C0CB19A">
            <w:pPr>
              <w:pStyle w:val="TableParagraph"/>
              <w:spacing w:before="37" w:line="270" w:lineRule="atLeast"/>
              <w:ind w:left="148" w:right="186"/>
              <w:rPr>
                <w:color w:val="000000" w:themeColor="text1"/>
                <w:sz w:val="24"/>
                <w:szCs w:val="24"/>
              </w:rPr>
            </w:pPr>
          </w:p>
          <w:p w14:paraId="285A2C8C" w14:textId="1E85A03F" w:rsidR="174A1702" w:rsidRDefault="174A1702" w:rsidP="000B7E42">
            <w:pPr>
              <w:pStyle w:val="TableParagraph"/>
              <w:spacing w:before="37" w:line="270" w:lineRule="atLeast"/>
              <w:ind w:left="0" w:right="186"/>
              <w:rPr>
                <w:color w:val="000000" w:themeColor="text1"/>
                <w:sz w:val="24"/>
                <w:szCs w:val="24"/>
              </w:rPr>
            </w:pPr>
            <w:r w:rsidRPr="5590CF68">
              <w:rPr>
                <w:color w:val="000000" w:themeColor="text1"/>
                <w:sz w:val="24"/>
                <w:szCs w:val="24"/>
              </w:rPr>
              <w:t xml:space="preserve">All Human Services </w:t>
            </w:r>
            <w:r w:rsidR="09900B19" w:rsidRPr="5590CF68">
              <w:rPr>
                <w:color w:val="000000" w:themeColor="text1"/>
                <w:sz w:val="24"/>
                <w:szCs w:val="24"/>
              </w:rPr>
              <w:t>students must take either</w:t>
            </w:r>
            <w:r w:rsidR="00C24D1A">
              <w:rPr>
                <w:color w:val="000000" w:themeColor="text1"/>
                <w:sz w:val="24"/>
                <w:szCs w:val="24"/>
              </w:rPr>
              <w:t>:</w:t>
            </w:r>
          </w:p>
          <w:p w14:paraId="41EA8692" w14:textId="3511E7CC" w:rsidR="007D40BE" w:rsidRPr="000B7E42" w:rsidRDefault="174A1702" w:rsidP="000B7E42">
            <w:pPr>
              <w:pStyle w:val="TableParagraph"/>
              <w:spacing w:before="37" w:line="270" w:lineRule="atLeast"/>
              <w:ind w:left="0" w:right="186"/>
              <w:rPr>
                <w:b/>
                <w:bCs/>
                <w:color w:val="000000" w:themeColor="text1"/>
                <w:sz w:val="24"/>
                <w:szCs w:val="24"/>
              </w:rPr>
            </w:pPr>
            <w:r w:rsidRPr="000B7E42">
              <w:rPr>
                <w:b/>
                <w:bCs/>
                <w:sz w:val="24"/>
                <w:szCs w:val="24"/>
              </w:rPr>
              <w:t>CTA 100 Computing and Information Technology (general education requirement)</w:t>
            </w:r>
            <w:r w:rsidR="305806B4" w:rsidRPr="000B7E42">
              <w:rPr>
                <w:b/>
                <w:bCs/>
                <w:sz w:val="24"/>
                <w:szCs w:val="24"/>
              </w:rPr>
              <w:t xml:space="preserve"> </w:t>
            </w:r>
          </w:p>
          <w:p w14:paraId="15088F58" w14:textId="56AD35F4" w:rsidR="305806B4" w:rsidRPr="000B7E42" w:rsidRDefault="000B7E42" w:rsidP="000B7E42">
            <w:pPr>
              <w:pStyle w:val="TableParagraph"/>
              <w:spacing w:before="37" w:line="270" w:lineRule="atLeast"/>
              <w:ind w:left="0" w:right="186"/>
              <w:rPr>
                <w:b/>
                <w:bCs/>
                <w:sz w:val="24"/>
                <w:szCs w:val="24"/>
              </w:rPr>
            </w:pPr>
            <w:r w:rsidRPr="000B7E42">
              <w:rPr>
                <w:b/>
                <w:bCs/>
                <w:sz w:val="24"/>
                <w:szCs w:val="24"/>
              </w:rPr>
              <w:t>OR</w:t>
            </w:r>
          </w:p>
          <w:p w14:paraId="58A92ABD" w14:textId="50946F97" w:rsidR="007D40BE" w:rsidRPr="000B7E42" w:rsidRDefault="174A1702" w:rsidP="000B7E42">
            <w:pPr>
              <w:pStyle w:val="TableParagraph"/>
              <w:spacing w:before="37" w:line="270" w:lineRule="atLeast"/>
              <w:ind w:left="0" w:right="186"/>
              <w:rPr>
                <w:b/>
                <w:bCs/>
                <w:color w:val="000000" w:themeColor="text1"/>
                <w:sz w:val="24"/>
                <w:szCs w:val="24"/>
              </w:rPr>
            </w:pPr>
            <w:r w:rsidRPr="000B7E42">
              <w:rPr>
                <w:b/>
                <w:bCs/>
                <w:sz w:val="24"/>
                <w:szCs w:val="24"/>
              </w:rPr>
              <w:t xml:space="preserve">CTP 103 Theories </w:t>
            </w:r>
            <w:r w:rsidR="06AB850D" w:rsidRPr="000B7E42">
              <w:rPr>
                <w:b/>
                <w:bCs/>
                <w:sz w:val="24"/>
                <w:szCs w:val="24"/>
              </w:rPr>
              <w:t>and Applications</w:t>
            </w:r>
            <w:r w:rsidRPr="000B7E42">
              <w:rPr>
                <w:b/>
                <w:bCs/>
                <w:sz w:val="24"/>
                <w:szCs w:val="24"/>
              </w:rPr>
              <w:t xml:space="preserve"> of Digital Technology (general education requirement)</w:t>
            </w:r>
          </w:p>
          <w:p w14:paraId="3F13AFA6" w14:textId="393B0594" w:rsidR="007D40BE" w:rsidRDefault="007D40BE" w:rsidP="3C0CB19A">
            <w:pPr>
              <w:pStyle w:val="TableParagraph"/>
              <w:spacing w:before="37" w:line="270" w:lineRule="atLeast"/>
              <w:ind w:left="148" w:right="186"/>
              <w:rPr>
                <w:color w:val="000000" w:themeColor="text1"/>
                <w:sz w:val="24"/>
                <w:szCs w:val="24"/>
              </w:rPr>
            </w:pPr>
          </w:p>
          <w:p w14:paraId="017C5CF6" w14:textId="3C8B933B" w:rsidR="007D40BE" w:rsidRDefault="174A1702" w:rsidP="000B7E42">
            <w:pPr>
              <w:pStyle w:val="TableParagraph"/>
              <w:spacing w:before="37" w:line="270" w:lineRule="atLeast"/>
              <w:ind w:left="0" w:right="186"/>
              <w:rPr>
                <w:color w:val="000000" w:themeColor="text1"/>
                <w:sz w:val="24"/>
                <w:szCs w:val="24"/>
              </w:rPr>
            </w:pPr>
            <w:r w:rsidRPr="3C0CB19A">
              <w:rPr>
                <w:color w:val="000000" w:themeColor="text1"/>
                <w:sz w:val="24"/>
                <w:szCs w:val="24"/>
              </w:rPr>
              <w:t xml:space="preserve">In all degree </w:t>
            </w:r>
            <w:r w:rsidR="7E240776" w:rsidRPr="3C0CB19A">
              <w:rPr>
                <w:color w:val="000000" w:themeColor="text1"/>
                <w:sz w:val="24"/>
                <w:szCs w:val="24"/>
              </w:rPr>
              <w:t>programs,</w:t>
            </w:r>
            <w:r w:rsidRPr="3C0CB19A">
              <w:rPr>
                <w:color w:val="000000" w:themeColor="text1"/>
                <w:sz w:val="24"/>
                <w:szCs w:val="24"/>
              </w:rPr>
              <w:t xml:space="preserve"> including the A.A.S. degree, the college mandates a general education requirement in technology. Students can either take Computing and Information Technology </w:t>
            </w:r>
            <w:r w:rsidR="000B7E42">
              <w:rPr>
                <w:color w:val="000000" w:themeColor="text1"/>
                <w:sz w:val="24"/>
                <w:szCs w:val="24"/>
              </w:rPr>
              <w:t>{</w:t>
            </w:r>
            <w:r w:rsidRPr="3C0CB19A">
              <w:rPr>
                <w:color w:val="000000" w:themeColor="text1"/>
                <w:sz w:val="24"/>
                <w:szCs w:val="24"/>
              </w:rPr>
              <w:t>CTA 100</w:t>
            </w:r>
            <w:r w:rsidR="000B7E42">
              <w:rPr>
                <w:color w:val="000000" w:themeColor="text1"/>
                <w:sz w:val="24"/>
                <w:szCs w:val="24"/>
              </w:rPr>
              <w:t>}</w:t>
            </w:r>
            <w:r w:rsidRPr="3C0CB19A">
              <w:rPr>
                <w:color w:val="000000" w:themeColor="text1"/>
                <w:sz w:val="24"/>
                <w:szCs w:val="24"/>
              </w:rPr>
              <w:t xml:space="preserve"> which emphasizes computing and information technology, or Theories and Applications of Digital Technology </w:t>
            </w:r>
            <w:r w:rsidR="000B7E42">
              <w:rPr>
                <w:color w:val="000000" w:themeColor="text1"/>
                <w:sz w:val="24"/>
                <w:szCs w:val="24"/>
              </w:rPr>
              <w:t>{</w:t>
            </w:r>
            <w:r w:rsidRPr="3C0CB19A">
              <w:rPr>
                <w:color w:val="000000" w:themeColor="text1"/>
                <w:sz w:val="24"/>
                <w:szCs w:val="24"/>
              </w:rPr>
              <w:t>CTP 103</w:t>
            </w:r>
            <w:r w:rsidR="000B7E42">
              <w:rPr>
                <w:color w:val="000000" w:themeColor="text1"/>
                <w:sz w:val="24"/>
                <w:szCs w:val="24"/>
              </w:rPr>
              <w:t>}</w:t>
            </w:r>
            <w:r w:rsidRPr="3C0CB19A">
              <w:rPr>
                <w:color w:val="000000" w:themeColor="text1"/>
                <w:sz w:val="24"/>
                <w:szCs w:val="24"/>
              </w:rPr>
              <w:t xml:space="preserve"> which emphasizes a wide range of computer technologies (e.g., data communication, computer networks, database, Internet and Web technologies).</w:t>
            </w:r>
          </w:p>
          <w:p w14:paraId="7EFCBEC9" w14:textId="6BF7DDC6" w:rsidR="007D40BE" w:rsidRDefault="007D40BE" w:rsidP="3C0CB19A">
            <w:pPr>
              <w:pStyle w:val="TableParagraph"/>
              <w:spacing w:before="37" w:line="270" w:lineRule="atLeast"/>
              <w:ind w:left="148" w:right="186"/>
              <w:rPr>
                <w:color w:val="000000" w:themeColor="text1"/>
                <w:sz w:val="24"/>
                <w:szCs w:val="24"/>
              </w:rPr>
            </w:pPr>
          </w:p>
          <w:p w14:paraId="68EF88E2" w14:textId="2972D90C" w:rsidR="007D40BE" w:rsidRPr="00AB6F14" w:rsidRDefault="174A1702" w:rsidP="000B7E42">
            <w:pPr>
              <w:pStyle w:val="TableParagraph"/>
              <w:spacing w:before="37" w:line="270" w:lineRule="atLeast"/>
              <w:ind w:left="0" w:right="186"/>
              <w:rPr>
                <w:color w:val="000000" w:themeColor="text1"/>
                <w:sz w:val="24"/>
                <w:szCs w:val="24"/>
              </w:rPr>
            </w:pPr>
            <w:r w:rsidRPr="5590CF68">
              <w:rPr>
                <w:color w:val="000000" w:themeColor="text1"/>
                <w:sz w:val="24"/>
                <w:szCs w:val="24"/>
              </w:rPr>
              <w:t xml:space="preserve">All AACC students have a college email account. In the Human Services program, all courses have a web-based component via </w:t>
            </w:r>
            <w:proofErr w:type="gramStart"/>
            <w:r w:rsidRPr="5590CF68">
              <w:rPr>
                <w:color w:val="000000" w:themeColor="text1"/>
                <w:sz w:val="24"/>
                <w:szCs w:val="24"/>
              </w:rPr>
              <w:t>the Canvas</w:t>
            </w:r>
            <w:proofErr w:type="gramEnd"/>
            <w:r w:rsidRPr="5590CF68">
              <w:rPr>
                <w:color w:val="000000" w:themeColor="text1"/>
                <w:sz w:val="24"/>
                <w:szCs w:val="24"/>
              </w:rPr>
              <w:t xml:space="preserve"> LMS. </w:t>
            </w:r>
            <w:r w:rsidR="00AB6F14">
              <w:rPr>
                <w:color w:val="000000" w:themeColor="text1"/>
                <w:sz w:val="24"/>
                <w:szCs w:val="24"/>
              </w:rPr>
              <w:t xml:space="preserve"> </w:t>
            </w:r>
            <w:r w:rsidRPr="5590CF68">
              <w:rPr>
                <w:color w:val="000000" w:themeColor="text1"/>
                <w:sz w:val="24"/>
                <w:szCs w:val="24"/>
              </w:rPr>
              <w:t>Students can view syllabi, assignments, PowerPoint presentations, notes, announcements and email</w:t>
            </w:r>
            <w:r w:rsidR="00AB6F14">
              <w:rPr>
                <w:color w:val="000000" w:themeColor="text1"/>
                <w:sz w:val="24"/>
                <w:szCs w:val="24"/>
              </w:rPr>
              <w:t>s</w:t>
            </w:r>
            <w:r w:rsidRPr="5590CF68">
              <w:rPr>
                <w:color w:val="000000" w:themeColor="text1"/>
                <w:sz w:val="24"/>
                <w:szCs w:val="24"/>
              </w:rPr>
              <w:t xml:space="preserve"> in Canvas. Students may also submit assignments and view their grades through Canvas. Several Human Services courses are offered in a hybrid </w:t>
            </w:r>
            <w:r w:rsidR="6288F2C2" w:rsidRPr="5590CF68">
              <w:rPr>
                <w:color w:val="000000" w:themeColor="text1"/>
                <w:sz w:val="24"/>
                <w:szCs w:val="24"/>
              </w:rPr>
              <w:t xml:space="preserve">format </w:t>
            </w:r>
            <w:r w:rsidR="00AB6F14" w:rsidRPr="00AB6F14">
              <w:rPr>
                <w:color w:val="000000" w:themeColor="text1"/>
                <w:sz w:val="24"/>
                <w:szCs w:val="24"/>
              </w:rPr>
              <w:t>{</w:t>
            </w:r>
            <w:r w:rsidRPr="00AB6F14">
              <w:rPr>
                <w:sz w:val="24"/>
                <w:szCs w:val="24"/>
              </w:rPr>
              <w:t>HUS 101</w:t>
            </w:r>
            <w:r w:rsidRPr="00AB6F14">
              <w:rPr>
                <w:color w:val="000000" w:themeColor="text1"/>
                <w:sz w:val="24"/>
                <w:szCs w:val="24"/>
              </w:rPr>
              <w:t xml:space="preserve">, </w:t>
            </w:r>
            <w:r w:rsidR="027F09E8" w:rsidRPr="00AB6F14">
              <w:rPr>
                <w:color w:val="000000" w:themeColor="text1"/>
                <w:sz w:val="24"/>
                <w:szCs w:val="24"/>
              </w:rPr>
              <w:t xml:space="preserve">HUS 114, </w:t>
            </w:r>
            <w:r w:rsidRPr="00AB6F14">
              <w:rPr>
                <w:sz w:val="24"/>
                <w:szCs w:val="24"/>
              </w:rPr>
              <w:t xml:space="preserve">HUS </w:t>
            </w:r>
            <w:r w:rsidR="262C747A" w:rsidRPr="00AB6F14">
              <w:rPr>
                <w:sz w:val="24"/>
                <w:szCs w:val="24"/>
              </w:rPr>
              <w:t>130,</w:t>
            </w:r>
            <w:r w:rsidRPr="00AB6F14">
              <w:rPr>
                <w:sz w:val="24"/>
                <w:szCs w:val="24"/>
              </w:rPr>
              <w:t xml:space="preserve"> </w:t>
            </w:r>
            <w:r w:rsidR="24CE9358" w:rsidRPr="00AB6F14">
              <w:rPr>
                <w:sz w:val="24"/>
                <w:szCs w:val="24"/>
              </w:rPr>
              <w:t xml:space="preserve">HUS 141, </w:t>
            </w:r>
            <w:r w:rsidRPr="00AB6F14">
              <w:rPr>
                <w:sz w:val="24"/>
                <w:szCs w:val="24"/>
              </w:rPr>
              <w:t xml:space="preserve">HUS </w:t>
            </w:r>
            <w:r w:rsidR="4CAA1B3A" w:rsidRPr="00AB6F14">
              <w:rPr>
                <w:sz w:val="24"/>
                <w:szCs w:val="24"/>
              </w:rPr>
              <w:t>211, HUS</w:t>
            </w:r>
            <w:r w:rsidRPr="00AB6F14">
              <w:rPr>
                <w:sz w:val="24"/>
                <w:szCs w:val="24"/>
              </w:rPr>
              <w:t xml:space="preserve"> 216</w:t>
            </w:r>
            <w:r w:rsidRPr="00AB6F14">
              <w:rPr>
                <w:color w:val="000000" w:themeColor="text1"/>
                <w:sz w:val="24"/>
                <w:szCs w:val="24"/>
              </w:rPr>
              <w:t xml:space="preserve">, </w:t>
            </w:r>
            <w:r w:rsidRPr="00AB6F14">
              <w:rPr>
                <w:sz w:val="24"/>
                <w:szCs w:val="24"/>
              </w:rPr>
              <w:t xml:space="preserve">HUS </w:t>
            </w:r>
            <w:r w:rsidRPr="00AB6F14">
              <w:rPr>
                <w:sz w:val="24"/>
                <w:szCs w:val="24"/>
              </w:rPr>
              <w:lastRenderedPageBreak/>
              <w:t xml:space="preserve">234 </w:t>
            </w:r>
            <w:r w:rsidRPr="00AB6F14">
              <w:rPr>
                <w:color w:val="000000" w:themeColor="text1"/>
                <w:sz w:val="24"/>
                <w:szCs w:val="24"/>
              </w:rPr>
              <w:t xml:space="preserve">and </w:t>
            </w:r>
            <w:r w:rsidRPr="00AB6F14">
              <w:rPr>
                <w:sz w:val="24"/>
                <w:szCs w:val="24"/>
              </w:rPr>
              <w:t>HUS 275</w:t>
            </w:r>
            <w:r w:rsidR="00AB6F14" w:rsidRPr="00AB6F14">
              <w:rPr>
                <w:color w:val="000000" w:themeColor="text1"/>
                <w:sz w:val="24"/>
                <w:szCs w:val="24"/>
              </w:rPr>
              <w:t>}</w:t>
            </w:r>
            <w:r w:rsidRPr="5590CF68">
              <w:rPr>
                <w:color w:val="000000" w:themeColor="text1"/>
                <w:sz w:val="24"/>
                <w:szCs w:val="24"/>
              </w:rPr>
              <w:t xml:space="preserve"> that </w:t>
            </w:r>
            <w:r w:rsidR="025EB050" w:rsidRPr="5590CF68">
              <w:rPr>
                <w:color w:val="000000" w:themeColor="text1"/>
                <w:sz w:val="24"/>
                <w:szCs w:val="24"/>
              </w:rPr>
              <w:t>require</w:t>
            </w:r>
            <w:r w:rsidRPr="5590CF68">
              <w:rPr>
                <w:color w:val="000000" w:themeColor="text1"/>
                <w:sz w:val="24"/>
                <w:szCs w:val="24"/>
              </w:rPr>
              <w:t xml:space="preserve"> electronic submission of assignments. The department also offers online </w:t>
            </w:r>
            <w:r w:rsidRPr="00AB6F14">
              <w:rPr>
                <w:color w:val="000000" w:themeColor="text1"/>
                <w:sz w:val="24"/>
                <w:szCs w:val="24"/>
              </w:rPr>
              <w:t xml:space="preserve">courses </w:t>
            </w:r>
            <w:r w:rsidR="00AB6F14" w:rsidRPr="00AB6F14">
              <w:rPr>
                <w:color w:val="000000" w:themeColor="text1"/>
                <w:sz w:val="24"/>
                <w:szCs w:val="24"/>
              </w:rPr>
              <w:t>{</w:t>
            </w:r>
            <w:r w:rsidRPr="00AB6F14">
              <w:rPr>
                <w:sz w:val="24"/>
                <w:szCs w:val="24"/>
              </w:rPr>
              <w:t xml:space="preserve">HUS 100 </w:t>
            </w:r>
            <w:r w:rsidRPr="00AB6F14">
              <w:rPr>
                <w:color w:val="000000" w:themeColor="text1"/>
                <w:sz w:val="24"/>
                <w:szCs w:val="24"/>
              </w:rPr>
              <w:t xml:space="preserve">and </w:t>
            </w:r>
            <w:r w:rsidRPr="00AB6F14">
              <w:rPr>
                <w:sz w:val="24"/>
                <w:szCs w:val="24"/>
              </w:rPr>
              <w:t xml:space="preserve">HUS </w:t>
            </w:r>
            <w:proofErr w:type="gramStart"/>
            <w:r w:rsidRPr="00AB6F14">
              <w:rPr>
                <w:sz w:val="24"/>
                <w:szCs w:val="24"/>
              </w:rPr>
              <w:t>101</w:t>
            </w:r>
            <w:r w:rsidR="00C24D1A">
              <w:rPr>
                <w:color w:val="000000" w:themeColor="text1"/>
                <w:sz w:val="24"/>
                <w:szCs w:val="24"/>
              </w:rPr>
              <w:t>}.</w:t>
            </w:r>
            <w:proofErr w:type="gramEnd"/>
          </w:p>
          <w:p w14:paraId="2C082DDD" w14:textId="2DBAF781" w:rsidR="5590CF68" w:rsidRDefault="5590CF68" w:rsidP="5590CF68">
            <w:pPr>
              <w:pStyle w:val="TableParagraph"/>
              <w:spacing w:before="37" w:line="270" w:lineRule="atLeast"/>
              <w:ind w:left="148" w:right="186"/>
              <w:rPr>
                <w:color w:val="000000" w:themeColor="text1"/>
                <w:sz w:val="24"/>
                <w:szCs w:val="24"/>
              </w:rPr>
            </w:pPr>
          </w:p>
          <w:p w14:paraId="61B05383" w14:textId="502F7C24" w:rsidR="7356640F" w:rsidRDefault="00514EE5" w:rsidP="00AB6F14">
            <w:pPr>
              <w:pStyle w:val="TableParagraph"/>
              <w:spacing w:before="37" w:line="270" w:lineRule="atLeast"/>
              <w:ind w:left="0" w:right="186"/>
              <w:rPr>
                <w:color w:val="000000" w:themeColor="text1"/>
                <w:sz w:val="24"/>
                <w:szCs w:val="24"/>
              </w:rPr>
            </w:pPr>
            <w:r w:rsidRPr="5590CF68">
              <w:rPr>
                <w:color w:val="000000" w:themeColor="text1"/>
                <w:sz w:val="24"/>
                <w:szCs w:val="24"/>
              </w:rPr>
              <w:t>In</w:t>
            </w:r>
            <w:r>
              <w:rPr>
                <w:color w:val="000000" w:themeColor="text1"/>
                <w:sz w:val="24"/>
                <w:szCs w:val="24"/>
              </w:rPr>
              <w:t xml:space="preserve"> {</w:t>
            </w:r>
            <w:r w:rsidR="00865378" w:rsidRPr="5590CF68">
              <w:rPr>
                <w:color w:val="000000" w:themeColor="text1"/>
                <w:sz w:val="24"/>
                <w:szCs w:val="24"/>
              </w:rPr>
              <w:t>HUS 141</w:t>
            </w:r>
            <w:r w:rsidR="00865378">
              <w:rPr>
                <w:color w:val="000000" w:themeColor="text1"/>
                <w:sz w:val="24"/>
                <w:szCs w:val="24"/>
              </w:rPr>
              <w:t>}</w:t>
            </w:r>
            <w:r w:rsidR="00865378" w:rsidRPr="5590CF68">
              <w:rPr>
                <w:color w:val="000000" w:themeColor="text1"/>
                <w:sz w:val="24"/>
                <w:szCs w:val="24"/>
              </w:rPr>
              <w:t xml:space="preserve"> Group</w:t>
            </w:r>
            <w:r w:rsidR="00AB6F14">
              <w:rPr>
                <w:color w:val="000000" w:themeColor="text1"/>
                <w:sz w:val="24"/>
                <w:szCs w:val="24"/>
              </w:rPr>
              <w:t xml:space="preserve"> Dynamics </w:t>
            </w:r>
            <w:r w:rsidR="008B5628" w:rsidRPr="5590CF68">
              <w:rPr>
                <w:color w:val="000000" w:themeColor="text1"/>
                <w:sz w:val="24"/>
                <w:szCs w:val="24"/>
              </w:rPr>
              <w:t>for</w:t>
            </w:r>
            <w:r w:rsidR="7356640F" w:rsidRPr="5590CF68">
              <w:rPr>
                <w:color w:val="000000" w:themeColor="text1"/>
                <w:sz w:val="24"/>
                <w:szCs w:val="24"/>
              </w:rPr>
              <w:t xml:space="preserve"> the </w:t>
            </w:r>
            <w:r w:rsidR="7356640F" w:rsidRPr="00957123">
              <w:rPr>
                <w:b/>
                <w:bCs/>
                <w:i/>
                <w:iCs/>
                <w:sz w:val="24"/>
                <w:szCs w:val="24"/>
              </w:rPr>
              <w:t>Group Proposal</w:t>
            </w:r>
            <w:r w:rsidR="7356640F" w:rsidRPr="00957123">
              <w:rPr>
                <w:sz w:val="24"/>
                <w:szCs w:val="24"/>
              </w:rPr>
              <w:t xml:space="preserve"> </w:t>
            </w:r>
            <w:r w:rsidR="7356640F" w:rsidRPr="5590CF68">
              <w:rPr>
                <w:color w:val="000000" w:themeColor="text1"/>
                <w:sz w:val="24"/>
                <w:szCs w:val="24"/>
              </w:rPr>
              <w:t xml:space="preserve">assignment, students </w:t>
            </w:r>
            <w:r w:rsidR="6DC9EE42" w:rsidRPr="5590CF68">
              <w:rPr>
                <w:color w:val="000000" w:themeColor="text1"/>
                <w:sz w:val="24"/>
                <w:szCs w:val="24"/>
              </w:rPr>
              <w:t>review</w:t>
            </w:r>
            <w:r w:rsidR="75E3BD9F" w:rsidRPr="5590CF68">
              <w:rPr>
                <w:color w:val="000000" w:themeColor="text1"/>
                <w:sz w:val="24"/>
                <w:szCs w:val="24"/>
              </w:rPr>
              <w:t xml:space="preserve"> </w:t>
            </w:r>
            <w:r w:rsidR="3547AE72" w:rsidRPr="5590CF68">
              <w:rPr>
                <w:color w:val="000000" w:themeColor="text1"/>
                <w:sz w:val="24"/>
                <w:szCs w:val="24"/>
              </w:rPr>
              <w:t>artificial intelligence</w:t>
            </w:r>
            <w:r w:rsidR="753EBF1B" w:rsidRPr="5590CF68">
              <w:rPr>
                <w:color w:val="000000" w:themeColor="text1"/>
                <w:sz w:val="24"/>
                <w:szCs w:val="24"/>
              </w:rPr>
              <w:t xml:space="preserve"> and how to use </w:t>
            </w:r>
            <w:r w:rsidR="00245511">
              <w:rPr>
                <w:color w:val="000000" w:themeColor="text1"/>
                <w:sz w:val="24"/>
                <w:szCs w:val="24"/>
              </w:rPr>
              <w:t>it</w:t>
            </w:r>
            <w:r w:rsidR="753EBF1B" w:rsidRPr="5590CF68">
              <w:rPr>
                <w:color w:val="000000" w:themeColor="text1"/>
                <w:sz w:val="24"/>
                <w:szCs w:val="24"/>
              </w:rPr>
              <w:t xml:space="preserve"> as </w:t>
            </w:r>
            <w:r w:rsidR="099E8EE8" w:rsidRPr="5590CF68">
              <w:rPr>
                <w:color w:val="000000" w:themeColor="text1"/>
                <w:sz w:val="24"/>
                <w:szCs w:val="24"/>
              </w:rPr>
              <w:t>a</w:t>
            </w:r>
            <w:r w:rsidR="753EBF1B" w:rsidRPr="5590CF68">
              <w:rPr>
                <w:color w:val="000000" w:themeColor="text1"/>
                <w:sz w:val="24"/>
                <w:szCs w:val="24"/>
              </w:rPr>
              <w:t xml:space="preserve"> resource</w:t>
            </w:r>
            <w:r w:rsidR="3547AE72" w:rsidRPr="5590CF68">
              <w:rPr>
                <w:color w:val="000000" w:themeColor="text1"/>
                <w:sz w:val="24"/>
                <w:szCs w:val="24"/>
              </w:rPr>
              <w:t xml:space="preserve"> for the basis of their proposal. They use the library for the research portion of the assignment to </w:t>
            </w:r>
            <w:r w:rsidR="45B1312F" w:rsidRPr="5590CF68">
              <w:rPr>
                <w:color w:val="000000" w:themeColor="text1"/>
                <w:sz w:val="24"/>
                <w:szCs w:val="24"/>
              </w:rPr>
              <w:t>determine credible sources.</w:t>
            </w:r>
          </w:p>
          <w:p w14:paraId="4B727799" w14:textId="0DD58A34" w:rsidR="5590CF68" w:rsidRDefault="5590CF68" w:rsidP="5590CF68">
            <w:pPr>
              <w:pStyle w:val="TableParagraph"/>
              <w:spacing w:before="37" w:line="270" w:lineRule="atLeast"/>
              <w:ind w:left="148" w:right="186"/>
              <w:rPr>
                <w:color w:val="000000" w:themeColor="text1"/>
                <w:sz w:val="24"/>
                <w:szCs w:val="24"/>
              </w:rPr>
            </w:pPr>
          </w:p>
          <w:p w14:paraId="190B9957" w14:textId="55C75E98" w:rsidR="681C2321" w:rsidRDefault="681C2321" w:rsidP="00AB6F14">
            <w:pPr>
              <w:pStyle w:val="TableParagraph"/>
              <w:spacing w:before="37" w:line="270" w:lineRule="atLeast"/>
              <w:ind w:left="0" w:right="186"/>
              <w:rPr>
                <w:color w:val="000000" w:themeColor="text1"/>
                <w:sz w:val="24"/>
                <w:szCs w:val="24"/>
              </w:rPr>
            </w:pPr>
            <w:r w:rsidRPr="5590CF68">
              <w:rPr>
                <w:color w:val="000000" w:themeColor="text1"/>
                <w:sz w:val="24"/>
                <w:szCs w:val="24"/>
              </w:rPr>
              <w:t xml:space="preserve">In </w:t>
            </w:r>
            <w:r w:rsidR="00A02252">
              <w:rPr>
                <w:color w:val="000000" w:themeColor="text1"/>
                <w:sz w:val="24"/>
                <w:szCs w:val="24"/>
              </w:rPr>
              <w:t>{</w:t>
            </w:r>
            <w:r w:rsidRPr="5590CF68">
              <w:rPr>
                <w:color w:val="000000" w:themeColor="text1"/>
                <w:sz w:val="24"/>
                <w:szCs w:val="24"/>
              </w:rPr>
              <w:t>HUS 216</w:t>
            </w:r>
            <w:r w:rsidR="00A02252">
              <w:rPr>
                <w:color w:val="000000" w:themeColor="text1"/>
                <w:sz w:val="24"/>
                <w:szCs w:val="24"/>
              </w:rPr>
              <w:t>}</w:t>
            </w:r>
            <w:r w:rsidR="00865378">
              <w:rPr>
                <w:color w:val="000000" w:themeColor="text1"/>
                <w:sz w:val="24"/>
                <w:szCs w:val="24"/>
              </w:rPr>
              <w:t xml:space="preserve"> Theories of Counseling</w:t>
            </w:r>
            <w:r w:rsidRPr="5590CF68">
              <w:rPr>
                <w:color w:val="000000" w:themeColor="text1"/>
                <w:sz w:val="24"/>
                <w:szCs w:val="24"/>
              </w:rPr>
              <w:t xml:space="preserve"> students design a </w:t>
            </w:r>
            <w:r w:rsidRPr="00004A74">
              <w:rPr>
                <w:b/>
                <w:bCs/>
                <w:i/>
                <w:iCs/>
                <w:color w:val="000000" w:themeColor="text1"/>
                <w:sz w:val="24"/>
                <w:szCs w:val="24"/>
              </w:rPr>
              <w:t xml:space="preserve">Wellness </w:t>
            </w:r>
            <w:r w:rsidR="0050706E">
              <w:rPr>
                <w:b/>
                <w:bCs/>
                <w:i/>
                <w:iCs/>
                <w:color w:val="000000" w:themeColor="text1"/>
                <w:sz w:val="24"/>
                <w:szCs w:val="24"/>
              </w:rPr>
              <w:t>Resort</w:t>
            </w:r>
            <w:r w:rsidRPr="5590CF68">
              <w:rPr>
                <w:color w:val="000000" w:themeColor="text1"/>
                <w:sz w:val="24"/>
                <w:szCs w:val="24"/>
              </w:rPr>
              <w:t xml:space="preserve"> which </w:t>
            </w:r>
            <w:r w:rsidR="00A01C20" w:rsidRPr="5590CF68">
              <w:rPr>
                <w:color w:val="000000" w:themeColor="text1"/>
                <w:sz w:val="24"/>
                <w:szCs w:val="24"/>
              </w:rPr>
              <w:t>includes</w:t>
            </w:r>
            <w:r w:rsidRPr="5590CF68">
              <w:rPr>
                <w:color w:val="000000" w:themeColor="text1"/>
                <w:sz w:val="24"/>
                <w:szCs w:val="24"/>
              </w:rPr>
              <w:t xml:space="preserve"> creating therapeutic </w:t>
            </w:r>
            <w:r w:rsidR="4DF83185" w:rsidRPr="5590CF68">
              <w:rPr>
                <w:color w:val="000000" w:themeColor="text1"/>
                <w:sz w:val="24"/>
                <w:szCs w:val="24"/>
              </w:rPr>
              <w:t>programs</w:t>
            </w:r>
            <w:r w:rsidRPr="5590CF68">
              <w:rPr>
                <w:color w:val="000000" w:themeColor="text1"/>
                <w:sz w:val="24"/>
                <w:szCs w:val="24"/>
              </w:rPr>
              <w:t xml:space="preserve"> that included culturally rel</w:t>
            </w:r>
            <w:r w:rsidR="1C6F92F2" w:rsidRPr="5590CF68">
              <w:rPr>
                <w:color w:val="000000" w:themeColor="text1"/>
                <w:sz w:val="24"/>
                <w:szCs w:val="24"/>
              </w:rPr>
              <w:t>evant</w:t>
            </w:r>
            <w:r w:rsidRPr="5590CF68">
              <w:rPr>
                <w:color w:val="000000" w:themeColor="text1"/>
                <w:sz w:val="24"/>
                <w:szCs w:val="24"/>
              </w:rPr>
              <w:t xml:space="preserve"> practices for </w:t>
            </w:r>
            <w:r w:rsidR="292DD347" w:rsidRPr="5590CF68">
              <w:rPr>
                <w:color w:val="000000" w:themeColor="text1"/>
                <w:sz w:val="24"/>
                <w:szCs w:val="24"/>
              </w:rPr>
              <w:t>diverse populations.</w:t>
            </w:r>
            <w:r w:rsidR="006E0004">
              <w:rPr>
                <w:color w:val="000000" w:themeColor="text1"/>
                <w:sz w:val="24"/>
                <w:szCs w:val="24"/>
              </w:rPr>
              <w:t xml:space="preserve"> Students </w:t>
            </w:r>
            <w:r w:rsidR="004544D5">
              <w:rPr>
                <w:color w:val="000000" w:themeColor="text1"/>
                <w:sz w:val="24"/>
                <w:szCs w:val="24"/>
              </w:rPr>
              <w:t>must</w:t>
            </w:r>
            <w:r w:rsidR="006E0004">
              <w:rPr>
                <w:color w:val="000000" w:themeColor="text1"/>
                <w:sz w:val="24"/>
                <w:szCs w:val="24"/>
              </w:rPr>
              <w:t xml:space="preserve"> physically design the resort and are allowed to use artificial intelligence in creating images and ideas for their resort</w:t>
            </w:r>
            <w:r w:rsidR="00B43029">
              <w:rPr>
                <w:color w:val="000000" w:themeColor="text1"/>
                <w:sz w:val="24"/>
                <w:szCs w:val="24"/>
              </w:rPr>
              <w:t xml:space="preserve">. </w:t>
            </w:r>
            <w:r w:rsidR="292DD347" w:rsidRPr="5590CF68">
              <w:rPr>
                <w:color w:val="000000" w:themeColor="text1"/>
                <w:sz w:val="24"/>
                <w:szCs w:val="24"/>
              </w:rPr>
              <w:t xml:space="preserve">Students </w:t>
            </w:r>
            <w:r w:rsidR="006E0004">
              <w:rPr>
                <w:color w:val="000000" w:themeColor="text1"/>
                <w:sz w:val="24"/>
                <w:szCs w:val="24"/>
              </w:rPr>
              <w:t>can</w:t>
            </w:r>
            <w:r w:rsidR="006E0004" w:rsidRPr="5590CF68">
              <w:rPr>
                <w:color w:val="000000" w:themeColor="text1"/>
                <w:sz w:val="24"/>
                <w:szCs w:val="24"/>
              </w:rPr>
              <w:t xml:space="preserve"> use</w:t>
            </w:r>
            <w:r w:rsidR="292DD347" w:rsidRPr="5590CF68">
              <w:rPr>
                <w:color w:val="000000" w:themeColor="text1"/>
                <w:sz w:val="24"/>
                <w:szCs w:val="24"/>
              </w:rPr>
              <w:t xml:space="preserve"> </w:t>
            </w:r>
            <w:r w:rsidR="00A469AA">
              <w:rPr>
                <w:color w:val="000000" w:themeColor="text1"/>
                <w:sz w:val="24"/>
                <w:szCs w:val="24"/>
              </w:rPr>
              <w:t xml:space="preserve">reputable </w:t>
            </w:r>
            <w:r w:rsidR="292DD347" w:rsidRPr="5590CF68">
              <w:rPr>
                <w:color w:val="000000" w:themeColor="text1"/>
                <w:sz w:val="24"/>
                <w:szCs w:val="24"/>
              </w:rPr>
              <w:t>internet</w:t>
            </w:r>
            <w:r w:rsidR="00A469AA">
              <w:rPr>
                <w:color w:val="000000" w:themeColor="text1"/>
                <w:sz w:val="24"/>
                <w:szCs w:val="24"/>
              </w:rPr>
              <w:t xml:space="preserve"> resources</w:t>
            </w:r>
            <w:r w:rsidR="292DD347" w:rsidRPr="5590CF68">
              <w:rPr>
                <w:color w:val="000000" w:themeColor="text1"/>
                <w:sz w:val="24"/>
                <w:szCs w:val="24"/>
              </w:rPr>
              <w:t xml:space="preserve"> to research </w:t>
            </w:r>
            <w:r w:rsidR="00FD35C0">
              <w:rPr>
                <w:color w:val="000000" w:themeColor="text1"/>
                <w:sz w:val="24"/>
                <w:szCs w:val="24"/>
              </w:rPr>
              <w:t>diverse</w:t>
            </w:r>
            <w:r w:rsidR="292DD347" w:rsidRPr="5590CF68">
              <w:rPr>
                <w:color w:val="000000" w:themeColor="text1"/>
                <w:sz w:val="24"/>
                <w:szCs w:val="24"/>
              </w:rPr>
              <w:t xml:space="preserve"> populations</w:t>
            </w:r>
            <w:r w:rsidR="009E3063">
              <w:rPr>
                <w:color w:val="000000" w:themeColor="text1"/>
                <w:sz w:val="24"/>
                <w:szCs w:val="24"/>
              </w:rPr>
              <w:t>.</w:t>
            </w:r>
            <w:r w:rsidR="002B5FF0">
              <w:rPr>
                <w:color w:val="000000" w:themeColor="text1"/>
                <w:sz w:val="24"/>
                <w:szCs w:val="24"/>
              </w:rPr>
              <w:t xml:space="preserve"> </w:t>
            </w:r>
          </w:p>
          <w:p w14:paraId="0CE64644" w14:textId="042A4EB3" w:rsidR="007D40BE" w:rsidRDefault="007D40BE" w:rsidP="3C0CB19A">
            <w:pPr>
              <w:pStyle w:val="TableParagraph"/>
              <w:spacing w:before="37" w:line="270" w:lineRule="atLeast"/>
              <w:ind w:left="148" w:right="186"/>
              <w:rPr>
                <w:color w:val="000000" w:themeColor="text1"/>
                <w:sz w:val="24"/>
                <w:szCs w:val="24"/>
              </w:rPr>
            </w:pPr>
          </w:p>
          <w:p w14:paraId="627DDC26" w14:textId="0681E1C9" w:rsidR="007D40BE" w:rsidRDefault="174A1702" w:rsidP="00AB6F14">
            <w:pPr>
              <w:pStyle w:val="TableParagraph"/>
              <w:spacing w:before="37" w:line="270" w:lineRule="atLeast"/>
              <w:ind w:left="0" w:right="186"/>
              <w:rPr>
                <w:color w:val="000000" w:themeColor="text1"/>
                <w:sz w:val="24"/>
                <w:szCs w:val="24"/>
              </w:rPr>
            </w:pPr>
            <w:r w:rsidRPr="5590CF68">
              <w:rPr>
                <w:color w:val="000000" w:themeColor="text1"/>
                <w:sz w:val="24"/>
                <w:szCs w:val="24"/>
              </w:rPr>
              <w:t xml:space="preserve">In Canvas, students have access to the Human Services Resource Group (an electronic bulletin board) in which </w:t>
            </w:r>
            <w:r w:rsidR="43A198A2" w:rsidRPr="5590CF68">
              <w:rPr>
                <w:color w:val="000000" w:themeColor="text1"/>
                <w:sz w:val="24"/>
                <w:szCs w:val="24"/>
              </w:rPr>
              <w:t>they receive</w:t>
            </w:r>
            <w:r w:rsidRPr="5590CF68">
              <w:rPr>
                <w:color w:val="000000" w:themeColor="text1"/>
                <w:sz w:val="24"/>
                <w:szCs w:val="24"/>
              </w:rPr>
              <w:t xml:space="preserve"> college announcements; students also receive Human Services announcements including fieldwork and curriculum information, and student activities, as well as job announcements.</w:t>
            </w:r>
          </w:p>
          <w:p w14:paraId="47C9E54D" w14:textId="2ED2E967" w:rsidR="007D40BE" w:rsidRDefault="007D40BE" w:rsidP="3C0CB19A">
            <w:pPr>
              <w:pStyle w:val="TableParagraph"/>
              <w:spacing w:before="37" w:line="270" w:lineRule="atLeast"/>
              <w:ind w:left="148" w:right="186"/>
              <w:rPr>
                <w:color w:val="000000" w:themeColor="text1"/>
                <w:sz w:val="24"/>
                <w:szCs w:val="24"/>
              </w:rPr>
            </w:pPr>
          </w:p>
          <w:p w14:paraId="3BA87BC5" w14:textId="46896A6E" w:rsidR="007D40BE" w:rsidRDefault="174A1702" w:rsidP="00AB6F14">
            <w:pPr>
              <w:pStyle w:val="TableParagraph"/>
              <w:spacing w:before="37" w:line="270" w:lineRule="atLeast"/>
              <w:ind w:left="0" w:right="186"/>
              <w:rPr>
                <w:color w:val="000000" w:themeColor="text1"/>
                <w:sz w:val="24"/>
                <w:szCs w:val="24"/>
              </w:rPr>
            </w:pPr>
            <w:r w:rsidRPr="3C0CB19A">
              <w:rPr>
                <w:color w:val="000000" w:themeColor="text1"/>
                <w:sz w:val="24"/>
                <w:szCs w:val="24"/>
              </w:rPr>
              <w:t>In addition, the college requires classes to include collegewide core competencies, including information literacy, defined as “recognizing when information is needed and locating, evaluating, and using information appropriately.”</w:t>
            </w:r>
          </w:p>
          <w:p w14:paraId="2BDCC791" w14:textId="77777777" w:rsidR="00FF60A2" w:rsidRDefault="00FF60A2" w:rsidP="00AB6F14">
            <w:pPr>
              <w:pStyle w:val="TableParagraph"/>
              <w:spacing w:before="37" w:line="270" w:lineRule="atLeast"/>
              <w:ind w:left="0" w:right="186"/>
              <w:rPr>
                <w:color w:val="000000" w:themeColor="text1"/>
                <w:sz w:val="24"/>
                <w:szCs w:val="24"/>
              </w:rPr>
            </w:pPr>
          </w:p>
          <w:p w14:paraId="3F41E8FF" w14:textId="7AAFFE08" w:rsidR="007D40BE" w:rsidRDefault="00FF60A2" w:rsidP="00FB0DD9">
            <w:pPr>
              <w:pStyle w:val="TableParagraph"/>
              <w:spacing w:before="37" w:line="270" w:lineRule="atLeast"/>
              <w:ind w:left="0" w:right="186"/>
              <w:rPr>
                <w:sz w:val="24"/>
                <w:szCs w:val="24"/>
              </w:rPr>
            </w:pPr>
            <w:r>
              <w:rPr>
                <w:color w:val="000000" w:themeColor="text1"/>
                <w:sz w:val="24"/>
                <w:szCs w:val="24"/>
              </w:rPr>
              <w:t xml:space="preserve">AACC library also serves as a valuable source in supporting </w:t>
            </w:r>
            <w:r w:rsidR="00432D2B">
              <w:rPr>
                <w:color w:val="000000" w:themeColor="text1"/>
                <w:sz w:val="24"/>
                <w:szCs w:val="24"/>
              </w:rPr>
              <w:t xml:space="preserve">both faculty and </w:t>
            </w:r>
            <w:r w:rsidR="000A7167">
              <w:rPr>
                <w:color w:val="000000" w:themeColor="text1"/>
                <w:sz w:val="24"/>
                <w:szCs w:val="24"/>
              </w:rPr>
              <w:t>staff regarding</w:t>
            </w:r>
            <w:r w:rsidR="004851C0">
              <w:rPr>
                <w:color w:val="000000" w:themeColor="text1"/>
                <w:sz w:val="24"/>
                <w:szCs w:val="24"/>
              </w:rPr>
              <w:t xml:space="preserve"> usage of appropriate technology resources</w:t>
            </w:r>
            <w:r w:rsidR="00E64898">
              <w:rPr>
                <w:color w:val="000000" w:themeColor="text1"/>
                <w:sz w:val="24"/>
                <w:szCs w:val="24"/>
              </w:rPr>
              <w:t xml:space="preserve"> as </w:t>
            </w:r>
            <w:r w:rsidR="00A86226">
              <w:rPr>
                <w:color w:val="000000" w:themeColor="text1"/>
                <w:sz w:val="24"/>
                <w:szCs w:val="24"/>
              </w:rPr>
              <w:t>well as</w:t>
            </w:r>
            <w:r w:rsidR="00E64898">
              <w:rPr>
                <w:color w:val="000000" w:themeColor="text1"/>
                <w:sz w:val="24"/>
                <w:szCs w:val="24"/>
              </w:rPr>
              <w:t xml:space="preserve"> how to evaluate </w:t>
            </w:r>
            <w:r w:rsidR="00A86226">
              <w:rPr>
                <w:color w:val="000000" w:themeColor="text1"/>
                <w:sz w:val="24"/>
                <w:szCs w:val="24"/>
              </w:rPr>
              <w:t xml:space="preserve">these tools. </w:t>
            </w:r>
            <w:r w:rsidR="004851C0">
              <w:rPr>
                <w:color w:val="000000" w:themeColor="text1"/>
                <w:sz w:val="24"/>
                <w:szCs w:val="24"/>
              </w:rPr>
              <w:t xml:space="preserve">AACC </w:t>
            </w:r>
            <w:r w:rsidR="008159B6">
              <w:rPr>
                <w:color w:val="000000" w:themeColor="text1"/>
                <w:sz w:val="24"/>
                <w:szCs w:val="24"/>
              </w:rPr>
              <w:t>librarians</w:t>
            </w:r>
            <w:r w:rsidR="004851C0">
              <w:rPr>
                <w:color w:val="000000" w:themeColor="text1"/>
                <w:sz w:val="24"/>
                <w:szCs w:val="24"/>
              </w:rPr>
              <w:t xml:space="preserve"> have provided resources for faculty and students</w:t>
            </w:r>
            <w:r w:rsidR="00A86226">
              <w:rPr>
                <w:color w:val="000000" w:themeColor="text1"/>
                <w:sz w:val="24"/>
                <w:szCs w:val="24"/>
              </w:rPr>
              <w:t xml:space="preserve"> </w:t>
            </w:r>
            <w:r w:rsidR="009E3063">
              <w:rPr>
                <w:color w:val="000000" w:themeColor="text1"/>
                <w:sz w:val="24"/>
                <w:szCs w:val="24"/>
              </w:rPr>
              <w:t xml:space="preserve">that </w:t>
            </w:r>
            <w:r w:rsidR="00A86226">
              <w:rPr>
                <w:color w:val="000000" w:themeColor="text1"/>
                <w:sz w:val="24"/>
                <w:szCs w:val="24"/>
              </w:rPr>
              <w:t>highlight the limitations</w:t>
            </w:r>
            <w:r w:rsidR="008159B6">
              <w:rPr>
                <w:color w:val="000000" w:themeColor="text1"/>
                <w:sz w:val="24"/>
                <w:szCs w:val="24"/>
              </w:rPr>
              <w:t xml:space="preserve"> </w:t>
            </w:r>
            <w:r w:rsidR="00A86226">
              <w:rPr>
                <w:color w:val="000000" w:themeColor="text1"/>
                <w:sz w:val="24"/>
                <w:szCs w:val="24"/>
              </w:rPr>
              <w:t>of artificial intelligence</w:t>
            </w:r>
            <w:r w:rsidR="005B0C3C" w:rsidRPr="005B0C3C">
              <w:rPr>
                <w:color w:val="000000" w:themeColor="text1"/>
                <w:sz w:val="24"/>
                <w:szCs w:val="24"/>
              </w:rPr>
              <w:t xml:space="preserve"> technology </w:t>
            </w:r>
            <w:hyperlink r:id="rId81" w:tooltip="https://libguides.aacc.edu/GenAI2025" w:history="1">
              <w:r w:rsidR="00FB0DD9">
                <w:rPr>
                  <w:rStyle w:val="Hyperlink"/>
                  <w:i/>
                  <w:iCs/>
                  <w:sz w:val="24"/>
                  <w:szCs w:val="24"/>
                </w:rPr>
                <w:t>{ChatGPT makes stuff up}</w:t>
              </w:r>
            </w:hyperlink>
            <w:r w:rsidR="005B0C3C" w:rsidRPr="005B0C3C">
              <w:rPr>
                <w:i/>
                <w:iCs/>
                <w:color w:val="000000" w:themeColor="text1"/>
                <w:sz w:val="24"/>
                <w:szCs w:val="24"/>
              </w:rPr>
              <w:t xml:space="preserve">. </w:t>
            </w:r>
          </w:p>
        </w:tc>
      </w:tr>
    </w:tbl>
    <w:p w14:paraId="2DE203AE" w14:textId="77777777" w:rsidR="009E01D5" w:rsidRDefault="009E01D5" w:rsidP="008564AB">
      <w:pPr>
        <w:pStyle w:val="Heading1"/>
        <w:jc w:val="center"/>
      </w:pPr>
      <w:bookmarkStart w:id="35" w:name="5._Program_Planning_and_Evaluation"/>
      <w:bookmarkEnd w:id="35"/>
    </w:p>
    <w:p w14:paraId="5C3AB8DB" w14:textId="77777777" w:rsidR="009E01D5" w:rsidRDefault="009E01D5" w:rsidP="008564AB">
      <w:pPr>
        <w:pStyle w:val="Heading1"/>
        <w:jc w:val="center"/>
      </w:pPr>
    </w:p>
    <w:p w14:paraId="4DBFD4F6" w14:textId="77777777" w:rsidR="009E01D5" w:rsidRDefault="009E01D5" w:rsidP="008564AB">
      <w:pPr>
        <w:pStyle w:val="Heading1"/>
        <w:jc w:val="center"/>
      </w:pPr>
    </w:p>
    <w:p w14:paraId="328FA786" w14:textId="77777777" w:rsidR="009E01D5" w:rsidRDefault="009E01D5" w:rsidP="008564AB">
      <w:pPr>
        <w:pStyle w:val="Heading1"/>
        <w:jc w:val="center"/>
      </w:pPr>
    </w:p>
    <w:p w14:paraId="56BE4815" w14:textId="5359AEB1" w:rsidR="007D40BE" w:rsidRPr="008564AB" w:rsidRDefault="008564AB" w:rsidP="008564AB">
      <w:pPr>
        <w:pStyle w:val="Heading1"/>
        <w:jc w:val="center"/>
      </w:pPr>
      <w:r>
        <w:t xml:space="preserve">5. </w:t>
      </w:r>
      <w:r w:rsidR="00BB2F7E" w:rsidRPr="008564AB">
        <w:t>Program Planning and Evaluation</w:t>
      </w:r>
    </w:p>
    <w:p w14:paraId="091D2E0F" w14:textId="77777777" w:rsidR="007D40BE" w:rsidRDefault="00BB2F7E">
      <w:pPr>
        <w:pStyle w:val="BodyText"/>
        <w:spacing w:before="264" w:line="261" w:lineRule="auto"/>
        <w:ind w:left="247" w:right="619"/>
        <w:jc w:val="both"/>
      </w:pPr>
      <w:r>
        <w:rPr>
          <w:b/>
          <w:i/>
        </w:rPr>
        <w:t>Context</w:t>
      </w:r>
      <w:r>
        <w:rPr>
          <w:i/>
        </w:rPr>
        <w:t>:</w:t>
      </w:r>
      <w:r>
        <w:rPr>
          <w:i/>
          <w:spacing w:val="-3"/>
        </w:rPr>
        <w:t xml:space="preserve"> </w:t>
      </w:r>
      <w:r>
        <w:t>A major</w:t>
      </w:r>
      <w:r>
        <w:rPr>
          <w:spacing w:val="-15"/>
        </w:rPr>
        <w:t xml:space="preserve"> </w:t>
      </w:r>
      <w:r>
        <w:t>component</w:t>
      </w:r>
      <w:r>
        <w:rPr>
          <w:spacing w:val="-2"/>
        </w:rPr>
        <w:t xml:space="preserve"> </w:t>
      </w:r>
      <w:r>
        <w:t>of the</w:t>
      </w:r>
      <w:r>
        <w:rPr>
          <w:spacing w:val="-6"/>
        </w:rPr>
        <w:t xml:space="preserve"> </w:t>
      </w:r>
      <w:r>
        <w:t>human services profession involves the assessment of the needs of</w:t>
      </w:r>
      <w:r>
        <w:rPr>
          <w:spacing w:val="-5"/>
        </w:rPr>
        <w:t xml:space="preserve"> </w:t>
      </w:r>
      <w:r>
        <w:t>clients</w:t>
      </w:r>
      <w:r>
        <w:rPr>
          <w:spacing w:val="-15"/>
        </w:rPr>
        <w:t xml:space="preserve"> </w:t>
      </w:r>
      <w:r>
        <w:t>and client</w:t>
      </w:r>
      <w:r>
        <w:rPr>
          <w:spacing w:val="-14"/>
        </w:rPr>
        <w:t xml:space="preserve"> </w:t>
      </w:r>
      <w:r>
        <w:t>groups</w:t>
      </w:r>
      <w:r>
        <w:rPr>
          <w:spacing w:val="-3"/>
        </w:rPr>
        <w:t xml:space="preserve"> </w:t>
      </w:r>
      <w:r>
        <w:t>and the</w:t>
      </w:r>
      <w:r>
        <w:rPr>
          <w:spacing w:val="-4"/>
        </w:rPr>
        <w:t xml:space="preserve"> </w:t>
      </w:r>
      <w:r>
        <w:t>planning</w:t>
      </w:r>
      <w:r>
        <w:rPr>
          <w:spacing w:val="-7"/>
        </w:rPr>
        <w:t xml:space="preserve"> </w:t>
      </w:r>
      <w:r>
        <w:t>of</w:t>
      </w:r>
      <w:r>
        <w:rPr>
          <w:spacing w:val="-1"/>
        </w:rPr>
        <w:t xml:space="preserve"> </w:t>
      </w:r>
      <w:r>
        <w:t>programs</w:t>
      </w:r>
      <w:r>
        <w:rPr>
          <w:spacing w:val="-15"/>
        </w:rPr>
        <w:t xml:space="preserve"> </w:t>
      </w:r>
      <w:r>
        <w:t>and interventions</w:t>
      </w:r>
      <w:r>
        <w:rPr>
          <w:spacing w:val="-15"/>
        </w:rPr>
        <w:t xml:space="preserve"> </w:t>
      </w:r>
      <w:r>
        <w:t>that</w:t>
      </w:r>
      <w:r>
        <w:rPr>
          <w:spacing w:val="-14"/>
        </w:rPr>
        <w:t xml:space="preserve"> </w:t>
      </w:r>
      <w:r>
        <w:t>will assist clients and client</w:t>
      </w:r>
      <w:r>
        <w:rPr>
          <w:spacing w:val="-15"/>
        </w:rPr>
        <w:t xml:space="preserve"> </w:t>
      </w:r>
      <w:r>
        <w:t>groups in promoting</w:t>
      </w:r>
      <w:r>
        <w:rPr>
          <w:spacing w:val="-15"/>
        </w:rPr>
        <w:t xml:space="preserve"> </w:t>
      </w:r>
      <w:r>
        <w:t>optimal</w:t>
      </w:r>
      <w:r>
        <w:rPr>
          <w:spacing w:val="-10"/>
        </w:rPr>
        <w:t xml:space="preserve"> </w:t>
      </w:r>
      <w:r>
        <w:t>functioning,</w:t>
      </w:r>
      <w:r>
        <w:rPr>
          <w:spacing w:val="-15"/>
        </w:rPr>
        <w:t xml:space="preserve"> </w:t>
      </w:r>
      <w:r>
        <w:t>growth,</w:t>
      </w:r>
      <w:r>
        <w:rPr>
          <w:spacing w:val="-2"/>
        </w:rPr>
        <w:t xml:space="preserve"> </w:t>
      </w:r>
      <w:r>
        <w:t>and goal attainment.</w:t>
      </w:r>
      <w:r>
        <w:rPr>
          <w:spacing w:val="-15"/>
        </w:rPr>
        <w:t xml:space="preserve"> </w:t>
      </w:r>
      <w:r>
        <w:t>At regular</w:t>
      </w:r>
      <w:r>
        <w:rPr>
          <w:spacing w:val="-12"/>
        </w:rPr>
        <w:t xml:space="preserve"> </w:t>
      </w:r>
      <w:r>
        <w:t>intervals, the outcomes</w:t>
      </w:r>
      <w:r>
        <w:rPr>
          <w:spacing w:val="-8"/>
        </w:rPr>
        <w:t xml:space="preserve"> </w:t>
      </w:r>
      <w:r>
        <w:t>must</w:t>
      </w:r>
      <w:r>
        <w:rPr>
          <w:spacing w:val="-14"/>
        </w:rPr>
        <w:t xml:space="preserve"> </w:t>
      </w:r>
      <w:r>
        <w:t>be evaluated,</w:t>
      </w:r>
      <w:r>
        <w:rPr>
          <w:spacing w:val="-7"/>
        </w:rPr>
        <w:t xml:space="preserve"> </w:t>
      </w:r>
      <w:r>
        <w:t>and necessary</w:t>
      </w:r>
      <w:r>
        <w:rPr>
          <w:spacing w:val="-6"/>
        </w:rPr>
        <w:t xml:space="preserve"> </w:t>
      </w:r>
      <w:r>
        <w:t>adjustments</w:t>
      </w:r>
      <w:r>
        <w:rPr>
          <w:spacing w:val="-15"/>
        </w:rPr>
        <w:t xml:space="preserve"> </w:t>
      </w:r>
      <w:r>
        <w:t>made</w:t>
      </w:r>
      <w:r>
        <w:rPr>
          <w:spacing w:val="-15"/>
        </w:rPr>
        <w:t xml:space="preserve"> </w:t>
      </w:r>
      <w:r>
        <w:t>to the plan both at an individual client and program level.</w:t>
      </w:r>
    </w:p>
    <w:p w14:paraId="6B62F1B3" w14:textId="77777777" w:rsidR="007D40BE" w:rsidRDefault="007D40BE">
      <w:pPr>
        <w:pStyle w:val="BodyText"/>
        <w:rPr>
          <w:sz w:val="17"/>
        </w:rPr>
      </w:pPr>
    </w:p>
    <w:tbl>
      <w:tblPr>
        <w:tblW w:w="0" w:type="auto"/>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00"/>
        <w:gridCol w:w="9480"/>
      </w:tblGrid>
      <w:tr w:rsidR="007D40BE" w14:paraId="0F2C6AEA" w14:textId="77777777">
        <w:trPr>
          <w:trHeight w:val="1232"/>
        </w:trPr>
        <w:tc>
          <w:tcPr>
            <w:tcW w:w="10080" w:type="dxa"/>
            <w:gridSpan w:val="2"/>
          </w:tcPr>
          <w:p w14:paraId="5172A891" w14:textId="77777777" w:rsidR="007D40BE" w:rsidRDefault="00BB2F7E">
            <w:pPr>
              <w:pStyle w:val="TableParagraph"/>
              <w:spacing w:before="62" w:line="256" w:lineRule="auto"/>
              <w:rPr>
                <w:b/>
                <w:sz w:val="24"/>
              </w:rPr>
            </w:pPr>
            <w:r>
              <w:rPr>
                <w:b/>
                <w:sz w:val="24"/>
                <w:u w:val="thick"/>
              </w:rPr>
              <w:t>Standard</w:t>
            </w:r>
            <w:r>
              <w:rPr>
                <w:b/>
                <w:sz w:val="24"/>
              </w:rPr>
              <w:t xml:space="preserve"> 15: The curriculum shall provide knowledge and skill development in systematic analysis of service</w:t>
            </w:r>
            <w:r>
              <w:rPr>
                <w:b/>
                <w:spacing w:val="-6"/>
                <w:sz w:val="24"/>
              </w:rPr>
              <w:t xml:space="preserve"> </w:t>
            </w:r>
            <w:r>
              <w:rPr>
                <w:b/>
                <w:sz w:val="24"/>
              </w:rPr>
              <w:t>needs; planning appropriate</w:t>
            </w:r>
            <w:r>
              <w:rPr>
                <w:b/>
                <w:spacing w:val="-6"/>
                <w:sz w:val="24"/>
              </w:rPr>
              <w:t xml:space="preserve"> </w:t>
            </w:r>
            <w:r>
              <w:rPr>
                <w:b/>
                <w:sz w:val="24"/>
              </w:rPr>
              <w:t>strategies, services, and implementation; and evaluation of outcomes. Describe and provide evidence that the following are adequately</w:t>
            </w:r>
          </w:p>
          <w:p w14:paraId="3713CCB1" w14:textId="77777777" w:rsidR="007D40BE" w:rsidRDefault="00BB2F7E">
            <w:pPr>
              <w:pStyle w:val="TableParagraph"/>
              <w:spacing w:before="2" w:line="263" w:lineRule="exact"/>
              <w:rPr>
                <w:b/>
                <w:sz w:val="24"/>
              </w:rPr>
            </w:pPr>
            <w:r>
              <w:rPr>
                <w:b/>
                <w:sz w:val="24"/>
              </w:rPr>
              <w:t>addressed</w:t>
            </w:r>
            <w:r>
              <w:rPr>
                <w:b/>
                <w:spacing w:val="1"/>
                <w:sz w:val="24"/>
              </w:rPr>
              <w:t xml:space="preserve"> </w:t>
            </w:r>
            <w:r>
              <w:rPr>
                <w:b/>
                <w:sz w:val="24"/>
              </w:rPr>
              <w:t>in</w:t>
            </w:r>
            <w:r>
              <w:rPr>
                <w:b/>
                <w:spacing w:val="1"/>
                <w:sz w:val="24"/>
              </w:rPr>
              <w:t xml:space="preserve"> </w:t>
            </w:r>
            <w:r>
              <w:rPr>
                <w:b/>
                <w:sz w:val="24"/>
              </w:rPr>
              <w:t>the</w:t>
            </w:r>
            <w:r>
              <w:rPr>
                <w:b/>
                <w:spacing w:val="5"/>
                <w:sz w:val="24"/>
              </w:rPr>
              <w:t xml:space="preserve"> </w:t>
            </w:r>
            <w:r>
              <w:rPr>
                <w:b/>
                <w:spacing w:val="-2"/>
                <w:sz w:val="24"/>
              </w:rPr>
              <w:t>curriculum:</w:t>
            </w:r>
          </w:p>
        </w:tc>
      </w:tr>
      <w:tr w:rsidR="007D40BE" w14:paraId="201428C4" w14:textId="77777777">
        <w:trPr>
          <w:trHeight w:val="549"/>
        </w:trPr>
        <w:tc>
          <w:tcPr>
            <w:tcW w:w="600" w:type="dxa"/>
          </w:tcPr>
          <w:p w14:paraId="33F5BEAF" w14:textId="77777777" w:rsidR="007D40BE" w:rsidRDefault="00BB2F7E">
            <w:pPr>
              <w:pStyle w:val="TableParagraph"/>
              <w:ind w:left="100"/>
              <w:rPr>
                <w:sz w:val="24"/>
              </w:rPr>
            </w:pPr>
            <w:r>
              <w:rPr>
                <w:spacing w:val="-5"/>
                <w:sz w:val="24"/>
              </w:rPr>
              <w:t>a.</w:t>
            </w:r>
          </w:p>
        </w:tc>
        <w:tc>
          <w:tcPr>
            <w:tcW w:w="9480" w:type="dxa"/>
          </w:tcPr>
          <w:p w14:paraId="46762C36" w14:textId="77777777" w:rsidR="007D40BE" w:rsidRDefault="00BB2F7E" w:rsidP="4B98D5A3">
            <w:pPr>
              <w:pStyle w:val="TableParagraph"/>
              <w:ind w:left="110"/>
              <w:rPr>
                <w:sz w:val="24"/>
                <w:szCs w:val="24"/>
              </w:rPr>
            </w:pPr>
            <w:r w:rsidRPr="4B98D5A3">
              <w:rPr>
                <w:sz w:val="24"/>
                <w:szCs w:val="24"/>
              </w:rPr>
              <w:t>Knowledge</w:t>
            </w:r>
            <w:r w:rsidRPr="4B98D5A3">
              <w:rPr>
                <w:spacing w:val="4"/>
                <w:sz w:val="24"/>
                <w:szCs w:val="24"/>
              </w:rPr>
              <w:t xml:space="preserve"> </w:t>
            </w:r>
            <w:r w:rsidRPr="4B98D5A3">
              <w:rPr>
                <w:sz w:val="24"/>
                <w:szCs w:val="24"/>
              </w:rPr>
              <w:t>and</w:t>
            </w:r>
            <w:r w:rsidRPr="4B98D5A3">
              <w:rPr>
                <w:spacing w:val="5"/>
                <w:sz w:val="24"/>
                <w:szCs w:val="24"/>
              </w:rPr>
              <w:t xml:space="preserve"> </w:t>
            </w:r>
            <w:r w:rsidRPr="4B98D5A3">
              <w:rPr>
                <w:sz w:val="24"/>
                <w:szCs w:val="24"/>
              </w:rPr>
              <w:t>skills</w:t>
            </w:r>
            <w:r w:rsidRPr="4B98D5A3">
              <w:rPr>
                <w:spacing w:val="7"/>
                <w:sz w:val="24"/>
                <w:szCs w:val="24"/>
              </w:rPr>
              <w:t xml:space="preserve"> </w:t>
            </w:r>
            <w:r w:rsidRPr="4B98D5A3">
              <w:rPr>
                <w:sz w:val="24"/>
                <w:szCs w:val="24"/>
              </w:rPr>
              <w:t>to</w:t>
            </w:r>
            <w:r w:rsidRPr="4B98D5A3">
              <w:rPr>
                <w:spacing w:val="5"/>
                <w:sz w:val="24"/>
                <w:szCs w:val="24"/>
              </w:rPr>
              <w:t xml:space="preserve"> </w:t>
            </w:r>
            <w:r w:rsidRPr="4B98D5A3">
              <w:rPr>
                <w:sz w:val="24"/>
                <w:szCs w:val="24"/>
              </w:rPr>
              <w:t>analyze</w:t>
            </w:r>
            <w:r w:rsidRPr="4B98D5A3">
              <w:rPr>
                <w:spacing w:val="6"/>
                <w:sz w:val="24"/>
                <w:szCs w:val="24"/>
              </w:rPr>
              <w:t xml:space="preserve"> </w:t>
            </w:r>
            <w:r w:rsidRPr="4B98D5A3">
              <w:rPr>
                <w:sz w:val="24"/>
                <w:szCs w:val="24"/>
              </w:rPr>
              <w:t>and</w:t>
            </w:r>
            <w:r w:rsidRPr="4B98D5A3">
              <w:rPr>
                <w:spacing w:val="5"/>
                <w:sz w:val="24"/>
                <w:szCs w:val="24"/>
              </w:rPr>
              <w:t xml:space="preserve"> </w:t>
            </w:r>
            <w:r w:rsidRPr="4B98D5A3">
              <w:rPr>
                <w:sz w:val="24"/>
                <w:szCs w:val="24"/>
              </w:rPr>
              <w:t>assess</w:t>
            </w:r>
            <w:r w:rsidRPr="4B98D5A3">
              <w:rPr>
                <w:spacing w:val="7"/>
                <w:sz w:val="24"/>
                <w:szCs w:val="24"/>
              </w:rPr>
              <w:t xml:space="preserve"> </w:t>
            </w:r>
            <w:r w:rsidRPr="4B98D5A3">
              <w:rPr>
                <w:sz w:val="24"/>
                <w:szCs w:val="24"/>
              </w:rPr>
              <w:t>the</w:t>
            </w:r>
            <w:r w:rsidRPr="4B98D5A3">
              <w:rPr>
                <w:spacing w:val="6"/>
                <w:sz w:val="24"/>
                <w:szCs w:val="24"/>
              </w:rPr>
              <w:t xml:space="preserve"> </w:t>
            </w:r>
            <w:r w:rsidRPr="4B98D5A3">
              <w:rPr>
                <w:sz w:val="24"/>
                <w:szCs w:val="24"/>
              </w:rPr>
              <w:t>needs</w:t>
            </w:r>
            <w:r w:rsidRPr="4B98D5A3">
              <w:rPr>
                <w:spacing w:val="7"/>
                <w:sz w:val="24"/>
                <w:szCs w:val="24"/>
              </w:rPr>
              <w:t xml:space="preserve"> </w:t>
            </w:r>
            <w:r w:rsidRPr="4B98D5A3">
              <w:rPr>
                <w:sz w:val="24"/>
                <w:szCs w:val="24"/>
              </w:rPr>
              <w:t>of</w:t>
            </w:r>
            <w:r w:rsidRPr="4B98D5A3">
              <w:rPr>
                <w:spacing w:val="10"/>
                <w:sz w:val="24"/>
                <w:szCs w:val="24"/>
              </w:rPr>
              <w:t xml:space="preserve"> </w:t>
            </w:r>
            <w:r w:rsidRPr="4B98D5A3">
              <w:rPr>
                <w:sz w:val="24"/>
                <w:szCs w:val="24"/>
              </w:rPr>
              <w:t>clients</w:t>
            </w:r>
            <w:r w:rsidRPr="4B98D5A3">
              <w:rPr>
                <w:spacing w:val="7"/>
                <w:sz w:val="24"/>
                <w:szCs w:val="24"/>
              </w:rPr>
              <w:t xml:space="preserve"> </w:t>
            </w:r>
            <w:r w:rsidRPr="4B98D5A3">
              <w:rPr>
                <w:sz w:val="24"/>
                <w:szCs w:val="24"/>
              </w:rPr>
              <w:t>or</w:t>
            </w:r>
            <w:r w:rsidRPr="4B98D5A3">
              <w:rPr>
                <w:spacing w:val="9"/>
                <w:sz w:val="24"/>
                <w:szCs w:val="24"/>
              </w:rPr>
              <w:t xml:space="preserve"> </w:t>
            </w:r>
            <w:r w:rsidRPr="4B98D5A3">
              <w:rPr>
                <w:sz w:val="24"/>
                <w:szCs w:val="24"/>
              </w:rPr>
              <w:t>client</w:t>
            </w:r>
            <w:r w:rsidRPr="4B98D5A3">
              <w:rPr>
                <w:spacing w:val="11"/>
                <w:sz w:val="24"/>
                <w:szCs w:val="24"/>
              </w:rPr>
              <w:t xml:space="preserve"> </w:t>
            </w:r>
            <w:r w:rsidRPr="4B98D5A3">
              <w:rPr>
                <w:spacing w:val="-2"/>
                <w:sz w:val="24"/>
                <w:szCs w:val="24"/>
              </w:rPr>
              <w:t>groups.</w:t>
            </w:r>
          </w:p>
          <w:p w14:paraId="7E2BD21C" w14:textId="738734BD" w:rsidR="007D40BE" w:rsidRDefault="007D40BE" w:rsidP="4B98D5A3">
            <w:pPr>
              <w:rPr>
                <w:b/>
                <w:bCs/>
                <w:sz w:val="24"/>
                <w:szCs w:val="24"/>
                <w:u w:val="single"/>
              </w:rPr>
            </w:pPr>
          </w:p>
          <w:p w14:paraId="2E9B87B6" w14:textId="5AB77537" w:rsidR="007D40BE" w:rsidRDefault="301E397A" w:rsidP="4B98D5A3">
            <w:r w:rsidRPr="4B98D5A3">
              <w:rPr>
                <w:b/>
                <w:bCs/>
                <w:sz w:val="24"/>
                <w:szCs w:val="24"/>
                <w:u w:val="single"/>
              </w:rPr>
              <w:t>Response:</w:t>
            </w:r>
          </w:p>
          <w:p w14:paraId="4A126125" w14:textId="7E342516" w:rsidR="007D40BE" w:rsidRDefault="301E397A" w:rsidP="4B98D5A3">
            <w:r w:rsidRPr="4B98D5A3">
              <w:rPr>
                <w:sz w:val="24"/>
                <w:szCs w:val="24"/>
              </w:rPr>
              <w:lastRenderedPageBreak/>
              <w:t>The following courses emphasize knowledge and skills to analyze and assess the needs of clients or client groups.</w:t>
            </w:r>
          </w:p>
          <w:p w14:paraId="55AD36E2" w14:textId="13074274" w:rsidR="007D40BE" w:rsidRDefault="007D40BE" w:rsidP="4B98D5A3">
            <w:pPr>
              <w:tabs>
                <w:tab w:val="left" w:pos="1353"/>
              </w:tabs>
            </w:pPr>
          </w:p>
          <w:p w14:paraId="11BD8B25" w14:textId="777BACC8" w:rsidR="007D40BE" w:rsidRPr="0024244E" w:rsidRDefault="301E397A" w:rsidP="00603E4A">
            <w:pPr>
              <w:tabs>
                <w:tab w:val="left" w:pos="1353"/>
              </w:tabs>
              <w:rPr>
                <w:b/>
                <w:bCs/>
                <w:sz w:val="24"/>
                <w:szCs w:val="24"/>
              </w:rPr>
            </w:pPr>
            <w:r w:rsidRPr="0024244E">
              <w:rPr>
                <w:b/>
                <w:bCs/>
                <w:sz w:val="24"/>
                <w:szCs w:val="24"/>
              </w:rPr>
              <w:t>HUS 101</w:t>
            </w:r>
            <w:r w:rsidR="00603E4A">
              <w:rPr>
                <w:b/>
                <w:bCs/>
                <w:sz w:val="24"/>
                <w:szCs w:val="24"/>
              </w:rPr>
              <w:t xml:space="preserve"> </w:t>
            </w:r>
            <w:r w:rsidRPr="0024244E">
              <w:rPr>
                <w:b/>
                <w:bCs/>
                <w:sz w:val="24"/>
                <w:szCs w:val="24"/>
              </w:rPr>
              <w:t xml:space="preserve">Human Service and Addiction Counseling Ethics in Practice </w:t>
            </w:r>
          </w:p>
          <w:p w14:paraId="2C32B6E0" w14:textId="498DF1AD" w:rsidR="007D40BE" w:rsidRPr="0024244E" w:rsidRDefault="301E397A" w:rsidP="4B98D5A3">
            <w:pPr>
              <w:tabs>
                <w:tab w:val="left" w:pos="1353"/>
              </w:tabs>
              <w:rPr>
                <w:b/>
                <w:bCs/>
                <w:sz w:val="24"/>
                <w:szCs w:val="24"/>
              </w:rPr>
            </w:pPr>
            <w:r w:rsidRPr="0024244E">
              <w:rPr>
                <w:b/>
                <w:bCs/>
                <w:sz w:val="24"/>
                <w:szCs w:val="24"/>
              </w:rPr>
              <w:t>HUS 114</w:t>
            </w:r>
            <w:r w:rsidR="00603E4A">
              <w:rPr>
                <w:b/>
                <w:bCs/>
                <w:sz w:val="24"/>
                <w:szCs w:val="24"/>
              </w:rPr>
              <w:t xml:space="preserve"> </w:t>
            </w:r>
            <w:r w:rsidRPr="0024244E">
              <w:rPr>
                <w:b/>
                <w:bCs/>
                <w:sz w:val="24"/>
                <w:szCs w:val="24"/>
              </w:rPr>
              <w:t>Counseling, Assessment and Case Management</w:t>
            </w:r>
          </w:p>
          <w:p w14:paraId="5804E427" w14:textId="13C3FB54" w:rsidR="007D40BE" w:rsidRPr="0024244E" w:rsidRDefault="301E397A" w:rsidP="4B98D5A3">
            <w:pPr>
              <w:tabs>
                <w:tab w:val="left" w:pos="1368"/>
              </w:tabs>
              <w:rPr>
                <w:b/>
                <w:bCs/>
                <w:sz w:val="24"/>
                <w:szCs w:val="24"/>
              </w:rPr>
            </w:pPr>
            <w:r w:rsidRPr="0024244E">
              <w:rPr>
                <w:b/>
                <w:bCs/>
                <w:sz w:val="24"/>
                <w:szCs w:val="24"/>
              </w:rPr>
              <w:t>HUS 115</w:t>
            </w:r>
            <w:r w:rsidR="00603E4A">
              <w:rPr>
                <w:b/>
                <w:bCs/>
                <w:sz w:val="24"/>
                <w:szCs w:val="24"/>
              </w:rPr>
              <w:t xml:space="preserve"> </w:t>
            </w:r>
            <w:r w:rsidRPr="0024244E">
              <w:rPr>
                <w:b/>
                <w:bCs/>
                <w:sz w:val="24"/>
                <w:szCs w:val="24"/>
              </w:rPr>
              <w:t xml:space="preserve">Fieldwork: Counseling, Assessment and Case Management </w:t>
            </w:r>
          </w:p>
          <w:p w14:paraId="7E0355EC" w14:textId="2FCEC9C8" w:rsidR="007D40BE" w:rsidRPr="0024244E" w:rsidRDefault="301E397A" w:rsidP="4B98D5A3">
            <w:pPr>
              <w:tabs>
                <w:tab w:val="left" w:pos="1368"/>
              </w:tabs>
              <w:rPr>
                <w:b/>
                <w:bCs/>
                <w:sz w:val="24"/>
                <w:szCs w:val="24"/>
              </w:rPr>
            </w:pPr>
            <w:r w:rsidRPr="0024244E">
              <w:rPr>
                <w:b/>
                <w:bCs/>
                <w:sz w:val="24"/>
                <w:szCs w:val="24"/>
              </w:rPr>
              <w:t>HUS 130</w:t>
            </w:r>
            <w:r w:rsidR="00603E4A">
              <w:rPr>
                <w:b/>
                <w:bCs/>
                <w:sz w:val="24"/>
                <w:szCs w:val="24"/>
              </w:rPr>
              <w:t xml:space="preserve"> </w:t>
            </w:r>
            <w:r w:rsidRPr="0024244E">
              <w:rPr>
                <w:b/>
                <w:bCs/>
                <w:sz w:val="24"/>
                <w:szCs w:val="24"/>
              </w:rPr>
              <w:t xml:space="preserve">Introduction to </w:t>
            </w:r>
            <w:r w:rsidR="204064AF" w:rsidRPr="0024244E">
              <w:rPr>
                <w:b/>
                <w:bCs/>
                <w:sz w:val="24"/>
                <w:szCs w:val="24"/>
              </w:rPr>
              <w:t>Family Counseling</w:t>
            </w:r>
          </w:p>
          <w:p w14:paraId="31756BC7" w14:textId="7D1431E7" w:rsidR="007D40BE" w:rsidRPr="0024244E" w:rsidRDefault="301E397A" w:rsidP="4B98D5A3">
            <w:pPr>
              <w:tabs>
                <w:tab w:val="left" w:pos="1358"/>
              </w:tabs>
              <w:rPr>
                <w:b/>
                <w:bCs/>
                <w:sz w:val="24"/>
                <w:szCs w:val="24"/>
              </w:rPr>
            </w:pPr>
            <w:r w:rsidRPr="0024244E">
              <w:rPr>
                <w:b/>
                <w:bCs/>
                <w:sz w:val="24"/>
                <w:szCs w:val="24"/>
              </w:rPr>
              <w:t>HUS 141</w:t>
            </w:r>
            <w:r w:rsidR="00603E4A">
              <w:rPr>
                <w:b/>
                <w:bCs/>
                <w:sz w:val="24"/>
                <w:szCs w:val="24"/>
              </w:rPr>
              <w:t xml:space="preserve"> </w:t>
            </w:r>
            <w:r w:rsidRPr="0024244E">
              <w:rPr>
                <w:b/>
                <w:bCs/>
                <w:sz w:val="24"/>
                <w:szCs w:val="24"/>
              </w:rPr>
              <w:t>Group Dynamics</w:t>
            </w:r>
          </w:p>
          <w:p w14:paraId="7879E780" w14:textId="0E87008C" w:rsidR="007D40BE" w:rsidRPr="0024244E" w:rsidRDefault="301E397A" w:rsidP="4B98D5A3">
            <w:pPr>
              <w:tabs>
                <w:tab w:val="left" w:pos="1368"/>
              </w:tabs>
              <w:rPr>
                <w:b/>
                <w:bCs/>
                <w:sz w:val="24"/>
                <w:szCs w:val="24"/>
              </w:rPr>
            </w:pPr>
            <w:r w:rsidRPr="0024244E">
              <w:rPr>
                <w:b/>
                <w:bCs/>
                <w:sz w:val="24"/>
                <w:szCs w:val="24"/>
              </w:rPr>
              <w:t>HUS 211</w:t>
            </w:r>
            <w:r w:rsidR="00603E4A">
              <w:rPr>
                <w:b/>
                <w:bCs/>
                <w:sz w:val="24"/>
                <w:szCs w:val="24"/>
              </w:rPr>
              <w:t xml:space="preserve"> </w:t>
            </w:r>
            <w:r w:rsidRPr="0024244E">
              <w:rPr>
                <w:b/>
                <w:bCs/>
                <w:sz w:val="24"/>
                <w:szCs w:val="24"/>
              </w:rPr>
              <w:t>Crisis Intervention and Counseling</w:t>
            </w:r>
          </w:p>
          <w:p w14:paraId="27BC08CF" w14:textId="0B67D10D" w:rsidR="007D40BE" w:rsidRPr="0024244E" w:rsidRDefault="301E397A" w:rsidP="4B98D5A3">
            <w:pPr>
              <w:tabs>
                <w:tab w:val="left" w:pos="1363"/>
              </w:tabs>
              <w:rPr>
                <w:b/>
                <w:bCs/>
                <w:sz w:val="24"/>
                <w:szCs w:val="24"/>
              </w:rPr>
            </w:pPr>
            <w:r w:rsidRPr="0024244E">
              <w:rPr>
                <w:b/>
                <w:bCs/>
                <w:sz w:val="24"/>
                <w:szCs w:val="24"/>
              </w:rPr>
              <w:t>HUS 216</w:t>
            </w:r>
            <w:r w:rsidR="00603E4A">
              <w:rPr>
                <w:b/>
                <w:bCs/>
                <w:sz w:val="24"/>
                <w:szCs w:val="24"/>
              </w:rPr>
              <w:t xml:space="preserve"> </w:t>
            </w:r>
            <w:r w:rsidRPr="0024244E">
              <w:rPr>
                <w:b/>
                <w:bCs/>
                <w:sz w:val="24"/>
                <w:szCs w:val="24"/>
              </w:rPr>
              <w:t>Theories of Counseling</w:t>
            </w:r>
          </w:p>
          <w:p w14:paraId="03DF3C81" w14:textId="27C63B94" w:rsidR="00150A8B" w:rsidRPr="0024244E" w:rsidRDefault="301E397A" w:rsidP="4B98D5A3">
            <w:pPr>
              <w:tabs>
                <w:tab w:val="left" w:pos="1368"/>
              </w:tabs>
              <w:rPr>
                <w:b/>
                <w:bCs/>
                <w:sz w:val="24"/>
                <w:szCs w:val="24"/>
              </w:rPr>
            </w:pPr>
            <w:r w:rsidRPr="0024244E">
              <w:rPr>
                <w:b/>
                <w:bCs/>
                <w:sz w:val="24"/>
                <w:szCs w:val="24"/>
              </w:rPr>
              <w:t>HUS 217</w:t>
            </w:r>
            <w:r w:rsidR="00603E4A">
              <w:rPr>
                <w:b/>
                <w:bCs/>
                <w:sz w:val="24"/>
                <w:szCs w:val="24"/>
              </w:rPr>
              <w:t xml:space="preserve"> </w:t>
            </w:r>
            <w:r w:rsidRPr="0024244E">
              <w:rPr>
                <w:b/>
                <w:bCs/>
                <w:sz w:val="24"/>
                <w:szCs w:val="24"/>
              </w:rPr>
              <w:t xml:space="preserve">Fieldwork: Theories of Counseling </w:t>
            </w:r>
          </w:p>
          <w:p w14:paraId="5BF773DB" w14:textId="7898282F" w:rsidR="007D40BE" w:rsidRPr="0024244E" w:rsidRDefault="301E397A" w:rsidP="4B98D5A3">
            <w:pPr>
              <w:tabs>
                <w:tab w:val="left" w:pos="1368"/>
              </w:tabs>
              <w:rPr>
                <w:b/>
                <w:bCs/>
                <w:sz w:val="24"/>
                <w:szCs w:val="24"/>
              </w:rPr>
            </w:pPr>
            <w:r w:rsidRPr="0024244E">
              <w:rPr>
                <w:b/>
                <w:bCs/>
                <w:sz w:val="24"/>
                <w:szCs w:val="24"/>
              </w:rPr>
              <w:t>HUS 234</w:t>
            </w:r>
            <w:r w:rsidR="00603E4A">
              <w:rPr>
                <w:b/>
                <w:bCs/>
                <w:sz w:val="24"/>
                <w:szCs w:val="24"/>
              </w:rPr>
              <w:t xml:space="preserve"> </w:t>
            </w:r>
            <w:r w:rsidRPr="0024244E">
              <w:rPr>
                <w:b/>
                <w:bCs/>
                <w:sz w:val="24"/>
                <w:szCs w:val="24"/>
              </w:rPr>
              <w:t>Trauma Informed Care</w:t>
            </w:r>
          </w:p>
          <w:p w14:paraId="16C78601" w14:textId="315B3BBD" w:rsidR="00DB48B1" w:rsidRPr="0024244E" w:rsidRDefault="00DB48B1" w:rsidP="4B98D5A3">
            <w:pPr>
              <w:tabs>
                <w:tab w:val="left" w:pos="1368"/>
              </w:tabs>
              <w:rPr>
                <w:b/>
                <w:bCs/>
                <w:sz w:val="24"/>
                <w:szCs w:val="24"/>
              </w:rPr>
            </w:pPr>
          </w:p>
          <w:p w14:paraId="04753A2E" w14:textId="1F39848F" w:rsidR="007D40BE" w:rsidRDefault="007D40BE" w:rsidP="4B98D5A3">
            <w:pPr>
              <w:tabs>
                <w:tab w:val="left" w:pos="1368"/>
              </w:tabs>
            </w:pPr>
          </w:p>
          <w:p w14:paraId="17B4D235" w14:textId="6FA75C95" w:rsidR="007D40BE" w:rsidRDefault="301E397A" w:rsidP="4B98D5A3">
            <w:pPr>
              <w:ind w:right="260"/>
            </w:pPr>
            <w:r w:rsidRPr="4B98D5A3">
              <w:rPr>
                <w:sz w:val="24"/>
                <w:szCs w:val="24"/>
              </w:rPr>
              <w:t>Students in</w:t>
            </w:r>
            <w:r w:rsidR="0092330A">
              <w:rPr>
                <w:sz w:val="24"/>
                <w:szCs w:val="24"/>
              </w:rPr>
              <w:t xml:space="preserve"> </w:t>
            </w:r>
            <w:r w:rsidR="0092330A" w:rsidRPr="00AB340A">
              <w:rPr>
                <w:sz w:val="24"/>
                <w:szCs w:val="24"/>
              </w:rPr>
              <w:t xml:space="preserve">{HUS 101} </w:t>
            </w:r>
            <w:r w:rsidR="0092330A" w:rsidRPr="4B98D5A3">
              <w:rPr>
                <w:sz w:val="24"/>
                <w:szCs w:val="24"/>
              </w:rPr>
              <w:t>Human</w:t>
            </w:r>
            <w:r w:rsidRPr="4B98D5A3">
              <w:rPr>
                <w:sz w:val="24"/>
                <w:szCs w:val="24"/>
              </w:rPr>
              <w:t xml:space="preserve"> Service and Addiction Counseling Ethics in Practice review ethical dilemma case vignettes within the </w:t>
            </w:r>
            <w:r w:rsidRPr="4B98D5A3">
              <w:rPr>
                <w:i/>
                <w:iCs/>
                <w:sz w:val="24"/>
                <w:szCs w:val="24"/>
              </w:rPr>
              <w:t xml:space="preserve">Issues and Ethics in the Helping Professions </w:t>
            </w:r>
            <w:r w:rsidRPr="4B98D5A3">
              <w:rPr>
                <w:sz w:val="24"/>
                <w:szCs w:val="24"/>
              </w:rPr>
              <w:t xml:space="preserve">by Corey and Corey. The students answer </w:t>
            </w:r>
            <w:r w:rsidR="14E0BE56" w:rsidRPr="4B98D5A3">
              <w:rPr>
                <w:sz w:val="24"/>
                <w:szCs w:val="24"/>
              </w:rPr>
              <w:t>reflective questions</w:t>
            </w:r>
            <w:r w:rsidRPr="4B98D5A3">
              <w:rPr>
                <w:sz w:val="24"/>
                <w:szCs w:val="24"/>
              </w:rPr>
              <w:t xml:space="preserve"> to assess the appropriateness of the counselor’s behavior. Lectures and in-class discussions help students </w:t>
            </w:r>
            <w:r w:rsidR="4D82D501" w:rsidRPr="4B98D5A3">
              <w:rPr>
                <w:sz w:val="24"/>
                <w:szCs w:val="24"/>
              </w:rPr>
              <w:t>to specifically</w:t>
            </w:r>
            <w:r w:rsidRPr="4B98D5A3">
              <w:rPr>
                <w:sz w:val="24"/>
                <w:szCs w:val="24"/>
              </w:rPr>
              <w:t xml:space="preserve"> analyze the needs of clients and groups.</w:t>
            </w:r>
          </w:p>
          <w:p w14:paraId="7659071C" w14:textId="19490A8E" w:rsidR="007D40BE" w:rsidRDefault="301E397A" w:rsidP="4B98D5A3">
            <w:pPr>
              <w:spacing w:before="2"/>
            </w:pPr>
            <w:r w:rsidRPr="4B98D5A3">
              <w:rPr>
                <w:sz w:val="24"/>
                <w:szCs w:val="24"/>
              </w:rPr>
              <w:t xml:space="preserve"> </w:t>
            </w:r>
          </w:p>
          <w:p w14:paraId="467C576A" w14:textId="320FB5E1" w:rsidR="007D40BE" w:rsidRDefault="301E397A" w:rsidP="4B98D5A3">
            <w:pPr>
              <w:spacing w:before="1"/>
            </w:pPr>
            <w:r w:rsidRPr="4B98D5A3">
              <w:rPr>
                <w:sz w:val="24"/>
                <w:szCs w:val="24"/>
              </w:rPr>
              <w:t>In</w:t>
            </w:r>
            <w:r w:rsidR="0092330A">
              <w:rPr>
                <w:sz w:val="24"/>
                <w:szCs w:val="24"/>
              </w:rPr>
              <w:t xml:space="preserve"> </w:t>
            </w:r>
            <w:r w:rsidR="0092330A" w:rsidRPr="00B37AF0">
              <w:rPr>
                <w:sz w:val="24"/>
                <w:szCs w:val="24"/>
              </w:rPr>
              <w:t xml:space="preserve">{HUS 114} </w:t>
            </w:r>
            <w:r w:rsidR="0092330A" w:rsidRPr="4B98D5A3">
              <w:rPr>
                <w:sz w:val="24"/>
                <w:szCs w:val="24"/>
              </w:rPr>
              <w:t>Counseling</w:t>
            </w:r>
            <w:r w:rsidRPr="4B98D5A3">
              <w:rPr>
                <w:sz w:val="24"/>
                <w:szCs w:val="24"/>
              </w:rPr>
              <w:t xml:space="preserve">, Assessment and Case Management case vignettes are used to detail an array of problems individuals and families face. The textbook details the steps of preparing an assessment and case formulation. </w:t>
            </w:r>
            <w:r w:rsidR="2C53A03A" w:rsidRPr="4B98D5A3">
              <w:rPr>
                <w:sz w:val="24"/>
                <w:szCs w:val="24"/>
              </w:rPr>
              <w:t>Lectures and</w:t>
            </w:r>
            <w:r w:rsidRPr="4B98D5A3">
              <w:rPr>
                <w:sz w:val="24"/>
                <w:szCs w:val="24"/>
              </w:rPr>
              <w:t xml:space="preserve"> textbook exercises further assist students in understanding and applying the assessment process to clients. As an assignment, students complete </w:t>
            </w:r>
            <w:r w:rsidRPr="00DC3976">
              <w:rPr>
                <w:sz w:val="24"/>
                <w:szCs w:val="24"/>
              </w:rPr>
              <w:t>a</w:t>
            </w:r>
            <w:r w:rsidRPr="00126615">
              <w:rPr>
                <w:b/>
                <w:bCs/>
                <w:sz w:val="24"/>
                <w:szCs w:val="24"/>
              </w:rPr>
              <w:t xml:space="preserve"> </w:t>
            </w:r>
            <w:r w:rsidR="00126615" w:rsidRPr="00596576">
              <w:rPr>
                <w:b/>
                <w:bCs/>
                <w:i/>
                <w:iCs/>
                <w:sz w:val="24"/>
                <w:szCs w:val="24"/>
              </w:rPr>
              <w:t>S</w:t>
            </w:r>
            <w:r w:rsidRPr="00596576">
              <w:rPr>
                <w:b/>
                <w:bCs/>
                <w:i/>
                <w:iCs/>
                <w:sz w:val="24"/>
                <w:szCs w:val="24"/>
              </w:rPr>
              <w:t xml:space="preserve">ocial </w:t>
            </w:r>
            <w:r w:rsidR="00126615" w:rsidRPr="00596576">
              <w:rPr>
                <w:b/>
                <w:bCs/>
                <w:i/>
                <w:iCs/>
                <w:sz w:val="24"/>
                <w:szCs w:val="24"/>
              </w:rPr>
              <w:t>H</w:t>
            </w:r>
            <w:r w:rsidRPr="00596576">
              <w:rPr>
                <w:b/>
                <w:bCs/>
                <w:i/>
                <w:iCs/>
                <w:sz w:val="24"/>
                <w:szCs w:val="24"/>
              </w:rPr>
              <w:t xml:space="preserve">istory and </w:t>
            </w:r>
            <w:r w:rsidR="00126615" w:rsidRPr="00596576">
              <w:rPr>
                <w:b/>
                <w:bCs/>
                <w:i/>
                <w:iCs/>
                <w:sz w:val="24"/>
                <w:szCs w:val="24"/>
              </w:rPr>
              <w:t>A</w:t>
            </w:r>
            <w:r w:rsidRPr="00596576">
              <w:rPr>
                <w:b/>
                <w:bCs/>
                <w:i/>
                <w:iCs/>
                <w:sz w:val="24"/>
                <w:szCs w:val="24"/>
              </w:rPr>
              <w:t>ssessment</w:t>
            </w:r>
            <w:r w:rsidRPr="00126615">
              <w:rPr>
                <w:sz w:val="24"/>
                <w:szCs w:val="24"/>
              </w:rPr>
              <w:t xml:space="preserve"> </w:t>
            </w:r>
            <w:r w:rsidRPr="4B98D5A3">
              <w:rPr>
                <w:sz w:val="24"/>
                <w:szCs w:val="24"/>
              </w:rPr>
              <w:t>on themselves.</w:t>
            </w:r>
          </w:p>
          <w:p w14:paraId="147D088B" w14:textId="05D7512F" w:rsidR="007D40BE" w:rsidRDefault="301E397A" w:rsidP="4B98D5A3">
            <w:pPr>
              <w:spacing w:before="74"/>
            </w:pPr>
            <w:r w:rsidRPr="4B98D5A3">
              <w:rPr>
                <w:sz w:val="24"/>
                <w:szCs w:val="24"/>
              </w:rPr>
              <w:t xml:space="preserve"> </w:t>
            </w:r>
          </w:p>
          <w:p w14:paraId="254FFAFB" w14:textId="4BE0F136" w:rsidR="007D40BE" w:rsidRDefault="301E397A" w:rsidP="4B98D5A3">
            <w:pPr>
              <w:spacing w:before="1" w:line="235" w:lineRule="auto"/>
              <w:ind w:right="357"/>
            </w:pPr>
            <w:r w:rsidRPr="4B98D5A3">
              <w:rPr>
                <w:sz w:val="24"/>
                <w:szCs w:val="24"/>
              </w:rPr>
              <w:t xml:space="preserve">In </w:t>
            </w:r>
            <w:r w:rsidRPr="00B93461">
              <w:rPr>
                <w:sz w:val="24"/>
                <w:szCs w:val="24"/>
              </w:rPr>
              <w:t xml:space="preserve">{HUS </w:t>
            </w:r>
            <w:r w:rsidRPr="00FF2CB1">
              <w:rPr>
                <w:sz w:val="24"/>
                <w:szCs w:val="24"/>
              </w:rPr>
              <w:t>141}</w:t>
            </w:r>
            <w:r w:rsidRPr="4B98D5A3">
              <w:rPr>
                <w:color w:val="0000FF"/>
                <w:sz w:val="24"/>
                <w:szCs w:val="24"/>
              </w:rPr>
              <w:t xml:space="preserve"> </w:t>
            </w:r>
            <w:r w:rsidRPr="4B98D5A3">
              <w:rPr>
                <w:sz w:val="24"/>
                <w:szCs w:val="24"/>
              </w:rPr>
              <w:t xml:space="preserve">students learn how to assess the needs of client groups when developing a </w:t>
            </w:r>
            <w:r w:rsidR="00FF7B95">
              <w:rPr>
                <w:b/>
                <w:bCs/>
                <w:i/>
                <w:iCs/>
                <w:sz w:val="24"/>
                <w:szCs w:val="24"/>
              </w:rPr>
              <w:t>G</w:t>
            </w:r>
            <w:r w:rsidRPr="00C2060D">
              <w:rPr>
                <w:b/>
                <w:bCs/>
                <w:i/>
                <w:iCs/>
                <w:sz w:val="24"/>
                <w:szCs w:val="24"/>
              </w:rPr>
              <w:t xml:space="preserve">roup </w:t>
            </w:r>
            <w:r w:rsidR="00FF7B95">
              <w:rPr>
                <w:b/>
                <w:bCs/>
                <w:i/>
                <w:iCs/>
                <w:sz w:val="24"/>
                <w:szCs w:val="24"/>
              </w:rPr>
              <w:t>P</w:t>
            </w:r>
            <w:r w:rsidRPr="00C2060D">
              <w:rPr>
                <w:b/>
                <w:bCs/>
                <w:i/>
                <w:iCs/>
                <w:sz w:val="24"/>
                <w:szCs w:val="24"/>
              </w:rPr>
              <w:t>roposal</w:t>
            </w:r>
            <w:r w:rsidRPr="4B98D5A3">
              <w:rPr>
                <w:sz w:val="24"/>
                <w:szCs w:val="24"/>
              </w:rPr>
              <w:t xml:space="preserve">. Students complete a </w:t>
            </w:r>
            <w:r w:rsidR="007F646C">
              <w:rPr>
                <w:b/>
                <w:bCs/>
                <w:i/>
                <w:iCs/>
                <w:sz w:val="24"/>
                <w:szCs w:val="24"/>
              </w:rPr>
              <w:t>F</w:t>
            </w:r>
            <w:r w:rsidRPr="007F646C">
              <w:rPr>
                <w:b/>
                <w:bCs/>
                <w:i/>
                <w:iCs/>
                <w:sz w:val="24"/>
                <w:szCs w:val="24"/>
              </w:rPr>
              <w:t xml:space="preserve">ield </w:t>
            </w:r>
            <w:r w:rsidR="00081B69">
              <w:rPr>
                <w:b/>
                <w:bCs/>
                <w:i/>
                <w:iCs/>
                <w:sz w:val="24"/>
                <w:szCs w:val="24"/>
              </w:rPr>
              <w:t>P</w:t>
            </w:r>
            <w:r w:rsidRPr="007F646C">
              <w:rPr>
                <w:b/>
                <w:bCs/>
                <w:i/>
                <w:iCs/>
                <w:sz w:val="24"/>
                <w:szCs w:val="24"/>
              </w:rPr>
              <w:t xml:space="preserve">roject </w:t>
            </w:r>
            <w:r w:rsidR="00081B69">
              <w:rPr>
                <w:b/>
                <w:bCs/>
                <w:i/>
                <w:iCs/>
                <w:sz w:val="24"/>
                <w:szCs w:val="24"/>
              </w:rPr>
              <w:t>P</w:t>
            </w:r>
            <w:r w:rsidRPr="007F646C">
              <w:rPr>
                <w:b/>
                <w:bCs/>
                <w:i/>
                <w:iCs/>
                <w:sz w:val="24"/>
                <w:szCs w:val="24"/>
              </w:rPr>
              <w:t>resentation</w:t>
            </w:r>
            <w:r w:rsidRPr="4B98D5A3">
              <w:rPr>
                <w:color w:val="0000FF"/>
                <w:sz w:val="24"/>
                <w:szCs w:val="24"/>
              </w:rPr>
              <w:t xml:space="preserve"> </w:t>
            </w:r>
            <w:r w:rsidRPr="4B98D5A3">
              <w:rPr>
                <w:sz w:val="24"/>
                <w:szCs w:val="24"/>
              </w:rPr>
              <w:t>in which they research human services agencies that offer treatment or therapeutic groups.</w:t>
            </w:r>
          </w:p>
          <w:p w14:paraId="4C38AC69" w14:textId="74A75D84" w:rsidR="007D40BE" w:rsidRDefault="007D40BE" w:rsidP="4B98D5A3">
            <w:pPr>
              <w:tabs>
                <w:tab w:val="left" w:pos="1368"/>
              </w:tabs>
            </w:pPr>
          </w:p>
          <w:p w14:paraId="362C5623" w14:textId="4CB178F5" w:rsidR="007D40BE" w:rsidRDefault="7C873D5B" w:rsidP="4B98D5A3">
            <w:pPr>
              <w:ind w:right="304"/>
              <w:rPr>
                <w:sz w:val="24"/>
                <w:szCs w:val="24"/>
              </w:rPr>
            </w:pPr>
            <w:r w:rsidRPr="4B98D5A3">
              <w:rPr>
                <w:sz w:val="24"/>
                <w:szCs w:val="24"/>
              </w:rPr>
              <w:t>Through various course assignments, students in</w:t>
            </w:r>
            <w:r w:rsidR="009D333F">
              <w:rPr>
                <w:sz w:val="24"/>
                <w:szCs w:val="24"/>
              </w:rPr>
              <w:t xml:space="preserve"> </w:t>
            </w:r>
            <w:r w:rsidR="009D333F" w:rsidRPr="0075787E">
              <w:rPr>
                <w:sz w:val="24"/>
                <w:szCs w:val="24"/>
              </w:rPr>
              <w:t>{HUS 211</w:t>
            </w:r>
            <w:r w:rsidR="009D333F">
              <w:rPr>
                <w:sz w:val="24"/>
                <w:szCs w:val="24"/>
              </w:rPr>
              <w:t>}</w:t>
            </w:r>
            <w:r w:rsidRPr="4B98D5A3">
              <w:rPr>
                <w:sz w:val="24"/>
                <w:szCs w:val="24"/>
              </w:rPr>
              <w:t xml:space="preserve"> Crisis Intervention and Counseling have an opportunity to participate in various course activities that help them access and analyze the needs of clients. </w:t>
            </w:r>
            <w:r w:rsidR="0E9DBB0E" w:rsidRPr="4B98D5A3">
              <w:rPr>
                <w:sz w:val="24"/>
                <w:szCs w:val="24"/>
              </w:rPr>
              <w:t>Students research populations experiencing crisis (e.g., suicide, community disasters, personal trauma, sexual assault, or maltreatment) and deliver a class presentation that identifies the population’s needs and proposes strategies for addressing those needs from a crisis intervention framework.</w:t>
            </w:r>
            <w:r w:rsidR="00014C30">
              <w:rPr>
                <w:sz w:val="24"/>
                <w:szCs w:val="24"/>
              </w:rPr>
              <w:t xml:space="preserve"> </w:t>
            </w:r>
          </w:p>
          <w:p w14:paraId="17DDCAFF" w14:textId="77777777" w:rsidR="001F1F03" w:rsidRDefault="001F1F03" w:rsidP="4B98D5A3">
            <w:pPr>
              <w:ind w:right="304"/>
              <w:rPr>
                <w:sz w:val="24"/>
                <w:szCs w:val="24"/>
              </w:rPr>
            </w:pPr>
          </w:p>
          <w:p w14:paraId="3CDC6BE4" w14:textId="4F7A392D" w:rsidR="007D40BE" w:rsidRPr="00A10CBC" w:rsidRDefault="7C873D5B" w:rsidP="4B98D5A3">
            <w:pPr>
              <w:ind w:right="304"/>
              <w:rPr>
                <w:b/>
                <w:bCs/>
              </w:rPr>
            </w:pPr>
            <w:r w:rsidRPr="4B98D5A3">
              <w:rPr>
                <w:sz w:val="24"/>
                <w:szCs w:val="24"/>
              </w:rPr>
              <w:t xml:space="preserve">Students also use the </w:t>
            </w:r>
            <w:r w:rsidRPr="0075787E">
              <w:rPr>
                <w:b/>
                <w:bCs/>
                <w:i/>
                <w:iCs/>
                <w:sz w:val="24"/>
                <w:szCs w:val="24"/>
              </w:rPr>
              <w:t xml:space="preserve">ABC </w:t>
            </w:r>
            <w:r w:rsidR="00C44493">
              <w:rPr>
                <w:b/>
                <w:bCs/>
                <w:i/>
                <w:iCs/>
                <w:sz w:val="24"/>
                <w:szCs w:val="24"/>
              </w:rPr>
              <w:t>A</w:t>
            </w:r>
            <w:r w:rsidRPr="0075787E">
              <w:rPr>
                <w:b/>
                <w:bCs/>
                <w:i/>
                <w:iCs/>
                <w:sz w:val="24"/>
                <w:szCs w:val="24"/>
              </w:rPr>
              <w:t>ssessment</w:t>
            </w:r>
            <w:r w:rsidR="00C44493">
              <w:rPr>
                <w:sz w:val="24"/>
                <w:szCs w:val="24"/>
              </w:rPr>
              <w:t xml:space="preserve"> </w:t>
            </w:r>
            <w:r w:rsidR="00C44493">
              <w:rPr>
                <w:b/>
                <w:bCs/>
                <w:i/>
                <w:iCs/>
                <w:sz w:val="24"/>
                <w:szCs w:val="24"/>
              </w:rPr>
              <w:t>Model</w:t>
            </w:r>
            <w:r w:rsidRPr="4B98D5A3">
              <w:rPr>
                <w:sz w:val="24"/>
                <w:szCs w:val="24"/>
              </w:rPr>
              <w:t xml:space="preserve"> to assess and analyze risk factors. The ABC model includes identifying components such as the precipitating event, subjective distress, ethical checks (e.g., is client suicidal, homicidal, abusive, etc.) and identifying a plan for coping. </w:t>
            </w:r>
            <w:r w:rsidRPr="007E5C3D">
              <w:rPr>
                <w:sz w:val="24"/>
                <w:szCs w:val="24"/>
              </w:rPr>
              <w:t xml:space="preserve">In the </w:t>
            </w:r>
            <w:r w:rsidRPr="007E5C3D">
              <w:rPr>
                <w:i/>
                <w:iCs/>
                <w:sz w:val="24"/>
                <w:szCs w:val="24"/>
              </w:rPr>
              <w:t xml:space="preserve">Fundamental Case Management </w:t>
            </w:r>
            <w:r w:rsidRPr="007E5C3D">
              <w:rPr>
                <w:sz w:val="24"/>
                <w:szCs w:val="24"/>
              </w:rPr>
              <w:t>book, students</w:t>
            </w:r>
            <w:r w:rsidR="00F31741">
              <w:rPr>
                <w:sz w:val="24"/>
                <w:szCs w:val="24"/>
              </w:rPr>
              <w:t xml:space="preserve"> review the fundamentals of the psychosocial assessment, the mental status exam and the case management plan. </w:t>
            </w:r>
            <w:r w:rsidR="00A10CBC">
              <w:rPr>
                <w:sz w:val="24"/>
                <w:szCs w:val="24"/>
              </w:rPr>
              <w:t xml:space="preserve">Assignments include students watching </w:t>
            </w:r>
            <w:r w:rsidR="00A10CBC">
              <w:rPr>
                <w:i/>
                <w:iCs/>
                <w:sz w:val="24"/>
                <w:szCs w:val="24"/>
              </w:rPr>
              <w:t xml:space="preserve">Lost in Woonsocket </w:t>
            </w:r>
            <w:r w:rsidR="00A10CBC">
              <w:rPr>
                <w:sz w:val="24"/>
                <w:szCs w:val="24"/>
              </w:rPr>
              <w:t>and selecting a character from the documentary and</w:t>
            </w:r>
            <w:r w:rsidR="00464564">
              <w:rPr>
                <w:sz w:val="24"/>
                <w:szCs w:val="24"/>
              </w:rPr>
              <w:t xml:space="preserve"> analyzing the character using a psychosocial assessment as well as writing a </w:t>
            </w:r>
            <w:r w:rsidR="007E5C3D">
              <w:rPr>
                <w:sz w:val="24"/>
                <w:szCs w:val="24"/>
              </w:rPr>
              <w:t>full-scale</w:t>
            </w:r>
            <w:r w:rsidR="00464564">
              <w:rPr>
                <w:sz w:val="24"/>
                <w:szCs w:val="24"/>
              </w:rPr>
              <w:t xml:space="preserve"> treatment plan. </w:t>
            </w:r>
          </w:p>
          <w:p w14:paraId="05600AF7" w14:textId="2572C19D" w:rsidR="007D40BE" w:rsidRDefault="007D40BE" w:rsidP="4B98D5A3">
            <w:pPr>
              <w:ind w:left="108" w:right="357"/>
              <w:rPr>
                <w:sz w:val="24"/>
                <w:szCs w:val="24"/>
              </w:rPr>
            </w:pPr>
          </w:p>
          <w:p w14:paraId="2290547F" w14:textId="61EC2839" w:rsidR="007D40BE" w:rsidRDefault="301E397A" w:rsidP="4B98D5A3">
            <w:pPr>
              <w:ind w:right="357"/>
              <w:rPr>
                <w:sz w:val="24"/>
                <w:szCs w:val="24"/>
              </w:rPr>
            </w:pPr>
            <w:r w:rsidRPr="4B98D5A3">
              <w:rPr>
                <w:sz w:val="24"/>
                <w:szCs w:val="24"/>
              </w:rPr>
              <w:t xml:space="preserve">Students </w:t>
            </w:r>
            <w:r w:rsidR="00900A63" w:rsidRPr="4B98D5A3">
              <w:rPr>
                <w:sz w:val="24"/>
                <w:szCs w:val="24"/>
              </w:rPr>
              <w:t xml:space="preserve">in </w:t>
            </w:r>
            <w:r w:rsidR="00900A63">
              <w:rPr>
                <w:sz w:val="24"/>
                <w:szCs w:val="24"/>
              </w:rPr>
              <w:t>{</w:t>
            </w:r>
            <w:r w:rsidR="00900A63" w:rsidRPr="00BF43C1">
              <w:rPr>
                <w:sz w:val="24"/>
                <w:szCs w:val="24"/>
              </w:rPr>
              <w:t xml:space="preserve">HUS 216} </w:t>
            </w:r>
            <w:r w:rsidRPr="4B98D5A3">
              <w:rPr>
                <w:sz w:val="24"/>
                <w:szCs w:val="24"/>
              </w:rPr>
              <w:t xml:space="preserve">Theories of Counseling use the counseling theories presented in class </w:t>
            </w:r>
            <w:r w:rsidRPr="4B98D5A3">
              <w:rPr>
                <w:sz w:val="24"/>
                <w:szCs w:val="24"/>
              </w:rPr>
              <w:lastRenderedPageBreak/>
              <w:t>to analyze clients’ problems. Examples of assignments include watching fictional movies in class and</w:t>
            </w:r>
            <w:r w:rsidR="4AF5F81B" w:rsidRPr="4B98D5A3">
              <w:rPr>
                <w:sz w:val="24"/>
                <w:szCs w:val="24"/>
              </w:rPr>
              <w:t>/</w:t>
            </w:r>
            <w:r w:rsidRPr="4B98D5A3">
              <w:rPr>
                <w:sz w:val="24"/>
                <w:szCs w:val="24"/>
              </w:rPr>
              <w:t xml:space="preserve">or using cases </w:t>
            </w:r>
            <w:r w:rsidR="7285C34C" w:rsidRPr="4B98D5A3">
              <w:rPr>
                <w:sz w:val="24"/>
                <w:szCs w:val="24"/>
              </w:rPr>
              <w:t>from the</w:t>
            </w:r>
            <w:r w:rsidRPr="4B98D5A3">
              <w:rPr>
                <w:sz w:val="24"/>
                <w:szCs w:val="24"/>
              </w:rPr>
              <w:t xml:space="preserve"> textbook and assessing the client using various counseling theories.</w:t>
            </w:r>
          </w:p>
          <w:p w14:paraId="4DA1C4D2" w14:textId="4228DA84" w:rsidR="007D40BE" w:rsidRDefault="301E397A" w:rsidP="4B98D5A3">
            <w:r w:rsidRPr="4B98D5A3">
              <w:rPr>
                <w:sz w:val="24"/>
                <w:szCs w:val="24"/>
              </w:rPr>
              <w:t xml:space="preserve"> </w:t>
            </w:r>
          </w:p>
          <w:p w14:paraId="7851B708" w14:textId="5541E047" w:rsidR="007D40BE" w:rsidRDefault="301E397A" w:rsidP="4B98D5A3">
            <w:pPr>
              <w:ind w:right="522"/>
            </w:pPr>
            <w:r w:rsidRPr="4B98D5A3">
              <w:rPr>
                <w:sz w:val="24"/>
                <w:szCs w:val="24"/>
              </w:rPr>
              <w:t xml:space="preserve">Students in </w:t>
            </w:r>
            <w:r w:rsidR="00900A63" w:rsidRPr="003B2D3D">
              <w:rPr>
                <w:sz w:val="24"/>
                <w:szCs w:val="24"/>
              </w:rPr>
              <w:t>{HUS 234}</w:t>
            </w:r>
            <w:r w:rsidR="00900A63" w:rsidRPr="4B98D5A3">
              <w:rPr>
                <w:sz w:val="24"/>
                <w:szCs w:val="24"/>
              </w:rPr>
              <w:t xml:space="preserve"> Trauma</w:t>
            </w:r>
            <w:r w:rsidRPr="4B98D5A3">
              <w:rPr>
                <w:sz w:val="24"/>
                <w:szCs w:val="24"/>
              </w:rPr>
              <w:t xml:space="preserve"> Informed </w:t>
            </w:r>
            <w:r w:rsidR="00900A63" w:rsidRPr="4B98D5A3">
              <w:rPr>
                <w:sz w:val="24"/>
                <w:szCs w:val="24"/>
              </w:rPr>
              <w:t xml:space="preserve">Care </w:t>
            </w:r>
            <w:r w:rsidR="00900A63" w:rsidRPr="003B2D3D">
              <w:rPr>
                <w:sz w:val="24"/>
                <w:szCs w:val="24"/>
              </w:rPr>
              <w:t>learn</w:t>
            </w:r>
            <w:r w:rsidRPr="4B98D5A3">
              <w:rPr>
                <w:sz w:val="24"/>
                <w:szCs w:val="24"/>
              </w:rPr>
              <w:t xml:space="preserve"> to assess and analyze a variety of populations who are survivors of acute, complex and chronic trauma to identify the needs of the populations as well as identify strategies and outcomes of interventions.</w:t>
            </w:r>
          </w:p>
          <w:p w14:paraId="412480E8" w14:textId="3AB9EC04" w:rsidR="007D40BE" w:rsidRDefault="301E397A" w:rsidP="4B98D5A3">
            <w:pPr>
              <w:spacing w:before="1"/>
            </w:pPr>
            <w:r w:rsidRPr="4B98D5A3">
              <w:rPr>
                <w:sz w:val="24"/>
                <w:szCs w:val="24"/>
              </w:rPr>
              <w:t xml:space="preserve"> </w:t>
            </w:r>
          </w:p>
          <w:p w14:paraId="29490A91" w14:textId="193A02B6" w:rsidR="00D11D68" w:rsidRDefault="301E397A" w:rsidP="00C05C48">
            <w:pPr>
              <w:ind w:right="150"/>
              <w:rPr>
                <w:sz w:val="24"/>
                <w:szCs w:val="24"/>
              </w:rPr>
            </w:pPr>
            <w:r w:rsidRPr="4B98D5A3">
              <w:rPr>
                <w:sz w:val="24"/>
                <w:szCs w:val="24"/>
              </w:rPr>
              <w:t xml:space="preserve">Students in the fieldwork courses </w:t>
            </w:r>
            <w:r w:rsidRPr="003B2D3D">
              <w:rPr>
                <w:sz w:val="24"/>
                <w:szCs w:val="24"/>
              </w:rPr>
              <w:t xml:space="preserve">{HUS 115, </w:t>
            </w:r>
            <w:r w:rsidR="00640384" w:rsidRPr="003B2D3D">
              <w:rPr>
                <w:sz w:val="24"/>
                <w:szCs w:val="24"/>
              </w:rPr>
              <w:t>217}</w:t>
            </w:r>
            <w:r w:rsidRPr="003B2D3D">
              <w:rPr>
                <w:sz w:val="24"/>
                <w:szCs w:val="24"/>
              </w:rPr>
              <w:t xml:space="preserve"> </w:t>
            </w:r>
            <w:r w:rsidRPr="4B98D5A3">
              <w:rPr>
                <w:sz w:val="24"/>
                <w:szCs w:val="24"/>
              </w:rPr>
              <w:t>complete case presentations analyzing client needs, community resources, identifying appropriate interventions, and evaluating treatment outcomes.</w:t>
            </w:r>
            <w:r w:rsidR="00C05C48">
              <w:rPr>
                <w:sz w:val="24"/>
                <w:szCs w:val="24"/>
              </w:rPr>
              <w:t xml:space="preserve"> </w:t>
            </w:r>
            <w:r w:rsidRPr="4B98D5A3">
              <w:rPr>
                <w:sz w:val="24"/>
                <w:szCs w:val="24"/>
              </w:rPr>
              <w:t xml:space="preserve">Students prepare the case and give an oral </w:t>
            </w:r>
            <w:r w:rsidR="00D55E85" w:rsidRPr="4B98D5A3">
              <w:rPr>
                <w:sz w:val="24"/>
                <w:szCs w:val="24"/>
              </w:rPr>
              <w:t>presentation and</w:t>
            </w:r>
            <w:r w:rsidRPr="4B98D5A3">
              <w:rPr>
                <w:sz w:val="24"/>
                <w:szCs w:val="24"/>
              </w:rPr>
              <w:t xml:space="preserve"> facilitate a class discussion of </w:t>
            </w:r>
            <w:r w:rsidR="00762F48">
              <w:rPr>
                <w:sz w:val="24"/>
                <w:szCs w:val="24"/>
              </w:rPr>
              <w:t>any issues presented within the case</w:t>
            </w:r>
            <w:r w:rsidRPr="4B98D5A3">
              <w:rPr>
                <w:sz w:val="24"/>
                <w:szCs w:val="24"/>
              </w:rPr>
              <w:t xml:space="preserve">. </w:t>
            </w:r>
          </w:p>
          <w:p w14:paraId="61EDDF75" w14:textId="77777777" w:rsidR="00D11D68" w:rsidRDefault="00D11D68" w:rsidP="00C05C48">
            <w:pPr>
              <w:ind w:right="150"/>
              <w:rPr>
                <w:sz w:val="24"/>
                <w:szCs w:val="24"/>
              </w:rPr>
            </w:pPr>
          </w:p>
          <w:p w14:paraId="496CDEB1" w14:textId="0C695863" w:rsidR="007D40BE" w:rsidRDefault="301E397A" w:rsidP="00FE4D88">
            <w:pPr>
              <w:ind w:right="150"/>
              <w:rPr>
                <w:sz w:val="24"/>
                <w:szCs w:val="24"/>
              </w:rPr>
            </w:pPr>
            <w:r w:rsidRPr="4B98D5A3">
              <w:rPr>
                <w:sz w:val="24"/>
                <w:szCs w:val="24"/>
              </w:rPr>
              <w:t>Students</w:t>
            </w:r>
            <w:r w:rsidR="000818F0">
              <w:rPr>
                <w:sz w:val="24"/>
                <w:szCs w:val="24"/>
              </w:rPr>
              <w:t xml:space="preserve"> in the fieldwork courses</w:t>
            </w:r>
            <w:r w:rsidR="00AF50E0">
              <w:rPr>
                <w:sz w:val="24"/>
                <w:szCs w:val="24"/>
              </w:rPr>
              <w:t xml:space="preserve"> </w:t>
            </w:r>
            <w:r w:rsidR="00AF50E0" w:rsidRPr="005243ED">
              <w:rPr>
                <w:sz w:val="24"/>
                <w:szCs w:val="24"/>
              </w:rPr>
              <w:t xml:space="preserve">{HUS 115, </w:t>
            </w:r>
            <w:r w:rsidR="00640384" w:rsidRPr="005243ED">
              <w:rPr>
                <w:sz w:val="24"/>
                <w:szCs w:val="24"/>
              </w:rPr>
              <w:t>217}</w:t>
            </w:r>
            <w:r w:rsidR="00AF50E0" w:rsidRPr="4B98D5A3">
              <w:rPr>
                <w:color w:val="0000FF"/>
                <w:sz w:val="24"/>
                <w:szCs w:val="24"/>
              </w:rPr>
              <w:t xml:space="preserve"> </w:t>
            </w:r>
            <w:r w:rsidRPr="4B98D5A3">
              <w:rPr>
                <w:sz w:val="24"/>
                <w:szCs w:val="24"/>
              </w:rPr>
              <w:t>also</w:t>
            </w:r>
            <w:r w:rsidR="00AF50E0">
              <w:rPr>
                <w:sz w:val="24"/>
                <w:szCs w:val="24"/>
              </w:rPr>
              <w:t xml:space="preserve"> </w:t>
            </w:r>
            <w:proofErr w:type="gramStart"/>
            <w:r w:rsidR="00AF50E0">
              <w:rPr>
                <w:sz w:val="24"/>
                <w:szCs w:val="24"/>
              </w:rPr>
              <w:t>have the opportunity</w:t>
            </w:r>
            <w:r w:rsidR="00DB67F7">
              <w:rPr>
                <w:sz w:val="24"/>
                <w:szCs w:val="24"/>
              </w:rPr>
              <w:t xml:space="preserve"> </w:t>
            </w:r>
            <w:r w:rsidR="004C7386">
              <w:rPr>
                <w:sz w:val="24"/>
                <w:szCs w:val="24"/>
              </w:rPr>
              <w:t>to</w:t>
            </w:r>
            <w:proofErr w:type="gramEnd"/>
            <w:r w:rsidR="004C7386">
              <w:rPr>
                <w:sz w:val="24"/>
                <w:szCs w:val="24"/>
              </w:rPr>
              <w:t xml:space="preserve"> </w:t>
            </w:r>
            <w:r w:rsidR="004C7386" w:rsidRPr="4B98D5A3">
              <w:rPr>
                <w:sz w:val="24"/>
                <w:szCs w:val="24"/>
              </w:rPr>
              <w:t>assess</w:t>
            </w:r>
            <w:r w:rsidRPr="4B98D5A3">
              <w:rPr>
                <w:sz w:val="24"/>
                <w:szCs w:val="24"/>
              </w:rPr>
              <w:t xml:space="preserve"> and practice skills of analyzing</w:t>
            </w:r>
            <w:r w:rsidR="00855DDE">
              <w:rPr>
                <w:sz w:val="24"/>
                <w:szCs w:val="24"/>
              </w:rPr>
              <w:t xml:space="preserve"> clients </w:t>
            </w:r>
            <w:r w:rsidR="002C5DA8">
              <w:rPr>
                <w:sz w:val="24"/>
                <w:szCs w:val="24"/>
              </w:rPr>
              <w:t>at their fieldwork agency</w:t>
            </w:r>
            <w:r w:rsidR="00FE4D88">
              <w:rPr>
                <w:sz w:val="24"/>
                <w:szCs w:val="24"/>
              </w:rPr>
              <w:t xml:space="preserve"> and the </w:t>
            </w:r>
            <w:r w:rsidR="004D7D84">
              <w:rPr>
                <w:b/>
                <w:bCs/>
                <w:i/>
                <w:iCs/>
                <w:sz w:val="24"/>
                <w:szCs w:val="24"/>
              </w:rPr>
              <w:t xml:space="preserve">Performance Evaluation of Students </w:t>
            </w:r>
            <w:r w:rsidRPr="4B98D5A3">
              <w:rPr>
                <w:sz w:val="24"/>
                <w:szCs w:val="24"/>
              </w:rPr>
              <w:t>evaluate students on their ability to</w:t>
            </w:r>
            <w:r w:rsidR="00FE4D88">
              <w:rPr>
                <w:sz w:val="24"/>
                <w:szCs w:val="24"/>
              </w:rPr>
              <w:t xml:space="preserve"> do so effectively. </w:t>
            </w:r>
            <w:r w:rsidRPr="4B98D5A3">
              <w:rPr>
                <w:sz w:val="24"/>
                <w:szCs w:val="24"/>
              </w:rPr>
              <w:t xml:space="preserve"> </w:t>
            </w:r>
          </w:p>
        </w:tc>
      </w:tr>
      <w:tr w:rsidR="007D40BE" w14:paraId="1ECED3E7" w14:textId="77777777">
        <w:trPr>
          <w:trHeight w:val="549"/>
        </w:trPr>
        <w:tc>
          <w:tcPr>
            <w:tcW w:w="600" w:type="dxa"/>
          </w:tcPr>
          <w:p w14:paraId="2FFBA54D" w14:textId="6A965E70" w:rsidR="007D40BE" w:rsidRDefault="00150A8B">
            <w:pPr>
              <w:pStyle w:val="TableParagraph"/>
              <w:ind w:left="100"/>
              <w:rPr>
                <w:sz w:val="24"/>
              </w:rPr>
            </w:pPr>
            <w:r>
              <w:rPr>
                <w:spacing w:val="-5"/>
                <w:sz w:val="24"/>
              </w:rPr>
              <w:lastRenderedPageBreak/>
              <w:t xml:space="preserve">   </w:t>
            </w:r>
          </w:p>
        </w:tc>
        <w:tc>
          <w:tcPr>
            <w:tcW w:w="9480" w:type="dxa"/>
          </w:tcPr>
          <w:p w14:paraId="1FE12358" w14:textId="03573F78" w:rsidR="007D40BE" w:rsidRDefault="00BB2F7E" w:rsidP="007269D9">
            <w:pPr>
              <w:pStyle w:val="TableParagraph"/>
              <w:ind w:left="0"/>
              <w:rPr>
                <w:spacing w:val="-2"/>
                <w:sz w:val="24"/>
              </w:rPr>
            </w:pPr>
            <w:r>
              <w:rPr>
                <w:sz w:val="24"/>
              </w:rPr>
              <w:t>Skills</w:t>
            </w:r>
            <w:r>
              <w:rPr>
                <w:spacing w:val="8"/>
                <w:sz w:val="24"/>
              </w:rPr>
              <w:t xml:space="preserve"> </w:t>
            </w:r>
            <w:r>
              <w:rPr>
                <w:sz w:val="24"/>
              </w:rPr>
              <w:t>to</w:t>
            </w:r>
            <w:r>
              <w:rPr>
                <w:spacing w:val="6"/>
                <w:sz w:val="24"/>
              </w:rPr>
              <w:t xml:space="preserve"> </w:t>
            </w:r>
            <w:r>
              <w:rPr>
                <w:sz w:val="24"/>
              </w:rPr>
              <w:t>develop</w:t>
            </w:r>
            <w:r>
              <w:rPr>
                <w:spacing w:val="7"/>
                <w:sz w:val="24"/>
              </w:rPr>
              <w:t xml:space="preserve"> </w:t>
            </w:r>
            <w:r w:rsidR="004A4C54">
              <w:rPr>
                <w:sz w:val="24"/>
              </w:rPr>
              <w:t>goals,</w:t>
            </w:r>
            <w:r>
              <w:rPr>
                <w:spacing w:val="6"/>
                <w:sz w:val="24"/>
              </w:rPr>
              <w:t xml:space="preserve"> </w:t>
            </w:r>
            <w:r>
              <w:rPr>
                <w:sz w:val="24"/>
              </w:rPr>
              <w:t>design</w:t>
            </w:r>
            <w:r>
              <w:rPr>
                <w:spacing w:val="7"/>
                <w:sz w:val="24"/>
              </w:rPr>
              <w:t xml:space="preserve"> </w:t>
            </w:r>
            <w:r>
              <w:rPr>
                <w:sz w:val="24"/>
              </w:rPr>
              <w:t>and</w:t>
            </w:r>
            <w:r>
              <w:rPr>
                <w:spacing w:val="6"/>
                <w:sz w:val="24"/>
              </w:rPr>
              <w:t xml:space="preserve"> </w:t>
            </w:r>
            <w:r>
              <w:rPr>
                <w:sz w:val="24"/>
              </w:rPr>
              <w:t>implement</w:t>
            </w:r>
            <w:r>
              <w:rPr>
                <w:spacing w:val="12"/>
                <w:sz w:val="24"/>
              </w:rPr>
              <w:t xml:space="preserve"> </w:t>
            </w:r>
            <w:r>
              <w:rPr>
                <w:sz w:val="24"/>
              </w:rPr>
              <w:t>a</w:t>
            </w:r>
            <w:r>
              <w:rPr>
                <w:spacing w:val="7"/>
                <w:sz w:val="24"/>
              </w:rPr>
              <w:t xml:space="preserve"> </w:t>
            </w:r>
            <w:r>
              <w:rPr>
                <w:sz w:val="24"/>
              </w:rPr>
              <w:t>plan</w:t>
            </w:r>
            <w:r>
              <w:rPr>
                <w:spacing w:val="7"/>
                <w:sz w:val="24"/>
              </w:rPr>
              <w:t xml:space="preserve"> </w:t>
            </w:r>
            <w:r>
              <w:rPr>
                <w:sz w:val="24"/>
              </w:rPr>
              <w:t>of</w:t>
            </w:r>
            <w:r>
              <w:rPr>
                <w:spacing w:val="11"/>
                <w:sz w:val="24"/>
              </w:rPr>
              <w:t xml:space="preserve"> </w:t>
            </w:r>
            <w:r>
              <w:rPr>
                <w:spacing w:val="-2"/>
                <w:sz w:val="24"/>
              </w:rPr>
              <w:t>action.</w:t>
            </w:r>
          </w:p>
          <w:p w14:paraId="29B7322B" w14:textId="77777777" w:rsidR="007269D9" w:rsidRDefault="007269D9" w:rsidP="007269D9">
            <w:pPr>
              <w:pStyle w:val="TableParagraph"/>
              <w:spacing w:before="1" w:line="274" w:lineRule="exact"/>
              <w:ind w:left="108"/>
              <w:rPr>
                <w:b/>
                <w:spacing w:val="-2"/>
                <w:sz w:val="24"/>
                <w:u w:val="thick"/>
              </w:rPr>
            </w:pPr>
          </w:p>
          <w:p w14:paraId="6052B23A" w14:textId="5EB03A3D" w:rsidR="007269D9" w:rsidRDefault="007269D9" w:rsidP="007269D9">
            <w:pPr>
              <w:pStyle w:val="TableParagraph"/>
              <w:spacing w:before="1" w:line="274" w:lineRule="exact"/>
              <w:ind w:left="0"/>
              <w:rPr>
                <w:b/>
                <w:sz w:val="24"/>
              </w:rPr>
            </w:pPr>
            <w:r>
              <w:rPr>
                <w:b/>
                <w:spacing w:val="-2"/>
                <w:sz w:val="24"/>
                <w:u w:val="thick"/>
              </w:rPr>
              <w:t>Response</w:t>
            </w:r>
            <w:r>
              <w:rPr>
                <w:b/>
                <w:spacing w:val="-2"/>
                <w:sz w:val="24"/>
              </w:rPr>
              <w:t>:</w:t>
            </w:r>
          </w:p>
          <w:p w14:paraId="5F8C3788" w14:textId="77777777" w:rsidR="007269D9" w:rsidRDefault="007269D9" w:rsidP="007269D9">
            <w:pPr>
              <w:pStyle w:val="TableParagraph"/>
              <w:spacing w:line="274" w:lineRule="exact"/>
              <w:ind w:left="0"/>
              <w:rPr>
                <w:spacing w:val="-2"/>
                <w:sz w:val="24"/>
              </w:rPr>
            </w:pPr>
            <w:r>
              <w:rPr>
                <w:sz w:val="24"/>
              </w:rPr>
              <w:t>The</w:t>
            </w:r>
            <w:r>
              <w:rPr>
                <w:spacing w:val="-7"/>
                <w:sz w:val="24"/>
              </w:rPr>
              <w:t xml:space="preserve"> </w:t>
            </w:r>
            <w:r>
              <w:rPr>
                <w:sz w:val="24"/>
              </w:rPr>
              <w:t>following</w:t>
            </w:r>
            <w:r>
              <w:rPr>
                <w:spacing w:val="-11"/>
                <w:sz w:val="24"/>
              </w:rPr>
              <w:t xml:space="preserve"> </w:t>
            </w:r>
            <w:r>
              <w:rPr>
                <w:sz w:val="24"/>
              </w:rPr>
              <w:t>courses</w:t>
            </w:r>
            <w:r>
              <w:rPr>
                <w:spacing w:val="-3"/>
                <w:sz w:val="24"/>
              </w:rPr>
              <w:t xml:space="preserve"> </w:t>
            </w:r>
            <w:r>
              <w:rPr>
                <w:sz w:val="24"/>
              </w:rPr>
              <w:t>emphasize</w:t>
            </w:r>
            <w:r>
              <w:rPr>
                <w:spacing w:val="-5"/>
                <w:sz w:val="24"/>
              </w:rPr>
              <w:t xml:space="preserve"> </w:t>
            </w:r>
            <w:r>
              <w:rPr>
                <w:sz w:val="24"/>
              </w:rPr>
              <w:t>skills</w:t>
            </w:r>
            <w:r>
              <w:rPr>
                <w:spacing w:val="-5"/>
                <w:sz w:val="24"/>
              </w:rPr>
              <w:t xml:space="preserve"> </w:t>
            </w:r>
            <w:r>
              <w:rPr>
                <w:sz w:val="24"/>
              </w:rPr>
              <w:t>to</w:t>
            </w:r>
            <w:r>
              <w:rPr>
                <w:spacing w:val="-1"/>
                <w:sz w:val="24"/>
              </w:rPr>
              <w:t xml:space="preserve"> </w:t>
            </w:r>
            <w:r>
              <w:rPr>
                <w:sz w:val="24"/>
              </w:rPr>
              <w:t>develop</w:t>
            </w:r>
            <w:r>
              <w:rPr>
                <w:spacing w:val="-5"/>
                <w:sz w:val="24"/>
              </w:rPr>
              <w:t xml:space="preserve"> </w:t>
            </w:r>
            <w:r>
              <w:rPr>
                <w:sz w:val="24"/>
              </w:rPr>
              <w:t>goals and</w:t>
            </w:r>
            <w:r>
              <w:rPr>
                <w:spacing w:val="-1"/>
                <w:sz w:val="24"/>
              </w:rPr>
              <w:t xml:space="preserve"> </w:t>
            </w:r>
            <w:r>
              <w:rPr>
                <w:sz w:val="24"/>
              </w:rPr>
              <w:t>design</w:t>
            </w:r>
            <w:r>
              <w:rPr>
                <w:spacing w:val="-4"/>
                <w:sz w:val="24"/>
              </w:rPr>
              <w:t xml:space="preserve"> </w:t>
            </w:r>
            <w:r>
              <w:rPr>
                <w:sz w:val="24"/>
              </w:rPr>
              <w:t>and implement</w:t>
            </w:r>
            <w:r>
              <w:rPr>
                <w:spacing w:val="-1"/>
                <w:sz w:val="24"/>
              </w:rPr>
              <w:t xml:space="preserve"> </w:t>
            </w:r>
            <w:r>
              <w:rPr>
                <w:sz w:val="24"/>
              </w:rPr>
              <w:t>a</w:t>
            </w:r>
            <w:r>
              <w:rPr>
                <w:spacing w:val="-1"/>
                <w:sz w:val="24"/>
              </w:rPr>
              <w:t xml:space="preserve"> </w:t>
            </w:r>
            <w:r>
              <w:rPr>
                <w:sz w:val="24"/>
              </w:rPr>
              <w:t>plan</w:t>
            </w:r>
            <w:r>
              <w:rPr>
                <w:spacing w:val="-2"/>
                <w:sz w:val="24"/>
              </w:rPr>
              <w:t xml:space="preserve"> </w:t>
            </w:r>
            <w:r>
              <w:rPr>
                <w:sz w:val="24"/>
              </w:rPr>
              <w:t>of</w:t>
            </w:r>
            <w:r>
              <w:rPr>
                <w:spacing w:val="-4"/>
                <w:sz w:val="24"/>
              </w:rPr>
              <w:t xml:space="preserve"> </w:t>
            </w:r>
            <w:r>
              <w:rPr>
                <w:spacing w:val="-2"/>
                <w:sz w:val="24"/>
              </w:rPr>
              <w:t>action.</w:t>
            </w:r>
          </w:p>
          <w:p w14:paraId="1ACCBB05" w14:textId="77777777" w:rsidR="007269D9" w:rsidRDefault="007269D9" w:rsidP="007269D9">
            <w:pPr>
              <w:pStyle w:val="TableParagraph"/>
              <w:spacing w:line="274" w:lineRule="exact"/>
              <w:ind w:left="0"/>
              <w:rPr>
                <w:spacing w:val="-2"/>
                <w:sz w:val="24"/>
              </w:rPr>
            </w:pPr>
          </w:p>
          <w:p w14:paraId="1C62FAD5" w14:textId="6A802170" w:rsidR="009544F3" w:rsidRPr="00782194" w:rsidRDefault="002262E7" w:rsidP="009544F3">
            <w:pPr>
              <w:rPr>
                <w:b/>
                <w:bCs/>
                <w:sz w:val="24"/>
                <w:szCs w:val="24"/>
              </w:rPr>
            </w:pPr>
            <w:r w:rsidRPr="00EB4EB5">
              <w:rPr>
                <w:b/>
                <w:bCs/>
                <w:sz w:val="24"/>
                <w:szCs w:val="24"/>
              </w:rPr>
              <w:t xml:space="preserve">HUS 101 Human Service and Addiction Counseling Ethics </w:t>
            </w:r>
            <w:r w:rsidR="009544F3" w:rsidRPr="00EB4EB5">
              <w:rPr>
                <w:b/>
                <w:bCs/>
                <w:sz w:val="24"/>
                <w:szCs w:val="24"/>
              </w:rPr>
              <w:t>in Practice</w:t>
            </w:r>
          </w:p>
          <w:p w14:paraId="2F897EFC" w14:textId="4B036B7A" w:rsidR="002262E7" w:rsidRPr="00782194" w:rsidRDefault="002262E7" w:rsidP="009544F3">
            <w:pPr>
              <w:rPr>
                <w:b/>
                <w:bCs/>
                <w:sz w:val="24"/>
                <w:szCs w:val="24"/>
              </w:rPr>
            </w:pPr>
            <w:r w:rsidRPr="00EB4EB5">
              <w:rPr>
                <w:b/>
                <w:bCs/>
                <w:sz w:val="24"/>
                <w:szCs w:val="24"/>
              </w:rPr>
              <w:t>HUS 114 Counseling, Assessment and Case Management</w:t>
            </w:r>
          </w:p>
          <w:p w14:paraId="5D5797FA" w14:textId="590D0E77" w:rsidR="009544F3" w:rsidRPr="00782194" w:rsidRDefault="002262E7" w:rsidP="009544F3">
            <w:pPr>
              <w:rPr>
                <w:b/>
                <w:bCs/>
                <w:sz w:val="24"/>
                <w:szCs w:val="24"/>
              </w:rPr>
            </w:pPr>
            <w:r w:rsidRPr="00EB4EB5">
              <w:rPr>
                <w:b/>
                <w:bCs/>
                <w:sz w:val="24"/>
                <w:szCs w:val="24"/>
              </w:rPr>
              <w:t>HUS 115 Fieldwork: Counseling, Assessment and Case Management</w:t>
            </w:r>
          </w:p>
          <w:p w14:paraId="48D94FE8" w14:textId="6FB14E1B" w:rsidR="002262E7" w:rsidRPr="00782194" w:rsidRDefault="002262E7" w:rsidP="009544F3">
            <w:pPr>
              <w:rPr>
                <w:b/>
                <w:bCs/>
                <w:sz w:val="24"/>
                <w:szCs w:val="24"/>
              </w:rPr>
            </w:pPr>
            <w:r w:rsidRPr="00EB4EB5">
              <w:rPr>
                <w:b/>
                <w:bCs/>
                <w:sz w:val="24"/>
                <w:szCs w:val="24"/>
              </w:rPr>
              <w:t>HUS 130 Introduction to Family Counseling</w:t>
            </w:r>
          </w:p>
          <w:p w14:paraId="53DB4043" w14:textId="7B589A72" w:rsidR="002262E7" w:rsidRPr="00782194" w:rsidRDefault="002262E7" w:rsidP="009544F3">
            <w:pPr>
              <w:rPr>
                <w:b/>
                <w:bCs/>
                <w:sz w:val="24"/>
                <w:szCs w:val="24"/>
              </w:rPr>
            </w:pPr>
            <w:r w:rsidRPr="00EB4EB5">
              <w:rPr>
                <w:b/>
                <w:bCs/>
                <w:sz w:val="24"/>
                <w:szCs w:val="24"/>
              </w:rPr>
              <w:t>HUS 141 Group Dynamics</w:t>
            </w:r>
          </w:p>
          <w:p w14:paraId="1D3D2109" w14:textId="67B9790C" w:rsidR="002262E7" w:rsidRPr="00782194" w:rsidRDefault="002262E7" w:rsidP="009544F3">
            <w:pPr>
              <w:rPr>
                <w:b/>
                <w:bCs/>
                <w:sz w:val="24"/>
                <w:szCs w:val="24"/>
              </w:rPr>
            </w:pPr>
            <w:r w:rsidRPr="00782194">
              <w:rPr>
                <w:b/>
                <w:bCs/>
                <w:sz w:val="24"/>
                <w:szCs w:val="24"/>
              </w:rPr>
              <w:t>HUS 211</w:t>
            </w:r>
            <w:r w:rsidRPr="00782194">
              <w:rPr>
                <w:b/>
                <w:bCs/>
                <w:spacing w:val="40"/>
                <w:sz w:val="24"/>
                <w:szCs w:val="24"/>
              </w:rPr>
              <w:t xml:space="preserve"> </w:t>
            </w:r>
            <w:r w:rsidRPr="00782194">
              <w:rPr>
                <w:b/>
                <w:bCs/>
                <w:sz w:val="24"/>
                <w:szCs w:val="24"/>
              </w:rPr>
              <w:t>Crisis Intervention and Counseling</w:t>
            </w:r>
          </w:p>
          <w:p w14:paraId="24BADED5" w14:textId="5C8FBC25" w:rsidR="007269D9" w:rsidRPr="00782194" w:rsidRDefault="002262E7" w:rsidP="002262E7">
            <w:pPr>
              <w:pStyle w:val="TableParagraph"/>
              <w:spacing w:line="274" w:lineRule="exact"/>
              <w:ind w:left="0"/>
              <w:rPr>
                <w:b/>
                <w:bCs/>
                <w:sz w:val="24"/>
                <w:szCs w:val="24"/>
              </w:rPr>
            </w:pPr>
            <w:r w:rsidRPr="00782194">
              <w:rPr>
                <w:b/>
                <w:bCs/>
                <w:sz w:val="24"/>
                <w:szCs w:val="24"/>
              </w:rPr>
              <w:t>HUS</w:t>
            </w:r>
            <w:r w:rsidRPr="00782194">
              <w:rPr>
                <w:b/>
                <w:bCs/>
                <w:spacing w:val="-4"/>
                <w:sz w:val="24"/>
                <w:szCs w:val="24"/>
              </w:rPr>
              <w:t xml:space="preserve"> </w:t>
            </w:r>
            <w:r w:rsidRPr="00782194">
              <w:rPr>
                <w:b/>
                <w:bCs/>
                <w:sz w:val="24"/>
                <w:szCs w:val="24"/>
              </w:rPr>
              <w:t>216</w:t>
            </w:r>
            <w:r w:rsidRPr="00782194">
              <w:rPr>
                <w:b/>
                <w:bCs/>
                <w:spacing w:val="55"/>
                <w:sz w:val="24"/>
                <w:szCs w:val="24"/>
              </w:rPr>
              <w:t xml:space="preserve"> </w:t>
            </w:r>
            <w:r w:rsidRPr="00782194">
              <w:rPr>
                <w:b/>
                <w:bCs/>
                <w:sz w:val="24"/>
                <w:szCs w:val="24"/>
              </w:rPr>
              <w:t>Theories</w:t>
            </w:r>
            <w:r w:rsidRPr="00782194">
              <w:rPr>
                <w:b/>
                <w:bCs/>
                <w:spacing w:val="-1"/>
                <w:sz w:val="24"/>
                <w:szCs w:val="24"/>
              </w:rPr>
              <w:t xml:space="preserve"> </w:t>
            </w:r>
            <w:r w:rsidRPr="00782194">
              <w:rPr>
                <w:b/>
                <w:bCs/>
                <w:sz w:val="24"/>
                <w:szCs w:val="24"/>
              </w:rPr>
              <w:t>of</w:t>
            </w:r>
            <w:r w:rsidRPr="00782194">
              <w:rPr>
                <w:b/>
                <w:bCs/>
                <w:spacing w:val="-7"/>
                <w:sz w:val="24"/>
                <w:szCs w:val="24"/>
              </w:rPr>
              <w:t xml:space="preserve"> </w:t>
            </w:r>
            <w:r w:rsidRPr="00782194">
              <w:rPr>
                <w:b/>
                <w:bCs/>
                <w:spacing w:val="-2"/>
                <w:sz w:val="24"/>
                <w:szCs w:val="24"/>
              </w:rPr>
              <w:t>Counseling</w:t>
            </w:r>
          </w:p>
          <w:p w14:paraId="1CACFC1E" w14:textId="670E7CD2" w:rsidR="004A4C54" w:rsidRPr="00B63EDB" w:rsidRDefault="009544F3" w:rsidP="004A4C54">
            <w:pPr>
              <w:rPr>
                <w:b/>
                <w:bCs/>
                <w:sz w:val="24"/>
                <w:szCs w:val="24"/>
              </w:rPr>
            </w:pPr>
            <w:r w:rsidRPr="00EB4EB5">
              <w:rPr>
                <w:b/>
                <w:bCs/>
                <w:sz w:val="24"/>
                <w:szCs w:val="24"/>
              </w:rPr>
              <w:t>HUS 217 Fieldwork: Theories of Counseling</w:t>
            </w:r>
          </w:p>
          <w:p w14:paraId="18A38987" w14:textId="367444C6" w:rsidR="009544F3" w:rsidRPr="00B63EDB" w:rsidRDefault="009544F3" w:rsidP="004A4C54">
            <w:pPr>
              <w:rPr>
                <w:b/>
                <w:bCs/>
                <w:sz w:val="24"/>
                <w:szCs w:val="24"/>
              </w:rPr>
            </w:pPr>
            <w:r w:rsidRPr="00EB4EB5">
              <w:rPr>
                <w:b/>
                <w:bCs/>
                <w:sz w:val="24"/>
                <w:szCs w:val="24"/>
              </w:rPr>
              <w:t>HUS 234 Trauma Informed Care</w:t>
            </w:r>
          </w:p>
          <w:p w14:paraId="5D8069D2" w14:textId="3714D70B" w:rsidR="00D264C8" w:rsidRDefault="00D264C8" w:rsidP="00D264C8">
            <w:pPr>
              <w:pStyle w:val="TableParagraph"/>
              <w:ind w:left="0" w:right="357"/>
              <w:rPr>
                <w:sz w:val="24"/>
              </w:rPr>
            </w:pPr>
            <w:r>
              <w:rPr>
                <w:sz w:val="24"/>
              </w:rPr>
              <w:t>Students</w:t>
            </w:r>
            <w:r>
              <w:rPr>
                <w:spacing w:val="-3"/>
                <w:sz w:val="24"/>
              </w:rPr>
              <w:t xml:space="preserve"> </w:t>
            </w:r>
            <w:r>
              <w:rPr>
                <w:sz w:val="24"/>
              </w:rPr>
              <w:t>in</w:t>
            </w:r>
            <w:r>
              <w:rPr>
                <w:spacing w:val="-3"/>
                <w:sz w:val="24"/>
              </w:rPr>
              <w:t xml:space="preserve"> </w:t>
            </w:r>
            <w:r>
              <w:rPr>
                <w:sz w:val="24"/>
              </w:rPr>
              <w:t>Human</w:t>
            </w:r>
            <w:r>
              <w:rPr>
                <w:spacing w:val="-3"/>
                <w:sz w:val="24"/>
              </w:rPr>
              <w:t xml:space="preserve"> </w:t>
            </w:r>
            <w:r>
              <w:rPr>
                <w:sz w:val="24"/>
              </w:rPr>
              <w:t>Service</w:t>
            </w:r>
            <w:r>
              <w:rPr>
                <w:spacing w:val="-4"/>
                <w:sz w:val="24"/>
              </w:rPr>
              <w:t xml:space="preserve"> </w:t>
            </w:r>
            <w:r>
              <w:rPr>
                <w:sz w:val="24"/>
              </w:rPr>
              <w:t>and</w:t>
            </w:r>
            <w:r>
              <w:rPr>
                <w:spacing w:val="-3"/>
                <w:sz w:val="24"/>
              </w:rPr>
              <w:t xml:space="preserve"> </w:t>
            </w:r>
            <w:r>
              <w:rPr>
                <w:sz w:val="24"/>
              </w:rPr>
              <w:t>Addiction</w:t>
            </w:r>
            <w:r>
              <w:rPr>
                <w:spacing w:val="-3"/>
                <w:sz w:val="24"/>
              </w:rPr>
              <w:t xml:space="preserve"> </w:t>
            </w:r>
            <w:r>
              <w:rPr>
                <w:sz w:val="24"/>
              </w:rPr>
              <w:t>Counseling</w:t>
            </w:r>
            <w:r>
              <w:rPr>
                <w:spacing w:val="-6"/>
                <w:sz w:val="24"/>
              </w:rPr>
              <w:t xml:space="preserve"> </w:t>
            </w:r>
            <w:r>
              <w:rPr>
                <w:sz w:val="24"/>
              </w:rPr>
              <w:t>Ethics</w:t>
            </w:r>
            <w:r>
              <w:rPr>
                <w:spacing w:val="-3"/>
                <w:sz w:val="24"/>
              </w:rPr>
              <w:t xml:space="preserve"> </w:t>
            </w:r>
            <w:r>
              <w:rPr>
                <w:sz w:val="24"/>
              </w:rPr>
              <w:t>in</w:t>
            </w:r>
            <w:r>
              <w:rPr>
                <w:spacing w:val="-3"/>
                <w:sz w:val="24"/>
              </w:rPr>
              <w:t xml:space="preserve"> </w:t>
            </w:r>
            <w:r>
              <w:rPr>
                <w:sz w:val="24"/>
              </w:rPr>
              <w:t xml:space="preserve">Practice </w:t>
            </w:r>
            <w:hyperlink r:id="rId82">
              <w:r w:rsidR="00574F93" w:rsidRPr="005D1F19">
                <w:rPr>
                  <w:sz w:val="24"/>
                </w:rPr>
                <w:t>{HUS 101}</w:t>
              </w:r>
            </w:hyperlink>
            <w:r>
              <w:rPr>
                <w:color w:val="0000FF"/>
                <w:spacing w:val="-3"/>
                <w:sz w:val="24"/>
              </w:rPr>
              <w:t xml:space="preserve"> </w:t>
            </w:r>
            <w:r>
              <w:rPr>
                <w:sz w:val="24"/>
              </w:rPr>
              <w:t>use</w:t>
            </w:r>
            <w:r>
              <w:rPr>
                <w:spacing w:val="-4"/>
                <w:sz w:val="24"/>
              </w:rPr>
              <w:t xml:space="preserve"> </w:t>
            </w:r>
            <w:r>
              <w:rPr>
                <w:sz w:val="24"/>
              </w:rPr>
              <w:t>case</w:t>
            </w:r>
            <w:r>
              <w:rPr>
                <w:spacing w:val="-2"/>
                <w:sz w:val="24"/>
              </w:rPr>
              <w:t xml:space="preserve"> </w:t>
            </w:r>
            <w:r>
              <w:rPr>
                <w:sz w:val="24"/>
              </w:rPr>
              <w:t>vignettes</w:t>
            </w:r>
            <w:r>
              <w:rPr>
                <w:spacing w:val="-3"/>
                <w:sz w:val="24"/>
              </w:rPr>
              <w:t xml:space="preserve"> </w:t>
            </w:r>
            <w:r>
              <w:rPr>
                <w:sz w:val="24"/>
              </w:rPr>
              <w:t xml:space="preserve">in the textbook to develop a plan of action for clients. Examples include students designing </w:t>
            </w:r>
            <w:r w:rsidR="00813E62">
              <w:rPr>
                <w:sz w:val="24"/>
              </w:rPr>
              <w:t>a plan</w:t>
            </w:r>
            <w:r>
              <w:rPr>
                <w:sz w:val="24"/>
              </w:rPr>
              <w:t xml:space="preserve"> of action for situations such as teenage pregnancy, preventing suicide, marital and family issues, substance abuse, and other pertinent client issues.</w:t>
            </w:r>
          </w:p>
          <w:p w14:paraId="22688F68" w14:textId="77777777" w:rsidR="00D264C8" w:rsidRDefault="00D264C8" w:rsidP="00D264C8">
            <w:pPr>
              <w:pStyle w:val="TableParagraph"/>
              <w:spacing w:before="137"/>
              <w:rPr>
                <w:sz w:val="24"/>
              </w:rPr>
            </w:pPr>
          </w:p>
          <w:p w14:paraId="205254C3" w14:textId="21E109B0" w:rsidR="00D264C8" w:rsidRDefault="00D264C8" w:rsidP="00D264C8">
            <w:pPr>
              <w:pStyle w:val="TableParagraph"/>
              <w:ind w:left="0" w:right="336"/>
              <w:rPr>
                <w:sz w:val="24"/>
              </w:rPr>
            </w:pPr>
            <w:r>
              <w:rPr>
                <w:sz w:val="24"/>
              </w:rPr>
              <w:t>In</w:t>
            </w:r>
            <w:r w:rsidR="007E5B48">
              <w:rPr>
                <w:sz w:val="24"/>
              </w:rPr>
              <w:t xml:space="preserve"> </w:t>
            </w:r>
            <w:hyperlink r:id="rId83">
              <w:r w:rsidR="007E5B48" w:rsidRPr="005D1F19">
                <w:rPr>
                  <w:sz w:val="24"/>
                </w:rPr>
                <w:t>{HUS</w:t>
              </w:r>
              <w:r w:rsidR="007E5B48" w:rsidRPr="005D1F19">
                <w:rPr>
                  <w:spacing w:val="-3"/>
                  <w:sz w:val="24"/>
                </w:rPr>
                <w:t xml:space="preserve"> </w:t>
              </w:r>
              <w:r w:rsidR="007E5B48" w:rsidRPr="005D1F19">
                <w:rPr>
                  <w:sz w:val="24"/>
                </w:rPr>
                <w:t>114}</w:t>
              </w:r>
            </w:hyperlink>
            <w:r>
              <w:rPr>
                <w:spacing w:val="-3"/>
                <w:sz w:val="24"/>
              </w:rPr>
              <w:t xml:space="preserve"> </w:t>
            </w:r>
            <w:r>
              <w:rPr>
                <w:spacing w:val="-5"/>
                <w:sz w:val="24"/>
              </w:rPr>
              <w:t xml:space="preserve"> </w:t>
            </w:r>
            <w:r>
              <w:rPr>
                <w:sz w:val="24"/>
              </w:rPr>
              <w:t>Counseling,</w:t>
            </w:r>
            <w:r>
              <w:rPr>
                <w:spacing w:val="-1"/>
                <w:sz w:val="24"/>
              </w:rPr>
              <w:t xml:space="preserve"> </w:t>
            </w:r>
            <w:r>
              <w:rPr>
                <w:sz w:val="24"/>
              </w:rPr>
              <w:t>Assessment</w:t>
            </w:r>
            <w:r>
              <w:rPr>
                <w:spacing w:val="-3"/>
                <w:sz w:val="24"/>
              </w:rPr>
              <w:t xml:space="preserve"> </w:t>
            </w:r>
            <w:r>
              <w:rPr>
                <w:sz w:val="24"/>
              </w:rPr>
              <w:t>and</w:t>
            </w:r>
            <w:r>
              <w:rPr>
                <w:spacing w:val="-3"/>
                <w:sz w:val="24"/>
              </w:rPr>
              <w:t xml:space="preserve"> </w:t>
            </w:r>
            <w:r>
              <w:rPr>
                <w:sz w:val="24"/>
              </w:rPr>
              <w:t>Case</w:t>
            </w:r>
            <w:r>
              <w:rPr>
                <w:spacing w:val="-4"/>
                <w:sz w:val="24"/>
              </w:rPr>
              <w:t xml:space="preserve"> </w:t>
            </w:r>
            <w:r>
              <w:rPr>
                <w:sz w:val="24"/>
              </w:rPr>
              <w:t>Management</w:t>
            </w:r>
            <w:r w:rsidRPr="005D1F19">
              <w:rPr>
                <w:sz w:val="24"/>
              </w:rPr>
              <w:t>,</w:t>
            </w:r>
            <w:r>
              <w:rPr>
                <w:color w:val="0000FF"/>
                <w:spacing w:val="-3"/>
                <w:sz w:val="24"/>
              </w:rPr>
              <w:t xml:space="preserve"> </w:t>
            </w:r>
            <w:r>
              <w:rPr>
                <w:sz w:val="24"/>
              </w:rPr>
              <w:t>students</w:t>
            </w:r>
            <w:r>
              <w:rPr>
                <w:spacing w:val="-3"/>
                <w:sz w:val="24"/>
              </w:rPr>
              <w:t xml:space="preserve"> </w:t>
            </w:r>
            <w:r>
              <w:rPr>
                <w:sz w:val="24"/>
              </w:rPr>
              <w:t>participate</w:t>
            </w:r>
            <w:r>
              <w:rPr>
                <w:spacing w:val="-4"/>
                <w:sz w:val="24"/>
              </w:rPr>
              <w:t xml:space="preserve"> </w:t>
            </w:r>
            <w:r>
              <w:rPr>
                <w:sz w:val="24"/>
              </w:rPr>
              <w:t>in</w:t>
            </w:r>
            <w:r>
              <w:rPr>
                <w:spacing w:val="-3"/>
                <w:sz w:val="24"/>
              </w:rPr>
              <w:t xml:space="preserve"> </w:t>
            </w:r>
            <w:r>
              <w:rPr>
                <w:sz w:val="24"/>
              </w:rPr>
              <w:t>in-class exercises to learn how to formulate a plan</w:t>
            </w:r>
            <w:r w:rsidR="00D62C43">
              <w:rPr>
                <w:sz w:val="24"/>
              </w:rPr>
              <w:t>.</w:t>
            </w:r>
            <w:r>
              <w:rPr>
                <w:sz w:val="24"/>
              </w:rPr>
              <w:t xml:space="preserve"> The plan is focused on a strengths-based perspective and the exploration of community</w:t>
            </w:r>
            <w:r>
              <w:rPr>
                <w:spacing w:val="-3"/>
                <w:sz w:val="24"/>
              </w:rPr>
              <w:t xml:space="preserve"> </w:t>
            </w:r>
            <w:r>
              <w:rPr>
                <w:sz w:val="24"/>
              </w:rPr>
              <w:t>resources. Motivational interviewing is used to highlight the collaboration between the case manager and client in developing goals.</w:t>
            </w:r>
          </w:p>
          <w:p w14:paraId="118A775D" w14:textId="77777777" w:rsidR="00D264C8" w:rsidRDefault="00D264C8" w:rsidP="00D264C8">
            <w:pPr>
              <w:pStyle w:val="TableParagraph"/>
              <w:spacing w:before="1"/>
              <w:rPr>
                <w:sz w:val="24"/>
              </w:rPr>
            </w:pPr>
          </w:p>
          <w:p w14:paraId="1CD56F22" w14:textId="77777777" w:rsidR="009F7CFB" w:rsidRPr="00DC3976" w:rsidRDefault="009F7CFB" w:rsidP="009F7CFB">
            <w:pPr>
              <w:pStyle w:val="TableParagraph"/>
              <w:ind w:left="0" w:right="336"/>
              <w:jc w:val="both"/>
              <w:rPr>
                <w:b/>
                <w:bCs/>
                <w:i/>
                <w:iCs/>
                <w:sz w:val="24"/>
                <w:szCs w:val="24"/>
              </w:rPr>
            </w:pPr>
            <w:r>
              <w:rPr>
                <w:sz w:val="24"/>
              </w:rPr>
              <w:t>Through case studies in the textbook, students</w:t>
            </w:r>
            <w:r>
              <w:rPr>
                <w:spacing w:val="-1"/>
                <w:sz w:val="24"/>
              </w:rPr>
              <w:t xml:space="preserve"> </w:t>
            </w:r>
            <w:r>
              <w:rPr>
                <w:sz w:val="24"/>
              </w:rPr>
              <w:t>in Introduction to Family</w:t>
            </w:r>
            <w:r>
              <w:rPr>
                <w:spacing w:val="-4"/>
                <w:sz w:val="24"/>
              </w:rPr>
              <w:t xml:space="preserve"> </w:t>
            </w:r>
            <w:r>
              <w:rPr>
                <w:sz w:val="24"/>
              </w:rPr>
              <w:t xml:space="preserve">Counseling </w:t>
            </w:r>
            <w:hyperlink r:id="rId84">
              <w:r w:rsidRPr="00F72A65">
                <w:rPr>
                  <w:sz w:val="24"/>
                </w:rPr>
                <w:t>{HUS 130}</w:t>
              </w:r>
            </w:hyperlink>
            <w:r>
              <w:rPr>
                <w:color w:val="0000FF"/>
                <w:sz w:val="24"/>
              </w:rPr>
              <w:t xml:space="preserve"> </w:t>
            </w:r>
            <w:r>
              <w:rPr>
                <w:sz w:val="24"/>
              </w:rPr>
              <w:t>not only have an opportunity</w:t>
            </w:r>
            <w:r>
              <w:rPr>
                <w:spacing w:val="-4"/>
                <w:sz w:val="24"/>
              </w:rPr>
              <w:t xml:space="preserve"> </w:t>
            </w:r>
            <w:r>
              <w:rPr>
                <w:sz w:val="24"/>
              </w:rPr>
              <w:t xml:space="preserve">to conduct an assessment  but also  learn how to construct goals and design a plan of action for the family using  assignments such as the </w:t>
            </w:r>
            <w:r w:rsidRPr="00DC3976">
              <w:rPr>
                <w:b/>
                <w:bCs/>
                <w:i/>
                <w:iCs/>
                <w:sz w:val="24"/>
                <w:szCs w:val="24"/>
              </w:rPr>
              <w:t xml:space="preserve">Family Assessment </w:t>
            </w:r>
            <w:r w:rsidRPr="00DC3976">
              <w:rPr>
                <w:sz w:val="24"/>
                <w:szCs w:val="24"/>
              </w:rPr>
              <w:t xml:space="preserve">or the </w:t>
            </w:r>
            <w:r w:rsidRPr="00DC3976">
              <w:rPr>
                <w:b/>
                <w:bCs/>
                <w:i/>
                <w:iCs/>
                <w:sz w:val="24"/>
                <w:szCs w:val="24"/>
              </w:rPr>
              <w:t>Family Assessment and Treatment Plan.</w:t>
            </w:r>
          </w:p>
          <w:p w14:paraId="31F4851A" w14:textId="77777777" w:rsidR="00930EB2" w:rsidRDefault="00930EB2" w:rsidP="00930EB2">
            <w:pPr>
              <w:pStyle w:val="TableParagraph"/>
              <w:rPr>
                <w:sz w:val="24"/>
              </w:rPr>
            </w:pPr>
          </w:p>
          <w:p w14:paraId="0CA303B3" w14:textId="54B77216" w:rsidR="00930EB2" w:rsidRDefault="00930EB2" w:rsidP="00930EB2">
            <w:pPr>
              <w:pStyle w:val="TableParagraph"/>
              <w:ind w:left="0" w:right="522"/>
              <w:rPr>
                <w:sz w:val="24"/>
              </w:rPr>
            </w:pPr>
            <w:r>
              <w:rPr>
                <w:sz w:val="24"/>
              </w:rPr>
              <w:t>In</w:t>
            </w:r>
            <w:r>
              <w:rPr>
                <w:spacing w:val="-3"/>
                <w:sz w:val="24"/>
              </w:rPr>
              <w:t xml:space="preserve"> </w:t>
            </w:r>
            <w:hyperlink r:id="rId85">
              <w:r w:rsidRPr="00F15FD9">
                <w:rPr>
                  <w:sz w:val="24"/>
                </w:rPr>
                <w:t>{HUS</w:t>
              </w:r>
              <w:r w:rsidRPr="00F15FD9">
                <w:rPr>
                  <w:spacing w:val="-3"/>
                  <w:sz w:val="24"/>
                </w:rPr>
                <w:t xml:space="preserve"> </w:t>
              </w:r>
              <w:r w:rsidRPr="00F15FD9">
                <w:rPr>
                  <w:sz w:val="24"/>
                </w:rPr>
                <w:t>141}</w:t>
              </w:r>
            </w:hyperlink>
            <w:r>
              <w:rPr>
                <w:color w:val="0000FF"/>
                <w:spacing w:val="-3"/>
                <w:sz w:val="24"/>
              </w:rPr>
              <w:t xml:space="preserve"> </w:t>
            </w:r>
            <w:r>
              <w:rPr>
                <w:sz w:val="24"/>
              </w:rPr>
              <w:t>Group</w:t>
            </w:r>
            <w:r>
              <w:rPr>
                <w:spacing w:val="-3"/>
                <w:sz w:val="24"/>
              </w:rPr>
              <w:t xml:space="preserve"> </w:t>
            </w:r>
            <w:r>
              <w:rPr>
                <w:sz w:val="24"/>
              </w:rPr>
              <w:t>Dynamics,</w:t>
            </w:r>
            <w:r>
              <w:rPr>
                <w:spacing w:val="-3"/>
                <w:sz w:val="24"/>
              </w:rPr>
              <w:t xml:space="preserve"> </w:t>
            </w:r>
            <w:r>
              <w:rPr>
                <w:sz w:val="24"/>
              </w:rPr>
              <w:t>students</w:t>
            </w:r>
            <w:r>
              <w:rPr>
                <w:spacing w:val="-3"/>
                <w:sz w:val="24"/>
              </w:rPr>
              <w:t xml:space="preserve"> </w:t>
            </w:r>
            <w:r>
              <w:rPr>
                <w:sz w:val="24"/>
              </w:rPr>
              <w:t>design</w:t>
            </w:r>
            <w:r>
              <w:rPr>
                <w:spacing w:val="-1"/>
                <w:sz w:val="24"/>
              </w:rPr>
              <w:t xml:space="preserve"> </w:t>
            </w:r>
            <w:r>
              <w:rPr>
                <w:sz w:val="24"/>
              </w:rPr>
              <w:t xml:space="preserve">a </w:t>
            </w:r>
            <w:r w:rsidR="00F15FD9" w:rsidRPr="00F15FD9">
              <w:rPr>
                <w:b/>
                <w:bCs/>
                <w:i/>
                <w:iCs/>
                <w:sz w:val="24"/>
              </w:rPr>
              <w:t>G</w:t>
            </w:r>
            <w:r w:rsidRPr="00F15FD9">
              <w:rPr>
                <w:b/>
                <w:bCs/>
                <w:i/>
                <w:iCs/>
                <w:sz w:val="24"/>
              </w:rPr>
              <w:t>roup</w:t>
            </w:r>
            <w:r w:rsidRPr="00F15FD9">
              <w:rPr>
                <w:b/>
                <w:bCs/>
                <w:i/>
                <w:iCs/>
                <w:spacing w:val="-4"/>
                <w:sz w:val="24"/>
              </w:rPr>
              <w:t xml:space="preserve"> </w:t>
            </w:r>
            <w:r w:rsidR="00F15FD9" w:rsidRPr="00F15FD9">
              <w:rPr>
                <w:b/>
                <w:bCs/>
                <w:i/>
                <w:iCs/>
                <w:sz w:val="24"/>
              </w:rPr>
              <w:t>P</w:t>
            </w:r>
            <w:r w:rsidRPr="00F15FD9">
              <w:rPr>
                <w:b/>
                <w:bCs/>
                <w:i/>
                <w:iCs/>
                <w:sz w:val="24"/>
              </w:rPr>
              <w:t>roposal</w:t>
            </w:r>
            <w:r>
              <w:rPr>
                <w:color w:val="0000FF"/>
                <w:spacing w:val="-2"/>
                <w:sz w:val="24"/>
              </w:rPr>
              <w:t xml:space="preserve"> </w:t>
            </w:r>
            <w:r>
              <w:rPr>
                <w:sz w:val="24"/>
              </w:rPr>
              <w:t>and</w:t>
            </w:r>
            <w:r>
              <w:rPr>
                <w:spacing w:val="-1"/>
                <w:sz w:val="24"/>
              </w:rPr>
              <w:t xml:space="preserve"> </w:t>
            </w:r>
            <w:r>
              <w:rPr>
                <w:sz w:val="24"/>
              </w:rPr>
              <w:t>conduct</w:t>
            </w:r>
            <w:r>
              <w:rPr>
                <w:spacing w:val="-3"/>
                <w:sz w:val="24"/>
              </w:rPr>
              <w:t xml:space="preserve"> </w:t>
            </w:r>
            <w:r>
              <w:rPr>
                <w:sz w:val="24"/>
              </w:rPr>
              <w:t>a</w:t>
            </w:r>
            <w:r>
              <w:rPr>
                <w:spacing w:val="-3"/>
                <w:sz w:val="24"/>
              </w:rPr>
              <w:t xml:space="preserve"> </w:t>
            </w:r>
            <w:r>
              <w:rPr>
                <w:sz w:val="24"/>
              </w:rPr>
              <w:t>mock</w:t>
            </w:r>
            <w:r>
              <w:rPr>
                <w:spacing w:val="-1"/>
                <w:sz w:val="24"/>
              </w:rPr>
              <w:t xml:space="preserve"> </w:t>
            </w:r>
            <w:r>
              <w:rPr>
                <w:sz w:val="24"/>
              </w:rPr>
              <w:t>group</w:t>
            </w:r>
            <w:r>
              <w:rPr>
                <w:spacing w:val="-4"/>
                <w:sz w:val="24"/>
              </w:rPr>
              <w:t xml:space="preserve"> </w:t>
            </w:r>
            <w:r>
              <w:rPr>
                <w:sz w:val="24"/>
              </w:rPr>
              <w:t>at</w:t>
            </w:r>
            <w:r>
              <w:rPr>
                <w:spacing w:val="-3"/>
                <w:sz w:val="24"/>
              </w:rPr>
              <w:t xml:space="preserve"> </w:t>
            </w:r>
            <w:r>
              <w:rPr>
                <w:sz w:val="24"/>
              </w:rPr>
              <w:t>the end of the semester.</w:t>
            </w:r>
          </w:p>
          <w:p w14:paraId="64D1A7EB" w14:textId="77777777" w:rsidR="00930EB2" w:rsidRDefault="00930EB2" w:rsidP="00930EB2">
            <w:pPr>
              <w:pStyle w:val="TableParagraph"/>
              <w:rPr>
                <w:sz w:val="24"/>
              </w:rPr>
            </w:pPr>
          </w:p>
          <w:p w14:paraId="5A23BD8F" w14:textId="31CE5063" w:rsidR="00930EB2" w:rsidRPr="00BD3DD1" w:rsidRDefault="00930EB2" w:rsidP="00930EB2">
            <w:pPr>
              <w:pStyle w:val="TableParagraph"/>
              <w:ind w:left="0" w:right="522"/>
              <w:rPr>
                <w:b/>
                <w:bCs/>
                <w:sz w:val="24"/>
              </w:rPr>
            </w:pPr>
            <w:r>
              <w:rPr>
                <w:sz w:val="24"/>
              </w:rPr>
              <w:t>In</w:t>
            </w:r>
            <w:r w:rsidR="007E5B48">
              <w:rPr>
                <w:sz w:val="24"/>
              </w:rPr>
              <w:t xml:space="preserve"> </w:t>
            </w:r>
            <w:r w:rsidR="007E5B48" w:rsidRPr="007E5B48">
              <w:rPr>
                <w:sz w:val="24"/>
              </w:rPr>
              <w:t>{HUS 211}</w:t>
            </w:r>
            <w:r>
              <w:rPr>
                <w:spacing w:val="-3"/>
                <w:sz w:val="24"/>
              </w:rPr>
              <w:t xml:space="preserve">  </w:t>
            </w:r>
            <w:r>
              <w:rPr>
                <w:sz w:val="24"/>
              </w:rPr>
              <w:t>Crisis</w:t>
            </w:r>
            <w:r>
              <w:rPr>
                <w:spacing w:val="-1"/>
                <w:sz w:val="24"/>
              </w:rPr>
              <w:t xml:space="preserve"> </w:t>
            </w:r>
            <w:r>
              <w:rPr>
                <w:sz w:val="24"/>
              </w:rPr>
              <w:t>Intervention</w:t>
            </w:r>
            <w:r>
              <w:rPr>
                <w:spacing w:val="-3"/>
                <w:sz w:val="24"/>
              </w:rPr>
              <w:t xml:space="preserve"> </w:t>
            </w:r>
            <w:r>
              <w:rPr>
                <w:sz w:val="24"/>
              </w:rPr>
              <w:t>and</w:t>
            </w:r>
            <w:r>
              <w:rPr>
                <w:spacing w:val="-3"/>
                <w:sz w:val="24"/>
              </w:rPr>
              <w:t xml:space="preserve"> </w:t>
            </w:r>
            <w:r>
              <w:rPr>
                <w:sz w:val="24"/>
              </w:rPr>
              <w:t>Counseling</w:t>
            </w:r>
            <w:r>
              <w:rPr>
                <w:spacing w:val="-3"/>
                <w:sz w:val="24"/>
              </w:rPr>
              <w:t xml:space="preserve"> </w:t>
            </w:r>
            <w:hyperlink r:id="rId86">
              <w:r w:rsidRPr="00F15FD9">
                <w:rPr>
                  <w:sz w:val="24"/>
                </w:rPr>
                <w:t>,</w:t>
              </w:r>
            </w:hyperlink>
            <w:r w:rsidRPr="00F15FD9">
              <w:rPr>
                <w:spacing w:val="-2"/>
                <w:sz w:val="24"/>
              </w:rPr>
              <w:t xml:space="preserve"> </w:t>
            </w:r>
            <w:r>
              <w:rPr>
                <w:sz w:val="24"/>
              </w:rPr>
              <w:t>students</w:t>
            </w:r>
            <w:r>
              <w:rPr>
                <w:spacing w:val="-3"/>
                <w:sz w:val="24"/>
              </w:rPr>
              <w:t xml:space="preserve"> </w:t>
            </w:r>
            <w:r>
              <w:rPr>
                <w:sz w:val="24"/>
              </w:rPr>
              <w:t>use</w:t>
            </w:r>
            <w:r>
              <w:rPr>
                <w:spacing w:val="-3"/>
                <w:sz w:val="24"/>
              </w:rPr>
              <w:t xml:space="preserve"> </w:t>
            </w:r>
            <w:r>
              <w:rPr>
                <w:sz w:val="24"/>
              </w:rPr>
              <w:t>the</w:t>
            </w:r>
            <w:r>
              <w:rPr>
                <w:spacing w:val="-4"/>
                <w:sz w:val="24"/>
              </w:rPr>
              <w:t xml:space="preserve"> </w:t>
            </w:r>
            <w:r>
              <w:rPr>
                <w:sz w:val="24"/>
              </w:rPr>
              <w:t>ABC</w:t>
            </w:r>
            <w:r>
              <w:rPr>
                <w:spacing w:val="-3"/>
                <w:sz w:val="24"/>
              </w:rPr>
              <w:t xml:space="preserve"> </w:t>
            </w:r>
            <w:r>
              <w:rPr>
                <w:sz w:val="24"/>
              </w:rPr>
              <w:t>assessment</w:t>
            </w:r>
            <w:r>
              <w:rPr>
                <w:spacing w:val="-3"/>
                <w:sz w:val="24"/>
              </w:rPr>
              <w:t xml:space="preserve"> </w:t>
            </w:r>
            <w:r>
              <w:rPr>
                <w:sz w:val="24"/>
              </w:rPr>
              <w:t>model</w:t>
            </w:r>
            <w:r>
              <w:rPr>
                <w:spacing w:val="-3"/>
                <w:sz w:val="24"/>
              </w:rPr>
              <w:t xml:space="preserve"> </w:t>
            </w:r>
            <w:r>
              <w:rPr>
                <w:sz w:val="24"/>
              </w:rPr>
              <w:t>to assess, analyze risk factors and develop appropriate interventions for clients who are in crisis. The textbook teaches students how to construct a plan of coping to include assessing the client’s previous coping, current coping, and plan of coping while in crisis situations</w:t>
            </w:r>
            <w:r w:rsidR="0080780B">
              <w:rPr>
                <w:sz w:val="24"/>
              </w:rPr>
              <w:t>.</w:t>
            </w:r>
            <w:r w:rsidR="00FD5FAA" w:rsidRPr="00BD3DD1">
              <w:rPr>
                <w:b/>
                <w:bCs/>
                <w:sz w:val="24"/>
              </w:rPr>
              <w:t xml:space="preserve"> </w:t>
            </w:r>
          </w:p>
          <w:p w14:paraId="1200B773" w14:textId="77777777" w:rsidR="00813E62" w:rsidRDefault="00813E62" w:rsidP="00930EB2">
            <w:pPr>
              <w:pStyle w:val="TableParagraph"/>
              <w:ind w:left="0" w:right="522"/>
              <w:rPr>
                <w:sz w:val="24"/>
              </w:rPr>
            </w:pPr>
          </w:p>
          <w:p w14:paraId="22D99529" w14:textId="5CA6E477" w:rsidR="00813E62" w:rsidRDefault="00813E62" w:rsidP="00BD3DD1">
            <w:pPr>
              <w:pStyle w:val="TableParagraph"/>
              <w:ind w:left="0" w:right="417"/>
              <w:rPr>
                <w:sz w:val="24"/>
              </w:rPr>
            </w:pPr>
            <w:r>
              <w:rPr>
                <w:sz w:val="24"/>
              </w:rPr>
              <w:t>Students</w:t>
            </w:r>
            <w:r>
              <w:rPr>
                <w:spacing w:val="-3"/>
                <w:sz w:val="24"/>
              </w:rPr>
              <w:t xml:space="preserve"> </w:t>
            </w:r>
            <w:r>
              <w:rPr>
                <w:sz w:val="24"/>
              </w:rPr>
              <w:t>in</w:t>
            </w:r>
            <w:r w:rsidR="007E5B48">
              <w:rPr>
                <w:sz w:val="24"/>
              </w:rPr>
              <w:t xml:space="preserve"> </w:t>
            </w:r>
            <w:hyperlink r:id="rId87">
              <w:r w:rsidR="007E5B48" w:rsidRPr="00FA4287">
                <w:rPr>
                  <w:sz w:val="24"/>
                </w:rPr>
                <w:t>{HUS</w:t>
              </w:r>
              <w:r w:rsidR="007E5B48" w:rsidRPr="00FA4287">
                <w:rPr>
                  <w:spacing w:val="-3"/>
                  <w:sz w:val="24"/>
                </w:rPr>
                <w:t xml:space="preserve"> </w:t>
              </w:r>
              <w:r w:rsidR="007E5B48" w:rsidRPr="00FA4287">
                <w:rPr>
                  <w:sz w:val="24"/>
                </w:rPr>
                <w:t>216}</w:t>
              </w:r>
            </w:hyperlink>
            <w:r>
              <w:rPr>
                <w:spacing w:val="-3"/>
                <w:sz w:val="24"/>
              </w:rPr>
              <w:t xml:space="preserve"> </w:t>
            </w:r>
            <w:r>
              <w:rPr>
                <w:sz w:val="24"/>
              </w:rPr>
              <w:t>Theories</w:t>
            </w:r>
            <w:r>
              <w:rPr>
                <w:spacing w:val="-3"/>
                <w:sz w:val="24"/>
              </w:rPr>
              <w:t xml:space="preserve"> </w:t>
            </w:r>
            <w:r>
              <w:rPr>
                <w:sz w:val="24"/>
              </w:rPr>
              <w:t>of</w:t>
            </w:r>
            <w:r>
              <w:rPr>
                <w:spacing w:val="-3"/>
                <w:sz w:val="24"/>
              </w:rPr>
              <w:t xml:space="preserve"> </w:t>
            </w:r>
            <w:r>
              <w:rPr>
                <w:sz w:val="24"/>
              </w:rPr>
              <w:t>Counseling</w:t>
            </w:r>
            <w:r>
              <w:rPr>
                <w:spacing w:val="-4"/>
                <w:sz w:val="24"/>
              </w:rPr>
              <w:t xml:space="preserve"> </w:t>
            </w:r>
            <w:r>
              <w:rPr>
                <w:color w:val="0000FF"/>
                <w:spacing w:val="-3"/>
                <w:sz w:val="24"/>
              </w:rPr>
              <w:t xml:space="preserve"> </w:t>
            </w:r>
            <w:r>
              <w:rPr>
                <w:sz w:val="24"/>
              </w:rPr>
              <w:t>use</w:t>
            </w:r>
            <w:r>
              <w:rPr>
                <w:spacing w:val="-4"/>
                <w:sz w:val="24"/>
              </w:rPr>
              <w:t xml:space="preserve"> </w:t>
            </w:r>
            <w:r>
              <w:rPr>
                <w:sz w:val="24"/>
              </w:rPr>
              <w:t>the</w:t>
            </w:r>
            <w:r>
              <w:rPr>
                <w:spacing w:val="-3"/>
                <w:sz w:val="24"/>
              </w:rPr>
              <w:t xml:space="preserve"> </w:t>
            </w:r>
            <w:r>
              <w:rPr>
                <w:sz w:val="24"/>
              </w:rPr>
              <w:t>counseling</w:t>
            </w:r>
            <w:r>
              <w:rPr>
                <w:spacing w:val="-6"/>
                <w:sz w:val="24"/>
              </w:rPr>
              <w:t xml:space="preserve"> </w:t>
            </w:r>
            <w:r>
              <w:rPr>
                <w:sz w:val="24"/>
              </w:rPr>
              <w:t>theories</w:t>
            </w:r>
            <w:r>
              <w:rPr>
                <w:spacing w:val="-3"/>
                <w:sz w:val="24"/>
              </w:rPr>
              <w:t xml:space="preserve"> </w:t>
            </w:r>
            <w:r>
              <w:rPr>
                <w:sz w:val="24"/>
              </w:rPr>
              <w:t>presented</w:t>
            </w:r>
            <w:r>
              <w:rPr>
                <w:spacing w:val="-3"/>
                <w:sz w:val="24"/>
              </w:rPr>
              <w:t xml:space="preserve"> </w:t>
            </w:r>
            <w:r>
              <w:rPr>
                <w:sz w:val="24"/>
              </w:rPr>
              <w:t>in</w:t>
            </w:r>
            <w:r>
              <w:rPr>
                <w:spacing w:val="-3"/>
                <w:sz w:val="24"/>
              </w:rPr>
              <w:t xml:space="preserve"> </w:t>
            </w:r>
            <w:r>
              <w:rPr>
                <w:sz w:val="24"/>
              </w:rPr>
              <w:t>class</w:t>
            </w:r>
            <w:r>
              <w:rPr>
                <w:spacing w:val="-3"/>
                <w:sz w:val="24"/>
              </w:rPr>
              <w:t xml:space="preserve"> </w:t>
            </w:r>
            <w:r>
              <w:rPr>
                <w:sz w:val="24"/>
              </w:rPr>
              <w:t>to</w:t>
            </w:r>
            <w:r>
              <w:rPr>
                <w:spacing w:val="-3"/>
                <w:sz w:val="24"/>
              </w:rPr>
              <w:t xml:space="preserve"> </w:t>
            </w:r>
            <w:r>
              <w:rPr>
                <w:sz w:val="24"/>
              </w:rPr>
              <w:t>analyze clients’ problems as well as develop concrete goals and a plan of action. Examples of assignments include watching a fictional movie in class and conducting an assessment on a fictional client based on various theoretical frameworks.</w:t>
            </w:r>
            <w:r w:rsidR="00C4418D">
              <w:rPr>
                <w:sz w:val="24"/>
              </w:rPr>
              <w:t xml:space="preserve"> Students also engage in experiential work </w:t>
            </w:r>
            <w:r w:rsidR="0006056C">
              <w:rPr>
                <w:sz w:val="24"/>
              </w:rPr>
              <w:t>by</w:t>
            </w:r>
            <w:r w:rsidR="00C4418D">
              <w:rPr>
                <w:sz w:val="24"/>
              </w:rPr>
              <w:t xml:space="preserve"> conduct</w:t>
            </w:r>
            <w:r w:rsidR="0006056C">
              <w:rPr>
                <w:sz w:val="24"/>
              </w:rPr>
              <w:t>ing</w:t>
            </w:r>
            <w:r w:rsidR="00C4418D">
              <w:rPr>
                <w:sz w:val="24"/>
              </w:rPr>
              <w:t xml:space="preserve"> </w:t>
            </w:r>
            <w:r w:rsidR="0006056C">
              <w:rPr>
                <w:sz w:val="24"/>
              </w:rPr>
              <w:t>assessments</w:t>
            </w:r>
            <w:r w:rsidR="00C4418D">
              <w:rPr>
                <w:sz w:val="24"/>
              </w:rPr>
              <w:t xml:space="preserve"> both on themselves and their classmates.</w:t>
            </w:r>
            <w:r w:rsidR="0006056C">
              <w:rPr>
                <w:sz w:val="24"/>
              </w:rPr>
              <w:t xml:space="preserve"> </w:t>
            </w:r>
            <w:r w:rsidR="005F0693">
              <w:rPr>
                <w:sz w:val="24"/>
              </w:rPr>
              <w:t>Students’</w:t>
            </w:r>
            <w:r w:rsidR="0006056C">
              <w:rPr>
                <w:sz w:val="24"/>
              </w:rPr>
              <w:t xml:space="preserve"> final assessment includes </w:t>
            </w:r>
            <w:r w:rsidR="003653EA">
              <w:rPr>
                <w:sz w:val="24"/>
              </w:rPr>
              <w:t>s</w:t>
            </w:r>
            <w:r>
              <w:rPr>
                <w:sz w:val="24"/>
              </w:rPr>
              <w:t xml:space="preserve">tudents </w:t>
            </w:r>
            <w:r w:rsidR="00021A30">
              <w:rPr>
                <w:sz w:val="24"/>
              </w:rPr>
              <w:t>developing</w:t>
            </w:r>
            <w:r w:rsidR="00564E36">
              <w:rPr>
                <w:sz w:val="24"/>
              </w:rPr>
              <w:t xml:space="preserve"> </w:t>
            </w:r>
            <w:r w:rsidR="003653EA" w:rsidRPr="00FA4287">
              <w:rPr>
                <w:sz w:val="24"/>
              </w:rPr>
              <w:t xml:space="preserve">a </w:t>
            </w:r>
            <w:r w:rsidR="00B33D15">
              <w:rPr>
                <w:b/>
                <w:bCs/>
                <w:i/>
                <w:iCs/>
                <w:sz w:val="24"/>
              </w:rPr>
              <w:t>T</w:t>
            </w:r>
            <w:r w:rsidRPr="00FA4287">
              <w:rPr>
                <w:b/>
                <w:bCs/>
                <w:i/>
                <w:iCs/>
                <w:sz w:val="24"/>
              </w:rPr>
              <w:t>herapeutic</w:t>
            </w:r>
            <w:r w:rsidR="00B33D15">
              <w:rPr>
                <w:b/>
                <w:bCs/>
                <w:i/>
                <w:iCs/>
                <w:sz w:val="24"/>
              </w:rPr>
              <w:t xml:space="preserve"> T</w:t>
            </w:r>
            <w:r w:rsidRPr="00FA4287">
              <w:rPr>
                <w:b/>
                <w:bCs/>
                <w:i/>
                <w:iCs/>
                <w:sz w:val="24"/>
              </w:rPr>
              <w:t xml:space="preserve">reatment </w:t>
            </w:r>
            <w:r w:rsidR="00B33D15">
              <w:rPr>
                <w:b/>
                <w:bCs/>
                <w:i/>
                <w:iCs/>
                <w:sz w:val="24"/>
              </w:rPr>
              <w:t>P</w:t>
            </w:r>
            <w:r w:rsidRPr="00FA4287">
              <w:rPr>
                <w:b/>
                <w:bCs/>
                <w:i/>
                <w:iCs/>
                <w:sz w:val="24"/>
              </w:rPr>
              <w:t>lan</w:t>
            </w:r>
            <w:r w:rsidRPr="00FA4287">
              <w:rPr>
                <w:sz w:val="24"/>
              </w:rPr>
              <w:t xml:space="preserve"> </w:t>
            </w:r>
            <w:r>
              <w:rPr>
                <w:sz w:val="24"/>
              </w:rPr>
              <w:t>on themselves.</w:t>
            </w:r>
          </w:p>
          <w:p w14:paraId="007EF343" w14:textId="77777777" w:rsidR="00BD3DD1" w:rsidRDefault="00BD3DD1" w:rsidP="00BD3DD1">
            <w:pPr>
              <w:pStyle w:val="TableParagraph"/>
              <w:ind w:left="0" w:right="417"/>
              <w:rPr>
                <w:sz w:val="24"/>
              </w:rPr>
            </w:pPr>
          </w:p>
          <w:p w14:paraId="103C1A1E" w14:textId="33BCE677" w:rsidR="00813E62" w:rsidRDefault="00813E62" w:rsidP="00BD3DD1">
            <w:pPr>
              <w:pStyle w:val="TableParagraph"/>
              <w:spacing w:before="1"/>
              <w:ind w:left="0" w:right="150"/>
              <w:rPr>
                <w:sz w:val="24"/>
              </w:rPr>
            </w:pPr>
            <w:r>
              <w:rPr>
                <w:sz w:val="24"/>
              </w:rPr>
              <w:t xml:space="preserve">Other projects in Theories of Counseling </w:t>
            </w:r>
            <w:hyperlink r:id="rId88">
              <w:r w:rsidRPr="007462BD">
                <w:rPr>
                  <w:sz w:val="24"/>
                </w:rPr>
                <w:t>{HUS 216}</w:t>
              </w:r>
            </w:hyperlink>
            <w:r w:rsidRPr="007462BD">
              <w:rPr>
                <w:sz w:val="24"/>
              </w:rPr>
              <w:t xml:space="preserve"> cl</w:t>
            </w:r>
            <w:r>
              <w:rPr>
                <w:sz w:val="24"/>
              </w:rPr>
              <w:t xml:space="preserve">ass include students developing a </w:t>
            </w:r>
            <w:hyperlink r:id="rId89">
              <w:r w:rsidRPr="00023B3A">
                <w:rPr>
                  <w:b/>
                  <w:bCs/>
                  <w:i/>
                  <w:iCs/>
                  <w:sz w:val="24"/>
                </w:rPr>
                <w:t xml:space="preserve">Wellness </w:t>
              </w:r>
            </w:hyperlink>
            <w:r w:rsidR="0050706E">
              <w:rPr>
                <w:b/>
                <w:bCs/>
                <w:i/>
                <w:iCs/>
                <w:sz w:val="24"/>
              </w:rPr>
              <w:t>Resort</w:t>
            </w:r>
            <w:r>
              <w:rPr>
                <w:color w:val="0000FF"/>
                <w:spacing w:val="-2"/>
                <w:sz w:val="24"/>
              </w:rPr>
              <w:t xml:space="preserve"> </w:t>
            </w:r>
            <w:r>
              <w:rPr>
                <w:sz w:val="24"/>
              </w:rPr>
              <w:t>that</w:t>
            </w:r>
            <w:r>
              <w:rPr>
                <w:spacing w:val="-1"/>
                <w:sz w:val="24"/>
              </w:rPr>
              <w:t xml:space="preserve"> </w:t>
            </w:r>
            <w:r>
              <w:rPr>
                <w:sz w:val="24"/>
              </w:rPr>
              <w:t>is</w:t>
            </w:r>
            <w:r>
              <w:rPr>
                <w:spacing w:val="-2"/>
                <w:sz w:val="24"/>
              </w:rPr>
              <w:t xml:space="preserve"> </w:t>
            </w:r>
            <w:r>
              <w:rPr>
                <w:sz w:val="24"/>
              </w:rPr>
              <w:t>structured</w:t>
            </w:r>
            <w:r>
              <w:rPr>
                <w:spacing w:val="-3"/>
                <w:sz w:val="24"/>
              </w:rPr>
              <w:t xml:space="preserve"> </w:t>
            </w:r>
            <w:r>
              <w:rPr>
                <w:sz w:val="24"/>
              </w:rPr>
              <w:t>around</w:t>
            </w:r>
            <w:r>
              <w:rPr>
                <w:spacing w:val="-4"/>
                <w:sz w:val="24"/>
              </w:rPr>
              <w:t xml:space="preserve"> </w:t>
            </w:r>
            <w:r>
              <w:rPr>
                <w:sz w:val="24"/>
              </w:rPr>
              <w:t>the</w:t>
            </w:r>
            <w:r>
              <w:rPr>
                <w:spacing w:val="-3"/>
                <w:sz w:val="24"/>
              </w:rPr>
              <w:t xml:space="preserve"> </w:t>
            </w:r>
            <w:r w:rsidR="00021A30">
              <w:rPr>
                <w:sz w:val="24"/>
              </w:rPr>
              <w:t xml:space="preserve"> different </w:t>
            </w:r>
            <w:r>
              <w:rPr>
                <w:sz w:val="24"/>
              </w:rPr>
              <w:t>counseling</w:t>
            </w:r>
            <w:r>
              <w:rPr>
                <w:spacing w:val="-6"/>
                <w:sz w:val="24"/>
              </w:rPr>
              <w:t xml:space="preserve"> </w:t>
            </w:r>
            <w:r w:rsidR="00021A30">
              <w:rPr>
                <w:sz w:val="24"/>
              </w:rPr>
              <w:t>modalities.</w:t>
            </w:r>
            <w:r>
              <w:rPr>
                <w:spacing w:val="-3"/>
                <w:sz w:val="24"/>
              </w:rPr>
              <w:t xml:space="preserve"> </w:t>
            </w:r>
            <w:r>
              <w:rPr>
                <w:sz w:val="24"/>
              </w:rPr>
              <w:t>Students</w:t>
            </w:r>
            <w:r>
              <w:rPr>
                <w:spacing w:val="-3"/>
                <w:sz w:val="24"/>
              </w:rPr>
              <w:t xml:space="preserve"> </w:t>
            </w:r>
            <w:r>
              <w:rPr>
                <w:sz w:val="24"/>
              </w:rPr>
              <w:t>identify</w:t>
            </w:r>
            <w:r>
              <w:rPr>
                <w:spacing w:val="-6"/>
                <w:sz w:val="24"/>
              </w:rPr>
              <w:t xml:space="preserve"> </w:t>
            </w:r>
            <w:r>
              <w:rPr>
                <w:sz w:val="24"/>
              </w:rPr>
              <w:t xml:space="preserve">a target population, </w:t>
            </w:r>
            <w:r w:rsidR="00021A30">
              <w:rPr>
                <w:sz w:val="24"/>
              </w:rPr>
              <w:t>develop goals</w:t>
            </w:r>
            <w:r>
              <w:rPr>
                <w:sz w:val="24"/>
              </w:rPr>
              <w:t xml:space="preserve"> for a Wellness </w:t>
            </w:r>
            <w:r w:rsidR="0050706E">
              <w:rPr>
                <w:sz w:val="24"/>
              </w:rPr>
              <w:t>Resort</w:t>
            </w:r>
            <w:r>
              <w:rPr>
                <w:sz w:val="24"/>
              </w:rPr>
              <w:t xml:space="preserve">, develop program components for a </w:t>
            </w:r>
            <w:hyperlink r:id="rId90">
              <w:r w:rsidR="005F0693" w:rsidRPr="00023B3A">
                <w:rPr>
                  <w:b/>
                  <w:bCs/>
                  <w:i/>
                  <w:iCs/>
                  <w:sz w:val="24"/>
                </w:rPr>
                <w:t>Wellness</w:t>
              </w:r>
              <w:r w:rsidR="0050706E">
                <w:rPr>
                  <w:b/>
                  <w:bCs/>
                  <w:i/>
                  <w:iCs/>
                  <w:sz w:val="24"/>
                </w:rPr>
                <w:t xml:space="preserve"> Resort</w:t>
              </w:r>
              <w:r w:rsidR="005F0693" w:rsidRPr="00023B3A">
                <w:rPr>
                  <w:b/>
                  <w:bCs/>
                  <w:i/>
                  <w:iCs/>
                  <w:sz w:val="24"/>
                </w:rPr>
                <w:t xml:space="preserve"> </w:t>
              </w:r>
            </w:hyperlink>
            <w:r>
              <w:rPr>
                <w:color w:val="0000FF"/>
                <w:sz w:val="24"/>
              </w:rPr>
              <w:t xml:space="preserve"> </w:t>
            </w:r>
            <w:r>
              <w:rPr>
                <w:sz w:val="24"/>
              </w:rPr>
              <w:t>structured around the various counseling</w:t>
            </w:r>
            <w:r>
              <w:rPr>
                <w:spacing w:val="-1"/>
                <w:sz w:val="24"/>
              </w:rPr>
              <w:t xml:space="preserve"> </w:t>
            </w:r>
            <w:r>
              <w:rPr>
                <w:sz w:val="24"/>
              </w:rPr>
              <w:t>theories, and develop subcomponents that detail how each counseling theory will be initiated in the therapeutic setting.</w:t>
            </w:r>
          </w:p>
          <w:p w14:paraId="2B7DF7A4" w14:textId="77777777" w:rsidR="003B7F84" w:rsidRDefault="003B7F84" w:rsidP="00813E62">
            <w:pPr>
              <w:pStyle w:val="TableParagraph"/>
              <w:ind w:left="0" w:right="522"/>
              <w:rPr>
                <w:sz w:val="24"/>
              </w:rPr>
            </w:pPr>
          </w:p>
          <w:p w14:paraId="19490F38" w14:textId="3C11B411" w:rsidR="00813E62" w:rsidRDefault="00813E62" w:rsidP="00813E62">
            <w:pPr>
              <w:pStyle w:val="TableParagraph"/>
              <w:ind w:left="0" w:right="522"/>
              <w:rPr>
                <w:sz w:val="24"/>
              </w:rPr>
            </w:pPr>
            <w:r>
              <w:rPr>
                <w:sz w:val="24"/>
              </w:rPr>
              <w:t>Students in</w:t>
            </w:r>
            <w:r w:rsidR="00747964">
              <w:rPr>
                <w:sz w:val="24"/>
              </w:rPr>
              <w:t xml:space="preserve"> </w:t>
            </w:r>
            <w:hyperlink r:id="rId91">
              <w:r w:rsidR="00747964" w:rsidRPr="005F0693">
                <w:rPr>
                  <w:sz w:val="24"/>
                </w:rPr>
                <w:t>{HUS 234}</w:t>
              </w:r>
            </w:hyperlink>
            <w:r>
              <w:rPr>
                <w:sz w:val="24"/>
              </w:rPr>
              <w:t xml:space="preserve"> Trauma Informed Care </w:t>
            </w:r>
            <w:r w:rsidRPr="005F0693">
              <w:rPr>
                <w:sz w:val="24"/>
              </w:rPr>
              <w:t xml:space="preserve"> </w:t>
            </w:r>
            <w:r>
              <w:rPr>
                <w:sz w:val="24"/>
              </w:rPr>
              <w:t>are exposed to case studies specifically for clients who have</w:t>
            </w:r>
            <w:r>
              <w:rPr>
                <w:spacing w:val="-1"/>
                <w:sz w:val="24"/>
              </w:rPr>
              <w:t xml:space="preserve"> </w:t>
            </w:r>
            <w:r>
              <w:rPr>
                <w:sz w:val="24"/>
              </w:rPr>
              <w:t>experienced trauma. Students have an opportunity</w:t>
            </w:r>
            <w:r>
              <w:rPr>
                <w:spacing w:val="-5"/>
                <w:sz w:val="24"/>
              </w:rPr>
              <w:t xml:space="preserve"> </w:t>
            </w:r>
            <w:r>
              <w:rPr>
                <w:sz w:val="24"/>
              </w:rPr>
              <w:t>to assess the case and develop a treatment plan to address clients’ needs.</w:t>
            </w:r>
          </w:p>
          <w:p w14:paraId="5958EAFC" w14:textId="77777777" w:rsidR="007E5B48" w:rsidRDefault="007E5B48" w:rsidP="00813E62">
            <w:pPr>
              <w:pStyle w:val="TableParagraph"/>
              <w:ind w:left="0" w:right="522"/>
              <w:rPr>
                <w:sz w:val="24"/>
              </w:rPr>
            </w:pPr>
          </w:p>
          <w:p w14:paraId="75275C19" w14:textId="19992C32" w:rsidR="003A0A51" w:rsidRDefault="003A0A51" w:rsidP="00813E62">
            <w:pPr>
              <w:pStyle w:val="TableParagraph"/>
              <w:ind w:left="0" w:right="522"/>
              <w:rPr>
                <w:sz w:val="24"/>
              </w:rPr>
            </w:pPr>
            <w:r>
              <w:rPr>
                <w:sz w:val="24"/>
              </w:rPr>
              <w:t xml:space="preserve">Students in the fieldwork courses </w:t>
            </w:r>
            <w:hyperlink r:id="rId92">
              <w:r w:rsidRPr="005F0693">
                <w:rPr>
                  <w:sz w:val="24"/>
                </w:rPr>
                <w:t>{HUS 115, 217 }</w:t>
              </w:r>
            </w:hyperlink>
            <w:r>
              <w:rPr>
                <w:color w:val="0000FF"/>
                <w:sz w:val="24"/>
              </w:rPr>
              <w:t xml:space="preserve"> </w:t>
            </w:r>
            <w:r>
              <w:rPr>
                <w:sz w:val="24"/>
              </w:rPr>
              <w:t>have</w:t>
            </w:r>
            <w:r>
              <w:rPr>
                <w:spacing w:val="-1"/>
                <w:sz w:val="24"/>
              </w:rPr>
              <w:t xml:space="preserve"> </w:t>
            </w:r>
            <w:r>
              <w:rPr>
                <w:sz w:val="24"/>
              </w:rPr>
              <w:t>various opportunities to work with clients including co-leading and conducting groups, conducting one-on-one sessions with clients, providing case management, conducting intakes and assessments, and other assigned duties. Some students</w:t>
            </w:r>
            <w:r>
              <w:rPr>
                <w:spacing w:val="-4"/>
                <w:sz w:val="24"/>
              </w:rPr>
              <w:t xml:space="preserve"> </w:t>
            </w:r>
            <w:r>
              <w:rPr>
                <w:sz w:val="24"/>
              </w:rPr>
              <w:t>develop</w:t>
            </w:r>
            <w:r>
              <w:rPr>
                <w:spacing w:val="-4"/>
                <w:sz w:val="24"/>
              </w:rPr>
              <w:t xml:space="preserve"> </w:t>
            </w:r>
            <w:r>
              <w:rPr>
                <w:sz w:val="24"/>
              </w:rPr>
              <w:t>and</w:t>
            </w:r>
            <w:r>
              <w:rPr>
                <w:spacing w:val="-4"/>
                <w:sz w:val="24"/>
              </w:rPr>
              <w:t xml:space="preserve"> </w:t>
            </w:r>
            <w:r>
              <w:rPr>
                <w:sz w:val="24"/>
              </w:rPr>
              <w:t>implement</w:t>
            </w:r>
            <w:r>
              <w:rPr>
                <w:spacing w:val="-4"/>
                <w:sz w:val="24"/>
              </w:rPr>
              <w:t xml:space="preserve"> </w:t>
            </w:r>
            <w:r>
              <w:rPr>
                <w:sz w:val="24"/>
              </w:rPr>
              <w:t>goals</w:t>
            </w:r>
            <w:r>
              <w:rPr>
                <w:spacing w:val="-4"/>
                <w:sz w:val="24"/>
              </w:rPr>
              <w:t xml:space="preserve"> </w:t>
            </w:r>
            <w:r>
              <w:rPr>
                <w:sz w:val="24"/>
              </w:rPr>
              <w:t>for</w:t>
            </w:r>
            <w:r>
              <w:rPr>
                <w:spacing w:val="-5"/>
                <w:sz w:val="24"/>
              </w:rPr>
              <w:t xml:space="preserve"> </w:t>
            </w:r>
            <w:r>
              <w:rPr>
                <w:sz w:val="24"/>
              </w:rPr>
              <w:t>clients.</w:t>
            </w:r>
            <w:r>
              <w:rPr>
                <w:spacing w:val="-2"/>
                <w:sz w:val="24"/>
              </w:rPr>
              <w:t xml:space="preserve"> </w:t>
            </w:r>
            <w:r>
              <w:rPr>
                <w:sz w:val="24"/>
              </w:rPr>
              <w:t>During</w:t>
            </w:r>
            <w:r>
              <w:rPr>
                <w:spacing w:val="-4"/>
                <w:sz w:val="24"/>
              </w:rPr>
              <w:t xml:space="preserve"> </w:t>
            </w:r>
            <w:r>
              <w:rPr>
                <w:sz w:val="24"/>
              </w:rPr>
              <w:t>fieldwork</w:t>
            </w:r>
            <w:r>
              <w:rPr>
                <w:spacing w:val="-2"/>
                <w:sz w:val="24"/>
              </w:rPr>
              <w:t xml:space="preserve"> </w:t>
            </w:r>
            <w:r>
              <w:rPr>
                <w:sz w:val="24"/>
              </w:rPr>
              <w:t>courses,</w:t>
            </w:r>
            <w:r>
              <w:rPr>
                <w:spacing w:val="-4"/>
                <w:sz w:val="24"/>
              </w:rPr>
              <w:t xml:space="preserve"> </w:t>
            </w:r>
            <w:r>
              <w:rPr>
                <w:sz w:val="24"/>
              </w:rPr>
              <w:t>students</w:t>
            </w:r>
            <w:r>
              <w:rPr>
                <w:spacing w:val="-4"/>
                <w:sz w:val="24"/>
              </w:rPr>
              <w:t xml:space="preserve"> </w:t>
            </w:r>
            <w:r>
              <w:rPr>
                <w:sz w:val="24"/>
              </w:rPr>
              <w:t>discuss</w:t>
            </w:r>
            <w:r>
              <w:rPr>
                <w:spacing w:val="-4"/>
                <w:sz w:val="24"/>
              </w:rPr>
              <w:t xml:space="preserve"> </w:t>
            </w:r>
            <w:r>
              <w:rPr>
                <w:sz w:val="24"/>
              </w:rPr>
              <w:t xml:space="preserve">this process with classmates and the fieldwork faculty </w:t>
            </w:r>
            <w:proofErr w:type="gramStart"/>
            <w:r>
              <w:rPr>
                <w:sz w:val="24"/>
              </w:rPr>
              <w:t>member</w:t>
            </w:r>
            <w:proofErr w:type="gramEnd"/>
            <w:r>
              <w:rPr>
                <w:sz w:val="24"/>
              </w:rPr>
              <w:t>. Students also write journals giving them the opportunity to reflect on the process of working with clients</w:t>
            </w:r>
            <w:r w:rsidR="00C27B52">
              <w:rPr>
                <w:sz w:val="24"/>
              </w:rPr>
              <w:t>.</w:t>
            </w:r>
          </w:p>
          <w:p w14:paraId="282BF2F7" w14:textId="77777777" w:rsidR="00930EB2" w:rsidRDefault="00930EB2" w:rsidP="00930EB2">
            <w:pPr>
              <w:pStyle w:val="TableParagraph"/>
              <w:rPr>
                <w:sz w:val="24"/>
              </w:rPr>
            </w:pPr>
          </w:p>
          <w:p w14:paraId="2740142C" w14:textId="77777777" w:rsidR="007269D9" w:rsidRDefault="007269D9" w:rsidP="007269D9">
            <w:pPr>
              <w:pStyle w:val="TableParagraph"/>
              <w:ind w:left="0"/>
              <w:rPr>
                <w:spacing w:val="-2"/>
                <w:sz w:val="24"/>
              </w:rPr>
            </w:pPr>
          </w:p>
          <w:p w14:paraId="5FCAE5FF" w14:textId="77777777" w:rsidR="007269D9" w:rsidRDefault="007269D9">
            <w:pPr>
              <w:pStyle w:val="TableParagraph"/>
              <w:ind w:left="148"/>
              <w:rPr>
                <w:sz w:val="24"/>
              </w:rPr>
            </w:pPr>
          </w:p>
        </w:tc>
      </w:tr>
      <w:tr w:rsidR="007D40BE" w14:paraId="14B76C30" w14:textId="77777777">
        <w:trPr>
          <w:trHeight w:val="548"/>
        </w:trPr>
        <w:tc>
          <w:tcPr>
            <w:tcW w:w="600" w:type="dxa"/>
          </w:tcPr>
          <w:p w14:paraId="70E768E7" w14:textId="77777777" w:rsidR="007D40BE" w:rsidRDefault="00BB2F7E">
            <w:pPr>
              <w:pStyle w:val="TableParagraph"/>
              <w:ind w:left="100"/>
              <w:rPr>
                <w:sz w:val="24"/>
              </w:rPr>
            </w:pPr>
            <w:r>
              <w:rPr>
                <w:spacing w:val="-5"/>
                <w:sz w:val="24"/>
              </w:rPr>
              <w:lastRenderedPageBreak/>
              <w:t>c.</w:t>
            </w:r>
          </w:p>
        </w:tc>
        <w:tc>
          <w:tcPr>
            <w:tcW w:w="9480" w:type="dxa"/>
          </w:tcPr>
          <w:p w14:paraId="527C7C72" w14:textId="77777777" w:rsidR="007D40BE" w:rsidRDefault="00BB2F7E" w:rsidP="00BB2BF1">
            <w:pPr>
              <w:pStyle w:val="TableParagraph"/>
              <w:ind w:left="0"/>
              <w:rPr>
                <w:spacing w:val="-2"/>
                <w:sz w:val="24"/>
              </w:rPr>
            </w:pPr>
            <w:r>
              <w:rPr>
                <w:sz w:val="24"/>
              </w:rPr>
              <w:t>Skills</w:t>
            </w:r>
            <w:r>
              <w:rPr>
                <w:spacing w:val="6"/>
                <w:sz w:val="24"/>
              </w:rPr>
              <w:t xml:space="preserve"> </w:t>
            </w:r>
            <w:r>
              <w:rPr>
                <w:sz w:val="24"/>
              </w:rPr>
              <w:t>to</w:t>
            </w:r>
            <w:r>
              <w:rPr>
                <w:spacing w:val="7"/>
                <w:sz w:val="24"/>
              </w:rPr>
              <w:t xml:space="preserve"> </w:t>
            </w:r>
            <w:r>
              <w:rPr>
                <w:sz w:val="24"/>
              </w:rPr>
              <w:t>evaluate</w:t>
            </w:r>
            <w:r>
              <w:rPr>
                <w:spacing w:val="7"/>
                <w:sz w:val="24"/>
              </w:rPr>
              <w:t xml:space="preserve"> </w:t>
            </w:r>
            <w:r>
              <w:rPr>
                <w:sz w:val="24"/>
              </w:rPr>
              <w:t>the</w:t>
            </w:r>
            <w:r>
              <w:rPr>
                <w:spacing w:val="8"/>
                <w:sz w:val="24"/>
              </w:rPr>
              <w:t xml:space="preserve"> </w:t>
            </w:r>
            <w:r>
              <w:rPr>
                <w:sz w:val="24"/>
              </w:rPr>
              <w:t>outcomes</w:t>
            </w:r>
            <w:r>
              <w:rPr>
                <w:spacing w:val="8"/>
                <w:sz w:val="24"/>
              </w:rPr>
              <w:t xml:space="preserve"> </w:t>
            </w:r>
            <w:r>
              <w:rPr>
                <w:sz w:val="24"/>
              </w:rPr>
              <w:t>of</w:t>
            </w:r>
            <w:r>
              <w:rPr>
                <w:spacing w:val="11"/>
                <w:sz w:val="24"/>
              </w:rPr>
              <w:t xml:space="preserve"> </w:t>
            </w:r>
            <w:r>
              <w:rPr>
                <w:sz w:val="24"/>
              </w:rPr>
              <w:t>the</w:t>
            </w:r>
            <w:r>
              <w:rPr>
                <w:spacing w:val="8"/>
                <w:sz w:val="24"/>
              </w:rPr>
              <w:t xml:space="preserve"> </w:t>
            </w:r>
            <w:r>
              <w:rPr>
                <w:sz w:val="24"/>
              </w:rPr>
              <w:t>plan</w:t>
            </w:r>
            <w:r>
              <w:rPr>
                <w:spacing w:val="5"/>
                <w:sz w:val="24"/>
              </w:rPr>
              <w:t xml:space="preserve"> </w:t>
            </w:r>
            <w:r>
              <w:rPr>
                <w:sz w:val="24"/>
              </w:rPr>
              <w:t>and</w:t>
            </w:r>
            <w:r>
              <w:rPr>
                <w:spacing w:val="6"/>
                <w:sz w:val="24"/>
              </w:rPr>
              <w:t xml:space="preserve"> </w:t>
            </w:r>
            <w:r>
              <w:rPr>
                <w:sz w:val="24"/>
              </w:rPr>
              <w:t>the</w:t>
            </w:r>
            <w:r>
              <w:rPr>
                <w:spacing w:val="8"/>
                <w:sz w:val="24"/>
              </w:rPr>
              <w:t xml:space="preserve"> </w:t>
            </w:r>
            <w:r>
              <w:rPr>
                <w:sz w:val="24"/>
              </w:rPr>
              <w:t>impact</w:t>
            </w:r>
            <w:r>
              <w:rPr>
                <w:spacing w:val="12"/>
                <w:sz w:val="24"/>
              </w:rPr>
              <w:t xml:space="preserve"> </w:t>
            </w:r>
            <w:r>
              <w:rPr>
                <w:sz w:val="24"/>
              </w:rPr>
              <w:t>on</w:t>
            </w:r>
            <w:r>
              <w:rPr>
                <w:spacing w:val="6"/>
                <w:sz w:val="24"/>
              </w:rPr>
              <w:t xml:space="preserve"> </w:t>
            </w:r>
            <w:r>
              <w:rPr>
                <w:sz w:val="24"/>
              </w:rPr>
              <w:t>the</w:t>
            </w:r>
            <w:r>
              <w:rPr>
                <w:spacing w:val="8"/>
                <w:sz w:val="24"/>
              </w:rPr>
              <w:t xml:space="preserve"> </w:t>
            </w:r>
            <w:r>
              <w:rPr>
                <w:sz w:val="24"/>
              </w:rPr>
              <w:t>client</w:t>
            </w:r>
            <w:r>
              <w:rPr>
                <w:spacing w:val="12"/>
                <w:sz w:val="24"/>
              </w:rPr>
              <w:t xml:space="preserve"> </w:t>
            </w:r>
            <w:r>
              <w:rPr>
                <w:sz w:val="24"/>
              </w:rPr>
              <w:t>or</w:t>
            </w:r>
            <w:r>
              <w:rPr>
                <w:spacing w:val="11"/>
                <w:sz w:val="24"/>
              </w:rPr>
              <w:t xml:space="preserve"> </w:t>
            </w:r>
            <w:r>
              <w:rPr>
                <w:sz w:val="24"/>
              </w:rPr>
              <w:t>client</w:t>
            </w:r>
            <w:r>
              <w:rPr>
                <w:spacing w:val="12"/>
                <w:sz w:val="24"/>
              </w:rPr>
              <w:t xml:space="preserve"> </w:t>
            </w:r>
            <w:r>
              <w:rPr>
                <w:spacing w:val="-2"/>
                <w:sz w:val="24"/>
              </w:rPr>
              <w:t>group.</w:t>
            </w:r>
          </w:p>
          <w:p w14:paraId="76E5DB71" w14:textId="77777777" w:rsidR="00BB2BF1" w:rsidRDefault="00BB2BF1" w:rsidP="00BB2BF1">
            <w:pPr>
              <w:pStyle w:val="TableParagraph"/>
              <w:spacing w:line="274" w:lineRule="exact"/>
              <w:ind w:left="0"/>
              <w:rPr>
                <w:b/>
                <w:spacing w:val="-2"/>
                <w:sz w:val="24"/>
                <w:u w:val="thick"/>
              </w:rPr>
            </w:pPr>
          </w:p>
          <w:p w14:paraId="5A99813B" w14:textId="498E65D8" w:rsidR="00BB2BF1" w:rsidRDefault="00BB2BF1" w:rsidP="00BB2BF1">
            <w:pPr>
              <w:pStyle w:val="TableParagraph"/>
              <w:spacing w:line="274" w:lineRule="exact"/>
              <w:ind w:left="0"/>
              <w:rPr>
                <w:b/>
                <w:sz w:val="24"/>
              </w:rPr>
            </w:pPr>
            <w:r>
              <w:rPr>
                <w:b/>
                <w:spacing w:val="-2"/>
                <w:sz w:val="24"/>
                <w:u w:val="thick"/>
              </w:rPr>
              <w:t>Response:</w:t>
            </w:r>
          </w:p>
          <w:p w14:paraId="4DFF8EB9" w14:textId="59A68934" w:rsidR="00BB2BF1" w:rsidRDefault="00BB2BF1" w:rsidP="00BB2BF1">
            <w:pPr>
              <w:pStyle w:val="TableParagraph"/>
              <w:ind w:left="0" w:right="150"/>
              <w:rPr>
                <w:sz w:val="24"/>
              </w:rPr>
            </w:pPr>
            <w:r>
              <w:rPr>
                <w:sz w:val="24"/>
              </w:rPr>
              <w:t>The</w:t>
            </w:r>
            <w:r>
              <w:rPr>
                <w:spacing w:val="-8"/>
                <w:sz w:val="24"/>
              </w:rPr>
              <w:t xml:space="preserve"> </w:t>
            </w:r>
            <w:r>
              <w:rPr>
                <w:sz w:val="24"/>
              </w:rPr>
              <w:t>following</w:t>
            </w:r>
            <w:r>
              <w:rPr>
                <w:spacing w:val="-12"/>
                <w:sz w:val="24"/>
              </w:rPr>
              <w:t xml:space="preserve"> </w:t>
            </w:r>
            <w:r>
              <w:rPr>
                <w:sz w:val="24"/>
              </w:rPr>
              <w:t>courses</w:t>
            </w:r>
            <w:r>
              <w:rPr>
                <w:spacing w:val="-3"/>
                <w:sz w:val="24"/>
              </w:rPr>
              <w:t xml:space="preserve"> </w:t>
            </w:r>
            <w:r>
              <w:rPr>
                <w:sz w:val="24"/>
              </w:rPr>
              <w:t>emphasize</w:t>
            </w:r>
            <w:r>
              <w:rPr>
                <w:spacing w:val="-7"/>
                <w:sz w:val="24"/>
              </w:rPr>
              <w:t xml:space="preserve"> </w:t>
            </w:r>
            <w:r>
              <w:rPr>
                <w:sz w:val="24"/>
              </w:rPr>
              <w:t>skills</w:t>
            </w:r>
            <w:r>
              <w:rPr>
                <w:spacing w:val="-2"/>
                <w:sz w:val="24"/>
              </w:rPr>
              <w:t xml:space="preserve"> </w:t>
            </w:r>
            <w:r>
              <w:rPr>
                <w:sz w:val="24"/>
              </w:rPr>
              <w:t>to</w:t>
            </w:r>
            <w:r>
              <w:rPr>
                <w:spacing w:val="-7"/>
                <w:sz w:val="24"/>
              </w:rPr>
              <w:t xml:space="preserve"> </w:t>
            </w:r>
            <w:r>
              <w:rPr>
                <w:sz w:val="24"/>
              </w:rPr>
              <w:t>evaluate</w:t>
            </w:r>
            <w:r>
              <w:rPr>
                <w:spacing w:val="-8"/>
                <w:sz w:val="24"/>
              </w:rPr>
              <w:t xml:space="preserve"> </w:t>
            </w:r>
            <w:r>
              <w:rPr>
                <w:sz w:val="24"/>
              </w:rPr>
              <w:t>the</w:t>
            </w:r>
            <w:r>
              <w:rPr>
                <w:spacing w:val="-7"/>
                <w:sz w:val="24"/>
              </w:rPr>
              <w:t xml:space="preserve"> </w:t>
            </w:r>
            <w:r>
              <w:rPr>
                <w:sz w:val="24"/>
              </w:rPr>
              <w:t>outcomes</w:t>
            </w:r>
            <w:r>
              <w:rPr>
                <w:spacing w:val="-3"/>
                <w:sz w:val="24"/>
              </w:rPr>
              <w:t xml:space="preserve"> </w:t>
            </w:r>
            <w:r>
              <w:rPr>
                <w:sz w:val="24"/>
              </w:rPr>
              <w:t>of</w:t>
            </w:r>
            <w:r>
              <w:rPr>
                <w:spacing w:val="-8"/>
                <w:sz w:val="24"/>
              </w:rPr>
              <w:t xml:space="preserve"> </w:t>
            </w:r>
            <w:r>
              <w:rPr>
                <w:sz w:val="24"/>
              </w:rPr>
              <w:t>the</w:t>
            </w:r>
            <w:r>
              <w:rPr>
                <w:spacing w:val="-6"/>
                <w:sz w:val="24"/>
              </w:rPr>
              <w:t xml:space="preserve"> </w:t>
            </w:r>
            <w:r>
              <w:rPr>
                <w:sz w:val="24"/>
              </w:rPr>
              <w:t>plan</w:t>
            </w:r>
            <w:r>
              <w:rPr>
                <w:spacing w:val="-3"/>
                <w:sz w:val="24"/>
              </w:rPr>
              <w:t xml:space="preserve"> </w:t>
            </w:r>
            <w:r>
              <w:rPr>
                <w:sz w:val="24"/>
              </w:rPr>
              <w:t>and</w:t>
            </w:r>
            <w:r>
              <w:rPr>
                <w:spacing w:val="-3"/>
                <w:sz w:val="24"/>
              </w:rPr>
              <w:t xml:space="preserve"> </w:t>
            </w:r>
            <w:r>
              <w:rPr>
                <w:sz w:val="24"/>
              </w:rPr>
              <w:t>impact</w:t>
            </w:r>
            <w:r>
              <w:rPr>
                <w:spacing w:val="-2"/>
                <w:sz w:val="24"/>
              </w:rPr>
              <w:t xml:space="preserve"> </w:t>
            </w:r>
            <w:r>
              <w:rPr>
                <w:sz w:val="24"/>
              </w:rPr>
              <w:t>on</w:t>
            </w:r>
            <w:r>
              <w:rPr>
                <w:spacing w:val="-3"/>
                <w:sz w:val="24"/>
              </w:rPr>
              <w:t xml:space="preserve"> </w:t>
            </w:r>
            <w:r>
              <w:rPr>
                <w:sz w:val="24"/>
              </w:rPr>
              <w:t>the</w:t>
            </w:r>
            <w:r>
              <w:rPr>
                <w:spacing w:val="-6"/>
                <w:sz w:val="24"/>
              </w:rPr>
              <w:t xml:space="preserve"> </w:t>
            </w:r>
            <w:r>
              <w:rPr>
                <w:sz w:val="24"/>
              </w:rPr>
              <w:t>client</w:t>
            </w:r>
            <w:r>
              <w:rPr>
                <w:spacing w:val="-3"/>
                <w:sz w:val="24"/>
              </w:rPr>
              <w:t xml:space="preserve"> </w:t>
            </w:r>
            <w:r>
              <w:rPr>
                <w:sz w:val="24"/>
              </w:rPr>
              <w:t>or client group.</w:t>
            </w:r>
          </w:p>
          <w:p w14:paraId="766694E8" w14:textId="77777777" w:rsidR="00893BD2" w:rsidRDefault="00893BD2" w:rsidP="00BB2BF1">
            <w:pPr>
              <w:pStyle w:val="TableParagraph"/>
              <w:ind w:left="0" w:right="150"/>
              <w:rPr>
                <w:sz w:val="24"/>
              </w:rPr>
            </w:pPr>
          </w:p>
          <w:p w14:paraId="2C807424" w14:textId="3BFFA863" w:rsidR="00893BD2" w:rsidRPr="00167CA4" w:rsidRDefault="00893BD2" w:rsidP="00893BD2">
            <w:pPr>
              <w:rPr>
                <w:b/>
                <w:bCs/>
                <w:sz w:val="24"/>
                <w:szCs w:val="24"/>
              </w:rPr>
            </w:pPr>
            <w:r w:rsidRPr="00EB4EB5">
              <w:rPr>
                <w:b/>
                <w:bCs/>
                <w:sz w:val="24"/>
                <w:szCs w:val="24"/>
              </w:rPr>
              <w:t>HUS 101 Human Service and Addiction Counseling Ethics in Practice</w:t>
            </w:r>
            <w:r w:rsidRPr="00167CA4">
              <w:rPr>
                <w:b/>
                <w:bCs/>
                <w:sz w:val="24"/>
                <w:szCs w:val="24"/>
              </w:rPr>
              <w:t xml:space="preserve"> </w:t>
            </w:r>
          </w:p>
          <w:p w14:paraId="216BB0C1" w14:textId="5F1C8826" w:rsidR="00893BD2" w:rsidRPr="00167CA4" w:rsidRDefault="00893BD2" w:rsidP="00893BD2">
            <w:pPr>
              <w:rPr>
                <w:b/>
                <w:bCs/>
                <w:sz w:val="24"/>
                <w:szCs w:val="24"/>
              </w:rPr>
            </w:pPr>
            <w:r w:rsidRPr="00EB4EB5">
              <w:rPr>
                <w:b/>
                <w:bCs/>
                <w:sz w:val="24"/>
                <w:szCs w:val="24"/>
              </w:rPr>
              <w:t>HUS 114 Counseling, Assessment and Case Management</w:t>
            </w:r>
          </w:p>
          <w:p w14:paraId="745EF2C3" w14:textId="1D6C8FF6" w:rsidR="00893BD2" w:rsidRPr="00167CA4" w:rsidRDefault="00893BD2" w:rsidP="00893BD2">
            <w:pPr>
              <w:rPr>
                <w:b/>
                <w:bCs/>
                <w:sz w:val="24"/>
                <w:szCs w:val="24"/>
              </w:rPr>
            </w:pPr>
            <w:r w:rsidRPr="00EB4EB5">
              <w:rPr>
                <w:b/>
                <w:bCs/>
                <w:sz w:val="24"/>
                <w:szCs w:val="24"/>
              </w:rPr>
              <w:lastRenderedPageBreak/>
              <w:t>HUS 115 Fieldwork: Counseling, Assessment and Case Management</w:t>
            </w:r>
          </w:p>
          <w:p w14:paraId="3B68AB50" w14:textId="29807C7D" w:rsidR="00893BD2" w:rsidRPr="00167CA4" w:rsidRDefault="00893BD2" w:rsidP="00893BD2">
            <w:pPr>
              <w:rPr>
                <w:b/>
                <w:bCs/>
                <w:sz w:val="24"/>
                <w:szCs w:val="24"/>
              </w:rPr>
            </w:pPr>
            <w:r w:rsidRPr="00EB4EB5">
              <w:rPr>
                <w:b/>
                <w:bCs/>
                <w:sz w:val="24"/>
                <w:szCs w:val="24"/>
              </w:rPr>
              <w:t>HUS 130 Introduction to Family Counseling</w:t>
            </w:r>
          </w:p>
          <w:p w14:paraId="3980F5AD" w14:textId="11AF4EF4" w:rsidR="00893BD2" w:rsidRPr="00167CA4" w:rsidRDefault="00893BD2" w:rsidP="00893BD2">
            <w:pPr>
              <w:rPr>
                <w:b/>
                <w:bCs/>
                <w:sz w:val="24"/>
                <w:szCs w:val="24"/>
              </w:rPr>
            </w:pPr>
            <w:r w:rsidRPr="00EB4EB5">
              <w:rPr>
                <w:b/>
                <w:bCs/>
                <w:sz w:val="24"/>
                <w:szCs w:val="24"/>
              </w:rPr>
              <w:t>HUS 141 Group Dynamics</w:t>
            </w:r>
          </w:p>
          <w:p w14:paraId="235DD0FB" w14:textId="47178752" w:rsidR="00893BD2" w:rsidRPr="00167CA4" w:rsidRDefault="00893BD2" w:rsidP="00893BD2">
            <w:pPr>
              <w:rPr>
                <w:b/>
                <w:bCs/>
                <w:sz w:val="24"/>
                <w:szCs w:val="24"/>
              </w:rPr>
            </w:pPr>
            <w:r w:rsidRPr="00EB4EB5">
              <w:rPr>
                <w:b/>
                <w:bCs/>
                <w:sz w:val="24"/>
                <w:szCs w:val="24"/>
              </w:rPr>
              <w:t>HUS 211 Crisis Intervention and Counseling</w:t>
            </w:r>
          </w:p>
          <w:p w14:paraId="6126EC92" w14:textId="47C6E882" w:rsidR="00893BD2" w:rsidRPr="00167CA4" w:rsidRDefault="00893BD2" w:rsidP="00893BD2">
            <w:pPr>
              <w:rPr>
                <w:b/>
                <w:bCs/>
                <w:sz w:val="24"/>
                <w:szCs w:val="24"/>
              </w:rPr>
            </w:pPr>
            <w:r w:rsidRPr="00EB4EB5">
              <w:rPr>
                <w:b/>
                <w:bCs/>
                <w:sz w:val="24"/>
                <w:szCs w:val="24"/>
              </w:rPr>
              <w:t>HUS 216 Theories of Counseling</w:t>
            </w:r>
          </w:p>
          <w:p w14:paraId="67841217" w14:textId="5B9D7480" w:rsidR="00893BD2" w:rsidRPr="00167CA4" w:rsidRDefault="00893BD2" w:rsidP="00893BD2">
            <w:pPr>
              <w:rPr>
                <w:b/>
                <w:bCs/>
                <w:sz w:val="24"/>
                <w:szCs w:val="24"/>
              </w:rPr>
            </w:pPr>
            <w:r w:rsidRPr="00EB4EB5">
              <w:rPr>
                <w:b/>
                <w:bCs/>
                <w:sz w:val="24"/>
                <w:szCs w:val="24"/>
              </w:rPr>
              <w:t>HUS 217 Fieldwork: Theories of Counseling</w:t>
            </w:r>
            <w:r w:rsidRPr="00167CA4">
              <w:rPr>
                <w:b/>
                <w:bCs/>
                <w:sz w:val="24"/>
                <w:szCs w:val="24"/>
              </w:rPr>
              <w:t xml:space="preserve"> </w:t>
            </w:r>
          </w:p>
          <w:p w14:paraId="2D4E9081" w14:textId="49AB3DC5" w:rsidR="00893BD2" w:rsidRDefault="00893BD2" w:rsidP="00893BD2">
            <w:pPr>
              <w:rPr>
                <w:b/>
                <w:bCs/>
                <w:sz w:val="24"/>
                <w:szCs w:val="24"/>
              </w:rPr>
            </w:pPr>
            <w:r w:rsidRPr="00EB4EB5">
              <w:rPr>
                <w:b/>
                <w:bCs/>
                <w:sz w:val="24"/>
                <w:szCs w:val="24"/>
              </w:rPr>
              <w:t>HUS 234 Trauma Informed Care</w:t>
            </w:r>
          </w:p>
          <w:p w14:paraId="50BEF2C9" w14:textId="77777777" w:rsidR="00640384" w:rsidRPr="00167CA4" w:rsidRDefault="00640384" w:rsidP="00893BD2">
            <w:pPr>
              <w:rPr>
                <w:b/>
                <w:bCs/>
                <w:sz w:val="24"/>
                <w:szCs w:val="24"/>
              </w:rPr>
            </w:pPr>
          </w:p>
          <w:p w14:paraId="5C726014" w14:textId="621B3EAF" w:rsidR="006A04B5" w:rsidRDefault="006A04B5" w:rsidP="006A04B5">
            <w:pPr>
              <w:ind w:right="417"/>
              <w:rPr>
                <w:sz w:val="24"/>
              </w:rPr>
            </w:pPr>
            <w:r w:rsidRPr="006A04B5">
              <w:rPr>
                <w:sz w:val="24"/>
              </w:rPr>
              <w:t>Students in</w:t>
            </w:r>
            <w:r w:rsidR="00747964">
              <w:rPr>
                <w:sz w:val="24"/>
              </w:rPr>
              <w:t xml:space="preserve"> </w:t>
            </w:r>
            <w:r w:rsidR="00747964" w:rsidRPr="00167CA4">
              <w:rPr>
                <w:sz w:val="24"/>
              </w:rPr>
              <w:t>{HUS 101</w:t>
            </w:r>
            <w:r w:rsidR="00514EE5" w:rsidRPr="00167CA4">
              <w:rPr>
                <w:sz w:val="24"/>
              </w:rPr>
              <w:t xml:space="preserve">} </w:t>
            </w:r>
            <w:r w:rsidR="00514EE5" w:rsidRPr="006A04B5">
              <w:rPr>
                <w:sz w:val="24"/>
              </w:rPr>
              <w:t>Human</w:t>
            </w:r>
            <w:r w:rsidRPr="006A04B5">
              <w:rPr>
                <w:sz w:val="24"/>
              </w:rPr>
              <w:t xml:space="preserve"> Service and Addiction Counseling Ethics in Practice use case vignettes in</w:t>
            </w:r>
            <w:r w:rsidRPr="006A04B5">
              <w:rPr>
                <w:spacing w:val="-2"/>
                <w:sz w:val="24"/>
              </w:rPr>
              <w:t xml:space="preserve"> </w:t>
            </w:r>
            <w:r w:rsidRPr="006A04B5">
              <w:rPr>
                <w:sz w:val="24"/>
              </w:rPr>
              <w:t>the</w:t>
            </w:r>
            <w:r w:rsidRPr="006A04B5">
              <w:rPr>
                <w:spacing w:val="-3"/>
                <w:sz w:val="24"/>
              </w:rPr>
              <w:t xml:space="preserve"> </w:t>
            </w:r>
            <w:r w:rsidRPr="006A04B5">
              <w:rPr>
                <w:sz w:val="24"/>
              </w:rPr>
              <w:t>textbook</w:t>
            </w:r>
            <w:r w:rsidRPr="006A04B5">
              <w:rPr>
                <w:spacing w:val="-2"/>
                <w:sz w:val="24"/>
              </w:rPr>
              <w:t xml:space="preserve"> </w:t>
            </w:r>
            <w:r w:rsidR="00AA6819" w:rsidRPr="006A04B5">
              <w:rPr>
                <w:sz w:val="24"/>
              </w:rPr>
              <w:t>to develop</w:t>
            </w:r>
            <w:r w:rsidRPr="006A04B5">
              <w:rPr>
                <w:spacing w:val="-2"/>
                <w:sz w:val="24"/>
              </w:rPr>
              <w:t xml:space="preserve"> </w:t>
            </w:r>
            <w:r w:rsidRPr="006A04B5">
              <w:rPr>
                <w:sz w:val="24"/>
              </w:rPr>
              <w:t>a</w:t>
            </w:r>
            <w:r w:rsidRPr="006A04B5">
              <w:rPr>
                <w:spacing w:val="-2"/>
                <w:sz w:val="24"/>
              </w:rPr>
              <w:t xml:space="preserve"> </w:t>
            </w:r>
            <w:r w:rsidRPr="006A04B5">
              <w:rPr>
                <w:sz w:val="24"/>
              </w:rPr>
              <w:t>plan</w:t>
            </w:r>
            <w:r w:rsidRPr="006A04B5">
              <w:rPr>
                <w:spacing w:val="-2"/>
                <w:sz w:val="24"/>
              </w:rPr>
              <w:t xml:space="preserve"> </w:t>
            </w:r>
            <w:r w:rsidRPr="006A04B5">
              <w:rPr>
                <w:sz w:val="24"/>
              </w:rPr>
              <w:t>of</w:t>
            </w:r>
            <w:r w:rsidRPr="006A04B5">
              <w:rPr>
                <w:spacing w:val="-4"/>
                <w:sz w:val="24"/>
              </w:rPr>
              <w:t xml:space="preserve"> </w:t>
            </w:r>
            <w:r w:rsidRPr="006A04B5">
              <w:rPr>
                <w:sz w:val="24"/>
              </w:rPr>
              <w:t>action</w:t>
            </w:r>
            <w:r w:rsidRPr="006A04B5">
              <w:rPr>
                <w:spacing w:val="-2"/>
                <w:sz w:val="24"/>
              </w:rPr>
              <w:t xml:space="preserve"> </w:t>
            </w:r>
            <w:r w:rsidRPr="006A04B5">
              <w:rPr>
                <w:sz w:val="24"/>
              </w:rPr>
              <w:t>for</w:t>
            </w:r>
            <w:r w:rsidRPr="006A04B5">
              <w:rPr>
                <w:spacing w:val="-2"/>
                <w:sz w:val="24"/>
              </w:rPr>
              <w:t xml:space="preserve"> </w:t>
            </w:r>
            <w:r w:rsidRPr="006A04B5">
              <w:rPr>
                <w:sz w:val="24"/>
              </w:rPr>
              <w:t>clients</w:t>
            </w:r>
            <w:r w:rsidRPr="006A04B5">
              <w:rPr>
                <w:spacing w:val="-2"/>
                <w:sz w:val="24"/>
              </w:rPr>
              <w:t xml:space="preserve"> </w:t>
            </w:r>
            <w:r w:rsidRPr="006A04B5">
              <w:rPr>
                <w:sz w:val="24"/>
              </w:rPr>
              <w:t>based</w:t>
            </w:r>
            <w:r w:rsidRPr="006A04B5">
              <w:rPr>
                <w:spacing w:val="-2"/>
                <w:sz w:val="24"/>
              </w:rPr>
              <w:t xml:space="preserve"> </w:t>
            </w:r>
            <w:r w:rsidRPr="006A04B5">
              <w:rPr>
                <w:sz w:val="24"/>
              </w:rPr>
              <w:t>on</w:t>
            </w:r>
            <w:r w:rsidRPr="006A04B5">
              <w:rPr>
                <w:spacing w:val="-2"/>
                <w:sz w:val="24"/>
              </w:rPr>
              <w:t xml:space="preserve"> </w:t>
            </w:r>
            <w:r w:rsidRPr="006A04B5">
              <w:rPr>
                <w:sz w:val="24"/>
              </w:rPr>
              <w:t>the</w:t>
            </w:r>
            <w:r w:rsidRPr="006A04B5">
              <w:rPr>
                <w:spacing w:val="-2"/>
                <w:sz w:val="24"/>
              </w:rPr>
              <w:t xml:space="preserve"> </w:t>
            </w:r>
            <w:r w:rsidRPr="006A04B5">
              <w:rPr>
                <w:sz w:val="24"/>
              </w:rPr>
              <w:t>ethical</w:t>
            </w:r>
            <w:r w:rsidRPr="006A04B5">
              <w:rPr>
                <w:spacing w:val="-2"/>
                <w:sz w:val="24"/>
              </w:rPr>
              <w:t xml:space="preserve"> </w:t>
            </w:r>
            <w:r w:rsidRPr="006A04B5">
              <w:rPr>
                <w:sz w:val="24"/>
              </w:rPr>
              <w:t>issue</w:t>
            </w:r>
            <w:r w:rsidRPr="006A04B5">
              <w:rPr>
                <w:spacing w:val="-3"/>
                <w:sz w:val="24"/>
              </w:rPr>
              <w:t xml:space="preserve"> </w:t>
            </w:r>
            <w:r w:rsidRPr="006A04B5">
              <w:rPr>
                <w:sz w:val="24"/>
              </w:rPr>
              <w:t>that</w:t>
            </w:r>
            <w:r w:rsidRPr="006A04B5">
              <w:rPr>
                <w:spacing w:val="-2"/>
                <w:sz w:val="24"/>
              </w:rPr>
              <w:t xml:space="preserve"> </w:t>
            </w:r>
            <w:r w:rsidRPr="006A04B5">
              <w:rPr>
                <w:sz w:val="24"/>
              </w:rPr>
              <w:t>is</w:t>
            </w:r>
            <w:r w:rsidRPr="006A04B5">
              <w:rPr>
                <w:spacing w:val="-2"/>
                <w:sz w:val="24"/>
              </w:rPr>
              <w:t xml:space="preserve"> </w:t>
            </w:r>
            <w:r w:rsidRPr="006A04B5">
              <w:rPr>
                <w:sz w:val="24"/>
              </w:rPr>
              <w:t>presented.</w:t>
            </w:r>
            <w:r w:rsidRPr="006A04B5">
              <w:rPr>
                <w:spacing w:val="-2"/>
                <w:sz w:val="24"/>
              </w:rPr>
              <w:t xml:space="preserve"> </w:t>
            </w:r>
            <w:r w:rsidRPr="006A04B5">
              <w:rPr>
                <w:sz w:val="24"/>
              </w:rPr>
              <w:t>Through class discussions and faculty feedback, students evaluate the effectiveness of plans.</w:t>
            </w:r>
          </w:p>
          <w:p w14:paraId="121218F6" w14:textId="77777777" w:rsidR="00514EE5" w:rsidRPr="006A04B5" w:rsidRDefault="00514EE5" w:rsidP="006A04B5">
            <w:pPr>
              <w:ind w:right="417"/>
              <w:rPr>
                <w:sz w:val="24"/>
              </w:rPr>
            </w:pPr>
          </w:p>
          <w:p w14:paraId="2ADCCA0B" w14:textId="03BED6EA" w:rsidR="006A04B5" w:rsidRDefault="006A04B5" w:rsidP="00E63638">
            <w:pPr>
              <w:spacing w:before="161"/>
              <w:ind w:right="413"/>
              <w:rPr>
                <w:sz w:val="24"/>
              </w:rPr>
            </w:pPr>
            <w:r w:rsidRPr="006A04B5">
              <w:rPr>
                <w:sz w:val="24"/>
              </w:rPr>
              <w:t>In</w:t>
            </w:r>
            <w:r w:rsidR="00747964">
              <w:rPr>
                <w:sz w:val="24"/>
              </w:rPr>
              <w:t xml:space="preserve"> </w:t>
            </w:r>
            <w:r w:rsidR="00747964" w:rsidRPr="00167CA4">
              <w:rPr>
                <w:sz w:val="24"/>
                <w:u w:color="0000FF"/>
              </w:rPr>
              <w:t>{HUS 114</w:t>
            </w:r>
            <w:r w:rsidR="00514EE5" w:rsidRPr="00167CA4">
              <w:rPr>
                <w:sz w:val="24"/>
                <w:u w:color="0000FF"/>
              </w:rPr>
              <w:t>}</w:t>
            </w:r>
            <w:r w:rsidR="00514EE5" w:rsidRPr="00167CA4">
              <w:rPr>
                <w:sz w:val="24"/>
              </w:rPr>
              <w:t xml:space="preserve"> </w:t>
            </w:r>
            <w:r w:rsidR="00514EE5" w:rsidRPr="006A04B5">
              <w:rPr>
                <w:sz w:val="24"/>
              </w:rPr>
              <w:t>Counseling</w:t>
            </w:r>
            <w:r w:rsidRPr="006A04B5">
              <w:rPr>
                <w:sz w:val="24"/>
              </w:rPr>
              <w:t xml:space="preserve">, Assessment and Case Management students participate in in-class exercises and small </w:t>
            </w:r>
            <w:proofErr w:type="gramStart"/>
            <w:r w:rsidRPr="006A04B5">
              <w:rPr>
                <w:sz w:val="24"/>
              </w:rPr>
              <w:t>groups to</w:t>
            </w:r>
            <w:proofErr w:type="gramEnd"/>
            <w:r w:rsidRPr="006A04B5">
              <w:rPr>
                <w:sz w:val="24"/>
              </w:rPr>
              <w:t xml:space="preserve"> formulate a plan for individuals, then present the plan to the class for evaluation of its effectiveness.</w:t>
            </w:r>
          </w:p>
          <w:p w14:paraId="47D60B5F" w14:textId="77777777" w:rsidR="00452104" w:rsidRPr="006A04B5" w:rsidRDefault="00452104" w:rsidP="00E63638">
            <w:pPr>
              <w:spacing w:before="161"/>
              <w:ind w:right="413"/>
              <w:rPr>
                <w:sz w:val="24"/>
              </w:rPr>
            </w:pPr>
          </w:p>
          <w:p w14:paraId="733FC0B7" w14:textId="39CC3F9C" w:rsidR="006A04B5" w:rsidRDefault="006A04B5" w:rsidP="00E63638">
            <w:pPr>
              <w:pStyle w:val="TableParagraph"/>
              <w:ind w:left="0" w:right="336"/>
              <w:rPr>
                <w:sz w:val="24"/>
              </w:rPr>
            </w:pPr>
            <w:r w:rsidRPr="006A04B5">
              <w:rPr>
                <w:sz w:val="24"/>
              </w:rPr>
              <w:t>Students in Introduction to Family</w:t>
            </w:r>
            <w:r w:rsidRPr="006A04B5">
              <w:rPr>
                <w:spacing w:val="-4"/>
                <w:sz w:val="24"/>
              </w:rPr>
              <w:t xml:space="preserve"> </w:t>
            </w:r>
            <w:r w:rsidRPr="006A04B5">
              <w:rPr>
                <w:sz w:val="24"/>
              </w:rPr>
              <w:t xml:space="preserve">Counseling </w:t>
            </w:r>
            <w:r w:rsidRPr="00232F4C">
              <w:rPr>
                <w:sz w:val="24"/>
                <w:u w:color="0000FF"/>
              </w:rPr>
              <w:t>{HUS 130}</w:t>
            </w:r>
            <w:r w:rsidRPr="00232F4C">
              <w:rPr>
                <w:sz w:val="24"/>
              </w:rPr>
              <w:t xml:space="preserve"> </w:t>
            </w:r>
            <w:r w:rsidRPr="006A04B5">
              <w:rPr>
                <w:sz w:val="24"/>
              </w:rPr>
              <w:t>use the family</w:t>
            </w:r>
            <w:r w:rsidRPr="006A04B5">
              <w:rPr>
                <w:spacing w:val="-2"/>
                <w:sz w:val="24"/>
              </w:rPr>
              <w:t xml:space="preserve"> </w:t>
            </w:r>
            <w:r w:rsidRPr="006A04B5">
              <w:rPr>
                <w:sz w:val="24"/>
              </w:rPr>
              <w:t>counseling</w:t>
            </w:r>
            <w:r w:rsidRPr="006A04B5">
              <w:rPr>
                <w:spacing w:val="-2"/>
                <w:sz w:val="24"/>
              </w:rPr>
              <w:t xml:space="preserve"> </w:t>
            </w:r>
            <w:r w:rsidRPr="006A04B5">
              <w:rPr>
                <w:sz w:val="24"/>
              </w:rPr>
              <w:t>theories presented in class to analyze clients’ problems as well as develop concrete goals and a plan of action. Students learn</w:t>
            </w:r>
            <w:r w:rsidRPr="006A04B5">
              <w:rPr>
                <w:spacing w:val="-2"/>
                <w:sz w:val="24"/>
              </w:rPr>
              <w:t xml:space="preserve"> </w:t>
            </w:r>
            <w:r w:rsidRPr="006A04B5">
              <w:rPr>
                <w:sz w:val="24"/>
              </w:rPr>
              <w:t>to</w:t>
            </w:r>
            <w:r w:rsidRPr="006A04B5">
              <w:rPr>
                <w:spacing w:val="-2"/>
                <w:sz w:val="24"/>
              </w:rPr>
              <w:t xml:space="preserve"> </w:t>
            </w:r>
            <w:r w:rsidRPr="006A04B5">
              <w:rPr>
                <w:sz w:val="24"/>
              </w:rPr>
              <w:t>conduct a</w:t>
            </w:r>
            <w:r w:rsidRPr="006A04B5">
              <w:rPr>
                <w:spacing w:val="-3"/>
                <w:sz w:val="24"/>
              </w:rPr>
              <w:t xml:space="preserve"> </w:t>
            </w:r>
            <w:r w:rsidRPr="00F37F4E">
              <w:rPr>
                <w:sz w:val="24"/>
                <w:u w:color="0000FF"/>
              </w:rPr>
              <w:t>family</w:t>
            </w:r>
            <w:r w:rsidRPr="00F37F4E">
              <w:rPr>
                <w:spacing w:val="-4"/>
                <w:sz w:val="24"/>
                <w:u w:color="0000FF"/>
              </w:rPr>
              <w:t xml:space="preserve"> </w:t>
            </w:r>
            <w:r w:rsidRPr="00F37F4E">
              <w:rPr>
                <w:sz w:val="24"/>
                <w:u w:color="0000FF"/>
              </w:rPr>
              <w:t>assessment</w:t>
            </w:r>
            <w:r w:rsidRPr="00232F4C">
              <w:rPr>
                <w:spacing w:val="-2"/>
                <w:sz w:val="24"/>
              </w:rPr>
              <w:t xml:space="preserve"> </w:t>
            </w:r>
            <w:r w:rsidRPr="006A04B5">
              <w:rPr>
                <w:sz w:val="24"/>
              </w:rPr>
              <w:t>and</w:t>
            </w:r>
            <w:r w:rsidRPr="006A04B5">
              <w:rPr>
                <w:spacing w:val="-2"/>
                <w:sz w:val="24"/>
              </w:rPr>
              <w:t xml:space="preserve"> </w:t>
            </w:r>
            <w:r w:rsidRPr="006A04B5">
              <w:rPr>
                <w:sz w:val="24"/>
              </w:rPr>
              <w:t>use</w:t>
            </w:r>
            <w:r w:rsidRPr="006A04B5">
              <w:rPr>
                <w:spacing w:val="-3"/>
                <w:sz w:val="24"/>
              </w:rPr>
              <w:t xml:space="preserve"> </w:t>
            </w:r>
            <w:r w:rsidRPr="006A04B5">
              <w:rPr>
                <w:sz w:val="24"/>
              </w:rPr>
              <w:t>a</w:t>
            </w:r>
            <w:r w:rsidRPr="006A04B5">
              <w:rPr>
                <w:spacing w:val="-1"/>
                <w:sz w:val="24"/>
              </w:rPr>
              <w:t xml:space="preserve"> </w:t>
            </w:r>
            <w:r w:rsidRPr="006A04B5">
              <w:rPr>
                <w:sz w:val="24"/>
              </w:rPr>
              <w:t>specified</w:t>
            </w:r>
            <w:r w:rsidRPr="006A04B5">
              <w:rPr>
                <w:spacing w:val="-2"/>
                <w:sz w:val="24"/>
              </w:rPr>
              <w:t xml:space="preserve"> </w:t>
            </w:r>
            <w:r w:rsidRPr="006A04B5">
              <w:rPr>
                <w:sz w:val="24"/>
              </w:rPr>
              <w:t>counseling</w:t>
            </w:r>
            <w:r w:rsidRPr="006A04B5">
              <w:rPr>
                <w:spacing w:val="-5"/>
                <w:sz w:val="24"/>
              </w:rPr>
              <w:t xml:space="preserve"> </w:t>
            </w:r>
            <w:r w:rsidRPr="006A04B5">
              <w:rPr>
                <w:sz w:val="24"/>
              </w:rPr>
              <w:t>theory</w:t>
            </w:r>
            <w:r w:rsidRPr="006A04B5">
              <w:rPr>
                <w:spacing w:val="-7"/>
                <w:sz w:val="24"/>
              </w:rPr>
              <w:t xml:space="preserve"> </w:t>
            </w:r>
            <w:r w:rsidRPr="006A04B5">
              <w:rPr>
                <w:sz w:val="24"/>
              </w:rPr>
              <w:t>to</w:t>
            </w:r>
            <w:r w:rsidRPr="006A04B5">
              <w:rPr>
                <w:spacing w:val="-2"/>
                <w:sz w:val="24"/>
              </w:rPr>
              <w:t xml:space="preserve"> </w:t>
            </w:r>
            <w:r w:rsidRPr="006A04B5">
              <w:rPr>
                <w:sz w:val="24"/>
              </w:rPr>
              <w:t>develop</w:t>
            </w:r>
            <w:r w:rsidRPr="006A04B5">
              <w:rPr>
                <w:spacing w:val="-2"/>
                <w:sz w:val="24"/>
              </w:rPr>
              <w:t xml:space="preserve"> </w:t>
            </w:r>
            <w:r w:rsidRPr="006A04B5">
              <w:rPr>
                <w:sz w:val="24"/>
              </w:rPr>
              <w:t>a</w:t>
            </w:r>
            <w:r w:rsidRPr="006A04B5">
              <w:rPr>
                <w:spacing w:val="-2"/>
                <w:sz w:val="24"/>
              </w:rPr>
              <w:t xml:space="preserve"> </w:t>
            </w:r>
            <w:r w:rsidRPr="006A04B5">
              <w:rPr>
                <w:sz w:val="24"/>
              </w:rPr>
              <w:t>plan</w:t>
            </w:r>
            <w:r w:rsidRPr="006A04B5">
              <w:rPr>
                <w:spacing w:val="-2"/>
                <w:sz w:val="24"/>
              </w:rPr>
              <w:t xml:space="preserve"> </w:t>
            </w:r>
            <w:r w:rsidRPr="006A04B5">
              <w:rPr>
                <w:sz w:val="24"/>
              </w:rPr>
              <w:t>of</w:t>
            </w:r>
            <w:r w:rsidRPr="006A04B5">
              <w:rPr>
                <w:spacing w:val="-2"/>
                <w:sz w:val="24"/>
              </w:rPr>
              <w:t xml:space="preserve"> </w:t>
            </w:r>
            <w:r w:rsidRPr="006A04B5">
              <w:rPr>
                <w:sz w:val="24"/>
              </w:rPr>
              <w:t>action for the family presented in the case study.</w:t>
            </w:r>
            <w:r w:rsidR="00FF4B55">
              <w:rPr>
                <w:sz w:val="24"/>
              </w:rPr>
              <w:t xml:space="preserve"> </w:t>
            </w:r>
            <w:r w:rsidRPr="006A04B5">
              <w:rPr>
                <w:sz w:val="24"/>
              </w:rPr>
              <w:t xml:space="preserve"> The treatment plan is evaluated by the instructor for effectiveness, which provides feedback regarding the plan of </w:t>
            </w:r>
            <w:r w:rsidR="00903555" w:rsidRPr="006A04B5">
              <w:rPr>
                <w:sz w:val="24"/>
              </w:rPr>
              <w:t>action for</w:t>
            </w:r>
            <w:r w:rsidRPr="006A04B5">
              <w:rPr>
                <w:sz w:val="24"/>
              </w:rPr>
              <w:t xml:space="preserve"> a client. Through lectures and class discussions students also evaluate the effectiveness of the counseling</w:t>
            </w:r>
            <w:r w:rsidRPr="006A04B5">
              <w:rPr>
                <w:spacing w:val="-3"/>
                <w:sz w:val="24"/>
              </w:rPr>
              <w:t xml:space="preserve"> </w:t>
            </w:r>
            <w:r w:rsidR="00C83E7B">
              <w:rPr>
                <w:sz w:val="24"/>
              </w:rPr>
              <w:t>theories</w:t>
            </w:r>
            <w:r w:rsidR="000C0CB4">
              <w:rPr>
                <w:sz w:val="24"/>
              </w:rPr>
              <w:t xml:space="preserve"> used for families.</w:t>
            </w:r>
          </w:p>
          <w:p w14:paraId="01CA1AD6" w14:textId="77777777" w:rsidR="00747964" w:rsidRDefault="00747964" w:rsidP="00E63638">
            <w:pPr>
              <w:pStyle w:val="TableParagraph"/>
              <w:ind w:left="0" w:right="336"/>
              <w:rPr>
                <w:sz w:val="24"/>
              </w:rPr>
            </w:pPr>
          </w:p>
          <w:p w14:paraId="6FD11993" w14:textId="77AB4FC8" w:rsidR="006A04B5" w:rsidRPr="00747964" w:rsidRDefault="00903555" w:rsidP="00903555">
            <w:pPr>
              <w:spacing w:before="138" w:line="242" w:lineRule="auto"/>
              <w:ind w:right="522"/>
              <w:rPr>
                <w:sz w:val="24"/>
                <w:szCs w:val="24"/>
              </w:rPr>
            </w:pPr>
            <w:r w:rsidRPr="00747964">
              <w:rPr>
                <w:sz w:val="24"/>
                <w:szCs w:val="24"/>
              </w:rPr>
              <w:t>S</w:t>
            </w:r>
            <w:r w:rsidR="006A04B5" w:rsidRPr="00747964">
              <w:rPr>
                <w:sz w:val="24"/>
                <w:szCs w:val="24"/>
              </w:rPr>
              <w:t>tudents</w:t>
            </w:r>
            <w:r w:rsidR="006A04B5" w:rsidRPr="00747964">
              <w:rPr>
                <w:spacing w:val="-15"/>
                <w:sz w:val="24"/>
                <w:szCs w:val="24"/>
              </w:rPr>
              <w:t xml:space="preserve"> </w:t>
            </w:r>
            <w:r w:rsidR="006A04B5" w:rsidRPr="00747964">
              <w:rPr>
                <w:sz w:val="24"/>
                <w:szCs w:val="24"/>
              </w:rPr>
              <w:t>in</w:t>
            </w:r>
            <w:r w:rsidR="006A04B5" w:rsidRPr="00747964">
              <w:rPr>
                <w:spacing w:val="-12"/>
                <w:sz w:val="24"/>
                <w:szCs w:val="24"/>
              </w:rPr>
              <w:t xml:space="preserve"> </w:t>
            </w:r>
            <w:hyperlink r:id="rId93">
              <w:r w:rsidR="006A04B5" w:rsidRPr="00747964">
                <w:rPr>
                  <w:sz w:val="24"/>
                  <w:szCs w:val="24"/>
                  <w:u w:color="0000FF"/>
                </w:rPr>
                <w:t>{HUS</w:t>
              </w:r>
              <w:r w:rsidR="006A04B5" w:rsidRPr="00747964">
                <w:rPr>
                  <w:spacing w:val="-9"/>
                  <w:sz w:val="24"/>
                  <w:szCs w:val="24"/>
                  <w:u w:color="0000FF"/>
                </w:rPr>
                <w:t xml:space="preserve"> </w:t>
              </w:r>
              <w:r w:rsidR="006A04B5" w:rsidRPr="00747964">
                <w:rPr>
                  <w:sz w:val="24"/>
                  <w:szCs w:val="24"/>
                  <w:u w:color="0000FF"/>
                </w:rPr>
                <w:t>141}</w:t>
              </w:r>
            </w:hyperlink>
            <w:r w:rsidR="006A04B5" w:rsidRPr="00747964">
              <w:rPr>
                <w:color w:val="0000FF"/>
                <w:spacing w:val="-14"/>
                <w:sz w:val="24"/>
                <w:szCs w:val="24"/>
              </w:rPr>
              <w:t xml:space="preserve"> </w:t>
            </w:r>
            <w:r w:rsidR="006A04B5" w:rsidRPr="00747964">
              <w:rPr>
                <w:sz w:val="24"/>
                <w:szCs w:val="24"/>
              </w:rPr>
              <w:t>Groups</w:t>
            </w:r>
            <w:r w:rsidR="006A04B5" w:rsidRPr="00747964">
              <w:rPr>
                <w:spacing w:val="-9"/>
                <w:sz w:val="24"/>
                <w:szCs w:val="24"/>
              </w:rPr>
              <w:t xml:space="preserve"> </w:t>
            </w:r>
            <w:r w:rsidR="006A04B5" w:rsidRPr="00747964">
              <w:rPr>
                <w:sz w:val="24"/>
                <w:szCs w:val="24"/>
              </w:rPr>
              <w:t>Dynamics</w:t>
            </w:r>
            <w:r w:rsidR="006A04B5" w:rsidRPr="00747964">
              <w:rPr>
                <w:spacing w:val="-7"/>
                <w:sz w:val="24"/>
                <w:szCs w:val="24"/>
              </w:rPr>
              <w:t xml:space="preserve"> </w:t>
            </w:r>
            <w:r w:rsidR="006A04B5" w:rsidRPr="00747964">
              <w:rPr>
                <w:sz w:val="24"/>
                <w:szCs w:val="24"/>
              </w:rPr>
              <w:t>conduct</w:t>
            </w:r>
            <w:r w:rsidR="006A04B5" w:rsidRPr="00747964">
              <w:rPr>
                <w:spacing w:val="-9"/>
                <w:sz w:val="24"/>
                <w:szCs w:val="24"/>
              </w:rPr>
              <w:t xml:space="preserve"> </w:t>
            </w:r>
            <w:r w:rsidR="006A04B5" w:rsidRPr="00747964">
              <w:rPr>
                <w:sz w:val="24"/>
                <w:szCs w:val="24"/>
              </w:rPr>
              <w:t>groups</w:t>
            </w:r>
            <w:r w:rsidR="006A04B5" w:rsidRPr="00747964">
              <w:rPr>
                <w:spacing w:val="-7"/>
                <w:sz w:val="24"/>
                <w:szCs w:val="24"/>
              </w:rPr>
              <w:t xml:space="preserve"> </w:t>
            </w:r>
            <w:r w:rsidR="006A04B5" w:rsidRPr="00747964">
              <w:rPr>
                <w:sz w:val="24"/>
                <w:szCs w:val="24"/>
              </w:rPr>
              <w:t>with</w:t>
            </w:r>
            <w:r w:rsidR="006A04B5" w:rsidRPr="00747964">
              <w:rPr>
                <w:spacing w:val="-7"/>
                <w:sz w:val="24"/>
                <w:szCs w:val="24"/>
              </w:rPr>
              <w:t xml:space="preserve"> </w:t>
            </w:r>
            <w:r w:rsidR="006A04B5" w:rsidRPr="00747964">
              <w:rPr>
                <w:sz w:val="24"/>
                <w:szCs w:val="24"/>
              </w:rPr>
              <w:t>classmates.</w:t>
            </w:r>
            <w:r w:rsidR="006A04B5" w:rsidRPr="00747964">
              <w:rPr>
                <w:spacing w:val="-10"/>
                <w:sz w:val="24"/>
                <w:szCs w:val="24"/>
              </w:rPr>
              <w:t xml:space="preserve"> </w:t>
            </w:r>
            <w:r w:rsidR="004B4739" w:rsidRPr="00747964">
              <w:rPr>
                <w:spacing w:val="-10"/>
                <w:sz w:val="24"/>
                <w:szCs w:val="24"/>
              </w:rPr>
              <w:t>The instructor evaluates the effectiveness</w:t>
            </w:r>
            <w:r w:rsidR="006A04B5" w:rsidRPr="00747964">
              <w:rPr>
                <w:spacing w:val="-10"/>
                <w:sz w:val="24"/>
                <w:szCs w:val="24"/>
              </w:rPr>
              <w:t xml:space="preserve"> of </w:t>
            </w:r>
            <w:r w:rsidR="00944132" w:rsidRPr="00747964">
              <w:rPr>
                <w:spacing w:val="-10"/>
                <w:sz w:val="24"/>
                <w:szCs w:val="24"/>
              </w:rPr>
              <w:t xml:space="preserve">goals </w:t>
            </w:r>
            <w:r w:rsidR="00C44493" w:rsidRPr="00747964">
              <w:rPr>
                <w:spacing w:val="-10"/>
                <w:sz w:val="24"/>
                <w:szCs w:val="24"/>
              </w:rPr>
              <w:t>established in</w:t>
            </w:r>
            <w:r w:rsidR="00944132" w:rsidRPr="00747964">
              <w:rPr>
                <w:spacing w:val="-10"/>
                <w:sz w:val="24"/>
                <w:szCs w:val="24"/>
              </w:rPr>
              <w:t xml:space="preserve"> the </w:t>
            </w:r>
            <w:r w:rsidR="006A04B5" w:rsidRPr="00747964">
              <w:rPr>
                <w:spacing w:val="-10"/>
                <w:sz w:val="24"/>
                <w:szCs w:val="24"/>
              </w:rPr>
              <w:t xml:space="preserve">group </w:t>
            </w:r>
            <w:r w:rsidR="00944132" w:rsidRPr="00747964">
              <w:rPr>
                <w:spacing w:val="-10"/>
                <w:sz w:val="24"/>
                <w:szCs w:val="24"/>
              </w:rPr>
              <w:t xml:space="preserve">proposal. </w:t>
            </w:r>
            <w:r w:rsidR="006A04B5" w:rsidRPr="00747964">
              <w:rPr>
                <w:sz w:val="24"/>
                <w:szCs w:val="24"/>
              </w:rPr>
              <w:t>Effectiveness</w:t>
            </w:r>
            <w:r w:rsidR="006A04B5" w:rsidRPr="00747964">
              <w:rPr>
                <w:spacing w:val="-8"/>
                <w:sz w:val="24"/>
                <w:szCs w:val="24"/>
              </w:rPr>
              <w:t xml:space="preserve"> </w:t>
            </w:r>
            <w:r w:rsidR="006A04B5" w:rsidRPr="00747964">
              <w:rPr>
                <w:sz w:val="24"/>
                <w:szCs w:val="24"/>
              </w:rPr>
              <w:t>of</w:t>
            </w:r>
            <w:r w:rsidR="003B62FA" w:rsidRPr="00747964">
              <w:rPr>
                <w:spacing w:val="-6"/>
                <w:sz w:val="24"/>
                <w:szCs w:val="24"/>
              </w:rPr>
              <w:t xml:space="preserve"> the techniques</w:t>
            </w:r>
            <w:r w:rsidR="006A04B5" w:rsidRPr="00747964">
              <w:rPr>
                <w:spacing w:val="-6"/>
                <w:sz w:val="24"/>
                <w:szCs w:val="24"/>
              </w:rPr>
              <w:t xml:space="preserve"> and </w:t>
            </w:r>
            <w:r w:rsidRPr="00747964">
              <w:rPr>
                <w:spacing w:val="-6"/>
                <w:sz w:val="24"/>
                <w:szCs w:val="24"/>
              </w:rPr>
              <w:t xml:space="preserve">interventions </w:t>
            </w:r>
            <w:r w:rsidR="008C7AE4" w:rsidRPr="00747964">
              <w:rPr>
                <w:sz w:val="24"/>
                <w:szCs w:val="24"/>
              </w:rPr>
              <w:t>are</w:t>
            </w:r>
            <w:r w:rsidR="006A04B5" w:rsidRPr="00747964">
              <w:rPr>
                <w:sz w:val="24"/>
                <w:szCs w:val="24"/>
              </w:rPr>
              <w:t xml:space="preserve"> evaluated by classmates and </w:t>
            </w:r>
            <w:r w:rsidR="00C44493" w:rsidRPr="00747964">
              <w:rPr>
                <w:sz w:val="24"/>
                <w:szCs w:val="24"/>
              </w:rPr>
              <w:t>faculty</w:t>
            </w:r>
            <w:r w:rsidR="006A04B5" w:rsidRPr="00747964">
              <w:rPr>
                <w:sz w:val="24"/>
                <w:szCs w:val="24"/>
              </w:rPr>
              <w:t>.</w:t>
            </w:r>
          </w:p>
          <w:p w14:paraId="43CF0839" w14:textId="77777777" w:rsidR="006A04B5" w:rsidRPr="006A04B5" w:rsidRDefault="006A04B5" w:rsidP="006A04B5">
            <w:pPr>
              <w:spacing w:before="32"/>
              <w:rPr>
                <w:sz w:val="24"/>
              </w:rPr>
            </w:pPr>
          </w:p>
          <w:p w14:paraId="6FF108F4" w14:textId="5AE90082" w:rsidR="00777197" w:rsidRPr="00A10CBC" w:rsidRDefault="006A04B5" w:rsidP="00DE3ECB">
            <w:pPr>
              <w:ind w:right="304"/>
              <w:rPr>
                <w:b/>
                <w:bCs/>
              </w:rPr>
            </w:pPr>
            <w:r w:rsidRPr="00FC10EE">
              <w:rPr>
                <w:sz w:val="24"/>
              </w:rPr>
              <w:t>In</w:t>
            </w:r>
            <w:r w:rsidR="007E5B48">
              <w:rPr>
                <w:sz w:val="24"/>
              </w:rPr>
              <w:t xml:space="preserve"> </w:t>
            </w:r>
            <w:r w:rsidR="007E5B48" w:rsidRPr="00FC10EE">
              <w:rPr>
                <w:sz w:val="24"/>
                <w:u w:color="0000FF"/>
              </w:rPr>
              <w:t>{HUS</w:t>
            </w:r>
            <w:r w:rsidR="007E5B48" w:rsidRPr="00FC10EE">
              <w:rPr>
                <w:spacing w:val="-3"/>
                <w:sz w:val="24"/>
                <w:u w:color="0000FF"/>
              </w:rPr>
              <w:t xml:space="preserve"> </w:t>
            </w:r>
            <w:r w:rsidR="007E5B48" w:rsidRPr="00FC10EE">
              <w:rPr>
                <w:sz w:val="24"/>
                <w:u w:color="0000FF"/>
              </w:rPr>
              <w:t>211</w:t>
            </w:r>
            <w:r w:rsidR="007B7A69" w:rsidRPr="00FC10EE">
              <w:rPr>
                <w:sz w:val="24"/>
                <w:u w:color="0000FF"/>
              </w:rPr>
              <w:t xml:space="preserve">} </w:t>
            </w:r>
            <w:r w:rsidR="007B7A69" w:rsidRPr="00FC10EE">
              <w:rPr>
                <w:spacing w:val="-3"/>
                <w:sz w:val="24"/>
              </w:rPr>
              <w:t>Crisis</w:t>
            </w:r>
            <w:r w:rsidRPr="00FC10EE">
              <w:rPr>
                <w:spacing w:val="-1"/>
                <w:sz w:val="24"/>
              </w:rPr>
              <w:t xml:space="preserve"> </w:t>
            </w:r>
            <w:r w:rsidRPr="00FC10EE">
              <w:rPr>
                <w:sz w:val="24"/>
              </w:rPr>
              <w:t>Intervention</w:t>
            </w:r>
            <w:r w:rsidRPr="00FC10EE">
              <w:rPr>
                <w:spacing w:val="-3"/>
                <w:sz w:val="24"/>
              </w:rPr>
              <w:t xml:space="preserve"> </w:t>
            </w:r>
            <w:r w:rsidRPr="00FC10EE">
              <w:rPr>
                <w:sz w:val="24"/>
              </w:rPr>
              <w:t>and</w:t>
            </w:r>
            <w:r w:rsidRPr="00FC10EE">
              <w:rPr>
                <w:spacing w:val="-3"/>
                <w:sz w:val="24"/>
              </w:rPr>
              <w:t xml:space="preserve"> </w:t>
            </w:r>
            <w:r w:rsidRPr="00FC10EE">
              <w:rPr>
                <w:sz w:val="24"/>
              </w:rPr>
              <w:t>Counseling</w:t>
            </w:r>
            <w:r w:rsidRPr="00FC10EE">
              <w:rPr>
                <w:spacing w:val="-3"/>
                <w:sz w:val="24"/>
              </w:rPr>
              <w:t xml:space="preserve"> </w:t>
            </w:r>
            <w:r w:rsidRPr="00FC10EE">
              <w:rPr>
                <w:sz w:val="24"/>
              </w:rPr>
              <w:t>students</w:t>
            </w:r>
            <w:r w:rsidRPr="00FC10EE">
              <w:rPr>
                <w:spacing w:val="-3"/>
                <w:sz w:val="24"/>
              </w:rPr>
              <w:t xml:space="preserve"> </w:t>
            </w:r>
            <w:r w:rsidRPr="00FC10EE">
              <w:rPr>
                <w:sz w:val="24"/>
              </w:rPr>
              <w:t>use</w:t>
            </w:r>
            <w:r w:rsidRPr="00FC10EE">
              <w:rPr>
                <w:spacing w:val="-3"/>
                <w:sz w:val="24"/>
              </w:rPr>
              <w:t xml:space="preserve"> </w:t>
            </w:r>
            <w:r w:rsidRPr="00FC10EE">
              <w:rPr>
                <w:sz w:val="24"/>
              </w:rPr>
              <w:t>the</w:t>
            </w:r>
            <w:r w:rsidRPr="00FC10EE">
              <w:rPr>
                <w:spacing w:val="-4"/>
                <w:sz w:val="24"/>
              </w:rPr>
              <w:t xml:space="preserve"> </w:t>
            </w:r>
            <w:r w:rsidRPr="00FC10EE">
              <w:rPr>
                <w:sz w:val="24"/>
              </w:rPr>
              <w:t>ABC</w:t>
            </w:r>
            <w:r w:rsidRPr="00FC10EE">
              <w:rPr>
                <w:spacing w:val="-1"/>
                <w:sz w:val="24"/>
              </w:rPr>
              <w:t xml:space="preserve"> </w:t>
            </w:r>
            <w:r w:rsidRPr="00FC10EE">
              <w:rPr>
                <w:sz w:val="24"/>
              </w:rPr>
              <w:t>assessment</w:t>
            </w:r>
            <w:r w:rsidRPr="00FC10EE">
              <w:rPr>
                <w:spacing w:val="-3"/>
                <w:sz w:val="24"/>
              </w:rPr>
              <w:t xml:space="preserve"> </w:t>
            </w:r>
            <w:r w:rsidRPr="00FC10EE">
              <w:rPr>
                <w:sz w:val="24"/>
              </w:rPr>
              <w:t>model</w:t>
            </w:r>
            <w:r w:rsidRPr="00FC10EE">
              <w:rPr>
                <w:spacing w:val="-3"/>
                <w:sz w:val="24"/>
              </w:rPr>
              <w:t xml:space="preserve"> </w:t>
            </w:r>
            <w:r w:rsidRPr="00FC10EE">
              <w:rPr>
                <w:sz w:val="24"/>
              </w:rPr>
              <w:t>to</w:t>
            </w:r>
            <w:r w:rsidRPr="00FC10EE">
              <w:rPr>
                <w:spacing w:val="-3"/>
                <w:sz w:val="24"/>
              </w:rPr>
              <w:t xml:space="preserve"> </w:t>
            </w:r>
            <w:r w:rsidRPr="00FC10EE">
              <w:rPr>
                <w:sz w:val="24"/>
              </w:rPr>
              <w:t xml:space="preserve">assess, analyze risk factors and develop appropriate interventions for clients who are in crisis. In-class discussions and feedback on the </w:t>
            </w:r>
            <w:r w:rsidR="00C44493" w:rsidRPr="00FC10EE">
              <w:rPr>
                <w:b/>
                <w:bCs/>
                <w:i/>
                <w:iCs/>
                <w:sz w:val="24"/>
                <w:szCs w:val="24"/>
              </w:rPr>
              <w:t>ABC Assessment</w:t>
            </w:r>
            <w:r w:rsidR="00C44493" w:rsidRPr="00FC10EE">
              <w:rPr>
                <w:sz w:val="24"/>
                <w:szCs w:val="24"/>
              </w:rPr>
              <w:t xml:space="preserve"> </w:t>
            </w:r>
            <w:r w:rsidR="00C44493" w:rsidRPr="00FC10EE">
              <w:rPr>
                <w:b/>
                <w:bCs/>
                <w:i/>
                <w:iCs/>
                <w:sz w:val="24"/>
                <w:szCs w:val="24"/>
              </w:rPr>
              <w:t>Model</w:t>
            </w:r>
            <w:r w:rsidRPr="00FC10EE">
              <w:rPr>
                <w:color w:val="0000FF"/>
                <w:sz w:val="24"/>
              </w:rPr>
              <w:t xml:space="preserve"> </w:t>
            </w:r>
            <w:r w:rsidRPr="00FC10EE">
              <w:rPr>
                <w:sz w:val="24"/>
              </w:rPr>
              <w:t>are used to help students understand the</w:t>
            </w:r>
            <w:r w:rsidR="00AA6819" w:rsidRPr="00FC10EE">
              <w:rPr>
                <w:sz w:val="24"/>
              </w:rPr>
              <w:t xml:space="preserve"> effectiveness</w:t>
            </w:r>
            <w:r w:rsidR="00AA6819" w:rsidRPr="00FC10EE">
              <w:rPr>
                <w:spacing w:val="-4"/>
                <w:sz w:val="24"/>
              </w:rPr>
              <w:t xml:space="preserve"> </w:t>
            </w:r>
            <w:r w:rsidR="00AA6819" w:rsidRPr="00FC10EE">
              <w:rPr>
                <w:sz w:val="24"/>
              </w:rPr>
              <w:t>of</w:t>
            </w:r>
            <w:r w:rsidR="00AA6819" w:rsidRPr="00FC10EE">
              <w:rPr>
                <w:spacing w:val="-2"/>
                <w:sz w:val="24"/>
              </w:rPr>
              <w:t xml:space="preserve"> </w:t>
            </w:r>
            <w:r w:rsidR="00AA6819" w:rsidRPr="00FC10EE">
              <w:rPr>
                <w:sz w:val="24"/>
              </w:rPr>
              <w:t>cited</w:t>
            </w:r>
            <w:r w:rsidR="00AA6819" w:rsidRPr="00FC10EE">
              <w:rPr>
                <w:spacing w:val="1"/>
                <w:sz w:val="24"/>
              </w:rPr>
              <w:t xml:space="preserve"> </w:t>
            </w:r>
            <w:r w:rsidR="00AA6819" w:rsidRPr="00FC10EE">
              <w:rPr>
                <w:sz w:val="24"/>
              </w:rPr>
              <w:t>coping</w:t>
            </w:r>
            <w:r w:rsidR="00AA6819" w:rsidRPr="00FC10EE">
              <w:rPr>
                <w:spacing w:val="-7"/>
                <w:sz w:val="24"/>
              </w:rPr>
              <w:t xml:space="preserve"> </w:t>
            </w:r>
            <w:r w:rsidR="00AA6819" w:rsidRPr="00FC10EE">
              <w:rPr>
                <w:spacing w:val="-2"/>
                <w:sz w:val="24"/>
              </w:rPr>
              <w:t>plans.</w:t>
            </w:r>
            <w:r w:rsidR="005756A7" w:rsidRPr="00FC10EE">
              <w:rPr>
                <w:spacing w:val="-2"/>
                <w:sz w:val="24"/>
              </w:rPr>
              <w:t xml:space="preserve"> </w:t>
            </w:r>
            <w:r w:rsidR="00777197" w:rsidRPr="00FC10EE">
              <w:rPr>
                <w:spacing w:val="-2"/>
                <w:sz w:val="24"/>
              </w:rPr>
              <w:t xml:space="preserve"> Students also watch</w:t>
            </w:r>
            <w:r w:rsidR="00777197" w:rsidRPr="00FC10EE">
              <w:rPr>
                <w:sz w:val="24"/>
                <w:szCs w:val="24"/>
              </w:rPr>
              <w:t xml:space="preserve"> </w:t>
            </w:r>
            <w:r w:rsidR="00777197" w:rsidRPr="00FC10EE">
              <w:rPr>
                <w:i/>
                <w:iCs/>
                <w:sz w:val="24"/>
                <w:szCs w:val="24"/>
              </w:rPr>
              <w:t xml:space="preserve">Lost in </w:t>
            </w:r>
            <w:r w:rsidR="00C27B52" w:rsidRPr="00FC10EE">
              <w:rPr>
                <w:i/>
                <w:iCs/>
                <w:sz w:val="24"/>
                <w:szCs w:val="24"/>
              </w:rPr>
              <w:t xml:space="preserve">Woonsocket </w:t>
            </w:r>
            <w:r w:rsidR="00C27B52" w:rsidRPr="00FC10EE">
              <w:rPr>
                <w:sz w:val="24"/>
                <w:szCs w:val="24"/>
              </w:rPr>
              <w:t>and</w:t>
            </w:r>
            <w:r w:rsidR="00777197" w:rsidRPr="00FC10EE">
              <w:rPr>
                <w:sz w:val="24"/>
                <w:szCs w:val="24"/>
              </w:rPr>
              <w:t xml:space="preserve"> selec</w:t>
            </w:r>
            <w:r w:rsidR="00DE3ECB" w:rsidRPr="00FC10EE">
              <w:rPr>
                <w:sz w:val="24"/>
                <w:szCs w:val="24"/>
              </w:rPr>
              <w:t>t</w:t>
            </w:r>
            <w:r w:rsidR="00777197" w:rsidRPr="00FC10EE">
              <w:rPr>
                <w:sz w:val="24"/>
                <w:szCs w:val="24"/>
              </w:rPr>
              <w:t xml:space="preserve"> a character from the documentary </w:t>
            </w:r>
            <w:r w:rsidR="00DE3ECB" w:rsidRPr="00FC10EE">
              <w:rPr>
                <w:sz w:val="24"/>
                <w:szCs w:val="24"/>
              </w:rPr>
              <w:t>to</w:t>
            </w:r>
            <w:r w:rsidR="00777197" w:rsidRPr="00FC10EE">
              <w:rPr>
                <w:sz w:val="24"/>
                <w:szCs w:val="24"/>
              </w:rPr>
              <w:t xml:space="preserve"> analy</w:t>
            </w:r>
            <w:r w:rsidR="00DE3ECB" w:rsidRPr="00FC10EE">
              <w:rPr>
                <w:sz w:val="24"/>
                <w:szCs w:val="24"/>
              </w:rPr>
              <w:t>ze</w:t>
            </w:r>
            <w:r w:rsidR="00777197" w:rsidRPr="00FC10EE">
              <w:rPr>
                <w:sz w:val="24"/>
                <w:szCs w:val="24"/>
              </w:rPr>
              <w:t xml:space="preserve"> the character using a psychosocial assessment as well as writing a full-scale treatment plan. </w:t>
            </w:r>
            <w:r w:rsidR="00DE3ECB" w:rsidRPr="00FC10EE">
              <w:rPr>
                <w:sz w:val="24"/>
                <w:szCs w:val="24"/>
              </w:rPr>
              <w:t xml:space="preserve"> The instructor provides feedback to students </w:t>
            </w:r>
            <w:proofErr w:type="gramStart"/>
            <w:r w:rsidR="00DE3ECB" w:rsidRPr="00FC10EE">
              <w:rPr>
                <w:sz w:val="24"/>
                <w:szCs w:val="24"/>
              </w:rPr>
              <w:t>in order to</w:t>
            </w:r>
            <w:proofErr w:type="gramEnd"/>
            <w:r w:rsidR="00DE3ECB" w:rsidRPr="00FC10EE">
              <w:rPr>
                <w:sz w:val="24"/>
                <w:szCs w:val="24"/>
              </w:rPr>
              <w:t xml:space="preserve"> evaluate the effectiveness of the treatment plan.</w:t>
            </w:r>
            <w:r w:rsidR="00DE3ECB">
              <w:rPr>
                <w:sz w:val="24"/>
                <w:szCs w:val="24"/>
              </w:rPr>
              <w:t xml:space="preserve"> </w:t>
            </w:r>
          </w:p>
          <w:p w14:paraId="7085BC63" w14:textId="1A598F98" w:rsidR="00AA6819" w:rsidRDefault="00AA6819" w:rsidP="008C7AE4">
            <w:pPr>
              <w:pStyle w:val="TableParagraph"/>
              <w:spacing w:before="269"/>
              <w:ind w:left="0" w:right="417"/>
              <w:rPr>
                <w:sz w:val="24"/>
              </w:rPr>
            </w:pPr>
            <w:r>
              <w:rPr>
                <w:sz w:val="24"/>
              </w:rPr>
              <w:t>Students</w:t>
            </w:r>
            <w:r>
              <w:rPr>
                <w:spacing w:val="-3"/>
                <w:sz w:val="24"/>
              </w:rPr>
              <w:t xml:space="preserve"> </w:t>
            </w:r>
            <w:r>
              <w:rPr>
                <w:sz w:val="24"/>
              </w:rPr>
              <w:t>in</w:t>
            </w:r>
            <w:r w:rsidR="007E5B48">
              <w:rPr>
                <w:sz w:val="24"/>
              </w:rPr>
              <w:t xml:space="preserve"> </w:t>
            </w:r>
            <w:r w:rsidR="007E5B48" w:rsidRPr="00C44493">
              <w:rPr>
                <w:sz w:val="24"/>
              </w:rPr>
              <w:t>{HUS</w:t>
            </w:r>
            <w:r w:rsidR="007E5B48" w:rsidRPr="00C44493">
              <w:rPr>
                <w:spacing w:val="-3"/>
                <w:sz w:val="24"/>
              </w:rPr>
              <w:t xml:space="preserve"> </w:t>
            </w:r>
            <w:r w:rsidR="007E5B48" w:rsidRPr="00C44493">
              <w:rPr>
                <w:sz w:val="24"/>
              </w:rPr>
              <w:t>216}</w:t>
            </w:r>
            <w:r>
              <w:rPr>
                <w:spacing w:val="-3"/>
                <w:sz w:val="24"/>
              </w:rPr>
              <w:t xml:space="preserve"> </w:t>
            </w:r>
            <w:r>
              <w:rPr>
                <w:sz w:val="24"/>
              </w:rPr>
              <w:t>Theories</w:t>
            </w:r>
            <w:r>
              <w:rPr>
                <w:spacing w:val="-3"/>
                <w:sz w:val="24"/>
              </w:rPr>
              <w:t xml:space="preserve"> </w:t>
            </w:r>
            <w:r>
              <w:rPr>
                <w:sz w:val="24"/>
              </w:rPr>
              <w:t>of</w:t>
            </w:r>
            <w:r>
              <w:rPr>
                <w:spacing w:val="-3"/>
                <w:sz w:val="24"/>
              </w:rPr>
              <w:t xml:space="preserve"> </w:t>
            </w:r>
            <w:r w:rsidR="007B7A69">
              <w:rPr>
                <w:sz w:val="24"/>
              </w:rPr>
              <w:t>Counseling</w:t>
            </w:r>
            <w:r w:rsidR="007B7A69">
              <w:rPr>
                <w:spacing w:val="-4"/>
                <w:sz w:val="24"/>
              </w:rPr>
              <w:t xml:space="preserve"> </w:t>
            </w:r>
            <w:r w:rsidR="007B7A69" w:rsidRPr="00E63638">
              <w:rPr>
                <w:spacing w:val="-3"/>
                <w:sz w:val="24"/>
              </w:rPr>
              <w:t>use</w:t>
            </w:r>
            <w:r>
              <w:rPr>
                <w:spacing w:val="-4"/>
                <w:sz w:val="24"/>
              </w:rPr>
              <w:t xml:space="preserve"> </w:t>
            </w:r>
            <w:r>
              <w:rPr>
                <w:sz w:val="24"/>
              </w:rPr>
              <w:t>the</w:t>
            </w:r>
            <w:r>
              <w:rPr>
                <w:spacing w:val="-3"/>
                <w:sz w:val="24"/>
              </w:rPr>
              <w:t xml:space="preserve"> </w:t>
            </w:r>
            <w:r>
              <w:rPr>
                <w:sz w:val="24"/>
              </w:rPr>
              <w:t>counseling</w:t>
            </w:r>
            <w:r>
              <w:rPr>
                <w:spacing w:val="-6"/>
                <w:sz w:val="24"/>
              </w:rPr>
              <w:t xml:space="preserve"> </w:t>
            </w:r>
            <w:r>
              <w:rPr>
                <w:sz w:val="24"/>
              </w:rPr>
              <w:t>theories</w:t>
            </w:r>
            <w:r>
              <w:rPr>
                <w:spacing w:val="-3"/>
                <w:sz w:val="24"/>
              </w:rPr>
              <w:t xml:space="preserve"> </w:t>
            </w:r>
            <w:r>
              <w:rPr>
                <w:sz w:val="24"/>
              </w:rPr>
              <w:t>presented</w:t>
            </w:r>
            <w:r>
              <w:rPr>
                <w:spacing w:val="-3"/>
                <w:sz w:val="24"/>
              </w:rPr>
              <w:t xml:space="preserve"> </w:t>
            </w:r>
            <w:r>
              <w:rPr>
                <w:sz w:val="24"/>
              </w:rPr>
              <w:t>in</w:t>
            </w:r>
            <w:r>
              <w:rPr>
                <w:spacing w:val="-3"/>
                <w:sz w:val="24"/>
              </w:rPr>
              <w:t xml:space="preserve"> </w:t>
            </w:r>
            <w:r>
              <w:rPr>
                <w:sz w:val="24"/>
              </w:rPr>
              <w:t>class</w:t>
            </w:r>
            <w:r>
              <w:rPr>
                <w:spacing w:val="-3"/>
                <w:sz w:val="24"/>
              </w:rPr>
              <w:t xml:space="preserve"> </w:t>
            </w:r>
            <w:r>
              <w:rPr>
                <w:sz w:val="24"/>
              </w:rPr>
              <w:t>to</w:t>
            </w:r>
            <w:r>
              <w:rPr>
                <w:spacing w:val="-3"/>
                <w:sz w:val="24"/>
              </w:rPr>
              <w:t xml:space="preserve"> </w:t>
            </w:r>
            <w:r>
              <w:rPr>
                <w:sz w:val="24"/>
              </w:rPr>
              <w:t>analyze clients’ problems as well as develop concrete goals</w:t>
            </w:r>
            <w:r w:rsidR="009F4552">
              <w:rPr>
                <w:sz w:val="24"/>
              </w:rPr>
              <w:t xml:space="preserve"> and </w:t>
            </w:r>
            <w:r w:rsidR="0097543A">
              <w:rPr>
                <w:sz w:val="24"/>
              </w:rPr>
              <w:t>objectives</w:t>
            </w:r>
            <w:r w:rsidR="009F4552">
              <w:rPr>
                <w:sz w:val="24"/>
              </w:rPr>
              <w:t xml:space="preserve">. </w:t>
            </w:r>
            <w:r>
              <w:rPr>
                <w:sz w:val="24"/>
              </w:rPr>
              <w:t xml:space="preserve"> Examples of assignments include students developing an initial treatment plan on themselves. Students develop </w:t>
            </w:r>
            <w:r w:rsidR="00AD52C4">
              <w:rPr>
                <w:sz w:val="24"/>
              </w:rPr>
              <w:t>long-term</w:t>
            </w:r>
            <w:r w:rsidR="00845A69">
              <w:rPr>
                <w:sz w:val="24"/>
              </w:rPr>
              <w:t xml:space="preserve"> goals</w:t>
            </w:r>
            <w:r>
              <w:rPr>
                <w:sz w:val="24"/>
              </w:rPr>
              <w:t xml:space="preserve"> and </w:t>
            </w:r>
            <w:r w:rsidR="00C44493">
              <w:rPr>
                <w:sz w:val="24"/>
              </w:rPr>
              <w:t>short-term</w:t>
            </w:r>
            <w:r>
              <w:rPr>
                <w:sz w:val="24"/>
              </w:rPr>
              <w:t xml:space="preserve"> objectives based on specific therapeutic modalities. The </w:t>
            </w:r>
            <w:r w:rsidR="00C44493">
              <w:rPr>
                <w:b/>
                <w:bCs/>
                <w:i/>
                <w:iCs/>
                <w:sz w:val="24"/>
              </w:rPr>
              <w:t>T</w:t>
            </w:r>
            <w:r w:rsidR="00C44493" w:rsidRPr="00FA4287">
              <w:rPr>
                <w:b/>
                <w:bCs/>
                <w:i/>
                <w:iCs/>
                <w:sz w:val="24"/>
              </w:rPr>
              <w:t>herapeutic</w:t>
            </w:r>
            <w:r w:rsidR="00C44493">
              <w:rPr>
                <w:b/>
                <w:bCs/>
                <w:i/>
                <w:iCs/>
                <w:sz w:val="24"/>
              </w:rPr>
              <w:t xml:space="preserve"> T</w:t>
            </w:r>
            <w:r w:rsidR="00C44493" w:rsidRPr="00FA4287">
              <w:rPr>
                <w:b/>
                <w:bCs/>
                <w:i/>
                <w:iCs/>
                <w:sz w:val="24"/>
              </w:rPr>
              <w:t xml:space="preserve">reatment </w:t>
            </w:r>
            <w:r w:rsidR="00C44493">
              <w:rPr>
                <w:b/>
                <w:bCs/>
                <w:i/>
                <w:iCs/>
                <w:sz w:val="24"/>
              </w:rPr>
              <w:t>P</w:t>
            </w:r>
            <w:r w:rsidR="00C44493" w:rsidRPr="00FA4287">
              <w:rPr>
                <w:b/>
                <w:bCs/>
                <w:i/>
                <w:iCs/>
                <w:sz w:val="24"/>
              </w:rPr>
              <w:t>lan</w:t>
            </w:r>
            <w:r w:rsidR="00C44493" w:rsidRPr="00FA4287">
              <w:rPr>
                <w:sz w:val="24"/>
              </w:rPr>
              <w:t xml:space="preserve"> </w:t>
            </w:r>
            <w:r>
              <w:rPr>
                <w:sz w:val="24"/>
              </w:rPr>
              <w:t xml:space="preserve">is evaluated by the faculty for effectiveness, which helps </w:t>
            </w:r>
            <w:r w:rsidR="008C7AE4">
              <w:rPr>
                <w:sz w:val="24"/>
              </w:rPr>
              <w:t>students understand</w:t>
            </w:r>
            <w:r>
              <w:rPr>
                <w:sz w:val="24"/>
              </w:rPr>
              <w:t xml:space="preserve"> treatment planning. In-class discussions of therapeutic modalities for clients are discussed to help students to evaluate the appropriateness of using specific therapeutic </w:t>
            </w:r>
            <w:r w:rsidR="0097543A">
              <w:rPr>
                <w:sz w:val="24"/>
              </w:rPr>
              <w:t>modalities for</w:t>
            </w:r>
            <w:r>
              <w:rPr>
                <w:sz w:val="24"/>
              </w:rPr>
              <w:t xml:space="preserve"> specific client issues.</w:t>
            </w:r>
          </w:p>
          <w:p w14:paraId="559918E0" w14:textId="77777777" w:rsidR="00AA6819" w:rsidRDefault="00AA6819" w:rsidP="00AA6819">
            <w:pPr>
              <w:pStyle w:val="TableParagraph"/>
              <w:rPr>
                <w:sz w:val="24"/>
              </w:rPr>
            </w:pPr>
          </w:p>
          <w:p w14:paraId="6D5C2D67" w14:textId="4511D3CD" w:rsidR="00AA6819" w:rsidRDefault="00AA6819" w:rsidP="0097543A">
            <w:pPr>
              <w:pStyle w:val="TableParagraph"/>
              <w:ind w:left="0" w:right="392"/>
              <w:rPr>
                <w:sz w:val="24"/>
              </w:rPr>
            </w:pPr>
            <w:r>
              <w:rPr>
                <w:sz w:val="24"/>
              </w:rPr>
              <w:t xml:space="preserve">Students in </w:t>
            </w:r>
            <w:r w:rsidR="007E5B48" w:rsidRPr="00C44493">
              <w:rPr>
                <w:sz w:val="24"/>
                <w:u w:color="0000FF"/>
              </w:rPr>
              <w:t>{HUS 234}</w:t>
            </w:r>
            <w:r w:rsidR="00E63638">
              <w:rPr>
                <w:sz w:val="24"/>
                <w:u w:color="0000FF"/>
              </w:rPr>
              <w:t xml:space="preserve"> </w:t>
            </w:r>
            <w:r>
              <w:rPr>
                <w:sz w:val="24"/>
              </w:rPr>
              <w:t>Trauma Informed Care are exposed to case studies specifically for clients who have</w:t>
            </w:r>
            <w:r>
              <w:rPr>
                <w:spacing w:val="-4"/>
                <w:sz w:val="24"/>
              </w:rPr>
              <w:t xml:space="preserve"> </w:t>
            </w:r>
            <w:r>
              <w:rPr>
                <w:sz w:val="24"/>
              </w:rPr>
              <w:t>experienced</w:t>
            </w:r>
            <w:r>
              <w:rPr>
                <w:spacing w:val="-4"/>
                <w:sz w:val="24"/>
              </w:rPr>
              <w:t xml:space="preserve"> </w:t>
            </w:r>
            <w:r>
              <w:rPr>
                <w:sz w:val="24"/>
              </w:rPr>
              <w:t>trauma.</w:t>
            </w:r>
            <w:r>
              <w:rPr>
                <w:spacing w:val="-4"/>
                <w:sz w:val="24"/>
              </w:rPr>
              <w:t xml:space="preserve"> </w:t>
            </w:r>
            <w:r>
              <w:rPr>
                <w:sz w:val="24"/>
              </w:rPr>
              <w:t>Students</w:t>
            </w:r>
            <w:r>
              <w:rPr>
                <w:spacing w:val="-4"/>
                <w:sz w:val="24"/>
              </w:rPr>
              <w:t xml:space="preserve"> </w:t>
            </w:r>
            <w:r>
              <w:rPr>
                <w:sz w:val="24"/>
              </w:rPr>
              <w:t>assess</w:t>
            </w:r>
            <w:r>
              <w:rPr>
                <w:spacing w:val="-4"/>
                <w:sz w:val="24"/>
              </w:rPr>
              <w:t xml:space="preserve"> </w:t>
            </w:r>
            <w:r>
              <w:rPr>
                <w:sz w:val="24"/>
              </w:rPr>
              <w:t>the</w:t>
            </w:r>
            <w:r>
              <w:rPr>
                <w:spacing w:val="-4"/>
                <w:sz w:val="24"/>
              </w:rPr>
              <w:t xml:space="preserve"> </w:t>
            </w:r>
            <w:r>
              <w:rPr>
                <w:sz w:val="24"/>
              </w:rPr>
              <w:t>case</w:t>
            </w:r>
            <w:r>
              <w:rPr>
                <w:spacing w:val="-3"/>
                <w:sz w:val="24"/>
              </w:rPr>
              <w:t xml:space="preserve"> </w:t>
            </w:r>
            <w:r>
              <w:rPr>
                <w:sz w:val="24"/>
              </w:rPr>
              <w:t>and</w:t>
            </w:r>
            <w:r>
              <w:rPr>
                <w:spacing w:val="-4"/>
                <w:sz w:val="24"/>
              </w:rPr>
              <w:t xml:space="preserve"> </w:t>
            </w:r>
            <w:r>
              <w:rPr>
                <w:sz w:val="24"/>
              </w:rPr>
              <w:t>develop</w:t>
            </w:r>
            <w:r>
              <w:rPr>
                <w:spacing w:val="-4"/>
                <w:sz w:val="24"/>
              </w:rPr>
              <w:t xml:space="preserve"> </w:t>
            </w:r>
            <w:r>
              <w:rPr>
                <w:sz w:val="24"/>
              </w:rPr>
              <w:t>a</w:t>
            </w:r>
            <w:r>
              <w:rPr>
                <w:spacing w:val="-4"/>
                <w:sz w:val="24"/>
              </w:rPr>
              <w:t xml:space="preserve"> </w:t>
            </w:r>
            <w:r>
              <w:rPr>
                <w:sz w:val="24"/>
              </w:rPr>
              <w:t>treatment</w:t>
            </w:r>
            <w:r>
              <w:rPr>
                <w:spacing w:val="-2"/>
                <w:sz w:val="24"/>
              </w:rPr>
              <w:t xml:space="preserve"> </w:t>
            </w:r>
            <w:r>
              <w:rPr>
                <w:sz w:val="24"/>
              </w:rPr>
              <w:t>plan to</w:t>
            </w:r>
            <w:r>
              <w:rPr>
                <w:spacing w:val="-4"/>
                <w:sz w:val="24"/>
              </w:rPr>
              <w:t xml:space="preserve"> </w:t>
            </w:r>
            <w:r>
              <w:rPr>
                <w:sz w:val="24"/>
              </w:rPr>
              <w:t>address</w:t>
            </w:r>
            <w:r>
              <w:rPr>
                <w:spacing w:val="-2"/>
                <w:sz w:val="24"/>
              </w:rPr>
              <w:t xml:space="preserve"> </w:t>
            </w:r>
            <w:r>
              <w:rPr>
                <w:sz w:val="24"/>
              </w:rPr>
              <w:t>clients’</w:t>
            </w:r>
            <w:r>
              <w:rPr>
                <w:spacing w:val="-4"/>
                <w:sz w:val="24"/>
              </w:rPr>
              <w:t xml:space="preserve"> </w:t>
            </w:r>
            <w:r>
              <w:rPr>
                <w:sz w:val="24"/>
              </w:rPr>
              <w:t>needs. In-class discussions of how to incorporate Trauma Informed practices evaluate the appropriateness of strategies used to work with clients.</w:t>
            </w:r>
          </w:p>
          <w:p w14:paraId="0446B511" w14:textId="77777777" w:rsidR="00AA6819" w:rsidRDefault="00AA6819" w:rsidP="00AA6819">
            <w:pPr>
              <w:pStyle w:val="TableParagraph"/>
              <w:spacing w:before="1"/>
              <w:rPr>
                <w:sz w:val="24"/>
              </w:rPr>
            </w:pPr>
          </w:p>
          <w:p w14:paraId="71AED11F" w14:textId="21C387A0" w:rsidR="00BB2BF1" w:rsidRDefault="00AA6819" w:rsidP="00DD048E">
            <w:pPr>
              <w:pStyle w:val="TableParagraph"/>
              <w:ind w:left="0"/>
              <w:rPr>
                <w:spacing w:val="-2"/>
                <w:sz w:val="24"/>
              </w:rPr>
            </w:pPr>
            <w:r>
              <w:rPr>
                <w:sz w:val="24"/>
              </w:rPr>
              <w:t>Students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fieldwork</w:t>
            </w:r>
            <w:r>
              <w:rPr>
                <w:spacing w:val="-3"/>
                <w:sz w:val="24"/>
              </w:rPr>
              <w:t xml:space="preserve"> </w:t>
            </w:r>
            <w:r>
              <w:rPr>
                <w:sz w:val="24"/>
              </w:rPr>
              <w:t>courses</w:t>
            </w:r>
            <w:r>
              <w:rPr>
                <w:spacing w:val="-2"/>
                <w:sz w:val="24"/>
              </w:rPr>
              <w:t xml:space="preserve"> </w:t>
            </w:r>
            <w:r w:rsidR="00104B35" w:rsidRPr="00104B35">
              <w:rPr>
                <w:sz w:val="24"/>
                <w:u w:color="0000FF"/>
              </w:rPr>
              <w:t>{</w:t>
            </w:r>
            <w:r w:rsidRPr="00104B35">
              <w:rPr>
                <w:sz w:val="24"/>
                <w:u w:color="0000FF"/>
              </w:rPr>
              <w:t>HUS</w:t>
            </w:r>
            <w:r w:rsidRPr="00104B35">
              <w:rPr>
                <w:spacing w:val="-3"/>
                <w:sz w:val="24"/>
                <w:u w:color="0000FF"/>
              </w:rPr>
              <w:t xml:space="preserve"> </w:t>
            </w:r>
            <w:r w:rsidRPr="00104B35">
              <w:rPr>
                <w:sz w:val="24"/>
                <w:u w:color="0000FF"/>
              </w:rPr>
              <w:t>115,</w:t>
            </w:r>
            <w:r w:rsidRPr="00104B35">
              <w:rPr>
                <w:spacing w:val="-3"/>
                <w:sz w:val="24"/>
                <w:u w:color="0000FF"/>
              </w:rPr>
              <w:t xml:space="preserve"> </w:t>
            </w:r>
            <w:proofErr w:type="gramStart"/>
            <w:r w:rsidRPr="00104B35">
              <w:rPr>
                <w:sz w:val="24"/>
                <w:u w:color="0000FF"/>
              </w:rPr>
              <w:t>217</w:t>
            </w:r>
            <w:r w:rsidRPr="00104B35">
              <w:rPr>
                <w:spacing w:val="-3"/>
                <w:sz w:val="24"/>
                <w:u w:color="0000FF"/>
              </w:rPr>
              <w:t xml:space="preserve"> </w:t>
            </w:r>
            <w:r w:rsidR="00104B35" w:rsidRPr="00104B35">
              <w:rPr>
                <w:sz w:val="24"/>
                <w:u w:color="0000FF"/>
              </w:rPr>
              <w:t>}</w:t>
            </w:r>
            <w:proofErr w:type="gramEnd"/>
            <w:r w:rsidRPr="00104B35">
              <w:rPr>
                <w:spacing w:val="-4"/>
                <w:sz w:val="24"/>
              </w:rPr>
              <w:t xml:space="preserve"> </w:t>
            </w:r>
            <w:r>
              <w:rPr>
                <w:sz w:val="24"/>
              </w:rPr>
              <w:t>complete</w:t>
            </w:r>
            <w:r>
              <w:rPr>
                <w:spacing w:val="-2"/>
                <w:sz w:val="24"/>
              </w:rPr>
              <w:t xml:space="preserve"> </w:t>
            </w:r>
            <w:r>
              <w:rPr>
                <w:sz w:val="24"/>
              </w:rPr>
              <w:t>case</w:t>
            </w:r>
            <w:r>
              <w:rPr>
                <w:spacing w:val="-4"/>
                <w:sz w:val="24"/>
              </w:rPr>
              <w:t xml:space="preserve"> </w:t>
            </w:r>
            <w:r>
              <w:rPr>
                <w:sz w:val="24"/>
              </w:rPr>
              <w:t>presentations</w:t>
            </w:r>
            <w:r>
              <w:rPr>
                <w:spacing w:val="-1"/>
                <w:sz w:val="24"/>
              </w:rPr>
              <w:t xml:space="preserve"> </w:t>
            </w:r>
            <w:r>
              <w:rPr>
                <w:sz w:val="24"/>
              </w:rPr>
              <w:t>analyzing client needs, identifying community</w:t>
            </w:r>
            <w:r>
              <w:rPr>
                <w:spacing w:val="-3"/>
                <w:sz w:val="24"/>
              </w:rPr>
              <w:t xml:space="preserve"> </w:t>
            </w:r>
            <w:r>
              <w:rPr>
                <w:sz w:val="24"/>
              </w:rPr>
              <w:t>resources and appropriate interventions, and evaluating treatment outcomes.</w:t>
            </w:r>
            <w:r>
              <w:rPr>
                <w:spacing w:val="-2"/>
                <w:sz w:val="24"/>
              </w:rPr>
              <w:t xml:space="preserve"> </w:t>
            </w:r>
            <w:r>
              <w:rPr>
                <w:sz w:val="24"/>
              </w:rPr>
              <w:t>The</w:t>
            </w:r>
            <w:r>
              <w:rPr>
                <w:spacing w:val="-3"/>
                <w:sz w:val="24"/>
              </w:rPr>
              <w:t xml:space="preserve"> </w:t>
            </w:r>
            <w:r w:rsidR="004D7D84" w:rsidRPr="00104B35">
              <w:rPr>
                <w:b/>
                <w:bCs/>
                <w:i/>
                <w:iCs/>
                <w:sz w:val="24"/>
                <w:u w:color="0000FF"/>
              </w:rPr>
              <w:t>Performance Evaluation of Students</w:t>
            </w:r>
            <w:r>
              <w:rPr>
                <w:color w:val="0000FF"/>
                <w:sz w:val="24"/>
              </w:rPr>
              <w:t xml:space="preserve"> </w:t>
            </w:r>
            <w:r>
              <w:rPr>
                <w:sz w:val="24"/>
              </w:rPr>
              <w:t>also</w:t>
            </w:r>
            <w:r>
              <w:rPr>
                <w:spacing w:val="-2"/>
                <w:sz w:val="24"/>
              </w:rPr>
              <w:t xml:space="preserve"> </w:t>
            </w:r>
            <w:r>
              <w:rPr>
                <w:sz w:val="24"/>
              </w:rPr>
              <w:t>evaluates</w:t>
            </w:r>
            <w:r>
              <w:rPr>
                <w:spacing w:val="-2"/>
                <w:sz w:val="24"/>
              </w:rPr>
              <w:t xml:space="preserve"> </w:t>
            </w:r>
            <w:r>
              <w:rPr>
                <w:sz w:val="24"/>
              </w:rPr>
              <w:t>students</w:t>
            </w:r>
            <w:r>
              <w:rPr>
                <w:spacing w:val="-2"/>
                <w:sz w:val="24"/>
              </w:rPr>
              <w:t xml:space="preserve"> </w:t>
            </w:r>
            <w:r>
              <w:rPr>
                <w:sz w:val="24"/>
              </w:rPr>
              <w:t>on</w:t>
            </w:r>
            <w:r>
              <w:rPr>
                <w:spacing w:val="-2"/>
                <w:sz w:val="24"/>
              </w:rPr>
              <w:t xml:space="preserve"> </w:t>
            </w:r>
            <w:r>
              <w:rPr>
                <w:sz w:val="24"/>
              </w:rPr>
              <w:t>their</w:t>
            </w:r>
            <w:r>
              <w:rPr>
                <w:spacing w:val="-2"/>
                <w:sz w:val="24"/>
              </w:rPr>
              <w:t xml:space="preserve"> </w:t>
            </w:r>
            <w:r>
              <w:rPr>
                <w:sz w:val="24"/>
              </w:rPr>
              <w:t>ability</w:t>
            </w:r>
            <w:r>
              <w:rPr>
                <w:spacing w:val="-5"/>
                <w:sz w:val="24"/>
              </w:rPr>
              <w:t xml:space="preserve"> </w:t>
            </w:r>
            <w:r>
              <w:rPr>
                <w:sz w:val="24"/>
              </w:rPr>
              <w:t>to assess</w:t>
            </w:r>
            <w:r>
              <w:rPr>
                <w:spacing w:val="-3"/>
                <w:sz w:val="24"/>
              </w:rPr>
              <w:t xml:space="preserve"> </w:t>
            </w:r>
            <w:r>
              <w:rPr>
                <w:sz w:val="24"/>
              </w:rPr>
              <w:t>the</w:t>
            </w:r>
            <w:r>
              <w:rPr>
                <w:spacing w:val="-2"/>
                <w:sz w:val="24"/>
              </w:rPr>
              <w:t xml:space="preserve"> </w:t>
            </w:r>
            <w:r>
              <w:rPr>
                <w:sz w:val="24"/>
              </w:rPr>
              <w:t>needs</w:t>
            </w:r>
            <w:r>
              <w:rPr>
                <w:spacing w:val="-3"/>
                <w:sz w:val="24"/>
              </w:rPr>
              <w:t xml:space="preserve"> </w:t>
            </w:r>
            <w:r>
              <w:rPr>
                <w:sz w:val="24"/>
              </w:rPr>
              <w:t>of</w:t>
            </w:r>
            <w:r>
              <w:rPr>
                <w:spacing w:val="-2"/>
                <w:sz w:val="24"/>
              </w:rPr>
              <w:t xml:space="preserve"> </w:t>
            </w:r>
            <w:r>
              <w:rPr>
                <w:sz w:val="24"/>
              </w:rPr>
              <w:t>clients</w:t>
            </w:r>
            <w:r>
              <w:rPr>
                <w:spacing w:val="-3"/>
                <w:sz w:val="24"/>
              </w:rPr>
              <w:t xml:space="preserve"> </w:t>
            </w:r>
            <w:r>
              <w:rPr>
                <w:sz w:val="24"/>
              </w:rPr>
              <w:t>and</w:t>
            </w:r>
            <w:r>
              <w:rPr>
                <w:spacing w:val="-2"/>
                <w:sz w:val="24"/>
              </w:rPr>
              <w:t xml:space="preserve"> </w:t>
            </w:r>
            <w:r>
              <w:rPr>
                <w:sz w:val="24"/>
              </w:rPr>
              <w:t>groups</w:t>
            </w:r>
            <w:r>
              <w:rPr>
                <w:spacing w:val="-3"/>
                <w:sz w:val="24"/>
              </w:rPr>
              <w:t xml:space="preserve"> </w:t>
            </w:r>
            <w:r>
              <w:rPr>
                <w:sz w:val="24"/>
              </w:rPr>
              <w:t>as</w:t>
            </w:r>
            <w:r>
              <w:rPr>
                <w:spacing w:val="-3"/>
                <w:sz w:val="24"/>
              </w:rPr>
              <w:t xml:space="preserve"> </w:t>
            </w:r>
            <w:r>
              <w:rPr>
                <w:sz w:val="24"/>
              </w:rPr>
              <w:t>well</w:t>
            </w:r>
            <w:r>
              <w:rPr>
                <w:spacing w:val="-2"/>
                <w:sz w:val="24"/>
              </w:rPr>
              <w:t xml:space="preserve"> </w:t>
            </w:r>
            <w:r>
              <w:rPr>
                <w:sz w:val="24"/>
              </w:rPr>
              <w:t>as</w:t>
            </w:r>
            <w:r>
              <w:rPr>
                <w:spacing w:val="-3"/>
                <w:sz w:val="24"/>
              </w:rPr>
              <w:t xml:space="preserve"> </w:t>
            </w:r>
            <w:r>
              <w:rPr>
                <w:sz w:val="24"/>
              </w:rPr>
              <w:t>the</w:t>
            </w:r>
            <w:r>
              <w:rPr>
                <w:spacing w:val="-3"/>
                <w:sz w:val="24"/>
              </w:rPr>
              <w:t xml:space="preserve"> </w:t>
            </w:r>
            <w:r>
              <w:rPr>
                <w:sz w:val="24"/>
              </w:rPr>
              <w:t>student’s</w:t>
            </w:r>
            <w:r>
              <w:rPr>
                <w:spacing w:val="-3"/>
                <w:sz w:val="24"/>
              </w:rPr>
              <w:t xml:space="preserve"> </w:t>
            </w:r>
            <w:r>
              <w:rPr>
                <w:sz w:val="24"/>
              </w:rPr>
              <w:t>ability</w:t>
            </w:r>
            <w:r>
              <w:rPr>
                <w:spacing w:val="-4"/>
                <w:sz w:val="24"/>
              </w:rPr>
              <w:t xml:space="preserve"> </w:t>
            </w:r>
            <w:r>
              <w:rPr>
                <w:sz w:val="24"/>
              </w:rPr>
              <w:t>to</w:t>
            </w:r>
            <w:r>
              <w:rPr>
                <w:spacing w:val="-2"/>
                <w:sz w:val="24"/>
              </w:rPr>
              <w:t xml:space="preserve"> </w:t>
            </w:r>
            <w:r>
              <w:rPr>
                <w:sz w:val="24"/>
              </w:rPr>
              <w:t>apply</w:t>
            </w:r>
            <w:r>
              <w:rPr>
                <w:spacing w:val="-14"/>
                <w:sz w:val="24"/>
              </w:rPr>
              <w:t xml:space="preserve"> </w:t>
            </w:r>
            <w:r>
              <w:rPr>
                <w:sz w:val="24"/>
              </w:rPr>
              <w:t>appropriate</w:t>
            </w:r>
            <w:r>
              <w:rPr>
                <w:spacing w:val="-2"/>
                <w:sz w:val="24"/>
              </w:rPr>
              <w:t xml:space="preserve"> </w:t>
            </w:r>
            <w:r>
              <w:rPr>
                <w:sz w:val="24"/>
              </w:rPr>
              <w:t>interventions while in the fieldwork setting.</w:t>
            </w:r>
          </w:p>
          <w:p w14:paraId="17324D59" w14:textId="77777777" w:rsidR="00AE4E46" w:rsidRDefault="00AE4E46">
            <w:pPr>
              <w:pStyle w:val="TableParagraph"/>
              <w:ind w:left="148"/>
              <w:rPr>
                <w:spacing w:val="-2"/>
                <w:sz w:val="24"/>
              </w:rPr>
            </w:pPr>
          </w:p>
          <w:p w14:paraId="0E256BAA" w14:textId="77777777" w:rsidR="00AE4E46" w:rsidRDefault="00AE4E46">
            <w:pPr>
              <w:pStyle w:val="TableParagraph"/>
              <w:ind w:left="148"/>
              <w:rPr>
                <w:sz w:val="24"/>
              </w:rPr>
            </w:pPr>
          </w:p>
        </w:tc>
      </w:tr>
    </w:tbl>
    <w:p w14:paraId="02F2C34E" w14:textId="77777777" w:rsidR="007D40BE" w:rsidRDefault="007D40BE">
      <w:pPr>
        <w:pStyle w:val="BodyText"/>
        <w:spacing w:before="218"/>
      </w:pPr>
    </w:p>
    <w:p w14:paraId="6E624A5D" w14:textId="7B5432F5" w:rsidR="007D40BE" w:rsidRPr="00FB2EFE" w:rsidRDefault="00FB2EFE" w:rsidP="00FB2EFE">
      <w:pPr>
        <w:pStyle w:val="Heading1"/>
        <w:jc w:val="center"/>
      </w:pPr>
      <w:bookmarkStart w:id="36" w:name="6._Client_Interventions_and_Strategies"/>
      <w:bookmarkEnd w:id="36"/>
      <w:r>
        <w:t xml:space="preserve">6. </w:t>
      </w:r>
      <w:r w:rsidR="00BB2F7E" w:rsidRPr="00FB2EFE">
        <w:t>Client Interventions and Strategies</w:t>
      </w:r>
    </w:p>
    <w:p w14:paraId="2CAFCAD9" w14:textId="77777777" w:rsidR="007D40BE" w:rsidRDefault="00BB2F7E">
      <w:pPr>
        <w:pStyle w:val="BodyText"/>
        <w:spacing w:before="264" w:line="261" w:lineRule="auto"/>
        <w:ind w:left="247" w:right="576"/>
      </w:pPr>
      <w:r>
        <w:rPr>
          <w:b/>
          <w:i/>
        </w:rPr>
        <w:t>Context</w:t>
      </w:r>
      <w:r>
        <w:rPr>
          <w:i/>
        </w:rPr>
        <w:t xml:space="preserve">: </w:t>
      </w:r>
      <w:r>
        <w:t>Human service professionals function as change agents and must therefore attain and develop</w:t>
      </w:r>
      <w:r>
        <w:rPr>
          <w:spacing w:val="-7"/>
        </w:rPr>
        <w:t xml:space="preserve"> </w:t>
      </w:r>
      <w:r>
        <w:t>a core</w:t>
      </w:r>
      <w:r>
        <w:rPr>
          <w:spacing w:val="-4"/>
        </w:rPr>
        <w:t xml:space="preserve"> </w:t>
      </w:r>
      <w:r>
        <w:t>of</w:t>
      </w:r>
      <w:r>
        <w:rPr>
          <w:spacing w:val="-1"/>
        </w:rPr>
        <w:t xml:space="preserve"> </w:t>
      </w:r>
      <w:r>
        <w:t>knowledge, theory,</w:t>
      </w:r>
      <w:r>
        <w:rPr>
          <w:spacing w:val="-19"/>
        </w:rPr>
        <w:t xml:space="preserve"> </w:t>
      </w:r>
      <w:r>
        <w:t>and skills</w:t>
      </w:r>
      <w:r>
        <w:rPr>
          <w:spacing w:val="-17"/>
        </w:rPr>
        <w:t xml:space="preserve"> </w:t>
      </w:r>
      <w:r>
        <w:t>to</w:t>
      </w:r>
      <w:r>
        <w:rPr>
          <w:spacing w:val="-5"/>
        </w:rPr>
        <w:t xml:space="preserve"> </w:t>
      </w:r>
      <w:r>
        <w:t>provide</w:t>
      </w:r>
      <w:r>
        <w:rPr>
          <w:spacing w:val="-4"/>
        </w:rPr>
        <w:t xml:space="preserve"> </w:t>
      </w:r>
      <w:r>
        <w:t>direct services and interventions to clients and client groups.</w:t>
      </w:r>
    </w:p>
    <w:p w14:paraId="680A4E5D" w14:textId="77777777" w:rsidR="007D40BE" w:rsidRDefault="007D40BE">
      <w:pPr>
        <w:pStyle w:val="BodyText"/>
        <w:spacing w:before="2"/>
        <w:rPr>
          <w:sz w:val="17"/>
        </w:rPr>
      </w:pPr>
    </w:p>
    <w:tbl>
      <w:tblPr>
        <w:tblW w:w="0" w:type="auto"/>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00"/>
        <w:gridCol w:w="18"/>
        <w:gridCol w:w="9463"/>
      </w:tblGrid>
      <w:tr w:rsidR="007D40BE" w14:paraId="2882EAD7" w14:textId="77777777">
        <w:trPr>
          <w:trHeight w:val="945"/>
        </w:trPr>
        <w:tc>
          <w:tcPr>
            <w:tcW w:w="10081" w:type="dxa"/>
            <w:gridSpan w:val="3"/>
          </w:tcPr>
          <w:p w14:paraId="18ECC95D" w14:textId="77777777" w:rsidR="007D40BE" w:rsidRDefault="00BB2F7E">
            <w:pPr>
              <w:pStyle w:val="TableParagraph"/>
              <w:spacing w:before="25" w:line="300" w:lineRule="atLeast"/>
              <w:ind w:right="-15"/>
              <w:rPr>
                <w:b/>
                <w:sz w:val="24"/>
              </w:rPr>
            </w:pPr>
            <w:r>
              <w:rPr>
                <w:b/>
                <w:sz w:val="24"/>
                <w:u w:val="thick"/>
              </w:rPr>
              <w:t>Standard</w:t>
            </w:r>
            <w:r>
              <w:rPr>
                <w:b/>
                <w:sz w:val="24"/>
              </w:rPr>
              <w:t xml:space="preserve"> 16: The curriculum shall provide knowledge and skills regarding appropriate interventions</w:t>
            </w:r>
            <w:r>
              <w:rPr>
                <w:b/>
                <w:spacing w:val="-19"/>
                <w:sz w:val="24"/>
              </w:rPr>
              <w:t xml:space="preserve"> </w:t>
            </w:r>
            <w:r>
              <w:rPr>
                <w:b/>
                <w:sz w:val="24"/>
              </w:rPr>
              <w:t>in service</w:t>
            </w:r>
            <w:r>
              <w:rPr>
                <w:b/>
                <w:spacing w:val="-6"/>
                <w:sz w:val="24"/>
              </w:rPr>
              <w:t xml:space="preserve"> </w:t>
            </w:r>
            <w:r>
              <w:rPr>
                <w:b/>
                <w:sz w:val="24"/>
              </w:rPr>
              <w:t>delivery.</w:t>
            </w:r>
            <w:r>
              <w:rPr>
                <w:b/>
                <w:spacing w:val="-7"/>
                <w:sz w:val="24"/>
              </w:rPr>
              <w:t xml:space="preserve"> </w:t>
            </w:r>
            <w:r>
              <w:rPr>
                <w:b/>
                <w:sz w:val="24"/>
              </w:rPr>
              <w:t>Describe</w:t>
            </w:r>
            <w:r>
              <w:rPr>
                <w:b/>
                <w:spacing w:val="-6"/>
                <w:sz w:val="24"/>
              </w:rPr>
              <w:t xml:space="preserve"> </w:t>
            </w:r>
            <w:r>
              <w:rPr>
                <w:b/>
                <w:sz w:val="24"/>
              </w:rPr>
              <w:t>and provide evidence</w:t>
            </w:r>
            <w:r>
              <w:rPr>
                <w:b/>
                <w:spacing w:val="-6"/>
                <w:sz w:val="24"/>
              </w:rPr>
              <w:t xml:space="preserve"> </w:t>
            </w:r>
            <w:r>
              <w:rPr>
                <w:b/>
                <w:sz w:val="24"/>
              </w:rPr>
              <w:t>that</w:t>
            </w:r>
            <w:r>
              <w:rPr>
                <w:b/>
                <w:spacing w:val="-3"/>
                <w:sz w:val="24"/>
              </w:rPr>
              <w:t xml:space="preserve"> </w:t>
            </w:r>
            <w:r>
              <w:rPr>
                <w:b/>
                <w:sz w:val="24"/>
              </w:rPr>
              <w:t>the following</w:t>
            </w:r>
            <w:r>
              <w:rPr>
                <w:b/>
                <w:spacing w:val="-7"/>
                <w:sz w:val="24"/>
              </w:rPr>
              <w:t xml:space="preserve"> </w:t>
            </w:r>
            <w:r>
              <w:rPr>
                <w:b/>
                <w:sz w:val="24"/>
              </w:rPr>
              <w:t>are adequately addressed in the curriculum:</w:t>
            </w:r>
          </w:p>
        </w:tc>
      </w:tr>
      <w:tr w:rsidR="007D40BE" w14:paraId="2E6909D9" w14:textId="77777777">
        <w:trPr>
          <w:trHeight w:val="548"/>
        </w:trPr>
        <w:tc>
          <w:tcPr>
            <w:tcW w:w="618" w:type="dxa"/>
            <w:gridSpan w:val="2"/>
            <w:tcBorders>
              <w:bottom w:val="nil"/>
            </w:tcBorders>
          </w:tcPr>
          <w:p w14:paraId="5724A0FF" w14:textId="77777777" w:rsidR="007D40BE" w:rsidRDefault="00BB2F7E">
            <w:pPr>
              <w:pStyle w:val="TableParagraph"/>
              <w:ind w:left="100"/>
              <w:rPr>
                <w:sz w:val="24"/>
              </w:rPr>
            </w:pPr>
            <w:r>
              <w:rPr>
                <w:spacing w:val="-5"/>
                <w:sz w:val="24"/>
              </w:rPr>
              <w:t>a.</w:t>
            </w:r>
          </w:p>
        </w:tc>
        <w:tc>
          <w:tcPr>
            <w:tcW w:w="9463" w:type="dxa"/>
          </w:tcPr>
          <w:p w14:paraId="7BD26FFC" w14:textId="77777777" w:rsidR="007D40BE" w:rsidRDefault="00BB2F7E" w:rsidP="003A5343">
            <w:pPr>
              <w:pStyle w:val="TableParagraph"/>
              <w:ind w:left="0"/>
              <w:rPr>
                <w:spacing w:val="-2"/>
                <w:sz w:val="24"/>
              </w:rPr>
            </w:pPr>
            <w:r>
              <w:rPr>
                <w:sz w:val="24"/>
              </w:rPr>
              <w:t>Theory</w:t>
            </w:r>
            <w:r>
              <w:rPr>
                <w:spacing w:val="5"/>
                <w:sz w:val="24"/>
              </w:rPr>
              <w:t xml:space="preserve"> </w:t>
            </w:r>
            <w:r>
              <w:rPr>
                <w:sz w:val="24"/>
              </w:rPr>
              <w:t>and</w:t>
            </w:r>
            <w:r>
              <w:rPr>
                <w:spacing w:val="7"/>
                <w:sz w:val="24"/>
              </w:rPr>
              <w:t xml:space="preserve"> </w:t>
            </w:r>
            <w:r>
              <w:rPr>
                <w:sz w:val="24"/>
              </w:rPr>
              <w:t>knowledge</w:t>
            </w:r>
            <w:r>
              <w:rPr>
                <w:spacing w:val="8"/>
                <w:sz w:val="24"/>
              </w:rPr>
              <w:t xml:space="preserve"> </w:t>
            </w:r>
            <w:r>
              <w:rPr>
                <w:sz w:val="24"/>
              </w:rPr>
              <w:t>bases</w:t>
            </w:r>
            <w:r>
              <w:rPr>
                <w:spacing w:val="10"/>
                <w:sz w:val="24"/>
              </w:rPr>
              <w:t xml:space="preserve"> </w:t>
            </w:r>
            <w:r>
              <w:rPr>
                <w:sz w:val="24"/>
              </w:rPr>
              <w:t>of</w:t>
            </w:r>
            <w:r>
              <w:rPr>
                <w:spacing w:val="11"/>
                <w:sz w:val="24"/>
              </w:rPr>
              <w:t xml:space="preserve"> </w:t>
            </w:r>
            <w:r>
              <w:rPr>
                <w:sz w:val="24"/>
              </w:rPr>
              <w:t>prevention,</w:t>
            </w:r>
            <w:r>
              <w:rPr>
                <w:spacing w:val="8"/>
                <w:sz w:val="24"/>
              </w:rPr>
              <w:t xml:space="preserve"> </w:t>
            </w:r>
            <w:r>
              <w:rPr>
                <w:sz w:val="24"/>
              </w:rPr>
              <w:t>intervention,</w:t>
            </w:r>
            <w:r>
              <w:rPr>
                <w:spacing w:val="7"/>
                <w:sz w:val="24"/>
              </w:rPr>
              <w:t xml:space="preserve"> </w:t>
            </w:r>
            <w:r>
              <w:rPr>
                <w:sz w:val="24"/>
              </w:rPr>
              <w:t>and</w:t>
            </w:r>
            <w:r>
              <w:rPr>
                <w:spacing w:val="7"/>
                <w:sz w:val="24"/>
              </w:rPr>
              <w:t xml:space="preserve"> </w:t>
            </w:r>
            <w:r>
              <w:rPr>
                <w:sz w:val="24"/>
              </w:rPr>
              <w:t>maintenance</w:t>
            </w:r>
            <w:r>
              <w:rPr>
                <w:spacing w:val="9"/>
                <w:sz w:val="24"/>
              </w:rPr>
              <w:t xml:space="preserve"> </w:t>
            </w:r>
            <w:r>
              <w:rPr>
                <w:spacing w:val="-2"/>
                <w:sz w:val="24"/>
              </w:rPr>
              <w:t>strategies.</w:t>
            </w:r>
          </w:p>
          <w:p w14:paraId="3A8CEAB7" w14:textId="77777777" w:rsidR="003A5343" w:rsidRDefault="003A5343" w:rsidP="003A5343">
            <w:pPr>
              <w:pStyle w:val="TableParagraph"/>
              <w:spacing w:line="274" w:lineRule="exact"/>
              <w:ind w:left="0"/>
              <w:rPr>
                <w:b/>
                <w:spacing w:val="-2"/>
                <w:sz w:val="24"/>
                <w:u w:val="thick"/>
              </w:rPr>
            </w:pPr>
          </w:p>
          <w:p w14:paraId="531F01B2" w14:textId="7679D27D" w:rsidR="003A5343" w:rsidRDefault="003A5343" w:rsidP="003A5343">
            <w:pPr>
              <w:pStyle w:val="TableParagraph"/>
              <w:spacing w:line="274" w:lineRule="exact"/>
              <w:ind w:left="0"/>
              <w:rPr>
                <w:b/>
                <w:sz w:val="24"/>
              </w:rPr>
            </w:pPr>
            <w:r>
              <w:rPr>
                <w:b/>
                <w:spacing w:val="-2"/>
                <w:sz w:val="24"/>
                <w:u w:val="thick"/>
              </w:rPr>
              <w:t>Response:</w:t>
            </w:r>
          </w:p>
          <w:p w14:paraId="6790D9E9" w14:textId="77777777" w:rsidR="003A5343" w:rsidRDefault="003A5343" w:rsidP="003A5343">
            <w:pPr>
              <w:pStyle w:val="TableParagraph"/>
              <w:ind w:left="0" w:right="179"/>
              <w:rPr>
                <w:sz w:val="24"/>
              </w:rPr>
            </w:pPr>
            <w:r>
              <w:rPr>
                <w:sz w:val="24"/>
              </w:rPr>
              <w:t>The</w:t>
            </w:r>
            <w:r>
              <w:rPr>
                <w:spacing w:val="-9"/>
                <w:sz w:val="24"/>
              </w:rPr>
              <w:t xml:space="preserve"> </w:t>
            </w:r>
            <w:r>
              <w:rPr>
                <w:sz w:val="24"/>
              </w:rPr>
              <w:t>following</w:t>
            </w:r>
            <w:r>
              <w:rPr>
                <w:spacing w:val="-13"/>
                <w:sz w:val="24"/>
              </w:rPr>
              <w:t xml:space="preserve"> </w:t>
            </w:r>
            <w:r>
              <w:rPr>
                <w:sz w:val="24"/>
              </w:rPr>
              <w:t>courses</w:t>
            </w:r>
            <w:r>
              <w:rPr>
                <w:spacing w:val="-3"/>
                <w:sz w:val="24"/>
              </w:rPr>
              <w:t xml:space="preserve"> </w:t>
            </w:r>
            <w:r>
              <w:rPr>
                <w:sz w:val="24"/>
              </w:rPr>
              <w:t>emphasize</w:t>
            </w:r>
            <w:r>
              <w:rPr>
                <w:spacing w:val="-8"/>
                <w:sz w:val="24"/>
              </w:rPr>
              <w:t xml:space="preserve"> </w:t>
            </w:r>
            <w:r>
              <w:rPr>
                <w:sz w:val="24"/>
              </w:rPr>
              <w:t>theory</w:t>
            </w:r>
            <w:r>
              <w:rPr>
                <w:spacing w:val="-15"/>
                <w:sz w:val="24"/>
              </w:rPr>
              <w:t xml:space="preserve"> </w:t>
            </w:r>
            <w:r>
              <w:rPr>
                <w:sz w:val="24"/>
              </w:rPr>
              <w:t>and</w:t>
            </w:r>
            <w:r>
              <w:rPr>
                <w:spacing w:val="-3"/>
                <w:sz w:val="24"/>
              </w:rPr>
              <w:t xml:space="preserve"> </w:t>
            </w:r>
            <w:r>
              <w:rPr>
                <w:sz w:val="24"/>
              </w:rPr>
              <w:t>knowledge</w:t>
            </w:r>
            <w:r>
              <w:rPr>
                <w:spacing w:val="-9"/>
                <w:sz w:val="24"/>
              </w:rPr>
              <w:t xml:space="preserve"> </w:t>
            </w:r>
            <w:r>
              <w:rPr>
                <w:sz w:val="24"/>
              </w:rPr>
              <w:t>bases</w:t>
            </w:r>
            <w:r>
              <w:rPr>
                <w:spacing w:val="-3"/>
                <w:sz w:val="24"/>
              </w:rPr>
              <w:t xml:space="preserve"> </w:t>
            </w:r>
            <w:r>
              <w:rPr>
                <w:sz w:val="24"/>
              </w:rPr>
              <w:t>of</w:t>
            </w:r>
            <w:r>
              <w:rPr>
                <w:spacing w:val="-9"/>
                <w:sz w:val="24"/>
              </w:rPr>
              <w:t xml:space="preserve"> </w:t>
            </w:r>
            <w:r>
              <w:rPr>
                <w:sz w:val="24"/>
              </w:rPr>
              <w:t>prevention,</w:t>
            </w:r>
            <w:r>
              <w:rPr>
                <w:spacing w:val="-3"/>
                <w:sz w:val="24"/>
              </w:rPr>
              <w:t xml:space="preserve"> </w:t>
            </w:r>
            <w:r>
              <w:rPr>
                <w:sz w:val="24"/>
              </w:rPr>
              <w:t>intervention</w:t>
            </w:r>
            <w:r>
              <w:rPr>
                <w:spacing w:val="-3"/>
                <w:sz w:val="24"/>
              </w:rPr>
              <w:t xml:space="preserve"> </w:t>
            </w:r>
            <w:r>
              <w:rPr>
                <w:sz w:val="24"/>
              </w:rPr>
              <w:t>and maintenance strategies.</w:t>
            </w:r>
          </w:p>
          <w:p w14:paraId="29895BDF" w14:textId="77777777" w:rsidR="00F24BAF" w:rsidRDefault="00F24BAF" w:rsidP="00F24BAF"/>
          <w:p w14:paraId="713EABF7" w14:textId="6CB2F024" w:rsidR="00F24BAF" w:rsidRPr="00CA5B0B" w:rsidRDefault="00F24BAF" w:rsidP="00F24BAF">
            <w:pPr>
              <w:rPr>
                <w:b/>
                <w:bCs/>
                <w:sz w:val="24"/>
                <w:szCs w:val="24"/>
              </w:rPr>
            </w:pPr>
            <w:r w:rsidRPr="00EB4EB5">
              <w:rPr>
                <w:b/>
                <w:bCs/>
                <w:sz w:val="24"/>
                <w:szCs w:val="24"/>
              </w:rPr>
              <w:t>HUS 130 Introduction to Family Counseling</w:t>
            </w:r>
            <w:r w:rsidRPr="00CA5B0B">
              <w:rPr>
                <w:b/>
                <w:bCs/>
                <w:sz w:val="24"/>
                <w:szCs w:val="24"/>
              </w:rPr>
              <w:t xml:space="preserve"> </w:t>
            </w:r>
          </w:p>
          <w:p w14:paraId="6C69035B" w14:textId="3A3544CA" w:rsidR="00F24BAF" w:rsidRPr="00CA5B0B" w:rsidRDefault="00F24BAF" w:rsidP="00F24BAF">
            <w:pPr>
              <w:rPr>
                <w:b/>
                <w:bCs/>
                <w:sz w:val="24"/>
                <w:szCs w:val="24"/>
              </w:rPr>
            </w:pPr>
            <w:r w:rsidRPr="00EB4EB5">
              <w:rPr>
                <w:b/>
                <w:bCs/>
                <w:sz w:val="24"/>
                <w:szCs w:val="24"/>
              </w:rPr>
              <w:t>HUS 141 Group Dynamics</w:t>
            </w:r>
          </w:p>
          <w:p w14:paraId="05C43F1E" w14:textId="35317218" w:rsidR="00F24BAF" w:rsidRPr="00CA5B0B" w:rsidRDefault="00F24BAF" w:rsidP="00F24BAF">
            <w:pPr>
              <w:rPr>
                <w:b/>
                <w:bCs/>
                <w:sz w:val="24"/>
                <w:szCs w:val="24"/>
              </w:rPr>
            </w:pPr>
            <w:r w:rsidRPr="00EB4EB5">
              <w:rPr>
                <w:b/>
                <w:bCs/>
                <w:sz w:val="24"/>
                <w:szCs w:val="24"/>
              </w:rPr>
              <w:t>HUS 211 Crisis Intervention and Counseling</w:t>
            </w:r>
            <w:r w:rsidRPr="00CA5B0B">
              <w:rPr>
                <w:b/>
                <w:bCs/>
                <w:sz w:val="24"/>
                <w:szCs w:val="24"/>
              </w:rPr>
              <w:t xml:space="preserve"> </w:t>
            </w:r>
          </w:p>
          <w:p w14:paraId="13B2B11F" w14:textId="70FF6951" w:rsidR="00F24BAF" w:rsidRPr="00CA5B0B" w:rsidRDefault="00F24BAF" w:rsidP="00F24BAF">
            <w:pPr>
              <w:rPr>
                <w:b/>
                <w:bCs/>
                <w:sz w:val="24"/>
                <w:szCs w:val="24"/>
              </w:rPr>
            </w:pPr>
            <w:r w:rsidRPr="00EB4EB5">
              <w:rPr>
                <w:b/>
                <w:bCs/>
                <w:sz w:val="24"/>
                <w:szCs w:val="24"/>
              </w:rPr>
              <w:t>HUS 216 Theories of Counseling</w:t>
            </w:r>
          </w:p>
          <w:p w14:paraId="4941BDDD" w14:textId="6B905168" w:rsidR="00F24BAF" w:rsidRPr="00CA5B0B" w:rsidRDefault="00F24BAF" w:rsidP="00F24BAF">
            <w:pPr>
              <w:rPr>
                <w:b/>
                <w:bCs/>
                <w:sz w:val="24"/>
                <w:szCs w:val="24"/>
              </w:rPr>
            </w:pPr>
            <w:r w:rsidRPr="00EB4EB5">
              <w:rPr>
                <w:b/>
                <w:bCs/>
                <w:sz w:val="24"/>
                <w:szCs w:val="24"/>
              </w:rPr>
              <w:t>HUS 234 Trauma Informed Care</w:t>
            </w:r>
          </w:p>
          <w:p w14:paraId="720BF399" w14:textId="77777777" w:rsidR="00D56C12" w:rsidRPr="00CA5B0B" w:rsidRDefault="00D56C12" w:rsidP="00F24BAF">
            <w:pPr>
              <w:rPr>
                <w:b/>
                <w:bCs/>
              </w:rPr>
            </w:pPr>
          </w:p>
          <w:p w14:paraId="10131FFA" w14:textId="65BCE0FC" w:rsidR="00D56C12" w:rsidRDefault="00D56C12" w:rsidP="00D56C12">
            <w:pPr>
              <w:pStyle w:val="TableParagraph"/>
              <w:spacing w:before="140"/>
              <w:ind w:left="0" w:right="179"/>
              <w:rPr>
                <w:sz w:val="24"/>
              </w:rPr>
            </w:pPr>
            <w:r>
              <w:rPr>
                <w:sz w:val="24"/>
              </w:rPr>
              <w:t>In</w:t>
            </w:r>
            <w:r w:rsidR="008F0F2D">
              <w:rPr>
                <w:sz w:val="24"/>
              </w:rPr>
              <w:t xml:space="preserve"> </w:t>
            </w:r>
            <w:r w:rsidR="008F0F2D" w:rsidRPr="00CA5B0B">
              <w:rPr>
                <w:sz w:val="24"/>
                <w:u w:color="0000FF"/>
              </w:rPr>
              <w:t>{HUS 130}</w:t>
            </w:r>
            <w:r w:rsidR="008F0F2D" w:rsidRPr="00CA5B0B">
              <w:rPr>
                <w:sz w:val="24"/>
              </w:rPr>
              <w:t xml:space="preserve"> </w:t>
            </w:r>
            <w:r w:rsidR="008F0F2D">
              <w:rPr>
                <w:sz w:val="24"/>
              </w:rPr>
              <w:t>Introduction</w:t>
            </w:r>
            <w:r>
              <w:rPr>
                <w:sz w:val="24"/>
              </w:rPr>
              <w:t xml:space="preserve"> to Family Counseling </w:t>
            </w:r>
            <w:r w:rsidR="00CA5B0B" w:rsidRPr="00CA5B0B">
              <w:rPr>
                <w:sz w:val="24"/>
              </w:rPr>
              <w:t>each</w:t>
            </w:r>
            <w:r w:rsidRPr="00CA5B0B">
              <w:rPr>
                <w:sz w:val="24"/>
              </w:rPr>
              <w:t xml:space="preserve"> </w:t>
            </w:r>
            <w:r>
              <w:rPr>
                <w:sz w:val="24"/>
              </w:rPr>
              <w:t>textbook chapter emphasizes different theoretical</w:t>
            </w:r>
            <w:r>
              <w:rPr>
                <w:spacing w:val="-3"/>
                <w:sz w:val="24"/>
              </w:rPr>
              <w:t xml:space="preserve"> </w:t>
            </w:r>
            <w:r w:rsidR="007A721A">
              <w:rPr>
                <w:sz w:val="24"/>
              </w:rPr>
              <w:t>perspectives that</w:t>
            </w:r>
            <w:r>
              <w:rPr>
                <w:spacing w:val="-3"/>
                <w:sz w:val="24"/>
              </w:rPr>
              <w:t xml:space="preserve"> </w:t>
            </w:r>
            <w:r>
              <w:rPr>
                <w:sz w:val="24"/>
              </w:rPr>
              <w:t>provide</w:t>
            </w:r>
            <w:r>
              <w:rPr>
                <w:spacing w:val="-3"/>
                <w:sz w:val="24"/>
              </w:rPr>
              <w:t xml:space="preserve"> </w:t>
            </w:r>
            <w:r>
              <w:rPr>
                <w:sz w:val="24"/>
              </w:rPr>
              <w:t>a</w:t>
            </w:r>
            <w:r>
              <w:rPr>
                <w:spacing w:val="-5"/>
                <w:sz w:val="24"/>
              </w:rPr>
              <w:t xml:space="preserve"> </w:t>
            </w:r>
            <w:r>
              <w:rPr>
                <w:sz w:val="24"/>
              </w:rPr>
              <w:t>framework</w:t>
            </w:r>
            <w:r>
              <w:rPr>
                <w:spacing w:val="-3"/>
                <w:sz w:val="24"/>
              </w:rPr>
              <w:t xml:space="preserve"> </w:t>
            </w:r>
            <w:r>
              <w:rPr>
                <w:sz w:val="24"/>
              </w:rPr>
              <w:t>for</w:t>
            </w:r>
            <w:r>
              <w:rPr>
                <w:spacing w:val="-3"/>
                <w:sz w:val="24"/>
              </w:rPr>
              <w:t xml:space="preserve"> </w:t>
            </w:r>
            <w:r>
              <w:rPr>
                <w:sz w:val="24"/>
              </w:rPr>
              <w:t>understanding</w:t>
            </w:r>
            <w:r>
              <w:rPr>
                <w:spacing w:val="-6"/>
                <w:sz w:val="24"/>
              </w:rPr>
              <w:t xml:space="preserve"> </w:t>
            </w:r>
            <w:r>
              <w:rPr>
                <w:sz w:val="24"/>
              </w:rPr>
              <w:t>behaviors</w:t>
            </w:r>
            <w:r>
              <w:rPr>
                <w:spacing w:val="-3"/>
                <w:sz w:val="24"/>
              </w:rPr>
              <w:t xml:space="preserve"> </w:t>
            </w:r>
            <w:r>
              <w:rPr>
                <w:sz w:val="24"/>
              </w:rPr>
              <w:t>that</w:t>
            </w:r>
            <w:r>
              <w:rPr>
                <w:spacing w:val="-3"/>
                <w:sz w:val="24"/>
              </w:rPr>
              <w:t xml:space="preserve"> </w:t>
            </w:r>
            <w:r>
              <w:rPr>
                <w:sz w:val="24"/>
              </w:rPr>
              <w:t>occur</w:t>
            </w:r>
            <w:r>
              <w:rPr>
                <w:spacing w:val="-3"/>
                <w:sz w:val="24"/>
              </w:rPr>
              <w:t xml:space="preserve"> </w:t>
            </w:r>
            <w:r>
              <w:rPr>
                <w:sz w:val="24"/>
              </w:rPr>
              <w:t>in</w:t>
            </w:r>
            <w:r>
              <w:rPr>
                <w:spacing w:val="-3"/>
                <w:sz w:val="24"/>
              </w:rPr>
              <w:t xml:space="preserve"> </w:t>
            </w:r>
            <w:r>
              <w:rPr>
                <w:sz w:val="24"/>
              </w:rPr>
              <w:t>the</w:t>
            </w:r>
            <w:r>
              <w:rPr>
                <w:spacing w:val="-2"/>
                <w:sz w:val="24"/>
              </w:rPr>
              <w:t xml:space="preserve"> </w:t>
            </w:r>
            <w:r>
              <w:rPr>
                <w:sz w:val="24"/>
              </w:rPr>
              <w:t>family setting. Students learn about specific theories such as Bowen, Strategic, Structural, Cognitive Behavioral,</w:t>
            </w:r>
            <w:r>
              <w:rPr>
                <w:spacing w:val="-3"/>
                <w:sz w:val="24"/>
              </w:rPr>
              <w:t xml:space="preserve"> </w:t>
            </w:r>
            <w:r>
              <w:rPr>
                <w:sz w:val="24"/>
              </w:rPr>
              <w:t>Experiential,</w:t>
            </w:r>
            <w:r>
              <w:rPr>
                <w:spacing w:val="-3"/>
                <w:sz w:val="24"/>
              </w:rPr>
              <w:t xml:space="preserve"> </w:t>
            </w:r>
            <w:r>
              <w:rPr>
                <w:sz w:val="24"/>
              </w:rPr>
              <w:t>Solution</w:t>
            </w:r>
            <w:r>
              <w:rPr>
                <w:spacing w:val="-3"/>
                <w:sz w:val="24"/>
              </w:rPr>
              <w:t xml:space="preserve"> </w:t>
            </w:r>
            <w:r>
              <w:rPr>
                <w:sz w:val="24"/>
              </w:rPr>
              <w:t>Focused</w:t>
            </w:r>
            <w:r>
              <w:rPr>
                <w:spacing w:val="-3"/>
                <w:sz w:val="24"/>
              </w:rPr>
              <w:t xml:space="preserve"> </w:t>
            </w:r>
            <w:r>
              <w:rPr>
                <w:sz w:val="24"/>
              </w:rPr>
              <w:t>and</w:t>
            </w:r>
            <w:r>
              <w:rPr>
                <w:spacing w:val="-3"/>
                <w:sz w:val="24"/>
              </w:rPr>
              <w:t xml:space="preserve"> </w:t>
            </w:r>
            <w:r>
              <w:rPr>
                <w:sz w:val="24"/>
              </w:rPr>
              <w:t>others</w:t>
            </w:r>
            <w:r>
              <w:rPr>
                <w:spacing w:val="-3"/>
                <w:sz w:val="24"/>
              </w:rPr>
              <w:t xml:space="preserve"> </w:t>
            </w:r>
            <w:r>
              <w:rPr>
                <w:sz w:val="24"/>
              </w:rPr>
              <w:t>that provide</w:t>
            </w:r>
            <w:r>
              <w:rPr>
                <w:spacing w:val="-5"/>
                <w:sz w:val="24"/>
              </w:rPr>
              <w:t xml:space="preserve"> </w:t>
            </w:r>
            <w:r>
              <w:rPr>
                <w:sz w:val="24"/>
              </w:rPr>
              <w:t>techniques and</w:t>
            </w:r>
            <w:r>
              <w:rPr>
                <w:spacing w:val="-3"/>
                <w:sz w:val="24"/>
              </w:rPr>
              <w:t xml:space="preserve"> </w:t>
            </w:r>
            <w:r>
              <w:rPr>
                <w:sz w:val="24"/>
              </w:rPr>
              <w:t>procedures</w:t>
            </w:r>
            <w:r>
              <w:rPr>
                <w:spacing w:val="-3"/>
                <w:sz w:val="24"/>
              </w:rPr>
              <w:t xml:space="preserve"> </w:t>
            </w:r>
            <w:r>
              <w:rPr>
                <w:sz w:val="24"/>
              </w:rPr>
              <w:t>to</w:t>
            </w:r>
            <w:r>
              <w:rPr>
                <w:spacing w:val="-2"/>
                <w:sz w:val="24"/>
              </w:rPr>
              <w:t xml:space="preserve"> </w:t>
            </w:r>
            <w:r>
              <w:rPr>
                <w:sz w:val="24"/>
              </w:rPr>
              <w:t>help clients achieve maximum autonomy and functioning.</w:t>
            </w:r>
          </w:p>
          <w:p w14:paraId="48BE747D" w14:textId="77777777" w:rsidR="00D56C12" w:rsidRDefault="00D56C12" w:rsidP="00D56C12">
            <w:pPr>
              <w:pStyle w:val="TableParagraph"/>
              <w:spacing w:before="142"/>
              <w:rPr>
                <w:sz w:val="24"/>
              </w:rPr>
            </w:pPr>
          </w:p>
          <w:p w14:paraId="4D87C1DE" w14:textId="4707A5D0" w:rsidR="00D56C12" w:rsidRDefault="00D56C12" w:rsidP="00D56C12">
            <w:pPr>
              <w:pStyle w:val="TableParagraph"/>
              <w:ind w:left="0" w:right="179"/>
              <w:rPr>
                <w:sz w:val="24"/>
              </w:rPr>
            </w:pPr>
            <w:r>
              <w:rPr>
                <w:sz w:val="24"/>
              </w:rPr>
              <w:t>In</w:t>
            </w:r>
            <w:r w:rsidR="008F0F2D">
              <w:rPr>
                <w:sz w:val="24"/>
              </w:rPr>
              <w:t xml:space="preserve"> </w:t>
            </w:r>
            <w:r w:rsidR="008F0F2D" w:rsidRPr="00C606EC">
              <w:rPr>
                <w:sz w:val="24"/>
              </w:rPr>
              <w:t>{HUS 141}</w:t>
            </w:r>
            <w:r>
              <w:rPr>
                <w:sz w:val="24"/>
              </w:rPr>
              <w:t xml:space="preserve"> Group </w:t>
            </w:r>
            <w:r w:rsidR="00D9386A">
              <w:rPr>
                <w:sz w:val="24"/>
              </w:rPr>
              <w:t xml:space="preserve">Dynamics </w:t>
            </w:r>
            <w:r w:rsidR="00D9386A" w:rsidRPr="00C606EC">
              <w:rPr>
                <w:sz w:val="24"/>
              </w:rPr>
              <w:t>students</w:t>
            </w:r>
            <w:r>
              <w:rPr>
                <w:sz w:val="24"/>
              </w:rPr>
              <w:t xml:space="preserve"> learn about the stages of the group process. Each stage focuses</w:t>
            </w:r>
            <w:r>
              <w:rPr>
                <w:spacing w:val="-3"/>
                <w:sz w:val="24"/>
              </w:rPr>
              <w:t xml:space="preserve"> </w:t>
            </w:r>
            <w:r>
              <w:rPr>
                <w:sz w:val="24"/>
              </w:rPr>
              <w:t>on</w:t>
            </w:r>
            <w:r>
              <w:rPr>
                <w:spacing w:val="-3"/>
                <w:sz w:val="24"/>
              </w:rPr>
              <w:t xml:space="preserve"> </w:t>
            </w:r>
            <w:r>
              <w:rPr>
                <w:sz w:val="24"/>
              </w:rPr>
              <w:t>the</w:t>
            </w:r>
            <w:r>
              <w:rPr>
                <w:spacing w:val="-6"/>
                <w:sz w:val="24"/>
              </w:rPr>
              <w:t xml:space="preserve"> </w:t>
            </w:r>
            <w:r w:rsidR="007A721A">
              <w:rPr>
                <w:sz w:val="24"/>
              </w:rPr>
              <w:t>complex characteristics</w:t>
            </w:r>
            <w:r>
              <w:rPr>
                <w:spacing w:val="-4"/>
                <w:sz w:val="24"/>
              </w:rPr>
              <w:t xml:space="preserve"> </w:t>
            </w:r>
            <w:r>
              <w:rPr>
                <w:sz w:val="24"/>
              </w:rPr>
              <w:t>of</w:t>
            </w:r>
            <w:r>
              <w:rPr>
                <w:spacing w:val="-7"/>
                <w:sz w:val="24"/>
              </w:rPr>
              <w:t xml:space="preserve"> </w:t>
            </w:r>
            <w:r>
              <w:rPr>
                <w:sz w:val="24"/>
              </w:rPr>
              <w:t>individual</w:t>
            </w:r>
            <w:r>
              <w:rPr>
                <w:spacing w:val="-2"/>
                <w:sz w:val="24"/>
              </w:rPr>
              <w:t xml:space="preserve"> </w:t>
            </w:r>
            <w:r>
              <w:rPr>
                <w:sz w:val="24"/>
              </w:rPr>
              <w:t>behaviors</w:t>
            </w:r>
            <w:r>
              <w:rPr>
                <w:spacing w:val="-3"/>
                <w:sz w:val="24"/>
              </w:rPr>
              <w:t xml:space="preserve"> </w:t>
            </w:r>
            <w:r>
              <w:rPr>
                <w:sz w:val="24"/>
              </w:rPr>
              <w:t>within</w:t>
            </w:r>
            <w:r>
              <w:rPr>
                <w:spacing w:val="-3"/>
                <w:sz w:val="24"/>
              </w:rPr>
              <w:t xml:space="preserve"> </w:t>
            </w:r>
            <w:r>
              <w:rPr>
                <w:sz w:val="24"/>
              </w:rPr>
              <w:t>the</w:t>
            </w:r>
            <w:r>
              <w:rPr>
                <w:spacing w:val="-4"/>
                <w:sz w:val="24"/>
              </w:rPr>
              <w:t xml:space="preserve"> </w:t>
            </w:r>
            <w:r>
              <w:rPr>
                <w:sz w:val="24"/>
              </w:rPr>
              <w:t>group</w:t>
            </w:r>
            <w:r>
              <w:rPr>
                <w:spacing w:val="-4"/>
                <w:sz w:val="24"/>
              </w:rPr>
              <w:t xml:space="preserve"> </w:t>
            </w:r>
            <w:r>
              <w:rPr>
                <w:sz w:val="24"/>
              </w:rPr>
              <w:t>setting</w:t>
            </w:r>
            <w:r>
              <w:rPr>
                <w:spacing w:val="-10"/>
                <w:sz w:val="24"/>
              </w:rPr>
              <w:t xml:space="preserve"> </w:t>
            </w:r>
            <w:r>
              <w:rPr>
                <w:sz w:val="24"/>
              </w:rPr>
              <w:t>that</w:t>
            </w:r>
            <w:r>
              <w:rPr>
                <w:spacing w:val="-6"/>
                <w:sz w:val="24"/>
              </w:rPr>
              <w:t xml:space="preserve"> </w:t>
            </w:r>
            <w:r>
              <w:rPr>
                <w:sz w:val="24"/>
              </w:rPr>
              <w:t>can</w:t>
            </w:r>
            <w:r>
              <w:rPr>
                <w:spacing w:val="-8"/>
                <w:sz w:val="24"/>
              </w:rPr>
              <w:t xml:space="preserve"> </w:t>
            </w:r>
            <w:r>
              <w:rPr>
                <w:sz w:val="24"/>
              </w:rPr>
              <w:lastRenderedPageBreak/>
              <w:t xml:space="preserve">interfere with achieving maximum functioning. Throughout each stage, students learn specific techniques to minimize complex behaviors that interfere with </w:t>
            </w:r>
            <w:r w:rsidR="00D6408B">
              <w:rPr>
                <w:sz w:val="24"/>
              </w:rPr>
              <w:t>successful group</w:t>
            </w:r>
            <w:r>
              <w:rPr>
                <w:sz w:val="24"/>
              </w:rPr>
              <w:t xml:space="preserve"> functioning.</w:t>
            </w:r>
          </w:p>
          <w:p w14:paraId="5184809F" w14:textId="77777777" w:rsidR="00BD2249" w:rsidRDefault="00BD2249" w:rsidP="00D56C12">
            <w:pPr>
              <w:pStyle w:val="TableParagraph"/>
              <w:ind w:left="0" w:right="179"/>
              <w:rPr>
                <w:sz w:val="24"/>
              </w:rPr>
            </w:pPr>
          </w:p>
          <w:p w14:paraId="6115D4EA" w14:textId="1752849E" w:rsidR="00BD2249" w:rsidRDefault="00BD2249" w:rsidP="00D6408B">
            <w:pPr>
              <w:pStyle w:val="TableParagraph"/>
              <w:ind w:left="0" w:right="179"/>
              <w:rPr>
                <w:sz w:val="24"/>
              </w:rPr>
            </w:pPr>
            <w:r>
              <w:rPr>
                <w:sz w:val="24"/>
              </w:rPr>
              <w:t>In</w:t>
            </w:r>
            <w:r w:rsidR="00D9386A">
              <w:rPr>
                <w:sz w:val="24"/>
              </w:rPr>
              <w:t xml:space="preserve"> </w:t>
            </w:r>
            <w:r w:rsidR="00D9386A" w:rsidRPr="00AD52C4">
              <w:rPr>
                <w:sz w:val="24"/>
                <w:u w:color="0000FF"/>
              </w:rPr>
              <w:t>{HUS 211</w:t>
            </w:r>
            <w:r w:rsidR="00514EE5" w:rsidRPr="00AD52C4">
              <w:rPr>
                <w:sz w:val="24"/>
                <w:u w:color="0000FF"/>
              </w:rPr>
              <w:t>}</w:t>
            </w:r>
            <w:r w:rsidR="00514EE5" w:rsidRPr="00AD52C4">
              <w:rPr>
                <w:sz w:val="24"/>
              </w:rPr>
              <w:t xml:space="preserve"> </w:t>
            </w:r>
            <w:r w:rsidR="00514EE5">
              <w:rPr>
                <w:sz w:val="24"/>
              </w:rPr>
              <w:t>Crisis</w:t>
            </w:r>
            <w:r>
              <w:rPr>
                <w:sz w:val="24"/>
              </w:rPr>
              <w:t xml:space="preserve"> Intervention and Counseling students learn various concepts that provide an understanding</w:t>
            </w:r>
            <w:r>
              <w:rPr>
                <w:spacing w:val="-5"/>
                <w:sz w:val="24"/>
              </w:rPr>
              <w:t xml:space="preserve"> </w:t>
            </w:r>
            <w:r>
              <w:rPr>
                <w:sz w:val="24"/>
              </w:rPr>
              <w:t>of</w:t>
            </w:r>
            <w:r>
              <w:rPr>
                <w:spacing w:val="-3"/>
                <w:sz w:val="24"/>
              </w:rPr>
              <w:t xml:space="preserve"> </w:t>
            </w:r>
            <w:r>
              <w:rPr>
                <w:sz w:val="24"/>
              </w:rPr>
              <w:t>how crises</w:t>
            </w:r>
            <w:r>
              <w:rPr>
                <w:spacing w:val="-3"/>
                <w:sz w:val="24"/>
              </w:rPr>
              <w:t xml:space="preserve"> </w:t>
            </w:r>
            <w:r>
              <w:rPr>
                <w:sz w:val="24"/>
              </w:rPr>
              <w:t>occur</w:t>
            </w:r>
            <w:r>
              <w:rPr>
                <w:spacing w:val="-3"/>
                <w:sz w:val="24"/>
              </w:rPr>
              <w:t xml:space="preserve"> </w:t>
            </w:r>
            <w:r>
              <w:rPr>
                <w:sz w:val="24"/>
              </w:rPr>
              <w:t>in</w:t>
            </w:r>
            <w:r>
              <w:rPr>
                <w:spacing w:val="-3"/>
                <w:sz w:val="24"/>
              </w:rPr>
              <w:t xml:space="preserve"> </w:t>
            </w:r>
            <w:r>
              <w:rPr>
                <w:sz w:val="24"/>
              </w:rPr>
              <w:t>clients.</w:t>
            </w:r>
            <w:r>
              <w:rPr>
                <w:spacing w:val="-3"/>
                <w:sz w:val="24"/>
              </w:rPr>
              <w:t xml:space="preserve"> </w:t>
            </w:r>
            <w:r w:rsidR="00C27B52">
              <w:rPr>
                <w:sz w:val="24"/>
              </w:rPr>
              <w:t>S</w:t>
            </w:r>
            <w:r>
              <w:rPr>
                <w:sz w:val="24"/>
              </w:rPr>
              <w:t>tudents</w:t>
            </w:r>
            <w:r>
              <w:rPr>
                <w:spacing w:val="-3"/>
                <w:sz w:val="24"/>
              </w:rPr>
              <w:t xml:space="preserve"> </w:t>
            </w:r>
            <w:r>
              <w:rPr>
                <w:sz w:val="24"/>
              </w:rPr>
              <w:t>learn</w:t>
            </w:r>
            <w:r>
              <w:rPr>
                <w:spacing w:val="-3"/>
                <w:sz w:val="24"/>
              </w:rPr>
              <w:t xml:space="preserve"> </w:t>
            </w:r>
            <w:r>
              <w:rPr>
                <w:sz w:val="24"/>
              </w:rPr>
              <w:t>about</w:t>
            </w:r>
            <w:r>
              <w:rPr>
                <w:spacing w:val="-3"/>
                <w:sz w:val="24"/>
              </w:rPr>
              <w:t xml:space="preserve"> </w:t>
            </w:r>
            <w:r>
              <w:rPr>
                <w:sz w:val="24"/>
              </w:rPr>
              <w:t>the</w:t>
            </w:r>
            <w:r>
              <w:rPr>
                <w:spacing w:val="-3"/>
                <w:sz w:val="24"/>
              </w:rPr>
              <w:t xml:space="preserve"> </w:t>
            </w:r>
            <w:r>
              <w:rPr>
                <w:sz w:val="24"/>
              </w:rPr>
              <w:t>formula</w:t>
            </w:r>
            <w:r>
              <w:rPr>
                <w:spacing w:val="-2"/>
                <w:sz w:val="24"/>
              </w:rPr>
              <w:t xml:space="preserve"> </w:t>
            </w:r>
            <w:r>
              <w:rPr>
                <w:sz w:val="24"/>
              </w:rPr>
              <w:t>for understanding the process of crisis formation, the factors that make clients prone to crisis</w:t>
            </w:r>
            <w:r w:rsidR="00D921FC">
              <w:rPr>
                <w:sz w:val="24"/>
              </w:rPr>
              <w:t>,</w:t>
            </w:r>
            <w:r>
              <w:rPr>
                <w:sz w:val="24"/>
              </w:rPr>
              <w:t xml:space="preserve"> and theories of coping. </w:t>
            </w:r>
            <w:r w:rsidRPr="006338CD">
              <w:rPr>
                <w:sz w:val="24"/>
              </w:rPr>
              <w:t xml:space="preserve">Throughout the text, students learn about the various </w:t>
            </w:r>
            <w:r w:rsidR="009D3514" w:rsidRPr="006338CD">
              <w:rPr>
                <w:sz w:val="24"/>
              </w:rPr>
              <w:t xml:space="preserve">risk </w:t>
            </w:r>
            <w:r w:rsidRPr="006338CD">
              <w:rPr>
                <w:sz w:val="24"/>
              </w:rPr>
              <w:t xml:space="preserve">assessment tools that are used to determine risk for </w:t>
            </w:r>
            <w:r w:rsidR="009D3514" w:rsidRPr="006338CD">
              <w:rPr>
                <w:sz w:val="24"/>
              </w:rPr>
              <w:t>clients’</w:t>
            </w:r>
            <w:r w:rsidR="002618FF" w:rsidRPr="006338CD">
              <w:rPr>
                <w:sz w:val="24"/>
              </w:rPr>
              <w:t xml:space="preserve"> </w:t>
            </w:r>
            <w:r w:rsidRPr="006338CD">
              <w:rPr>
                <w:sz w:val="24"/>
              </w:rPr>
              <w:t xml:space="preserve">dangerous behaviors towards self and others, substance use and dependency issues, and other crisis-oriented behaviors to provide </w:t>
            </w:r>
            <w:r w:rsidR="00397833" w:rsidRPr="006338CD">
              <w:rPr>
                <w:sz w:val="24"/>
              </w:rPr>
              <w:t>appropriate</w:t>
            </w:r>
            <w:r w:rsidRPr="006338CD">
              <w:rPr>
                <w:sz w:val="24"/>
              </w:rPr>
              <w:t xml:space="preserve"> intervention or prevention of further crisis.</w:t>
            </w:r>
            <w:r w:rsidR="00420349" w:rsidRPr="006338CD">
              <w:rPr>
                <w:sz w:val="24"/>
              </w:rPr>
              <w:t xml:space="preserve"> </w:t>
            </w:r>
          </w:p>
          <w:p w14:paraId="01DEF294" w14:textId="77777777" w:rsidR="00DF1B55" w:rsidRDefault="00DF1B55" w:rsidP="00BD2249">
            <w:pPr>
              <w:pStyle w:val="TableParagraph"/>
              <w:ind w:left="108" w:right="179"/>
              <w:rPr>
                <w:sz w:val="24"/>
              </w:rPr>
            </w:pPr>
          </w:p>
          <w:p w14:paraId="5A5B5DC0" w14:textId="11BA803B" w:rsidR="00DF1B55" w:rsidRDefault="00DF1B55" w:rsidP="00D6408B">
            <w:pPr>
              <w:pStyle w:val="TableParagraph"/>
              <w:ind w:left="0" w:right="179"/>
              <w:rPr>
                <w:spacing w:val="-2"/>
                <w:sz w:val="24"/>
              </w:rPr>
            </w:pPr>
            <w:r>
              <w:rPr>
                <w:sz w:val="24"/>
              </w:rPr>
              <w:t xml:space="preserve">In </w:t>
            </w:r>
            <w:r w:rsidR="00D9386A" w:rsidRPr="00B2792B">
              <w:rPr>
                <w:sz w:val="24"/>
                <w:u w:color="0000FF"/>
              </w:rPr>
              <w:t xml:space="preserve">{HUS </w:t>
            </w:r>
            <w:r w:rsidR="00514EE5" w:rsidRPr="00B2792B">
              <w:rPr>
                <w:sz w:val="24"/>
                <w:u w:color="0000FF"/>
              </w:rPr>
              <w:t>216}</w:t>
            </w:r>
            <w:r w:rsidR="00514EE5">
              <w:rPr>
                <w:sz w:val="24"/>
              </w:rPr>
              <w:t xml:space="preserve"> Theories</w:t>
            </w:r>
            <w:r>
              <w:rPr>
                <w:sz w:val="24"/>
              </w:rPr>
              <w:t xml:space="preserve"> of </w:t>
            </w:r>
            <w:r w:rsidR="00C27B52">
              <w:rPr>
                <w:sz w:val="24"/>
              </w:rPr>
              <w:t>Counseling</w:t>
            </w:r>
            <w:r w:rsidR="00C27B52">
              <w:rPr>
                <w:spacing w:val="-1"/>
                <w:sz w:val="24"/>
              </w:rPr>
              <w:t xml:space="preserve"> </w:t>
            </w:r>
            <w:r w:rsidR="00C27B52" w:rsidRPr="00B2792B">
              <w:rPr>
                <w:sz w:val="24"/>
              </w:rPr>
              <w:t>each</w:t>
            </w:r>
            <w:r>
              <w:rPr>
                <w:sz w:val="24"/>
              </w:rPr>
              <w:t xml:space="preserve"> textbook chapter emphasizes a different theoretical perspective</w:t>
            </w:r>
            <w:r>
              <w:rPr>
                <w:spacing w:val="-7"/>
                <w:sz w:val="24"/>
              </w:rPr>
              <w:t xml:space="preserve"> </w:t>
            </w:r>
            <w:r>
              <w:rPr>
                <w:sz w:val="24"/>
              </w:rPr>
              <w:t>that</w:t>
            </w:r>
            <w:r>
              <w:rPr>
                <w:spacing w:val="-6"/>
                <w:sz w:val="24"/>
              </w:rPr>
              <w:t xml:space="preserve"> </w:t>
            </w:r>
            <w:r>
              <w:rPr>
                <w:sz w:val="24"/>
              </w:rPr>
              <w:t>provides</w:t>
            </w:r>
            <w:r w:rsidR="00D6408B">
              <w:rPr>
                <w:sz w:val="24"/>
              </w:rPr>
              <w:t xml:space="preserve"> a</w:t>
            </w:r>
            <w:r>
              <w:rPr>
                <w:spacing w:val="-2"/>
                <w:sz w:val="24"/>
              </w:rPr>
              <w:t xml:space="preserve"> </w:t>
            </w:r>
            <w:r w:rsidR="00D6408B">
              <w:rPr>
                <w:sz w:val="24"/>
              </w:rPr>
              <w:t>framework</w:t>
            </w:r>
            <w:r>
              <w:rPr>
                <w:spacing w:val="-3"/>
                <w:sz w:val="24"/>
              </w:rPr>
              <w:t xml:space="preserve"> </w:t>
            </w:r>
            <w:r>
              <w:rPr>
                <w:sz w:val="24"/>
              </w:rPr>
              <w:t>for</w:t>
            </w:r>
            <w:r>
              <w:rPr>
                <w:spacing w:val="-5"/>
                <w:sz w:val="24"/>
              </w:rPr>
              <w:t xml:space="preserve"> </w:t>
            </w:r>
            <w:r>
              <w:rPr>
                <w:sz w:val="24"/>
              </w:rPr>
              <w:t>understanding</w:t>
            </w:r>
            <w:r>
              <w:rPr>
                <w:spacing w:val="-5"/>
                <w:sz w:val="24"/>
              </w:rPr>
              <w:t xml:space="preserve"> </w:t>
            </w:r>
            <w:r>
              <w:rPr>
                <w:sz w:val="24"/>
              </w:rPr>
              <w:t>client</w:t>
            </w:r>
            <w:r>
              <w:rPr>
                <w:spacing w:val="-3"/>
                <w:sz w:val="24"/>
              </w:rPr>
              <w:t xml:space="preserve"> </w:t>
            </w:r>
            <w:r>
              <w:rPr>
                <w:sz w:val="24"/>
              </w:rPr>
              <w:t>behaviors.</w:t>
            </w:r>
            <w:r>
              <w:rPr>
                <w:spacing w:val="-3"/>
                <w:sz w:val="24"/>
              </w:rPr>
              <w:t xml:space="preserve"> </w:t>
            </w:r>
            <w:r>
              <w:rPr>
                <w:sz w:val="24"/>
              </w:rPr>
              <w:t>Students</w:t>
            </w:r>
            <w:r>
              <w:rPr>
                <w:spacing w:val="-3"/>
                <w:sz w:val="24"/>
              </w:rPr>
              <w:t xml:space="preserve"> </w:t>
            </w:r>
            <w:r>
              <w:rPr>
                <w:sz w:val="24"/>
              </w:rPr>
              <w:t>learn</w:t>
            </w:r>
            <w:r>
              <w:rPr>
                <w:spacing w:val="-3"/>
                <w:sz w:val="24"/>
              </w:rPr>
              <w:t xml:space="preserve"> </w:t>
            </w:r>
            <w:r>
              <w:rPr>
                <w:sz w:val="24"/>
              </w:rPr>
              <w:t>about</w:t>
            </w:r>
            <w:r>
              <w:rPr>
                <w:spacing w:val="-3"/>
                <w:sz w:val="24"/>
              </w:rPr>
              <w:t xml:space="preserve"> </w:t>
            </w:r>
            <w:r>
              <w:rPr>
                <w:sz w:val="24"/>
              </w:rPr>
              <w:t xml:space="preserve">specific theories such as Behavioral, Cognitive Behavior, Personality Centered, </w:t>
            </w:r>
            <w:r w:rsidR="00AC255C">
              <w:rPr>
                <w:sz w:val="24"/>
              </w:rPr>
              <w:t>Adlerian</w:t>
            </w:r>
            <w:r>
              <w:rPr>
                <w:sz w:val="24"/>
              </w:rPr>
              <w:t>, Psychoanalytic and other</w:t>
            </w:r>
            <w:r w:rsidR="00AC255C">
              <w:rPr>
                <w:sz w:val="24"/>
              </w:rPr>
              <w:t xml:space="preserve"> theories </w:t>
            </w:r>
            <w:r>
              <w:rPr>
                <w:sz w:val="24"/>
              </w:rPr>
              <w:t>that provide techniques and procedures to help clients achieve maximum autonomy</w:t>
            </w:r>
            <w:r>
              <w:rPr>
                <w:spacing w:val="-6"/>
                <w:sz w:val="24"/>
              </w:rPr>
              <w:t xml:space="preserve"> </w:t>
            </w:r>
            <w:r>
              <w:rPr>
                <w:sz w:val="24"/>
              </w:rPr>
              <w:t xml:space="preserve">and </w:t>
            </w:r>
            <w:r>
              <w:rPr>
                <w:spacing w:val="-2"/>
                <w:sz w:val="24"/>
              </w:rPr>
              <w:t>functioning.</w:t>
            </w:r>
          </w:p>
          <w:p w14:paraId="79C1B579" w14:textId="77777777" w:rsidR="00A811FE" w:rsidRDefault="00A811FE" w:rsidP="00AC255C">
            <w:pPr>
              <w:pStyle w:val="TableParagraph"/>
              <w:spacing w:line="270" w:lineRule="exact"/>
              <w:ind w:left="0"/>
              <w:rPr>
                <w:sz w:val="24"/>
              </w:rPr>
            </w:pPr>
          </w:p>
          <w:p w14:paraId="7F5AF2E3" w14:textId="3E03B8A4" w:rsidR="00A531EA" w:rsidRDefault="00A531EA" w:rsidP="00AC255C">
            <w:pPr>
              <w:pStyle w:val="TableParagraph"/>
              <w:spacing w:line="270" w:lineRule="exact"/>
              <w:ind w:left="0"/>
              <w:rPr>
                <w:sz w:val="24"/>
              </w:rPr>
            </w:pPr>
            <w:r>
              <w:rPr>
                <w:sz w:val="24"/>
              </w:rPr>
              <w:t>In</w:t>
            </w:r>
            <w:r w:rsidR="00D9386A">
              <w:rPr>
                <w:sz w:val="24"/>
              </w:rPr>
              <w:t xml:space="preserve"> </w:t>
            </w:r>
            <w:r w:rsidR="00D9386A" w:rsidRPr="00B77633">
              <w:rPr>
                <w:sz w:val="24"/>
                <w:u w:color="0000FF"/>
              </w:rPr>
              <w:t>{HUS</w:t>
            </w:r>
            <w:r w:rsidR="00D9386A" w:rsidRPr="00B77633">
              <w:rPr>
                <w:spacing w:val="-4"/>
                <w:sz w:val="24"/>
                <w:u w:color="0000FF"/>
              </w:rPr>
              <w:t xml:space="preserve"> </w:t>
            </w:r>
            <w:r w:rsidR="00D9386A" w:rsidRPr="00B77633">
              <w:rPr>
                <w:sz w:val="24"/>
                <w:u w:color="0000FF"/>
              </w:rPr>
              <w:t>234</w:t>
            </w:r>
            <w:r w:rsidR="00514EE5" w:rsidRPr="00B77633">
              <w:rPr>
                <w:sz w:val="24"/>
                <w:u w:color="0000FF"/>
              </w:rPr>
              <w:t>}</w:t>
            </w:r>
            <w:r w:rsidR="00514EE5" w:rsidRPr="00B77633">
              <w:rPr>
                <w:sz w:val="24"/>
              </w:rPr>
              <w:t xml:space="preserve"> </w:t>
            </w:r>
            <w:r w:rsidR="00514EE5">
              <w:rPr>
                <w:spacing w:val="-4"/>
                <w:sz w:val="24"/>
              </w:rPr>
              <w:t>Trauma</w:t>
            </w:r>
            <w:r>
              <w:rPr>
                <w:sz w:val="24"/>
              </w:rPr>
              <w:t xml:space="preserve"> Informed</w:t>
            </w:r>
            <w:r>
              <w:rPr>
                <w:spacing w:val="-4"/>
                <w:sz w:val="24"/>
              </w:rPr>
              <w:t xml:space="preserve"> </w:t>
            </w:r>
            <w:r>
              <w:rPr>
                <w:sz w:val="24"/>
              </w:rPr>
              <w:t>Care</w:t>
            </w:r>
            <w:r>
              <w:rPr>
                <w:spacing w:val="-4"/>
                <w:sz w:val="24"/>
              </w:rPr>
              <w:t xml:space="preserve"> </w:t>
            </w:r>
            <w:r w:rsidR="00286450" w:rsidRPr="00B77633">
              <w:rPr>
                <w:sz w:val="24"/>
              </w:rPr>
              <w:t>students</w:t>
            </w:r>
            <w:r>
              <w:rPr>
                <w:spacing w:val="-4"/>
                <w:sz w:val="24"/>
              </w:rPr>
              <w:t xml:space="preserve"> </w:t>
            </w:r>
            <w:r>
              <w:rPr>
                <w:sz w:val="24"/>
              </w:rPr>
              <w:t>learn</w:t>
            </w:r>
            <w:r>
              <w:rPr>
                <w:spacing w:val="-4"/>
                <w:sz w:val="24"/>
              </w:rPr>
              <w:t xml:space="preserve"> </w:t>
            </w:r>
            <w:r>
              <w:rPr>
                <w:sz w:val="24"/>
              </w:rPr>
              <w:t>various</w:t>
            </w:r>
            <w:r>
              <w:rPr>
                <w:spacing w:val="-4"/>
                <w:sz w:val="24"/>
              </w:rPr>
              <w:t xml:space="preserve"> </w:t>
            </w:r>
            <w:r>
              <w:rPr>
                <w:sz w:val="24"/>
              </w:rPr>
              <w:t>concepts</w:t>
            </w:r>
            <w:r>
              <w:rPr>
                <w:spacing w:val="-4"/>
                <w:sz w:val="24"/>
              </w:rPr>
              <w:t xml:space="preserve"> </w:t>
            </w:r>
            <w:r>
              <w:rPr>
                <w:sz w:val="24"/>
              </w:rPr>
              <w:t>that</w:t>
            </w:r>
            <w:r>
              <w:rPr>
                <w:spacing w:val="-2"/>
                <w:sz w:val="24"/>
              </w:rPr>
              <w:t xml:space="preserve"> </w:t>
            </w:r>
            <w:r>
              <w:rPr>
                <w:sz w:val="24"/>
              </w:rPr>
              <w:t>provide</w:t>
            </w:r>
            <w:r>
              <w:rPr>
                <w:spacing w:val="-6"/>
                <w:sz w:val="24"/>
              </w:rPr>
              <w:t xml:space="preserve"> </w:t>
            </w:r>
            <w:r>
              <w:rPr>
                <w:sz w:val="24"/>
              </w:rPr>
              <w:t>an</w:t>
            </w:r>
            <w:r>
              <w:rPr>
                <w:spacing w:val="-4"/>
                <w:sz w:val="24"/>
              </w:rPr>
              <w:t xml:space="preserve"> </w:t>
            </w:r>
            <w:r>
              <w:rPr>
                <w:sz w:val="24"/>
              </w:rPr>
              <w:t>understanding of how trauma impacts clients’ lives. Students learn about different levels of trauma and the</w:t>
            </w:r>
            <w:r w:rsidR="007A721A">
              <w:rPr>
                <w:sz w:val="24"/>
              </w:rPr>
              <w:t xml:space="preserve"> individual</w:t>
            </w:r>
            <w:r w:rsidR="007A721A">
              <w:rPr>
                <w:spacing w:val="-1"/>
                <w:sz w:val="24"/>
              </w:rPr>
              <w:t xml:space="preserve"> </w:t>
            </w:r>
            <w:r w:rsidR="00AC255C">
              <w:rPr>
                <w:sz w:val="24"/>
              </w:rPr>
              <w:t>conditions that</w:t>
            </w:r>
            <w:r w:rsidR="007A721A">
              <w:rPr>
                <w:spacing w:val="-3"/>
                <w:sz w:val="24"/>
              </w:rPr>
              <w:t xml:space="preserve"> </w:t>
            </w:r>
            <w:r w:rsidR="007A721A">
              <w:rPr>
                <w:sz w:val="24"/>
              </w:rPr>
              <w:t>facilitate</w:t>
            </w:r>
            <w:r w:rsidR="007A721A">
              <w:rPr>
                <w:spacing w:val="-4"/>
                <w:sz w:val="24"/>
              </w:rPr>
              <w:t xml:space="preserve"> </w:t>
            </w:r>
            <w:r w:rsidR="007A721A">
              <w:rPr>
                <w:sz w:val="24"/>
              </w:rPr>
              <w:t>each level</w:t>
            </w:r>
            <w:r w:rsidR="007A721A">
              <w:rPr>
                <w:spacing w:val="-1"/>
                <w:sz w:val="24"/>
              </w:rPr>
              <w:t xml:space="preserve"> </w:t>
            </w:r>
            <w:r w:rsidR="007A721A">
              <w:rPr>
                <w:sz w:val="24"/>
              </w:rPr>
              <w:t>of</w:t>
            </w:r>
            <w:r w:rsidR="007A721A">
              <w:rPr>
                <w:spacing w:val="-1"/>
                <w:sz w:val="24"/>
              </w:rPr>
              <w:t xml:space="preserve"> </w:t>
            </w:r>
            <w:r w:rsidR="007A721A">
              <w:rPr>
                <w:sz w:val="24"/>
              </w:rPr>
              <w:t>trauma.</w:t>
            </w:r>
            <w:r w:rsidR="007A721A">
              <w:rPr>
                <w:spacing w:val="59"/>
                <w:sz w:val="24"/>
              </w:rPr>
              <w:t xml:space="preserve"> </w:t>
            </w:r>
            <w:r w:rsidR="00D921FC" w:rsidRPr="00D921FC">
              <w:t xml:space="preserve"> </w:t>
            </w:r>
            <w:r w:rsidR="00D921FC" w:rsidRPr="00D921FC">
              <w:rPr>
                <w:sz w:val="24"/>
              </w:rPr>
              <w:t>Throughout the text, students explore various indicators that enhance their understanding of client perceptions, behaviors, and coping strategies, enabling effective intervention and minimizing the risk of re-traumatization.</w:t>
            </w:r>
          </w:p>
          <w:p w14:paraId="138E6F95" w14:textId="77777777" w:rsidR="00DF1B55" w:rsidRDefault="00DF1B55" w:rsidP="00BD2249">
            <w:pPr>
              <w:pStyle w:val="TableParagraph"/>
              <w:ind w:left="108" w:right="179"/>
              <w:rPr>
                <w:sz w:val="24"/>
              </w:rPr>
            </w:pPr>
          </w:p>
          <w:p w14:paraId="4C4AFAD5" w14:textId="77777777" w:rsidR="003A5343" w:rsidRDefault="003A5343">
            <w:pPr>
              <w:pStyle w:val="TableParagraph"/>
              <w:ind w:left="118"/>
              <w:rPr>
                <w:sz w:val="24"/>
              </w:rPr>
            </w:pPr>
          </w:p>
        </w:tc>
      </w:tr>
      <w:tr w:rsidR="007D40BE" w14:paraId="2A2D3F1C" w14:textId="77777777">
        <w:trPr>
          <w:trHeight w:val="837"/>
        </w:trPr>
        <w:tc>
          <w:tcPr>
            <w:tcW w:w="618" w:type="dxa"/>
            <w:gridSpan w:val="2"/>
            <w:tcBorders>
              <w:top w:val="nil"/>
            </w:tcBorders>
          </w:tcPr>
          <w:p w14:paraId="72A6B572" w14:textId="77777777" w:rsidR="007D40BE" w:rsidRDefault="00BB2F7E">
            <w:pPr>
              <w:pStyle w:val="TableParagraph"/>
              <w:ind w:left="100"/>
              <w:rPr>
                <w:sz w:val="24"/>
              </w:rPr>
            </w:pPr>
            <w:r>
              <w:rPr>
                <w:spacing w:val="-5"/>
                <w:sz w:val="24"/>
              </w:rPr>
              <w:lastRenderedPageBreak/>
              <w:t>b.</w:t>
            </w:r>
          </w:p>
        </w:tc>
        <w:tc>
          <w:tcPr>
            <w:tcW w:w="9463" w:type="dxa"/>
          </w:tcPr>
          <w:p w14:paraId="29083004" w14:textId="77777777" w:rsidR="007D40BE" w:rsidRDefault="00BB2F7E" w:rsidP="006F4490">
            <w:pPr>
              <w:pStyle w:val="TableParagraph"/>
              <w:spacing w:line="261" w:lineRule="auto"/>
              <w:ind w:left="0" w:right="72"/>
              <w:rPr>
                <w:sz w:val="24"/>
              </w:rPr>
            </w:pPr>
            <w:r>
              <w:rPr>
                <w:sz w:val="24"/>
              </w:rPr>
              <w:t>Assess and analyze the needs of clients or client groups through observation, interviewing, active listening, consultation, and research.</w:t>
            </w:r>
          </w:p>
          <w:p w14:paraId="1246D012" w14:textId="77777777" w:rsidR="006F4490" w:rsidRDefault="006F4490" w:rsidP="006F4490">
            <w:pPr>
              <w:pStyle w:val="TableParagraph"/>
              <w:spacing w:before="274" w:line="272" w:lineRule="exact"/>
              <w:ind w:left="0"/>
              <w:rPr>
                <w:b/>
                <w:sz w:val="24"/>
              </w:rPr>
            </w:pPr>
            <w:r>
              <w:rPr>
                <w:b/>
                <w:spacing w:val="-2"/>
                <w:sz w:val="24"/>
                <w:u w:val="thick"/>
              </w:rPr>
              <w:t>Response:</w:t>
            </w:r>
          </w:p>
          <w:p w14:paraId="41A8F62A" w14:textId="77777777" w:rsidR="006F4490" w:rsidRDefault="006F4490" w:rsidP="006F4490">
            <w:pPr>
              <w:pStyle w:val="TableParagraph"/>
              <w:spacing w:before="1" w:line="235" w:lineRule="auto"/>
              <w:ind w:left="0"/>
              <w:rPr>
                <w:sz w:val="24"/>
              </w:rPr>
            </w:pPr>
            <w:r>
              <w:rPr>
                <w:sz w:val="24"/>
              </w:rPr>
              <w:t>The</w:t>
            </w:r>
            <w:r>
              <w:rPr>
                <w:spacing w:val="-7"/>
                <w:sz w:val="24"/>
              </w:rPr>
              <w:t xml:space="preserve"> </w:t>
            </w:r>
            <w:r>
              <w:rPr>
                <w:sz w:val="24"/>
              </w:rPr>
              <w:t>following</w:t>
            </w:r>
            <w:r>
              <w:rPr>
                <w:spacing w:val="-6"/>
                <w:sz w:val="24"/>
              </w:rPr>
              <w:t xml:space="preserve"> </w:t>
            </w:r>
            <w:r>
              <w:rPr>
                <w:sz w:val="24"/>
              </w:rPr>
              <w:t>courses</w:t>
            </w:r>
            <w:r>
              <w:rPr>
                <w:spacing w:val="-3"/>
                <w:sz w:val="24"/>
              </w:rPr>
              <w:t xml:space="preserve"> </w:t>
            </w:r>
            <w:r>
              <w:rPr>
                <w:sz w:val="24"/>
              </w:rPr>
              <w:t>assess</w:t>
            </w:r>
            <w:r>
              <w:rPr>
                <w:spacing w:val="-2"/>
                <w:sz w:val="24"/>
              </w:rPr>
              <w:t xml:space="preserve"> </w:t>
            </w:r>
            <w:r>
              <w:rPr>
                <w:sz w:val="24"/>
              </w:rPr>
              <w:t>and</w:t>
            </w:r>
            <w:r>
              <w:rPr>
                <w:spacing w:val="-3"/>
                <w:sz w:val="24"/>
              </w:rPr>
              <w:t xml:space="preserve"> </w:t>
            </w:r>
            <w:r>
              <w:rPr>
                <w:sz w:val="24"/>
              </w:rPr>
              <w:t>analyze</w:t>
            </w:r>
            <w:r>
              <w:rPr>
                <w:spacing w:val="-6"/>
                <w:sz w:val="24"/>
              </w:rPr>
              <w:t xml:space="preserve"> </w:t>
            </w:r>
            <w:r>
              <w:rPr>
                <w:sz w:val="24"/>
              </w:rPr>
              <w:t>the</w:t>
            </w:r>
            <w:r>
              <w:rPr>
                <w:spacing w:val="-6"/>
                <w:sz w:val="24"/>
              </w:rPr>
              <w:t xml:space="preserve"> </w:t>
            </w:r>
            <w:r>
              <w:rPr>
                <w:sz w:val="24"/>
              </w:rPr>
              <w:t>needs</w:t>
            </w:r>
            <w:r>
              <w:rPr>
                <w:spacing w:val="-2"/>
                <w:sz w:val="24"/>
              </w:rPr>
              <w:t xml:space="preserve"> </w:t>
            </w:r>
            <w:r>
              <w:rPr>
                <w:sz w:val="24"/>
              </w:rPr>
              <w:t>of</w:t>
            </w:r>
            <w:r>
              <w:rPr>
                <w:spacing w:val="-7"/>
                <w:sz w:val="24"/>
              </w:rPr>
              <w:t xml:space="preserve"> </w:t>
            </w:r>
            <w:r>
              <w:rPr>
                <w:sz w:val="24"/>
              </w:rPr>
              <w:t>clients</w:t>
            </w:r>
            <w:r>
              <w:rPr>
                <w:spacing w:val="-2"/>
                <w:sz w:val="24"/>
              </w:rPr>
              <w:t xml:space="preserve"> </w:t>
            </w:r>
            <w:r>
              <w:rPr>
                <w:sz w:val="24"/>
              </w:rPr>
              <w:t>or</w:t>
            </w:r>
            <w:r>
              <w:rPr>
                <w:spacing w:val="-7"/>
                <w:sz w:val="24"/>
              </w:rPr>
              <w:t xml:space="preserve"> </w:t>
            </w:r>
            <w:r>
              <w:rPr>
                <w:sz w:val="24"/>
              </w:rPr>
              <w:t>client</w:t>
            </w:r>
            <w:r>
              <w:rPr>
                <w:spacing w:val="-3"/>
                <w:sz w:val="24"/>
              </w:rPr>
              <w:t xml:space="preserve"> </w:t>
            </w:r>
            <w:r>
              <w:rPr>
                <w:sz w:val="24"/>
              </w:rPr>
              <w:t>groups</w:t>
            </w:r>
            <w:r>
              <w:rPr>
                <w:spacing w:val="-8"/>
                <w:sz w:val="24"/>
              </w:rPr>
              <w:t xml:space="preserve"> </w:t>
            </w:r>
            <w:r>
              <w:rPr>
                <w:sz w:val="24"/>
              </w:rPr>
              <w:t>through</w:t>
            </w:r>
            <w:r>
              <w:rPr>
                <w:spacing w:val="-5"/>
                <w:sz w:val="24"/>
              </w:rPr>
              <w:t xml:space="preserve"> </w:t>
            </w:r>
            <w:r>
              <w:rPr>
                <w:sz w:val="24"/>
              </w:rPr>
              <w:t>observation, interviewing, active listening, consultation, and research.</w:t>
            </w:r>
          </w:p>
          <w:p w14:paraId="09F888DF" w14:textId="77777777" w:rsidR="006F4490" w:rsidRDefault="006F4490" w:rsidP="006F4490">
            <w:pPr>
              <w:pStyle w:val="TableParagraph"/>
              <w:spacing w:before="1"/>
              <w:rPr>
                <w:sz w:val="24"/>
              </w:rPr>
            </w:pPr>
          </w:p>
          <w:p w14:paraId="1EA77DCC" w14:textId="673FAAEF" w:rsidR="006F4490" w:rsidRPr="006B298B" w:rsidRDefault="006F4490" w:rsidP="00087A1A">
            <w:pPr>
              <w:rPr>
                <w:b/>
                <w:bCs/>
                <w:sz w:val="24"/>
                <w:szCs w:val="24"/>
              </w:rPr>
            </w:pPr>
            <w:r w:rsidRPr="00EB4EB5">
              <w:rPr>
                <w:b/>
                <w:bCs/>
                <w:sz w:val="24"/>
                <w:szCs w:val="24"/>
              </w:rPr>
              <w:t>HUS 114 Counseling, Assessment and Case Management</w:t>
            </w:r>
          </w:p>
          <w:p w14:paraId="7C961089" w14:textId="77777777" w:rsidR="00087A1A" w:rsidRPr="006B298B" w:rsidRDefault="006F4490" w:rsidP="00087A1A">
            <w:pPr>
              <w:rPr>
                <w:b/>
                <w:bCs/>
                <w:sz w:val="24"/>
                <w:szCs w:val="24"/>
              </w:rPr>
            </w:pPr>
            <w:hyperlink r:id="rId94">
              <w:r w:rsidRPr="006B298B">
                <w:rPr>
                  <w:rStyle w:val="Hyperlink"/>
                  <w:b/>
                  <w:bCs/>
                  <w:color w:val="auto"/>
                  <w:sz w:val="24"/>
                  <w:szCs w:val="24"/>
                  <w:u w:val="none"/>
                </w:rPr>
                <w:t>HUS 115 Fieldwork: Counseling, Assessment and Case Management</w:t>
              </w:r>
            </w:hyperlink>
            <w:r w:rsidRPr="006B298B">
              <w:rPr>
                <w:b/>
                <w:bCs/>
                <w:sz w:val="24"/>
                <w:szCs w:val="24"/>
              </w:rPr>
              <w:t xml:space="preserve"> </w:t>
            </w:r>
          </w:p>
          <w:p w14:paraId="1A91CA16" w14:textId="7E62B55E" w:rsidR="006F4490" w:rsidRPr="006B298B" w:rsidRDefault="006F4490" w:rsidP="00087A1A">
            <w:pPr>
              <w:rPr>
                <w:b/>
                <w:bCs/>
                <w:sz w:val="24"/>
                <w:szCs w:val="24"/>
              </w:rPr>
            </w:pPr>
            <w:r w:rsidRPr="00EB4EB5">
              <w:rPr>
                <w:b/>
                <w:bCs/>
                <w:sz w:val="24"/>
                <w:szCs w:val="24"/>
              </w:rPr>
              <w:t>HUS 141 Group Dynamics</w:t>
            </w:r>
          </w:p>
          <w:p w14:paraId="660272B3" w14:textId="0208543E" w:rsidR="006F4490" w:rsidRPr="006B298B" w:rsidRDefault="006F4490" w:rsidP="00087A1A">
            <w:pPr>
              <w:rPr>
                <w:b/>
                <w:bCs/>
                <w:sz w:val="24"/>
                <w:szCs w:val="24"/>
              </w:rPr>
            </w:pPr>
            <w:r w:rsidRPr="00EB4EB5">
              <w:rPr>
                <w:b/>
                <w:bCs/>
                <w:sz w:val="24"/>
                <w:szCs w:val="24"/>
              </w:rPr>
              <w:t xml:space="preserve">HUS 211 Crisis </w:t>
            </w:r>
            <w:r w:rsidR="00087A1A" w:rsidRPr="00EB4EB5">
              <w:rPr>
                <w:b/>
                <w:bCs/>
                <w:sz w:val="24"/>
                <w:szCs w:val="24"/>
              </w:rPr>
              <w:t>Intervention and</w:t>
            </w:r>
            <w:r w:rsidRPr="00EB4EB5">
              <w:rPr>
                <w:b/>
                <w:bCs/>
                <w:sz w:val="24"/>
                <w:szCs w:val="24"/>
              </w:rPr>
              <w:t xml:space="preserve"> Counseling</w:t>
            </w:r>
          </w:p>
          <w:p w14:paraId="5A34E7E1" w14:textId="1D529F47" w:rsidR="00087A1A" w:rsidRPr="006B298B" w:rsidRDefault="006F4490" w:rsidP="00087A1A">
            <w:pPr>
              <w:rPr>
                <w:b/>
                <w:bCs/>
                <w:sz w:val="24"/>
                <w:szCs w:val="24"/>
              </w:rPr>
            </w:pPr>
            <w:r w:rsidRPr="00EB4EB5">
              <w:rPr>
                <w:b/>
                <w:bCs/>
                <w:sz w:val="24"/>
                <w:szCs w:val="24"/>
              </w:rPr>
              <w:t>HUS 217 Fieldwork: Theories of Counseling</w:t>
            </w:r>
            <w:r w:rsidRPr="006B298B">
              <w:rPr>
                <w:b/>
                <w:bCs/>
                <w:sz w:val="24"/>
                <w:szCs w:val="24"/>
              </w:rPr>
              <w:t xml:space="preserve"> </w:t>
            </w:r>
          </w:p>
          <w:p w14:paraId="06F72C86" w14:textId="42E4C3F7" w:rsidR="006F4490" w:rsidRDefault="006F4490" w:rsidP="00087A1A">
            <w:pPr>
              <w:rPr>
                <w:b/>
                <w:bCs/>
                <w:sz w:val="24"/>
                <w:szCs w:val="24"/>
              </w:rPr>
            </w:pPr>
            <w:r w:rsidRPr="00EB4EB5">
              <w:rPr>
                <w:b/>
                <w:bCs/>
                <w:sz w:val="24"/>
                <w:szCs w:val="24"/>
              </w:rPr>
              <w:t>HUS 234 Trauma Informed Care</w:t>
            </w:r>
          </w:p>
          <w:p w14:paraId="2E6CD000" w14:textId="77777777" w:rsidR="00640384" w:rsidRPr="006B298B" w:rsidRDefault="00640384" w:rsidP="00087A1A">
            <w:pPr>
              <w:rPr>
                <w:b/>
                <w:bCs/>
                <w:sz w:val="24"/>
                <w:szCs w:val="24"/>
              </w:rPr>
            </w:pPr>
          </w:p>
          <w:p w14:paraId="7CFEA888" w14:textId="276EE503" w:rsidR="006F4490" w:rsidRDefault="006F4490" w:rsidP="00FB6EEF">
            <w:pPr>
              <w:pStyle w:val="TableParagraph"/>
              <w:ind w:left="0" w:right="684"/>
              <w:rPr>
                <w:sz w:val="24"/>
              </w:rPr>
            </w:pPr>
            <w:r>
              <w:rPr>
                <w:sz w:val="24"/>
              </w:rPr>
              <w:t xml:space="preserve">In </w:t>
            </w:r>
            <w:r w:rsidR="006B298B">
              <w:rPr>
                <w:sz w:val="24"/>
              </w:rPr>
              <w:t>{</w:t>
            </w:r>
            <w:r w:rsidRPr="006B298B">
              <w:rPr>
                <w:sz w:val="24"/>
                <w:u w:color="0000FF"/>
              </w:rPr>
              <w:t>HUS 114</w:t>
            </w:r>
            <w:r w:rsidR="006B298B" w:rsidRPr="006B298B">
              <w:rPr>
                <w:sz w:val="24"/>
                <w:u w:color="0000FF"/>
              </w:rPr>
              <w:t>}</w:t>
            </w:r>
            <w:r w:rsidRPr="006B298B">
              <w:rPr>
                <w:sz w:val="24"/>
              </w:rPr>
              <w:t xml:space="preserve"> Counseling, Assessment and Case Management, students are practicing the skills needed</w:t>
            </w:r>
            <w:r>
              <w:rPr>
                <w:spacing w:val="-3"/>
                <w:sz w:val="24"/>
              </w:rPr>
              <w:t xml:space="preserve"> </w:t>
            </w:r>
            <w:r>
              <w:rPr>
                <w:sz w:val="24"/>
              </w:rPr>
              <w:t>to</w:t>
            </w:r>
            <w:r>
              <w:rPr>
                <w:spacing w:val="-3"/>
                <w:sz w:val="24"/>
              </w:rPr>
              <w:t xml:space="preserve"> </w:t>
            </w:r>
            <w:r>
              <w:rPr>
                <w:sz w:val="24"/>
              </w:rPr>
              <w:t>conduct</w:t>
            </w:r>
            <w:r>
              <w:rPr>
                <w:spacing w:val="-3"/>
                <w:sz w:val="24"/>
              </w:rPr>
              <w:t xml:space="preserve"> </w:t>
            </w:r>
            <w:r>
              <w:rPr>
                <w:sz w:val="24"/>
              </w:rPr>
              <w:t>assessments.</w:t>
            </w:r>
            <w:r>
              <w:rPr>
                <w:spacing w:val="-2"/>
                <w:sz w:val="24"/>
              </w:rPr>
              <w:t xml:space="preserve"> </w:t>
            </w:r>
            <w:r>
              <w:rPr>
                <w:sz w:val="24"/>
              </w:rPr>
              <w:t>They</w:t>
            </w:r>
            <w:r>
              <w:rPr>
                <w:spacing w:val="-15"/>
                <w:sz w:val="24"/>
              </w:rPr>
              <w:t xml:space="preserve"> </w:t>
            </w:r>
            <w:r>
              <w:rPr>
                <w:sz w:val="24"/>
              </w:rPr>
              <w:t>practice</w:t>
            </w:r>
            <w:r>
              <w:rPr>
                <w:spacing w:val="-6"/>
                <w:sz w:val="24"/>
              </w:rPr>
              <w:t xml:space="preserve"> </w:t>
            </w:r>
            <w:r>
              <w:rPr>
                <w:sz w:val="24"/>
              </w:rPr>
              <w:t>observation,</w:t>
            </w:r>
            <w:r>
              <w:rPr>
                <w:spacing w:val="-2"/>
                <w:sz w:val="24"/>
              </w:rPr>
              <w:t xml:space="preserve"> </w:t>
            </w:r>
            <w:r>
              <w:rPr>
                <w:sz w:val="24"/>
              </w:rPr>
              <w:t>interviewing</w:t>
            </w:r>
            <w:r>
              <w:rPr>
                <w:spacing w:val="-10"/>
                <w:sz w:val="24"/>
              </w:rPr>
              <w:t xml:space="preserve"> </w:t>
            </w:r>
            <w:r>
              <w:rPr>
                <w:sz w:val="24"/>
              </w:rPr>
              <w:t>and</w:t>
            </w:r>
            <w:r>
              <w:rPr>
                <w:spacing w:val="-3"/>
                <w:sz w:val="24"/>
              </w:rPr>
              <w:t xml:space="preserve"> </w:t>
            </w:r>
            <w:r>
              <w:rPr>
                <w:sz w:val="24"/>
              </w:rPr>
              <w:t>active</w:t>
            </w:r>
            <w:r>
              <w:rPr>
                <w:spacing w:val="-6"/>
                <w:sz w:val="24"/>
              </w:rPr>
              <w:t xml:space="preserve"> </w:t>
            </w:r>
            <w:r>
              <w:rPr>
                <w:sz w:val="24"/>
              </w:rPr>
              <w:t>listening</w:t>
            </w:r>
            <w:r>
              <w:rPr>
                <w:spacing w:val="-5"/>
                <w:sz w:val="24"/>
              </w:rPr>
              <w:t xml:space="preserve"> </w:t>
            </w:r>
            <w:r>
              <w:rPr>
                <w:sz w:val="24"/>
              </w:rPr>
              <w:t xml:space="preserve">skills during class sessions and discuss </w:t>
            </w:r>
            <w:r w:rsidR="00FB6EEF">
              <w:rPr>
                <w:sz w:val="24"/>
              </w:rPr>
              <w:t>the needs</w:t>
            </w:r>
            <w:r>
              <w:rPr>
                <w:sz w:val="24"/>
              </w:rPr>
              <w:t xml:space="preserve"> of clients after practicing these skills.</w:t>
            </w:r>
          </w:p>
          <w:p w14:paraId="50946D94" w14:textId="77777777" w:rsidR="006F4490" w:rsidRDefault="006F4490" w:rsidP="006F4490">
            <w:pPr>
              <w:pStyle w:val="TableParagraph"/>
              <w:rPr>
                <w:sz w:val="24"/>
              </w:rPr>
            </w:pPr>
          </w:p>
          <w:p w14:paraId="65F5C664" w14:textId="0F1E223F" w:rsidR="006F4490" w:rsidRDefault="00D921FC" w:rsidP="00D64E95">
            <w:pPr>
              <w:pStyle w:val="TableParagraph"/>
              <w:ind w:left="0" w:right="431"/>
              <w:rPr>
                <w:sz w:val="24"/>
              </w:rPr>
            </w:pPr>
            <w:r>
              <w:rPr>
                <w:sz w:val="24"/>
              </w:rPr>
              <w:t>Field</w:t>
            </w:r>
            <w:r w:rsidR="00F32E47">
              <w:rPr>
                <w:spacing w:val="-3"/>
                <w:sz w:val="24"/>
              </w:rPr>
              <w:t xml:space="preserve"> </w:t>
            </w:r>
            <w:r w:rsidR="00F32E47">
              <w:rPr>
                <w:sz w:val="24"/>
              </w:rPr>
              <w:t>placements provide</w:t>
            </w:r>
            <w:r w:rsidR="00F32E47">
              <w:rPr>
                <w:spacing w:val="-5"/>
                <w:sz w:val="24"/>
              </w:rPr>
              <w:t xml:space="preserve"> </w:t>
            </w:r>
            <w:r w:rsidR="00F32E47">
              <w:rPr>
                <w:sz w:val="24"/>
              </w:rPr>
              <w:t>students</w:t>
            </w:r>
            <w:r w:rsidR="00F32E47">
              <w:rPr>
                <w:spacing w:val="-3"/>
                <w:sz w:val="24"/>
              </w:rPr>
              <w:t xml:space="preserve"> </w:t>
            </w:r>
            <w:r>
              <w:rPr>
                <w:spacing w:val="-3"/>
                <w:sz w:val="24"/>
              </w:rPr>
              <w:t xml:space="preserve">with </w:t>
            </w:r>
            <w:r w:rsidR="00F32E47">
              <w:rPr>
                <w:sz w:val="24"/>
              </w:rPr>
              <w:t>an</w:t>
            </w:r>
            <w:r w:rsidR="00F32E47">
              <w:rPr>
                <w:spacing w:val="-4"/>
                <w:sz w:val="24"/>
              </w:rPr>
              <w:t xml:space="preserve"> </w:t>
            </w:r>
            <w:r w:rsidR="00F32E47">
              <w:rPr>
                <w:sz w:val="24"/>
              </w:rPr>
              <w:t>opportunity</w:t>
            </w:r>
            <w:r w:rsidR="00F32E47">
              <w:rPr>
                <w:spacing w:val="-12"/>
                <w:sz w:val="24"/>
              </w:rPr>
              <w:t xml:space="preserve"> </w:t>
            </w:r>
            <w:r w:rsidR="00F32E47">
              <w:rPr>
                <w:sz w:val="24"/>
              </w:rPr>
              <w:t>to</w:t>
            </w:r>
            <w:r w:rsidR="00F32E47">
              <w:rPr>
                <w:spacing w:val="-3"/>
                <w:sz w:val="24"/>
              </w:rPr>
              <w:t xml:space="preserve"> </w:t>
            </w:r>
            <w:r w:rsidR="00F32E47">
              <w:rPr>
                <w:sz w:val="24"/>
              </w:rPr>
              <w:t>identify</w:t>
            </w:r>
            <w:r w:rsidR="00F32E47">
              <w:rPr>
                <w:spacing w:val="-12"/>
                <w:sz w:val="24"/>
              </w:rPr>
              <w:t xml:space="preserve"> </w:t>
            </w:r>
            <w:r w:rsidR="00F32E47">
              <w:rPr>
                <w:sz w:val="24"/>
              </w:rPr>
              <w:t>the</w:t>
            </w:r>
            <w:r w:rsidR="00F32E47">
              <w:rPr>
                <w:spacing w:val="-9"/>
                <w:sz w:val="24"/>
              </w:rPr>
              <w:t xml:space="preserve"> </w:t>
            </w:r>
            <w:r w:rsidR="00F32E47">
              <w:rPr>
                <w:sz w:val="24"/>
              </w:rPr>
              <w:t>needs</w:t>
            </w:r>
            <w:r w:rsidR="00F32E47">
              <w:rPr>
                <w:spacing w:val="-3"/>
                <w:sz w:val="24"/>
              </w:rPr>
              <w:t xml:space="preserve"> </w:t>
            </w:r>
            <w:r w:rsidR="00F32E47">
              <w:rPr>
                <w:sz w:val="24"/>
              </w:rPr>
              <w:t>of</w:t>
            </w:r>
            <w:r w:rsidR="00F32E47">
              <w:rPr>
                <w:spacing w:val="-5"/>
                <w:sz w:val="24"/>
              </w:rPr>
              <w:t xml:space="preserve"> </w:t>
            </w:r>
            <w:r w:rsidR="00F32E47">
              <w:rPr>
                <w:sz w:val="24"/>
              </w:rPr>
              <w:t>the</w:t>
            </w:r>
            <w:r w:rsidR="00F32E47">
              <w:rPr>
                <w:spacing w:val="-4"/>
                <w:sz w:val="24"/>
              </w:rPr>
              <w:t xml:space="preserve"> </w:t>
            </w:r>
            <w:r w:rsidR="00F32E47">
              <w:rPr>
                <w:sz w:val="24"/>
              </w:rPr>
              <w:t xml:space="preserve">client </w:t>
            </w:r>
            <w:r w:rsidR="00F32E47">
              <w:rPr>
                <w:sz w:val="24"/>
              </w:rPr>
              <w:lastRenderedPageBreak/>
              <w:t xml:space="preserve">population they serve. </w:t>
            </w:r>
            <w:r w:rsidR="006F4490">
              <w:rPr>
                <w:sz w:val="24"/>
              </w:rPr>
              <w:t>In</w:t>
            </w:r>
            <w:r w:rsidR="006F4490">
              <w:rPr>
                <w:spacing w:val="-1"/>
                <w:sz w:val="24"/>
              </w:rPr>
              <w:t xml:space="preserve"> </w:t>
            </w:r>
            <w:r w:rsidR="006F4490">
              <w:rPr>
                <w:sz w:val="24"/>
              </w:rPr>
              <w:t>all</w:t>
            </w:r>
            <w:r w:rsidR="006F4490">
              <w:rPr>
                <w:spacing w:val="-3"/>
                <w:sz w:val="24"/>
              </w:rPr>
              <w:t xml:space="preserve"> </w:t>
            </w:r>
            <w:r w:rsidR="006F4490">
              <w:rPr>
                <w:sz w:val="24"/>
              </w:rPr>
              <w:t>fieldwork</w:t>
            </w:r>
            <w:r w:rsidR="006F4490">
              <w:rPr>
                <w:spacing w:val="-3"/>
                <w:sz w:val="24"/>
              </w:rPr>
              <w:t xml:space="preserve"> </w:t>
            </w:r>
            <w:r w:rsidR="006F4490">
              <w:rPr>
                <w:sz w:val="24"/>
              </w:rPr>
              <w:t>classes</w:t>
            </w:r>
            <w:r w:rsidR="006F4490">
              <w:rPr>
                <w:spacing w:val="-3"/>
                <w:sz w:val="24"/>
              </w:rPr>
              <w:t xml:space="preserve"> </w:t>
            </w:r>
            <w:r w:rsidR="006F4490" w:rsidRPr="006B298B">
              <w:rPr>
                <w:sz w:val="24"/>
                <w:u w:color="0000FF"/>
              </w:rPr>
              <w:t>{HUS</w:t>
            </w:r>
            <w:r w:rsidR="006F4490" w:rsidRPr="006B298B">
              <w:rPr>
                <w:spacing w:val="-3"/>
                <w:sz w:val="24"/>
                <w:u w:color="0000FF"/>
              </w:rPr>
              <w:t xml:space="preserve"> </w:t>
            </w:r>
            <w:r w:rsidR="006B298B" w:rsidRPr="006B298B">
              <w:rPr>
                <w:sz w:val="24"/>
                <w:u w:color="0000FF"/>
              </w:rPr>
              <w:t>115,</w:t>
            </w:r>
            <w:r w:rsidR="006B298B" w:rsidRPr="006B298B">
              <w:rPr>
                <w:spacing w:val="-3"/>
                <w:sz w:val="24"/>
                <w:u w:color="0000FF"/>
              </w:rPr>
              <w:t xml:space="preserve"> 217</w:t>
            </w:r>
            <w:r w:rsidR="006F4490" w:rsidRPr="006B298B">
              <w:rPr>
                <w:sz w:val="24"/>
                <w:u w:color="0000FF"/>
              </w:rPr>
              <w:t>}</w:t>
            </w:r>
            <w:r w:rsidR="006F4490" w:rsidRPr="006B298B">
              <w:rPr>
                <w:spacing w:val="-2"/>
                <w:sz w:val="24"/>
              </w:rPr>
              <w:t xml:space="preserve"> </w:t>
            </w:r>
            <w:r w:rsidR="006F4490">
              <w:rPr>
                <w:sz w:val="24"/>
              </w:rPr>
              <w:t>students</w:t>
            </w:r>
            <w:r w:rsidR="006F4490">
              <w:rPr>
                <w:spacing w:val="-2"/>
                <w:sz w:val="24"/>
              </w:rPr>
              <w:t xml:space="preserve"> </w:t>
            </w:r>
            <w:r w:rsidR="006F4490">
              <w:rPr>
                <w:sz w:val="24"/>
              </w:rPr>
              <w:t>discuss</w:t>
            </w:r>
            <w:r w:rsidR="006F4490">
              <w:rPr>
                <w:spacing w:val="-2"/>
                <w:sz w:val="24"/>
              </w:rPr>
              <w:t xml:space="preserve"> </w:t>
            </w:r>
            <w:r w:rsidR="006F4490">
              <w:rPr>
                <w:sz w:val="24"/>
              </w:rPr>
              <w:t>what</w:t>
            </w:r>
            <w:r w:rsidR="006F4490">
              <w:rPr>
                <w:spacing w:val="-2"/>
                <w:sz w:val="24"/>
              </w:rPr>
              <w:t xml:space="preserve"> </w:t>
            </w:r>
            <w:r w:rsidR="006F4490">
              <w:rPr>
                <w:sz w:val="24"/>
              </w:rPr>
              <w:t>they</w:t>
            </w:r>
            <w:r w:rsidR="006F4490">
              <w:rPr>
                <w:spacing w:val="-7"/>
                <w:sz w:val="24"/>
              </w:rPr>
              <w:t xml:space="preserve"> </w:t>
            </w:r>
            <w:r w:rsidR="006F4490">
              <w:rPr>
                <w:sz w:val="24"/>
              </w:rPr>
              <w:t>are</w:t>
            </w:r>
            <w:r w:rsidR="006F4490">
              <w:rPr>
                <w:spacing w:val="-4"/>
                <w:sz w:val="24"/>
              </w:rPr>
              <w:t xml:space="preserve"> </w:t>
            </w:r>
            <w:r w:rsidR="006F4490">
              <w:rPr>
                <w:sz w:val="24"/>
              </w:rPr>
              <w:t>learning</w:t>
            </w:r>
            <w:r w:rsidR="006F4490">
              <w:rPr>
                <w:spacing w:val="-5"/>
                <w:sz w:val="24"/>
              </w:rPr>
              <w:t xml:space="preserve"> </w:t>
            </w:r>
            <w:r w:rsidR="006F4490">
              <w:rPr>
                <w:sz w:val="24"/>
              </w:rPr>
              <w:t>at</w:t>
            </w:r>
            <w:r w:rsidR="006F4490">
              <w:rPr>
                <w:spacing w:val="-2"/>
                <w:sz w:val="24"/>
              </w:rPr>
              <w:t xml:space="preserve"> </w:t>
            </w:r>
            <w:r w:rsidR="006F4490">
              <w:rPr>
                <w:sz w:val="24"/>
              </w:rPr>
              <w:t>their</w:t>
            </w:r>
            <w:r w:rsidR="006F4490">
              <w:rPr>
                <w:spacing w:val="-1"/>
                <w:sz w:val="24"/>
              </w:rPr>
              <w:t xml:space="preserve"> </w:t>
            </w:r>
            <w:r w:rsidR="006F4490">
              <w:rPr>
                <w:sz w:val="24"/>
              </w:rPr>
              <w:t>field</w:t>
            </w:r>
            <w:r w:rsidR="006F4490">
              <w:rPr>
                <w:spacing w:val="-2"/>
                <w:sz w:val="24"/>
              </w:rPr>
              <w:t xml:space="preserve"> </w:t>
            </w:r>
            <w:r w:rsidR="006F4490">
              <w:rPr>
                <w:sz w:val="24"/>
              </w:rPr>
              <w:t>placements,</w:t>
            </w:r>
            <w:r w:rsidR="006F4490">
              <w:rPr>
                <w:spacing w:val="-2"/>
                <w:sz w:val="24"/>
              </w:rPr>
              <w:t xml:space="preserve"> </w:t>
            </w:r>
            <w:r w:rsidR="006F4490">
              <w:rPr>
                <w:sz w:val="24"/>
              </w:rPr>
              <w:t>including</w:t>
            </w:r>
            <w:r w:rsidR="006F4490">
              <w:rPr>
                <w:spacing w:val="-5"/>
                <w:sz w:val="24"/>
              </w:rPr>
              <w:t xml:space="preserve"> </w:t>
            </w:r>
            <w:r w:rsidR="006F4490">
              <w:rPr>
                <w:sz w:val="24"/>
              </w:rPr>
              <w:t>how</w:t>
            </w:r>
            <w:r w:rsidR="006F4490">
              <w:rPr>
                <w:spacing w:val="-2"/>
                <w:sz w:val="24"/>
              </w:rPr>
              <w:t xml:space="preserve"> </w:t>
            </w:r>
            <w:r w:rsidR="006F4490">
              <w:rPr>
                <w:sz w:val="24"/>
              </w:rPr>
              <w:t>they are assessing, analyzing the needs of clients or client groups through observation, interviewing, and</w:t>
            </w:r>
            <w:r w:rsidR="006F4490">
              <w:rPr>
                <w:spacing w:val="-4"/>
                <w:sz w:val="24"/>
              </w:rPr>
              <w:t xml:space="preserve"> </w:t>
            </w:r>
            <w:r w:rsidR="006F4490">
              <w:rPr>
                <w:sz w:val="24"/>
              </w:rPr>
              <w:t>performing</w:t>
            </w:r>
            <w:r w:rsidR="006F4490">
              <w:rPr>
                <w:spacing w:val="-6"/>
                <w:sz w:val="24"/>
              </w:rPr>
              <w:t xml:space="preserve"> </w:t>
            </w:r>
            <w:r w:rsidR="006F4490">
              <w:rPr>
                <w:sz w:val="24"/>
              </w:rPr>
              <w:t>active</w:t>
            </w:r>
            <w:r w:rsidR="006F4490">
              <w:rPr>
                <w:spacing w:val="-6"/>
                <w:sz w:val="24"/>
              </w:rPr>
              <w:t xml:space="preserve"> </w:t>
            </w:r>
            <w:r w:rsidR="006F4490">
              <w:rPr>
                <w:sz w:val="24"/>
              </w:rPr>
              <w:t>listening</w:t>
            </w:r>
            <w:r w:rsidR="006F4490">
              <w:rPr>
                <w:spacing w:val="-7"/>
                <w:sz w:val="24"/>
              </w:rPr>
              <w:t xml:space="preserve"> </w:t>
            </w:r>
            <w:r w:rsidR="006F4490">
              <w:rPr>
                <w:sz w:val="24"/>
              </w:rPr>
              <w:t>and</w:t>
            </w:r>
            <w:r w:rsidR="006F4490">
              <w:rPr>
                <w:spacing w:val="-4"/>
                <w:sz w:val="24"/>
              </w:rPr>
              <w:t xml:space="preserve"> </w:t>
            </w:r>
            <w:r w:rsidR="006F4490">
              <w:rPr>
                <w:sz w:val="24"/>
              </w:rPr>
              <w:t>consultation</w:t>
            </w:r>
            <w:r w:rsidR="006F4490">
              <w:rPr>
                <w:spacing w:val="-2"/>
                <w:sz w:val="24"/>
              </w:rPr>
              <w:t xml:space="preserve"> </w:t>
            </w:r>
            <w:r w:rsidR="006F4490">
              <w:rPr>
                <w:sz w:val="24"/>
              </w:rPr>
              <w:t>while</w:t>
            </w:r>
            <w:r w:rsidR="006F4490">
              <w:rPr>
                <w:spacing w:val="-4"/>
                <w:sz w:val="24"/>
              </w:rPr>
              <w:t xml:space="preserve"> </w:t>
            </w:r>
            <w:r w:rsidR="006F4490">
              <w:rPr>
                <w:sz w:val="24"/>
              </w:rPr>
              <w:t>in</w:t>
            </w:r>
            <w:r w:rsidR="006F4490">
              <w:rPr>
                <w:spacing w:val="-4"/>
                <w:sz w:val="24"/>
              </w:rPr>
              <w:t xml:space="preserve"> </w:t>
            </w:r>
            <w:r w:rsidR="006F4490">
              <w:rPr>
                <w:sz w:val="24"/>
              </w:rPr>
              <w:t>the</w:t>
            </w:r>
            <w:r w:rsidR="006F4490">
              <w:rPr>
                <w:spacing w:val="-4"/>
                <w:sz w:val="24"/>
              </w:rPr>
              <w:t xml:space="preserve"> </w:t>
            </w:r>
            <w:r w:rsidR="006F4490">
              <w:rPr>
                <w:sz w:val="24"/>
              </w:rPr>
              <w:t>fieldwork</w:t>
            </w:r>
            <w:r w:rsidR="006F4490">
              <w:rPr>
                <w:spacing w:val="-4"/>
                <w:sz w:val="24"/>
              </w:rPr>
              <w:t xml:space="preserve"> </w:t>
            </w:r>
            <w:r w:rsidR="006F4490">
              <w:rPr>
                <w:sz w:val="24"/>
              </w:rPr>
              <w:t>setting.</w:t>
            </w:r>
            <w:r w:rsidR="006F4490">
              <w:rPr>
                <w:spacing w:val="-4"/>
                <w:sz w:val="24"/>
              </w:rPr>
              <w:t xml:space="preserve"> </w:t>
            </w:r>
            <w:proofErr w:type="gramStart"/>
            <w:r w:rsidR="00D9386A">
              <w:rPr>
                <w:sz w:val="24"/>
              </w:rPr>
              <w:t>Students</w:t>
            </w:r>
            <w:proofErr w:type="gramEnd"/>
            <w:r w:rsidR="006F4490">
              <w:rPr>
                <w:spacing w:val="-4"/>
                <w:sz w:val="24"/>
              </w:rPr>
              <w:t xml:space="preserve"> </w:t>
            </w:r>
            <w:r w:rsidR="006F4490">
              <w:rPr>
                <w:sz w:val="24"/>
              </w:rPr>
              <w:t xml:space="preserve">complete assignments such as the </w:t>
            </w:r>
            <w:r w:rsidR="00B05C16" w:rsidRPr="00B05C16">
              <w:rPr>
                <w:b/>
                <w:bCs/>
                <w:i/>
                <w:iCs/>
                <w:sz w:val="24"/>
              </w:rPr>
              <w:t>F</w:t>
            </w:r>
            <w:r w:rsidR="006F4490" w:rsidRPr="00B05C16">
              <w:rPr>
                <w:b/>
                <w:bCs/>
                <w:i/>
                <w:iCs/>
                <w:sz w:val="24"/>
              </w:rPr>
              <w:t xml:space="preserve">ieldwork </w:t>
            </w:r>
            <w:r w:rsidR="00B05C16" w:rsidRPr="00B05C16">
              <w:rPr>
                <w:b/>
                <w:bCs/>
                <w:i/>
                <w:iCs/>
                <w:sz w:val="24"/>
              </w:rPr>
              <w:t>Report</w:t>
            </w:r>
            <w:r w:rsidR="006F4490" w:rsidRPr="00B05C16">
              <w:rPr>
                <w:b/>
                <w:bCs/>
                <w:i/>
                <w:iCs/>
                <w:sz w:val="24"/>
              </w:rPr>
              <w:t xml:space="preserve">, </w:t>
            </w:r>
            <w:r w:rsidR="00B05C16" w:rsidRPr="00B05C16">
              <w:rPr>
                <w:b/>
                <w:bCs/>
                <w:i/>
                <w:iCs/>
                <w:sz w:val="24"/>
              </w:rPr>
              <w:t>C</w:t>
            </w:r>
            <w:r w:rsidR="006F4490" w:rsidRPr="00B05C16">
              <w:rPr>
                <w:b/>
                <w:bCs/>
                <w:i/>
                <w:iCs/>
                <w:sz w:val="24"/>
              </w:rPr>
              <w:t>ase</w:t>
            </w:r>
            <w:r w:rsidR="00B05C16" w:rsidRPr="00B05C16">
              <w:rPr>
                <w:b/>
                <w:bCs/>
                <w:i/>
                <w:iCs/>
                <w:sz w:val="24"/>
              </w:rPr>
              <w:t xml:space="preserve"> </w:t>
            </w:r>
            <w:r>
              <w:rPr>
                <w:b/>
                <w:bCs/>
                <w:i/>
                <w:iCs/>
                <w:sz w:val="24"/>
              </w:rPr>
              <w:t>or</w:t>
            </w:r>
            <w:r w:rsidR="00B05C16" w:rsidRPr="00B05C16">
              <w:rPr>
                <w:b/>
                <w:bCs/>
                <w:i/>
                <w:iCs/>
                <w:sz w:val="24"/>
              </w:rPr>
              <w:t xml:space="preserve"> Agency</w:t>
            </w:r>
            <w:r w:rsidR="006F4490" w:rsidRPr="00B05C16">
              <w:rPr>
                <w:b/>
                <w:bCs/>
                <w:i/>
                <w:iCs/>
                <w:sz w:val="24"/>
              </w:rPr>
              <w:t xml:space="preserve"> </w:t>
            </w:r>
            <w:r w:rsidR="00B05C16">
              <w:rPr>
                <w:b/>
                <w:bCs/>
                <w:i/>
                <w:iCs/>
                <w:sz w:val="24"/>
              </w:rPr>
              <w:t>P</w:t>
            </w:r>
            <w:r w:rsidR="006F4490" w:rsidRPr="00B05C16">
              <w:rPr>
                <w:b/>
                <w:bCs/>
                <w:i/>
                <w:iCs/>
                <w:sz w:val="24"/>
              </w:rPr>
              <w:t>resentation</w:t>
            </w:r>
            <w:r w:rsidR="006F4490" w:rsidRPr="00B05C16">
              <w:rPr>
                <w:sz w:val="24"/>
              </w:rPr>
              <w:t xml:space="preserve"> and</w:t>
            </w:r>
            <w:r w:rsidR="006F4490">
              <w:rPr>
                <w:sz w:val="24"/>
              </w:rPr>
              <w:t xml:space="preserve"> various journal-writing assignments. Specifically, the </w:t>
            </w:r>
            <w:r w:rsidR="00B2251E">
              <w:rPr>
                <w:b/>
                <w:bCs/>
                <w:i/>
                <w:iCs/>
                <w:sz w:val="24"/>
                <w:u w:color="0000FF"/>
              </w:rPr>
              <w:t>C</w:t>
            </w:r>
            <w:r w:rsidR="003A643F" w:rsidRPr="00B2251E">
              <w:rPr>
                <w:b/>
                <w:bCs/>
                <w:i/>
                <w:iCs/>
                <w:sz w:val="24"/>
                <w:u w:color="0000FF"/>
              </w:rPr>
              <w:t xml:space="preserve">ase </w:t>
            </w:r>
            <w:r w:rsidR="00B2251E" w:rsidRPr="0071390B">
              <w:rPr>
                <w:b/>
                <w:bCs/>
                <w:i/>
                <w:iCs/>
                <w:sz w:val="24"/>
              </w:rPr>
              <w:t>Presentation</w:t>
            </w:r>
            <w:r w:rsidR="00B2251E" w:rsidRPr="0071390B">
              <w:rPr>
                <w:sz w:val="24"/>
              </w:rPr>
              <w:t xml:space="preserve"> </w:t>
            </w:r>
            <w:r w:rsidR="006F4490" w:rsidRPr="0071390B">
              <w:rPr>
                <w:sz w:val="24"/>
              </w:rPr>
              <w:t>a</w:t>
            </w:r>
            <w:r w:rsidR="006F4490">
              <w:rPr>
                <w:sz w:val="24"/>
              </w:rPr>
              <w:t>ssignment allows the student to identify a client served by an agency and assess and analyze the needs of that client.</w:t>
            </w:r>
            <w:r w:rsidR="00D64E95">
              <w:rPr>
                <w:sz w:val="24"/>
              </w:rPr>
              <w:t xml:space="preserve"> </w:t>
            </w:r>
          </w:p>
          <w:p w14:paraId="4A222309" w14:textId="77777777" w:rsidR="006F4490" w:rsidRDefault="006F4490" w:rsidP="006F4490">
            <w:pPr>
              <w:pStyle w:val="TableParagraph"/>
              <w:ind w:left="89" w:right="1021"/>
              <w:rPr>
                <w:sz w:val="24"/>
              </w:rPr>
            </w:pPr>
          </w:p>
          <w:p w14:paraId="01572A99" w14:textId="3BB0EB9A" w:rsidR="00707AF5" w:rsidRDefault="006F4490" w:rsidP="006F4490">
            <w:pPr>
              <w:pStyle w:val="TableParagraph"/>
              <w:spacing w:line="261" w:lineRule="auto"/>
              <w:ind w:left="0" w:right="72"/>
              <w:rPr>
                <w:sz w:val="24"/>
              </w:rPr>
            </w:pPr>
            <w:r>
              <w:rPr>
                <w:sz w:val="24"/>
              </w:rPr>
              <w:t>In</w:t>
            </w:r>
            <w:r>
              <w:rPr>
                <w:spacing w:val="-1"/>
                <w:sz w:val="24"/>
              </w:rPr>
              <w:t xml:space="preserve"> </w:t>
            </w:r>
            <w:r w:rsidR="00D9386A" w:rsidRPr="0071390B">
              <w:rPr>
                <w:sz w:val="24"/>
                <w:u w:color="0000FF"/>
              </w:rPr>
              <w:t>{HUS</w:t>
            </w:r>
            <w:r w:rsidR="00D9386A" w:rsidRPr="0071390B">
              <w:rPr>
                <w:spacing w:val="-3"/>
                <w:sz w:val="24"/>
                <w:u w:color="0000FF"/>
              </w:rPr>
              <w:t xml:space="preserve"> </w:t>
            </w:r>
            <w:r w:rsidR="00D9386A" w:rsidRPr="0071390B">
              <w:rPr>
                <w:sz w:val="24"/>
                <w:u w:color="0000FF"/>
              </w:rPr>
              <w:t>141}</w:t>
            </w:r>
            <w:r w:rsidR="00D9386A" w:rsidRPr="0071390B">
              <w:rPr>
                <w:spacing w:val="-3"/>
                <w:sz w:val="24"/>
              </w:rPr>
              <w:t xml:space="preserve"> </w:t>
            </w:r>
            <w:r>
              <w:rPr>
                <w:sz w:val="24"/>
              </w:rPr>
              <w:t>Group</w:t>
            </w:r>
            <w:r>
              <w:rPr>
                <w:spacing w:val="-3"/>
                <w:sz w:val="24"/>
              </w:rPr>
              <w:t xml:space="preserve"> </w:t>
            </w:r>
            <w:r>
              <w:rPr>
                <w:sz w:val="24"/>
              </w:rPr>
              <w:t>Dynamics</w:t>
            </w:r>
            <w:r>
              <w:rPr>
                <w:spacing w:val="-3"/>
                <w:sz w:val="24"/>
              </w:rPr>
              <w:t xml:space="preserve"> </w:t>
            </w:r>
            <w:r>
              <w:rPr>
                <w:sz w:val="24"/>
              </w:rPr>
              <w:t>students</w:t>
            </w:r>
            <w:r>
              <w:rPr>
                <w:spacing w:val="-3"/>
                <w:sz w:val="24"/>
              </w:rPr>
              <w:t xml:space="preserve"> </w:t>
            </w:r>
            <w:r>
              <w:rPr>
                <w:sz w:val="24"/>
              </w:rPr>
              <w:t>assess</w:t>
            </w:r>
            <w:r>
              <w:rPr>
                <w:spacing w:val="-3"/>
                <w:sz w:val="24"/>
              </w:rPr>
              <w:t xml:space="preserve"> </w:t>
            </w:r>
            <w:r>
              <w:rPr>
                <w:sz w:val="24"/>
              </w:rPr>
              <w:t>and</w:t>
            </w:r>
            <w:r>
              <w:rPr>
                <w:spacing w:val="-3"/>
                <w:sz w:val="24"/>
              </w:rPr>
              <w:t xml:space="preserve"> </w:t>
            </w:r>
            <w:r>
              <w:rPr>
                <w:sz w:val="24"/>
              </w:rPr>
              <w:t>analyze</w:t>
            </w:r>
            <w:r>
              <w:rPr>
                <w:spacing w:val="-4"/>
                <w:sz w:val="24"/>
              </w:rPr>
              <w:t xml:space="preserve"> </w:t>
            </w:r>
            <w:r>
              <w:rPr>
                <w:sz w:val="24"/>
              </w:rPr>
              <w:t>the</w:t>
            </w:r>
            <w:r>
              <w:rPr>
                <w:spacing w:val="-4"/>
                <w:sz w:val="24"/>
              </w:rPr>
              <w:t xml:space="preserve"> </w:t>
            </w:r>
            <w:r>
              <w:rPr>
                <w:sz w:val="24"/>
              </w:rPr>
              <w:t>needs</w:t>
            </w:r>
            <w:r>
              <w:rPr>
                <w:spacing w:val="-3"/>
                <w:sz w:val="24"/>
              </w:rPr>
              <w:t xml:space="preserve"> </w:t>
            </w:r>
            <w:r>
              <w:rPr>
                <w:sz w:val="24"/>
              </w:rPr>
              <w:t>of</w:t>
            </w:r>
            <w:r>
              <w:rPr>
                <w:spacing w:val="-3"/>
                <w:sz w:val="24"/>
              </w:rPr>
              <w:t xml:space="preserve"> </w:t>
            </w:r>
            <w:r>
              <w:rPr>
                <w:sz w:val="24"/>
              </w:rPr>
              <w:t>clients</w:t>
            </w:r>
            <w:r>
              <w:rPr>
                <w:spacing w:val="-3"/>
                <w:sz w:val="24"/>
              </w:rPr>
              <w:t xml:space="preserve"> </w:t>
            </w:r>
            <w:r>
              <w:rPr>
                <w:sz w:val="24"/>
              </w:rPr>
              <w:t>or</w:t>
            </w:r>
            <w:r>
              <w:rPr>
                <w:spacing w:val="-3"/>
                <w:sz w:val="24"/>
              </w:rPr>
              <w:t xml:space="preserve"> </w:t>
            </w:r>
            <w:r>
              <w:rPr>
                <w:sz w:val="24"/>
              </w:rPr>
              <w:t>client</w:t>
            </w:r>
            <w:r>
              <w:rPr>
                <w:spacing w:val="-3"/>
                <w:sz w:val="24"/>
              </w:rPr>
              <w:t xml:space="preserve"> </w:t>
            </w:r>
            <w:r>
              <w:rPr>
                <w:sz w:val="24"/>
              </w:rPr>
              <w:t xml:space="preserve">groups through research. Through the development of a </w:t>
            </w:r>
            <w:r w:rsidR="0071390B">
              <w:rPr>
                <w:b/>
                <w:bCs/>
                <w:i/>
                <w:iCs/>
                <w:sz w:val="24"/>
                <w:szCs w:val="24"/>
              </w:rPr>
              <w:t>G</w:t>
            </w:r>
            <w:r w:rsidR="0071390B" w:rsidRPr="00C2060D">
              <w:rPr>
                <w:b/>
                <w:bCs/>
                <w:i/>
                <w:iCs/>
                <w:sz w:val="24"/>
                <w:szCs w:val="24"/>
              </w:rPr>
              <w:t xml:space="preserve">roup </w:t>
            </w:r>
            <w:r w:rsidR="0071390B" w:rsidRPr="0071390B">
              <w:rPr>
                <w:b/>
                <w:bCs/>
                <w:i/>
                <w:iCs/>
                <w:sz w:val="24"/>
                <w:szCs w:val="24"/>
              </w:rPr>
              <w:t>Proposal</w:t>
            </w:r>
            <w:r w:rsidR="0071390B" w:rsidRPr="0071390B">
              <w:rPr>
                <w:sz w:val="24"/>
              </w:rPr>
              <w:t>,</w:t>
            </w:r>
            <w:r w:rsidRPr="0071390B">
              <w:rPr>
                <w:sz w:val="24"/>
              </w:rPr>
              <w:t xml:space="preserve"> students </w:t>
            </w:r>
            <w:r>
              <w:rPr>
                <w:sz w:val="24"/>
              </w:rPr>
              <w:t>research a population and issues to determine the benefits of group counseling for this population and the topics to support the client group researched.</w:t>
            </w:r>
          </w:p>
          <w:p w14:paraId="0233DA5A" w14:textId="77777777" w:rsidR="00F32E47" w:rsidRDefault="00F32E47" w:rsidP="006F4490">
            <w:pPr>
              <w:pStyle w:val="TableParagraph"/>
              <w:spacing w:line="261" w:lineRule="auto"/>
              <w:ind w:left="0" w:right="72"/>
              <w:rPr>
                <w:sz w:val="24"/>
              </w:rPr>
            </w:pPr>
          </w:p>
          <w:p w14:paraId="6C10A8A1" w14:textId="34506626" w:rsidR="00087A1A" w:rsidRDefault="00087A1A" w:rsidP="00087A1A">
            <w:pPr>
              <w:pStyle w:val="TableParagraph"/>
              <w:ind w:left="0"/>
              <w:rPr>
                <w:spacing w:val="-2"/>
                <w:sz w:val="24"/>
              </w:rPr>
            </w:pPr>
            <w:r>
              <w:rPr>
                <w:sz w:val="24"/>
              </w:rPr>
              <w:t>In</w:t>
            </w:r>
            <w:r w:rsidR="00D9386A">
              <w:rPr>
                <w:sz w:val="24"/>
              </w:rPr>
              <w:t xml:space="preserve"> </w:t>
            </w:r>
            <w:r w:rsidR="00D9386A" w:rsidRPr="0071390B">
              <w:rPr>
                <w:sz w:val="24"/>
                <w:u w:color="0000FF"/>
              </w:rPr>
              <w:t>{HUS</w:t>
            </w:r>
            <w:r w:rsidR="00D9386A" w:rsidRPr="0071390B">
              <w:rPr>
                <w:spacing w:val="-3"/>
                <w:sz w:val="24"/>
                <w:u w:color="0000FF"/>
              </w:rPr>
              <w:t xml:space="preserve"> </w:t>
            </w:r>
            <w:r w:rsidR="00D9386A" w:rsidRPr="0071390B">
              <w:rPr>
                <w:sz w:val="24"/>
                <w:u w:color="0000FF"/>
              </w:rPr>
              <w:t>211</w:t>
            </w:r>
            <w:r w:rsidR="00851B3D" w:rsidRPr="0071390B">
              <w:rPr>
                <w:sz w:val="24"/>
                <w:u w:color="0000FF"/>
              </w:rPr>
              <w:t>}</w:t>
            </w:r>
            <w:r w:rsidR="00851B3D" w:rsidRPr="0071390B">
              <w:rPr>
                <w:spacing w:val="-3"/>
                <w:sz w:val="24"/>
              </w:rPr>
              <w:t xml:space="preserve"> </w:t>
            </w:r>
            <w:r w:rsidR="00851B3D">
              <w:rPr>
                <w:spacing w:val="-3"/>
                <w:sz w:val="24"/>
              </w:rPr>
              <w:t>Crisis</w:t>
            </w:r>
            <w:r>
              <w:rPr>
                <w:spacing w:val="-1"/>
                <w:sz w:val="24"/>
              </w:rPr>
              <w:t xml:space="preserve"> </w:t>
            </w:r>
            <w:r>
              <w:rPr>
                <w:sz w:val="24"/>
              </w:rPr>
              <w:t>Intervention</w:t>
            </w:r>
            <w:r>
              <w:rPr>
                <w:spacing w:val="-3"/>
                <w:sz w:val="24"/>
              </w:rPr>
              <w:t xml:space="preserve"> </w:t>
            </w:r>
            <w:r>
              <w:rPr>
                <w:sz w:val="24"/>
              </w:rPr>
              <w:t>and</w:t>
            </w:r>
            <w:r>
              <w:rPr>
                <w:spacing w:val="-3"/>
                <w:sz w:val="24"/>
              </w:rPr>
              <w:t xml:space="preserve"> </w:t>
            </w:r>
            <w:r>
              <w:rPr>
                <w:sz w:val="24"/>
              </w:rPr>
              <w:t>Counseling</w:t>
            </w:r>
            <w:r>
              <w:rPr>
                <w:spacing w:val="-3"/>
                <w:sz w:val="24"/>
              </w:rPr>
              <w:t xml:space="preserve"> </w:t>
            </w:r>
            <w:r>
              <w:rPr>
                <w:sz w:val="24"/>
              </w:rPr>
              <w:t>students</w:t>
            </w:r>
            <w:r>
              <w:rPr>
                <w:spacing w:val="-3"/>
                <w:sz w:val="24"/>
              </w:rPr>
              <w:t xml:space="preserve"> </w:t>
            </w:r>
            <w:r>
              <w:rPr>
                <w:sz w:val="24"/>
              </w:rPr>
              <w:t>research</w:t>
            </w:r>
            <w:r>
              <w:rPr>
                <w:spacing w:val="-3"/>
                <w:sz w:val="24"/>
              </w:rPr>
              <w:t xml:space="preserve"> </w:t>
            </w:r>
            <w:r>
              <w:rPr>
                <w:sz w:val="24"/>
              </w:rPr>
              <w:t>a</w:t>
            </w:r>
            <w:r>
              <w:rPr>
                <w:spacing w:val="-4"/>
                <w:sz w:val="24"/>
              </w:rPr>
              <w:t xml:space="preserve"> </w:t>
            </w:r>
            <w:r>
              <w:rPr>
                <w:sz w:val="24"/>
              </w:rPr>
              <w:t>variety</w:t>
            </w:r>
            <w:r>
              <w:rPr>
                <w:spacing w:val="-8"/>
                <w:sz w:val="24"/>
              </w:rPr>
              <w:t xml:space="preserve"> </w:t>
            </w:r>
            <w:r>
              <w:rPr>
                <w:sz w:val="24"/>
              </w:rPr>
              <w:t>of</w:t>
            </w:r>
            <w:r>
              <w:rPr>
                <w:spacing w:val="-3"/>
                <w:sz w:val="24"/>
              </w:rPr>
              <w:t xml:space="preserve"> </w:t>
            </w:r>
            <w:r>
              <w:rPr>
                <w:sz w:val="24"/>
              </w:rPr>
              <w:t>populations</w:t>
            </w:r>
            <w:r>
              <w:rPr>
                <w:spacing w:val="-3"/>
                <w:sz w:val="24"/>
              </w:rPr>
              <w:t xml:space="preserve"> </w:t>
            </w:r>
            <w:r>
              <w:rPr>
                <w:sz w:val="24"/>
              </w:rPr>
              <w:t>in</w:t>
            </w:r>
            <w:r>
              <w:rPr>
                <w:spacing w:val="-3"/>
                <w:sz w:val="24"/>
              </w:rPr>
              <w:t xml:space="preserve"> </w:t>
            </w:r>
            <w:r>
              <w:rPr>
                <w:sz w:val="24"/>
              </w:rPr>
              <w:t xml:space="preserve">crisis </w:t>
            </w:r>
            <w:r w:rsidR="00F32E47">
              <w:rPr>
                <w:sz w:val="24"/>
              </w:rPr>
              <w:t>to identify</w:t>
            </w:r>
            <w:r>
              <w:rPr>
                <w:sz w:val="24"/>
              </w:rPr>
              <w:t xml:space="preserve"> and assess the needs of the populations as well as identify strategies and outcomes of </w:t>
            </w:r>
            <w:r>
              <w:rPr>
                <w:spacing w:val="-2"/>
                <w:sz w:val="24"/>
              </w:rPr>
              <w:t>interventions.</w:t>
            </w:r>
          </w:p>
          <w:p w14:paraId="5CE2334A" w14:textId="77777777" w:rsidR="00087A1A" w:rsidRDefault="00087A1A" w:rsidP="00087A1A">
            <w:pPr>
              <w:pStyle w:val="TableParagraph"/>
              <w:ind w:left="108"/>
              <w:rPr>
                <w:sz w:val="24"/>
              </w:rPr>
            </w:pPr>
          </w:p>
          <w:p w14:paraId="7E0910B4" w14:textId="63BDD065" w:rsidR="006F4490" w:rsidRDefault="00087A1A" w:rsidP="00087A1A">
            <w:pPr>
              <w:pStyle w:val="TableParagraph"/>
              <w:spacing w:line="261" w:lineRule="auto"/>
              <w:ind w:left="0" w:right="72"/>
              <w:rPr>
                <w:sz w:val="24"/>
              </w:rPr>
            </w:pPr>
            <w:r>
              <w:rPr>
                <w:sz w:val="24"/>
              </w:rPr>
              <w:t>In</w:t>
            </w:r>
            <w:r w:rsidR="00D9386A">
              <w:rPr>
                <w:sz w:val="24"/>
              </w:rPr>
              <w:t xml:space="preserve"> </w:t>
            </w:r>
            <w:r w:rsidR="00D9386A" w:rsidRPr="0071390B">
              <w:rPr>
                <w:sz w:val="24"/>
              </w:rPr>
              <w:t>{HUS 234</w:t>
            </w:r>
            <w:r w:rsidR="00851B3D" w:rsidRPr="0071390B">
              <w:rPr>
                <w:sz w:val="24"/>
              </w:rPr>
              <w:t xml:space="preserve">} </w:t>
            </w:r>
            <w:r w:rsidR="00851B3D">
              <w:rPr>
                <w:sz w:val="24"/>
              </w:rPr>
              <w:t>Trauma</w:t>
            </w:r>
            <w:r>
              <w:rPr>
                <w:sz w:val="24"/>
              </w:rPr>
              <w:t xml:space="preserve"> Informed Care students research a variety of populations who are survivors of</w:t>
            </w:r>
            <w:r>
              <w:rPr>
                <w:spacing w:val="-6"/>
                <w:sz w:val="24"/>
              </w:rPr>
              <w:t xml:space="preserve"> </w:t>
            </w:r>
            <w:r>
              <w:rPr>
                <w:sz w:val="24"/>
              </w:rPr>
              <w:t>acute,</w:t>
            </w:r>
            <w:r>
              <w:rPr>
                <w:spacing w:val="-2"/>
                <w:sz w:val="24"/>
              </w:rPr>
              <w:t xml:space="preserve"> </w:t>
            </w:r>
            <w:r>
              <w:rPr>
                <w:sz w:val="24"/>
              </w:rPr>
              <w:t>complex</w:t>
            </w:r>
            <w:r>
              <w:rPr>
                <w:spacing w:val="-1"/>
                <w:sz w:val="24"/>
              </w:rPr>
              <w:t xml:space="preserve"> </w:t>
            </w:r>
            <w:r>
              <w:rPr>
                <w:sz w:val="24"/>
              </w:rPr>
              <w:t>and</w:t>
            </w:r>
            <w:r>
              <w:rPr>
                <w:spacing w:val="-2"/>
                <w:sz w:val="24"/>
              </w:rPr>
              <w:t xml:space="preserve"> </w:t>
            </w:r>
            <w:r>
              <w:rPr>
                <w:sz w:val="24"/>
              </w:rPr>
              <w:t>chronic</w:t>
            </w:r>
            <w:r>
              <w:rPr>
                <w:spacing w:val="-5"/>
                <w:sz w:val="24"/>
              </w:rPr>
              <w:t xml:space="preserve"> </w:t>
            </w:r>
            <w:r>
              <w:rPr>
                <w:sz w:val="24"/>
              </w:rPr>
              <w:t>trauma</w:t>
            </w:r>
            <w:r>
              <w:rPr>
                <w:spacing w:val="-5"/>
                <w:sz w:val="24"/>
              </w:rPr>
              <w:t xml:space="preserve"> </w:t>
            </w:r>
            <w:r>
              <w:rPr>
                <w:sz w:val="24"/>
              </w:rPr>
              <w:t>to</w:t>
            </w:r>
            <w:r>
              <w:rPr>
                <w:spacing w:val="-2"/>
                <w:sz w:val="24"/>
              </w:rPr>
              <w:t xml:space="preserve"> </w:t>
            </w:r>
            <w:r>
              <w:rPr>
                <w:sz w:val="24"/>
              </w:rPr>
              <w:t>identify</w:t>
            </w:r>
            <w:r>
              <w:rPr>
                <w:spacing w:val="-11"/>
                <w:sz w:val="24"/>
              </w:rPr>
              <w:t xml:space="preserve"> </w:t>
            </w:r>
            <w:r>
              <w:rPr>
                <w:sz w:val="24"/>
              </w:rPr>
              <w:t>and</w:t>
            </w:r>
            <w:r>
              <w:rPr>
                <w:spacing w:val="-2"/>
                <w:sz w:val="24"/>
              </w:rPr>
              <w:t xml:space="preserve"> </w:t>
            </w:r>
            <w:r>
              <w:rPr>
                <w:sz w:val="24"/>
              </w:rPr>
              <w:t>assess</w:t>
            </w:r>
            <w:r>
              <w:rPr>
                <w:spacing w:val="-2"/>
                <w:sz w:val="24"/>
              </w:rPr>
              <w:t xml:space="preserve"> </w:t>
            </w:r>
            <w:r>
              <w:rPr>
                <w:sz w:val="24"/>
              </w:rPr>
              <w:t>the</w:t>
            </w:r>
            <w:r>
              <w:rPr>
                <w:spacing w:val="-5"/>
                <w:sz w:val="24"/>
              </w:rPr>
              <w:t xml:space="preserve"> </w:t>
            </w:r>
            <w:r>
              <w:rPr>
                <w:sz w:val="24"/>
              </w:rPr>
              <w:t>needs</w:t>
            </w:r>
            <w:r>
              <w:rPr>
                <w:spacing w:val="-2"/>
                <w:sz w:val="24"/>
              </w:rPr>
              <w:t xml:space="preserve"> </w:t>
            </w:r>
            <w:r>
              <w:rPr>
                <w:sz w:val="24"/>
              </w:rPr>
              <w:t>of</w:t>
            </w:r>
            <w:r>
              <w:rPr>
                <w:spacing w:val="-3"/>
                <w:sz w:val="24"/>
              </w:rPr>
              <w:t xml:space="preserve"> </w:t>
            </w:r>
            <w:r>
              <w:rPr>
                <w:sz w:val="24"/>
              </w:rPr>
              <w:t>these</w:t>
            </w:r>
            <w:r>
              <w:rPr>
                <w:spacing w:val="-5"/>
                <w:sz w:val="24"/>
              </w:rPr>
              <w:t xml:space="preserve"> </w:t>
            </w:r>
            <w:r>
              <w:rPr>
                <w:sz w:val="24"/>
              </w:rPr>
              <w:t>populations</w:t>
            </w:r>
            <w:r>
              <w:rPr>
                <w:spacing w:val="-2"/>
                <w:sz w:val="24"/>
              </w:rPr>
              <w:t xml:space="preserve"> </w:t>
            </w:r>
            <w:r>
              <w:rPr>
                <w:sz w:val="24"/>
              </w:rPr>
              <w:t>as</w:t>
            </w:r>
            <w:r>
              <w:rPr>
                <w:spacing w:val="-2"/>
                <w:sz w:val="24"/>
              </w:rPr>
              <w:t xml:space="preserve"> </w:t>
            </w:r>
            <w:r>
              <w:rPr>
                <w:sz w:val="24"/>
              </w:rPr>
              <w:t>well</w:t>
            </w:r>
            <w:r>
              <w:rPr>
                <w:spacing w:val="-3"/>
                <w:sz w:val="24"/>
              </w:rPr>
              <w:t xml:space="preserve"> </w:t>
            </w:r>
            <w:r>
              <w:rPr>
                <w:sz w:val="24"/>
              </w:rPr>
              <w:t>as identify strategies and outcomes of interventions</w:t>
            </w:r>
            <w:r w:rsidR="00571B5C">
              <w:rPr>
                <w:sz w:val="24"/>
              </w:rPr>
              <w:t>.</w:t>
            </w:r>
          </w:p>
        </w:tc>
      </w:tr>
      <w:tr w:rsidR="007D40BE" w14:paraId="25A90FAB" w14:textId="77777777">
        <w:trPr>
          <w:trHeight w:val="1472"/>
        </w:trPr>
        <w:tc>
          <w:tcPr>
            <w:tcW w:w="618" w:type="dxa"/>
            <w:gridSpan w:val="2"/>
            <w:vMerge w:val="restart"/>
            <w:tcBorders>
              <w:bottom w:val="nil"/>
            </w:tcBorders>
          </w:tcPr>
          <w:p w14:paraId="6CED691F" w14:textId="77777777" w:rsidR="007D40BE" w:rsidRDefault="00BB2F7E">
            <w:pPr>
              <w:pStyle w:val="TableParagraph"/>
              <w:spacing w:before="62"/>
              <w:ind w:left="100"/>
              <w:rPr>
                <w:sz w:val="24"/>
              </w:rPr>
            </w:pPr>
            <w:r>
              <w:rPr>
                <w:spacing w:val="-5"/>
                <w:sz w:val="24"/>
              </w:rPr>
              <w:lastRenderedPageBreak/>
              <w:t>c.</w:t>
            </w:r>
          </w:p>
        </w:tc>
        <w:tc>
          <w:tcPr>
            <w:tcW w:w="9463" w:type="dxa"/>
          </w:tcPr>
          <w:p w14:paraId="0168927C" w14:textId="77777777" w:rsidR="007D40BE" w:rsidRDefault="00BB2F7E" w:rsidP="003160EC">
            <w:pPr>
              <w:pStyle w:val="TableParagraph"/>
              <w:spacing w:before="62"/>
              <w:ind w:left="0"/>
              <w:rPr>
                <w:sz w:val="24"/>
              </w:rPr>
            </w:pPr>
            <w:r>
              <w:rPr>
                <w:sz w:val="24"/>
              </w:rPr>
              <w:t>Knowledge</w:t>
            </w:r>
            <w:r>
              <w:rPr>
                <w:spacing w:val="5"/>
                <w:sz w:val="24"/>
              </w:rPr>
              <w:t xml:space="preserve"> </w:t>
            </w:r>
            <w:r>
              <w:rPr>
                <w:sz w:val="24"/>
              </w:rPr>
              <w:t>and</w:t>
            </w:r>
            <w:r>
              <w:rPr>
                <w:spacing w:val="4"/>
                <w:sz w:val="24"/>
              </w:rPr>
              <w:t xml:space="preserve"> </w:t>
            </w:r>
            <w:r>
              <w:rPr>
                <w:sz w:val="24"/>
              </w:rPr>
              <w:t>skill</w:t>
            </w:r>
            <w:r>
              <w:rPr>
                <w:spacing w:val="10"/>
                <w:sz w:val="24"/>
              </w:rPr>
              <w:t xml:space="preserve"> </w:t>
            </w:r>
            <w:r>
              <w:rPr>
                <w:sz w:val="24"/>
              </w:rPr>
              <w:t>development</w:t>
            </w:r>
            <w:r>
              <w:rPr>
                <w:spacing w:val="10"/>
                <w:sz w:val="24"/>
              </w:rPr>
              <w:t xml:space="preserve"> </w:t>
            </w:r>
            <w:r>
              <w:rPr>
                <w:spacing w:val="-5"/>
                <w:sz w:val="24"/>
              </w:rPr>
              <w:t>in</w:t>
            </w:r>
          </w:p>
          <w:p w14:paraId="3F7A7333" w14:textId="77777777" w:rsidR="007D40BE" w:rsidRDefault="00BB2F7E">
            <w:pPr>
              <w:pStyle w:val="TableParagraph"/>
              <w:numPr>
                <w:ilvl w:val="0"/>
                <w:numId w:val="10"/>
              </w:numPr>
              <w:tabs>
                <w:tab w:val="left" w:pos="838"/>
              </w:tabs>
              <w:spacing w:before="180"/>
              <w:rPr>
                <w:sz w:val="24"/>
              </w:rPr>
            </w:pPr>
            <w:r>
              <w:rPr>
                <w:sz w:val="24"/>
              </w:rPr>
              <w:t>Case</w:t>
            </w:r>
            <w:r>
              <w:rPr>
                <w:spacing w:val="-1"/>
                <w:sz w:val="24"/>
              </w:rPr>
              <w:t xml:space="preserve"> </w:t>
            </w:r>
            <w:r>
              <w:rPr>
                <w:spacing w:val="-2"/>
                <w:sz w:val="24"/>
              </w:rPr>
              <w:t>Management:</w:t>
            </w:r>
          </w:p>
          <w:p w14:paraId="14113CA6" w14:textId="77777777" w:rsidR="007D40BE" w:rsidRPr="003160EC" w:rsidRDefault="00BB2F7E" w:rsidP="00571B5C">
            <w:pPr>
              <w:pStyle w:val="TableParagraph"/>
              <w:numPr>
                <w:ilvl w:val="1"/>
                <w:numId w:val="10"/>
              </w:numPr>
              <w:tabs>
                <w:tab w:val="left" w:pos="1257"/>
              </w:tabs>
              <w:spacing w:before="180"/>
              <w:rPr>
                <w:sz w:val="24"/>
              </w:rPr>
            </w:pPr>
            <w:r>
              <w:rPr>
                <w:sz w:val="24"/>
              </w:rPr>
              <w:t>Intake</w:t>
            </w:r>
            <w:r>
              <w:rPr>
                <w:spacing w:val="-1"/>
                <w:sz w:val="24"/>
              </w:rPr>
              <w:t xml:space="preserve"> </w:t>
            </w:r>
            <w:r>
              <w:rPr>
                <w:spacing w:val="-2"/>
                <w:sz w:val="24"/>
              </w:rPr>
              <w:t>interviewing</w:t>
            </w:r>
          </w:p>
          <w:p w14:paraId="74505F07" w14:textId="77777777" w:rsidR="003160EC" w:rsidRDefault="003160EC" w:rsidP="00571B5C">
            <w:pPr>
              <w:pStyle w:val="TableParagraph"/>
              <w:spacing w:line="274" w:lineRule="exact"/>
              <w:ind w:left="0"/>
              <w:rPr>
                <w:b/>
                <w:sz w:val="24"/>
              </w:rPr>
            </w:pPr>
            <w:r>
              <w:rPr>
                <w:b/>
                <w:spacing w:val="-2"/>
                <w:sz w:val="24"/>
                <w:u w:val="thick"/>
              </w:rPr>
              <w:t>Response:</w:t>
            </w:r>
          </w:p>
          <w:p w14:paraId="4A5A8E9F" w14:textId="77777777" w:rsidR="003160EC" w:rsidRDefault="003160EC" w:rsidP="00571B5C">
            <w:pPr>
              <w:pStyle w:val="TableParagraph"/>
              <w:spacing w:line="274" w:lineRule="exact"/>
              <w:ind w:left="0"/>
              <w:rPr>
                <w:spacing w:val="-2"/>
                <w:sz w:val="24"/>
              </w:rPr>
            </w:pPr>
            <w:r>
              <w:rPr>
                <w:sz w:val="24"/>
              </w:rPr>
              <w:t>The</w:t>
            </w:r>
            <w:r>
              <w:rPr>
                <w:spacing w:val="-7"/>
                <w:sz w:val="24"/>
              </w:rPr>
              <w:t xml:space="preserve"> </w:t>
            </w:r>
            <w:r>
              <w:rPr>
                <w:sz w:val="24"/>
              </w:rPr>
              <w:t>following</w:t>
            </w:r>
            <w:r>
              <w:rPr>
                <w:spacing w:val="-4"/>
                <w:sz w:val="24"/>
              </w:rPr>
              <w:t xml:space="preserve"> </w:t>
            </w:r>
            <w:r>
              <w:rPr>
                <w:sz w:val="24"/>
              </w:rPr>
              <w:t>courses</w:t>
            </w:r>
            <w:r>
              <w:rPr>
                <w:spacing w:val="-1"/>
                <w:sz w:val="24"/>
              </w:rPr>
              <w:t xml:space="preserve"> </w:t>
            </w:r>
            <w:r>
              <w:rPr>
                <w:sz w:val="24"/>
              </w:rPr>
              <w:t>demonstrate</w:t>
            </w:r>
            <w:r>
              <w:rPr>
                <w:spacing w:val="-3"/>
                <w:sz w:val="24"/>
              </w:rPr>
              <w:t xml:space="preserve"> </w:t>
            </w:r>
            <w:r>
              <w:rPr>
                <w:sz w:val="24"/>
              </w:rPr>
              <w:t>knowledge</w:t>
            </w:r>
            <w:r>
              <w:rPr>
                <w:spacing w:val="-2"/>
                <w:sz w:val="24"/>
              </w:rPr>
              <w:t xml:space="preserve"> </w:t>
            </w:r>
            <w:r>
              <w:rPr>
                <w:sz w:val="24"/>
              </w:rPr>
              <w:t>and</w:t>
            </w:r>
            <w:r>
              <w:rPr>
                <w:spacing w:val="-1"/>
                <w:sz w:val="24"/>
              </w:rPr>
              <w:t xml:space="preserve"> </w:t>
            </w:r>
            <w:r>
              <w:rPr>
                <w:sz w:val="24"/>
              </w:rPr>
              <w:t>skill</w:t>
            </w:r>
            <w:r>
              <w:rPr>
                <w:spacing w:val="-3"/>
                <w:sz w:val="24"/>
              </w:rPr>
              <w:t xml:space="preserve"> </w:t>
            </w:r>
            <w:r>
              <w:rPr>
                <w:sz w:val="24"/>
              </w:rPr>
              <w:t>development</w:t>
            </w:r>
            <w:r>
              <w:rPr>
                <w:spacing w:val="-1"/>
                <w:sz w:val="24"/>
              </w:rPr>
              <w:t xml:space="preserve"> </w:t>
            </w:r>
            <w:r>
              <w:rPr>
                <w:sz w:val="24"/>
              </w:rPr>
              <w:t>in</w:t>
            </w:r>
            <w:r>
              <w:rPr>
                <w:spacing w:val="-4"/>
                <w:sz w:val="24"/>
              </w:rPr>
              <w:t xml:space="preserve"> </w:t>
            </w:r>
            <w:proofErr w:type="gramStart"/>
            <w:r>
              <w:rPr>
                <w:sz w:val="24"/>
              </w:rPr>
              <w:t>intake</w:t>
            </w:r>
            <w:r>
              <w:rPr>
                <w:spacing w:val="-1"/>
                <w:sz w:val="24"/>
              </w:rPr>
              <w:t xml:space="preserve"> </w:t>
            </w:r>
            <w:r>
              <w:rPr>
                <w:spacing w:val="-2"/>
                <w:sz w:val="24"/>
              </w:rPr>
              <w:t>interviewing</w:t>
            </w:r>
            <w:proofErr w:type="gramEnd"/>
            <w:r>
              <w:rPr>
                <w:spacing w:val="-2"/>
                <w:sz w:val="24"/>
              </w:rPr>
              <w:t>.</w:t>
            </w:r>
          </w:p>
          <w:p w14:paraId="23E54CDF" w14:textId="77777777" w:rsidR="00341F19" w:rsidRDefault="00341F19" w:rsidP="003160EC">
            <w:pPr>
              <w:pStyle w:val="TableParagraph"/>
              <w:spacing w:line="274" w:lineRule="exact"/>
              <w:ind w:left="180"/>
              <w:rPr>
                <w:sz w:val="24"/>
              </w:rPr>
            </w:pPr>
          </w:p>
          <w:p w14:paraId="0F1E4600" w14:textId="2588A56B" w:rsidR="003160EC" w:rsidRPr="00571B5C" w:rsidRDefault="003160EC" w:rsidP="00571B5C">
            <w:pPr>
              <w:rPr>
                <w:b/>
                <w:bCs/>
                <w:sz w:val="24"/>
                <w:szCs w:val="24"/>
              </w:rPr>
            </w:pPr>
            <w:r w:rsidRPr="00EB4EB5">
              <w:rPr>
                <w:b/>
                <w:bCs/>
                <w:sz w:val="24"/>
                <w:szCs w:val="24"/>
              </w:rPr>
              <w:t>HUS 114 Counseling, Assessment and Case Management</w:t>
            </w:r>
          </w:p>
          <w:p w14:paraId="00003902" w14:textId="5E5040AF" w:rsidR="00341F19" w:rsidRPr="00571B5C" w:rsidRDefault="003160EC" w:rsidP="00571B5C">
            <w:pPr>
              <w:rPr>
                <w:b/>
                <w:bCs/>
                <w:sz w:val="24"/>
                <w:szCs w:val="24"/>
              </w:rPr>
            </w:pPr>
            <w:r w:rsidRPr="00EB4EB5">
              <w:rPr>
                <w:b/>
                <w:bCs/>
                <w:sz w:val="24"/>
                <w:szCs w:val="24"/>
              </w:rPr>
              <w:t>HUS 115 Fieldwork: Counseling, Assessment and Case Management</w:t>
            </w:r>
            <w:r w:rsidRPr="00571B5C">
              <w:rPr>
                <w:b/>
                <w:bCs/>
                <w:sz w:val="24"/>
                <w:szCs w:val="24"/>
              </w:rPr>
              <w:t xml:space="preserve"> </w:t>
            </w:r>
          </w:p>
          <w:p w14:paraId="1770387B" w14:textId="53640A89" w:rsidR="003160EC" w:rsidRPr="00571B5C" w:rsidRDefault="003160EC" w:rsidP="00571B5C">
            <w:pPr>
              <w:rPr>
                <w:b/>
                <w:bCs/>
                <w:sz w:val="24"/>
                <w:szCs w:val="24"/>
              </w:rPr>
            </w:pPr>
            <w:r w:rsidRPr="00EB4EB5">
              <w:rPr>
                <w:b/>
                <w:bCs/>
                <w:sz w:val="24"/>
                <w:szCs w:val="24"/>
              </w:rPr>
              <w:t>HUS 130 Introduction to Family Counseling</w:t>
            </w:r>
          </w:p>
          <w:p w14:paraId="47338F4A" w14:textId="789281E5" w:rsidR="003160EC" w:rsidRPr="00571B5C" w:rsidRDefault="003160EC" w:rsidP="00571B5C">
            <w:pPr>
              <w:rPr>
                <w:b/>
                <w:bCs/>
                <w:sz w:val="24"/>
                <w:szCs w:val="24"/>
              </w:rPr>
            </w:pPr>
            <w:r w:rsidRPr="00EB4EB5">
              <w:rPr>
                <w:b/>
                <w:bCs/>
                <w:sz w:val="24"/>
                <w:szCs w:val="24"/>
              </w:rPr>
              <w:t>HUS 211</w:t>
            </w:r>
            <w:r w:rsidR="005D13ED" w:rsidRPr="00EB4EB5">
              <w:rPr>
                <w:b/>
                <w:bCs/>
                <w:sz w:val="24"/>
                <w:szCs w:val="24"/>
              </w:rPr>
              <w:t xml:space="preserve"> </w:t>
            </w:r>
            <w:r w:rsidRPr="00EB4EB5">
              <w:rPr>
                <w:b/>
                <w:bCs/>
                <w:sz w:val="24"/>
                <w:szCs w:val="24"/>
              </w:rPr>
              <w:t>Crisis Intervention and Counseling</w:t>
            </w:r>
          </w:p>
          <w:p w14:paraId="4EB93198" w14:textId="6FD9FA06" w:rsidR="00341F19" w:rsidRPr="00571B5C" w:rsidRDefault="003160EC" w:rsidP="00571B5C">
            <w:pPr>
              <w:rPr>
                <w:b/>
                <w:bCs/>
                <w:sz w:val="24"/>
                <w:szCs w:val="24"/>
              </w:rPr>
            </w:pPr>
            <w:r w:rsidRPr="00EB4EB5">
              <w:rPr>
                <w:b/>
                <w:bCs/>
                <w:sz w:val="24"/>
                <w:szCs w:val="24"/>
              </w:rPr>
              <w:t>HUS 217</w:t>
            </w:r>
            <w:r w:rsidR="005D13ED" w:rsidRPr="00EB4EB5">
              <w:rPr>
                <w:b/>
                <w:bCs/>
                <w:sz w:val="24"/>
                <w:szCs w:val="24"/>
              </w:rPr>
              <w:t xml:space="preserve"> </w:t>
            </w:r>
            <w:r w:rsidRPr="00EB4EB5">
              <w:rPr>
                <w:b/>
                <w:bCs/>
                <w:sz w:val="24"/>
                <w:szCs w:val="24"/>
              </w:rPr>
              <w:t>Fieldwork: Theories of Counseling</w:t>
            </w:r>
            <w:r w:rsidRPr="00571B5C">
              <w:rPr>
                <w:b/>
                <w:bCs/>
                <w:sz w:val="24"/>
                <w:szCs w:val="24"/>
              </w:rPr>
              <w:t xml:space="preserve"> </w:t>
            </w:r>
          </w:p>
          <w:p w14:paraId="200CE419" w14:textId="10FAB195" w:rsidR="003160EC" w:rsidRDefault="003160EC" w:rsidP="00571B5C">
            <w:pPr>
              <w:rPr>
                <w:b/>
                <w:bCs/>
                <w:sz w:val="24"/>
                <w:szCs w:val="24"/>
              </w:rPr>
            </w:pPr>
            <w:r w:rsidRPr="00EB4EB5">
              <w:rPr>
                <w:b/>
                <w:bCs/>
                <w:sz w:val="24"/>
                <w:szCs w:val="24"/>
              </w:rPr>
              <w:t>HUS 234 Trauma Informed Care</w:t>
            </w:r>
          </w:p>
          <w:p w14:paraId="0ADB0B29" w14:textId="77777777" w:rsidR="00640384" w:rsidRPr="00571B5C" w:rsidRDefault="00640384" w:rsidP="00571B5C">
            <w:pPr>
              <w:rPr>
                <w:b/>
                <w:bCs/>
                <w:sz w:val="24"/>
                <w:szCs w:val="24"/>
              </w:rPr>
            </w:pPr>
          </w:p>
          <w:p w14:paraId="764EC739" w14:textId="65C4CEC0" w:rsidR="003160EC" w:rsidRDefault="003160EC" w:rsidP="00571B5C">
            <w:pPr>
              <w:pStyle w:val="TableParagraph"/>
              <w:ind w:left="0" w:right="1021"/>
              <w:rPr>
                <w:sz w:val="24"/>
              </w:rPr>
            </w:pPr>
            <w:r>
              <w:rPr>
                <w:sz w:val="24"/>
              </w:rPr>
              <w:t>In</w:t>
            </w:r>
            <w:r>
              <w:rPr>
                <w:spacing w:val="-3"/>
                <w:sz w:val="24"/>
              </w:rPr>
              <w:t xml:space="preserve"> </w:t>
            </w:r>
            <w:r w:rsidR="00D9386A" w:rsidRPr="00571B5C">
              <w:rPr>
                <w:sz w:val="24"/>
                <w:u w:color="0000FF"/>
              </w:rPr>
              <w:t>{HUS</w:t>
            </w:r>
            <w:r w:rsidR="00D9386A" w:rsidRPr="00571B5C">
              <w:rPr>
                <w:spacing w:val="-3"/>
                <w:sz w:val="24"/>
                <w:u w:color="0000FF"/>
              </w:rPr>
              <w:t xml:space="preserve"> </w:t>
            </w:r>
            <w:r w:rsidR="00D9386A" w:rsidRPr="00571B5C">
              <w:rPr>
                <w:sz w:val="24"/>
                <w:u w:color="0000FF"/>
              </w:rPr>
              <w:t>114}</w:t>
            </w:r>
            <w:r w:rsidR="00D9386A" w:rsidRPr="00571B5C">
              <w:rPr>
                <w:spacing w:val="-3"/>
                <w:sz w:val="24"/>
              </w:rPr>
              <w:t xml:space="preserve"> </w:t>
            </w:r>
            <w:r>
              <w:rPr>
                <w:sz w:val="24"/>
              </w:rPr>
              <w:t>Counseling,</w:t>
            </w:r>
            <w:r>
              <w:rPr>
                <w:spacing w:val="-3"/>
                <w:sz w:val="24"/>
              </w:rPr>
              <w:t xml:space="preserve"> </w:t>
            </w:r>
            <w:r>
              <w:rPr>
                <w:sz w:val="24"/>
              </w:rPr>
              <w:t>Assessment</w:t>
            </w:r>
            <w:r>
              <w:rPr>
                <w:spacing w:val="-3"/>
                <w:sz w:val="24"/>
              </w:rPr>
              <w:t xml:space="preserve"> </w:t>
            </w:r>
            <w:r>
              <w:rPr>
                <w:sz w:val="24"/>
              </w:rPr>
              <w:t>and</w:t>
            </w:r>
            <w:r>
              <w:rPr>
                <w:spacing w:val="-3"/>
                <w:sz w:val="24"/>
              </w:rPr>
              <w:t xml:space="preserve"> </w:t>
            </w:r>
            <w:r>
              <w:rPr>
                <w:sz w:val="24"/>
              </w:rPr>
              <w:t>Case</w:t>
            </w:r>
            <w:r>
              <w:rPr>
                <w:spacing w:val="-4"/>
                <w:sz w:val="24"/>
              </w:rPr>
              <w:t xml:space="preserve"> </w:t>
            </w:r>
            <w:r w:rsidRPr="00571B5C">
              <w:rPr>
                <w:sz w:val="24"/>
              </w:rPr>
              <w:t xml:space="preserve">Management </w:t>
            </w:r>
            <w:r>
              <w:rPr>
                <w:sz w:val="24"/>
              </w:rPr>
              <w:t>students</w:t>
            </w:r>
            <w:r>
              <w:rPr>
                <w:spacing w:val="-3"/>
                <w:sz w:val="24"/>
              </w:rPr>
              <w:t xml:space="preserve"> </w:t>
            </w:r>
            <w:r>
              <w:rPr>
                <w:sz w:val="24"/>
              </w:rPr>
              <w:t>learn</w:t>
            </w:r>
            <w:r>
              <w:rPr>
                <w:spacing w:val="-3"/>
                <w:sz w:val="24"/>
              </w:rPr>
              <w:t xml:space="preserve"> </w:t>
            </w:r>
            <w:r>
              <w:rPr>
                <w:sz w:val="24"/>
              </w:rPr>
              <w:t>how</w:t>
            </w:r>
            <w:r>
              <w:rPr>
                <w:spacing w:val="-3"/>
                <w:sz w:val="24"/>
              </w:rPr>
              <w:t xml:space="preserve"> </w:t>
            </w:r>
            <w:r>
              <w:rPr>
                <w:sz w:val="24"/>
              </w:rPr>
              <w:t>to</w:t>
            </w:r>
            <w:r>
              <w:rPr>
                <w:spacing w:val="-3"/>
                <w:sz w:val="24"/>
              </w:rPr>
              <w:t xml:space="preserve"> </w:t>
            </w:r>
            <w:r>
              <w:rPr>
                <w:sz w:val="24"/>
              </w:rPr>
              <w:t>conduct the</w:t>
            </w:r>
            <w:r>
              <w:rPr>
                <w:spacing w:val="-3"/>
                <w:sz w:val="24"/>
              </w:rPr>
              <w:t xml:space="preserve"> </w:t>
            </w:r>
            <w:r>
              <w:rPr>
                <w:sz w:val="24"/>
              </w:rPr>
              <w:t>intake</w:t>
            </w:r>
            <w:r>
              <w:rPr>
                <w:spacing w:val="-5"/>
                <w:sz w:val="24"/>
              </w:rPr>
              <w:t xml:space="preserve"> </w:t>
            </w:r>
            <w:r>
              <w:rPr>
                <w:sz w:val="24"/>
              </w:rPr>
              <w:t>process.</w:t>
            </w:r>
            <w:r>
              <w:rPr>
                <w:spacing w:val="-3"/>
                <w:sz w:val="24"/>
              </w:rPr>
              <w:t xml:space="preserve"> </w:t>
            </w:r>
            <w:r>
              <w:rPr>
                <w:sz w:val="24"/>
              </w:rPr>
              <w:t>Students</w:t>
            </w:r>
            <w:r>
              <w:rPr>
                <w:spacing w:val="-3"/>
                <w:sz w:val="24"/>
              </w:rPr>
              <w:t xml:space="preserve"> </w:t>
            </w:r>
            <w:r>
              <w:rPr>
                <w:sz w:val="24"/>
              </w:rPr>
              <w:t>learn</w:t>
            </w:r>
            <w:r>
              <w:rPr>
                <w:spacing w:val="-3"/>
                <w:sz w:val="24"/>
              </w:rPr>
              <w:t xml:space="preserve"> </w:t>
            </w:r>
            <w:r>
              <w:rPr>
                <w:sz w:val="24"/>
              </w:rPr>
              <w:t>how</w:t>
            </w:r>
            <w:r>
              <w:rPr>
                <w:spacing w:val="-3"/>
                <w:sz w:val="24"/>
              </w:rPr>
              <w:t xml:space="preserve"> </w:t>
            </w:r>
            <w:r>
              <w:rPr>
                <w:sz w:val="24"/>
              </w:rPr>
              <w:t>to</w:t>
            </w:r>
            <w:r>
              <w:rPr>
                <w:spacing w:val="-3"/>
                <w:sz w:val="24"/>
              </w:rPr>
              <w:t xml:space="preserve"> </w:t>
            </w:r>
            <w:r>
              <w:rPr>
                <w:sz w:val="24"/>
              </w:rPr>
              <w:t>establish a</w:t>
            </w:r>
            <w:r>
              <w:rPr>
                <w:spacing w:val="-4"/>
                <w:sz w:val="24"/>
              </w:rPr>
              <w:t xml:space="preserve"> </w:t>
            </w:r>
            <w:r>
              <w:rPr>
                <w:sz w:val="24"/>
              </w:rPr>
              <w:t>working</w:t>
            </w:r>
            <w:r>
              <w:rPr>
                <w:spacing w:val="-6"/>
                <w:sz w:val="24"/>
              </w:rPr>
              <w:t xml:space="preserve"> </w:t>
            </w:r>
            <w:r>
              <w:rPr>
                <w:sz w:val="24"/>
              </w:rPr>
              <w:t>relationship</w:t>
            </w:r>
            <w:r>
              <w:rPr>
                <w:spacing w:val="-3"/>
                <w:sz w:val="24"/>
              </w:rPr>
              <w:t xml:space="preserve"> </w:t>
            </w:r>
            <w:r>
              <w:rPr>
                <w:sz w:val="24"/>
              </w:rPr>
              <w:t>with</w:t>
            </w:r>
            <w:r>
              <w:rPr>
                <w:spacing w:val="-3"/>
                <w:sz w:val="24"/>
              </w:rPr>
              <w:t xml:space="preserve"> </w:t>
            </w:r>
            <w:r>
              <w:rPr>
                <w:sz w:val="24"/>
              </w:rPr>
              <w:t>clients,</w:t>
            </w:r>
            <w:r>
              <w:rPr>
                <w:spacing w:val="-3"/>
                <w:sz w:val="24"/>
              </w:rPr>
              <w:t xml:space="preserve"> </w:t>
            </w:r>
            <w:r>
              <w:rPr>
                <w:sz w:val="24"/>
              </w:rPr>
              <w:t xml:space="preserve">display interpersonal skills and conduct the intake interview. </w:t>
            </w:r>
            <w:r w:rsidR="00A557F8">
              <w:rPr>
                <w:sz w:val="24"/>
              </w:rPr>
              <w:t>C</w:t>
            </w:r>
            <w:r>
              <w:rPr>
                <w:sz w:val="24"/>
              </w:rPr>
              <w:t>hapter</w:t>
            </w:r>
            <w:r w:rsidR="00A557F8">
              <w:rPr>
                <w:sz w:val="24"/>
              </w:rPr>
              <w:t>s</w:t>
            </w:r>
            <w:r>
              <w:rPr>
                <w:sz w:val="24"/>
              </w:rPr>
              <w:t xml:space="preserve"> in the textbook </w:t>
            </w:r>
            <w:r w:rsidR="00A557F8">
              <w:rPr>
                <w:sz w:val="24"/>
              </w:rPr>
              <w:t>are</w:t>
            </w:r>
            <w:r>
              <w:rPr>
                <w:sz w:val="24"/>
              </w:rPr>
              <w:t xml:space="preserve"> accompanied</w:t>
            </w:r>
            <w:r>
              <w:rPr>
                <w:spacing w:val="-2"/>
                <w:sz w:val="24"/>
              </w:rPr>
              <w:t xml:space="preserve"> </w:t>
            </w:r>
            <w:r>
              <w:rPr>
                <w:sz w:val="24"/>
              </w:rPr>
              <w:t>by</w:t>
            </w:r>
            <w:r>
              <w:rPr>
                <w:spacing w:val="-7"/>
                <w:sz w:val="24"/>
              </w:rPr>
              <w:t xml:space="preserve"> </w:t>
            </w:r>
            <w:r>
              <w:rPr>
                <w:sz w:val="24"/>
              </w:rPr>
              <w:t>exercises</w:t>
            </w:r>
            <w:r>
              <w:rPr>
                <w:spacing w:val="-2"/>
                <w:sz w:val="24"/>
              </w:rPr>
              <w:t xml:space="preserve"> </w:t>
            </w:r>
            <w:r>
              <w:rPr>
                <w:sz w:val="24"/>
              </w:rPr>
              <w:t>that</w:t>
            </w:r>
            <w:r>
              <w:rPr>
                <w:spacing w:val="-2"/>
                <w:sz w:val="24"/>
              </w:rPr>
              <w:t xml:space="preserve"> </w:t>
            </w:r>
            <w:r>
              <w:rPr>
                <w:sz w:val="24"/>
              </w:rPr>
              <w:t>help</w:t>
            </w:r>
            <w:r>
              <w:rPr>
                <w:spacing w:val="-2"/>
                <w:sz w:val="24"/>
              </w:rPr>
              <w:t xml:space="preserve"> </w:t>
            </w:r>
            <w:r>
              <w:rPr>
                <w:sz w:val="24"/>
              </w:rPr>
              <w:t>students</w:t>
            </w:r>
            <w:r>
              <w:rPr>
                <w:spacing w:val="-2"/>
                <w:sz w:val="24"/>
              </w:rPr>
              <w:t xml:space="preserve"> </w:t>
            </w:r>
            <w:r>
              <w:rPr>
                <w:sz w:val="24"/>
              </w:rPr>
              <w:t>practice</w:t>
            </w:r>
            <w:r>
              <w:rPr>
                <w:spacing w:val="-3"/>
                <w:sz w:val="24"/>
              </w:rPr>
              <w:t xml:space="preserve"> </w:t>
            </w:r>
            <w:r>
              <w:rPr>
                <w:sz w:val="24"/>
              </w:rPr>
              <w:t>the</w:t>
            </w:r>
            <w:r>
              <w:rPr>
                <w:spacing w:val="-2"/>
                <w:sz w:val="24"/>
              </w:rPr>
              <w:t xml:space="preserve"> </w:t>
            </w:r>
            <w:r>
              <w:rPr>
                <w:sz w:val="24"/>
              </w:rPr>
              <w:t>skill</w:t>
            </w:r>
            <w:r>
              <w:rPr>
                <w:spacing w:val="-2"/>
                <w:sz w:val="24"/>
              </w:rPr>
              <w:t xml:space="preserve"> </w:t>
            </w:r>
            <w:r>
              <w:rPr>
                <w:sz w:val="24"/>
              </w:rPr>
              <w:t>of</w:t>
            </w:r>
            <w:r>
              <w:rPr>
                <w:spacing w:val="-2"/>
                <w:sz w:val="24"/>
              </w:rPr>
              <w:t xml:space="preserve"> </w:t>
            </w:r>
            <w:r>
              <w:rPr>
                <w:sz w:val="24"/>
              </w:rPr>
              <w:t>intake interviewing.</w:t>
            </w:r>
            <w:r>
              <w:rPr>
                <w:spacing w:val="-1"/>
                <w:sz w:val="24"/>
              </w:rPr>
              <w:t xml:space="preserve"> </w:t>
            </w:r>
            <w:r>
              <w:rPr>
                <w:sz w:val="24"/>
              </w:rPr>
              <w:t xml:space="preserve">Students also conduct a </w:t>
            </w:r>
            <w:r w:rsidRPr="00571B5C">
              <w:rPr>
                <w:b/>
                <w:bCs/>
                <w:i/>
                <w:iCs/>
                <w:sz w:val="24"/>
                <w:u w:color="0000FF"/>
              </w:rPr>
              <w:t xml:space="preserve">Social History </w:t>
            </w:r>
            <w:r w:rsidR="00D9386A">
              <w:rPr>
                <w:b/>
                <w:bCs/>
                <w:i/>
                <w:iCs/>
                <w:sz w:val="24"/>
                <w:u w:color="0000FF"/>
              </w:rPr>
              <w:t xml:space="preserve">and </w:t>
            </w:r>
            <w:r w:rsidRPr="00571B5C">
              <w:rPr>
                <w:b/>
                <w:bCs/>
                <w:i/>
                <w:iCs/>
                <w:sz w:val="24"/>
                <w:u w:color="0000FF"/>
              </w:rPr>
              <w:t>Assessment</w:t>
            </w:r>
            <w:r w:rsidRPr="00571B5C">
              <w:rPr>
                <w:sz w:val="24"/>
              </w:rPr>
              <w:t xml:space="preserve"> on</w:t>
            </w:r>
            <w:r>
              <w:rPr>
                <w:sz w:val="24"/>
              </w:rPr>
              <w:t xml:space="preserve"> themselves.</w:t>
            </w:r>
          </w:p>
          <w:p w14:paraId="473DDC94" w14:textId="77777777" w:rsidR="003160EC" w:rsidRDefault="003160EC" w:rsidP="00571B5C">
            <w:pPr>
              <w:pStyle w:val="TableParagraph"/>
              <w:ind w:left="0"/>
              <w:rPr>
                <w:sz w:val="24"/>
              </w:rPr>
            </w:pPr>
          </w:p>
          <w:p w14:paraId="2B43F1CF" w14:textId="7D3F47A4" w:rsidR="003160EC" w:rsidRDefault="003160EC" w:rsidP="00571B5C">
            <w:pPr>
              <w:pStyle w:val="TableParagraph"/>
              <w:ind w:left="0" w:right="431"/>
              <w:rPr>
                <w:sz w:val="24"/>
              </w:rPr>
            </w:pPr>
            <w:r>
              <w:rPr>
                <w:sz w:val="24"/>
              </w:rPr>
              <w:t>In</w:t>
            </w:r>
            <w:r w:rsidR="00D9386A">
              <w:rPr>
                <w:sz w:val="24"/>
              </w:rPr>
              <w:t xml:space="preserve"> </w:t>
            </w:r>
            <w:r w:rsidR="00D9386A" w:rsidRPr="002164C9">
              <w:rPr>
                <w:sz w:val="24"/>
                <w:u w:color="0000FF"/>
              </w:rPr>
              <w:t>{HUS 211</w:t>
            </w:r>
            <w:r w:rsidR="0053408C" w:rsidRPr="002164C9">
              <w:rPr>
                <w:sz w:val="24"/>
                <w:u w:color="0000FF"/>
              </w:rPr>
              <w:t>}</w:t>
            </w:r>
            <w:r w:rsidR="0053408C" w:rsidRPr="002164C9">
              <w:rPr>
                <w:sz w:val="24"/>
              </w:rPr>
              <w:t xml:space="preserve"> </w:t>
            </w:r>
            <w:r w:rsidR="0053408C">
              <w:rPr>
                <w:sz w:val="24"/>
              </w:rPr>
              <w:t>Crisis</w:t>
            </w:r>
            <w:r>
              <w:rPr>
                <w:sz w:val="24"/>
              </w:rPr>
              <w:t xml:space="preserve"> Intervention and Counseling students learn how to conduct the </w:t>
            </w:r>
            <w:r w:rsidRPr="002164C9">
              <w:rPr>
                <w:b/>
                <w:bCs/>
                <w:i/>
                <w:iCs/>
                <w:sz w:val="24"/>
              </w:rPr>
              <w:t>ABC</w:t>
            </w:r>
            <w:r w:rsidR="00861CAF">
              <w:rPr>
                <w:b/>
                <w:bCs/>
                <w:i/>
                <w:iCs/>
                <w:sz w:val="24"/>
              </w:rPr>
              <w:t xml:space="preserve"> </w:t>
            </w:r>
            <w:r w:rsidR="002164C9" w:rsidRPr="002164C9">
              <w:rPr>
                <w:b/>
                <w:bCs/>
                <w:i/>
                <w:iCs/>
                <w:sz w:val="24"/>
              </w:rPr>
              <w:t>A</w:t>
            </w:r>
            <w:r w:rsidRPr="002164C9">
              <w:rPr>
                <w:b/>
                <w:bCs/>
                <w:i/>
                <w:iCs/>
                <w:sz w:val="24"/>
              </w:rPr>
              <w:t>ssessmen</w:t>
            </w:r>
            <w:r w:rsidRPr="00532CA9">
              <w:rPr>
                <w:b/>
                <w:bCs/>
                <w:i/>
                <w:iCs/>
                <w:sz w:val="24"/>
              </w:rPr>
              <w:t>t</w:t>
            </w:r>
            <w:r w:rsidR="000E3EBA" w:rsidRPr="00532CA9">
              <w:rPr>
                <w:b/>
                <w:bCs/>
                <w:i/>
                <w:iCs/>
                <w:sz w:val="24"/>
              </w:rPr>
              <w:t xml:space="preserve"> </w:t>
            </w:r>
            <w:r w:rsidR="000E3EBA">
              <w:rPr>
                <w:b/>
                <w:bCs/>
                <w:i/>
                <w:iCs/>
                <w:sz w:val="24"/>
              </w:rPr>
              <w:t>Model</w:t>
            </w:r>
            <w:r w:rsidR="00287AE9">
              <w:rPr>
                <w:sz w:val="24"/>
              </w:rPr>
              <w:t xml:space="preserve"> and other assessment models</w:t>
            </w:r>
            <w:r w:rsidR="000F08BC">
              <w:rPr>
                <w:sz w:val="24"/>
              </w:rPr>
              <w:t xml:space="preserve"> for a client in crisis.</w:t>
            </w:r>
            <w:r>
              <w:rPr>
                <w:sz w:val="24"/>
              </w:rPr>
              <w:t xml:space="preserve"> The skill of attending to a client is further emphasized. </w:t>
            </w:r>
          </w:p>
          <w:p w14:paraId="68A05615" w14:textId="4B47DF45" w:rsidR="003160EC" w:rsidRPr="006B6A7F" w:rsidRDefault="003160EC" w:rsidP="00571B5C">
            <w:pPr>
              <w:pStyle w:val="TableParagraph"/>
              <w:spacing w:before="274"/>
              <w:ind w:left="0" w:right="431"/>
              <w:rPr>
                <w:b/>
                <w:bCs/>
                <w:i/>
                <w:iCs/>
                <w:sz w:val="24"/>
              </w:rPr>
            </w:pPr>
            <w:r>
              <w:rPr>
                <w:sz w:val="24"/>
              </w:rPr>
              <w:lastRenderedPageBreak/>
              <w:t xml:space="preserve">In </w:t>
            </w:r>
            <w:r w:rsidR="0053408C" w:rsidRPr="00CD4028">
              <w:rPr>
                <w:sz w:val="24"/>
              </w:rPr>
              <w:t>{HUS 130}</w:t>
            </w:r>
            <w:r w:rsidR="0053408C">
              <w:rPr>
                <w:sz w:val="24"/>
              </w:rPr>
              <w:t xml:space="preserve"> </w:t>
            </w:r>
            <w:r>
              <w:rPr>
                <w:sz w:val="24"/>
              </w:rPr>
              <w:t>Introduction to Family Counseling students review the intake process for family counseling.</w:t>
            </w:r>
            <w:r>
              <w:rPr>
                <w:spacing w:val="-4"/>
                <w:sz w:val="24"/>
              </w:rPr>
              <w:t xml:space="preserve"> </w:t>
            </w:r>
            <w:r>
              <w:rPr>
                <w:sz w:val="24"/>
              </w:rPr>
              <w:t>Through</w:t>
            </w:r>
            <w:r>
              <w:rPr>
                <w:spacing w:val="-4"/>
                <w:sz w:val="24"/>
              </w:rPr>
              <w:t xml:space="preserve"> </w:t>
            </w:r>
            <w:r>
              <w:rPr>
                <w:sz w:val="24"/>
              </w:rPr>
              <w:t>lectures,</w:t>
            </w:r>
            <w:r>
              <w:rPr>
                <w:spacing w:val="-4"/>
                <w:sz w:val="24"/>
              </w:rPr>
              <w:t xml:space="preserve"> </w:t>
            </w:r>
            <w:r>
              <w:rPr>
                <w:sz w:val="24"/>
              </w:rPr>
              <w:t>students</w:t>
            </w:r>
            <w:r>
              <w:rPr>
                <w:spacing w:val="-2"/>
                <w:sz w:val="24"/>
              </w:rPr>
              <w:t xml:space="preserve"> </w:t>
            </w:r>
            <w:r>
              <w:rPr>
                <w:sz w:val="24"/>
              </w:rPr>
              <w:t>learn</w:t>
            </w:r>
            <w:r>
              <w:rPr>
                <w:spacing w:val="-3"/>
                <w:sz w:val="24"/>
              </w:rPr>
              <w:t xml:space="preserve"> </w:t>
            </w:r>
            <w:r>
              <w:rPr>
                <w:sz w:val="24"/>
              </w:rPr>
              <w:t>about</w:t>
            </w:r>
            <w:r>
              <w:rPr>
                <w:spacing w:val="-4"/>
                <w:sz w:val="24"/>
              </w:rPr>
              <w:t xml:space="preserve"> </w:t>
            </w:r>
            <w:r>
              <w:rPr>
                <w:sz w:val="24"/>
              </w:rPr>
              <w:t>the</w:t>
            </w:r>
            <w:r>
              <w:rPr>
                <w:spacing w:val="-5"/>
                <w:sz w:val="24"/>
              </w:rPr>
              <w:t xml:space="preserve"> </w:t>
            </w:r>
            <w:r>
              <w:rPr>
                <w:sz w:val="24"/>
              </w:rPr>
              <w:t>following</w:t>
            </w:r>
            <w:r>
              <w:rPr>
                <w:spacing w:val="-7"/>
                <w:sz w:val="24"/>
              </w:rPr>
              <w:t xml:space="preserve"> </w:t>
            </w:r>
            <w:r>
              <w:rPr>
                <w:sz w:val="24"/>
              </w:rPr>
              <w:t>concepts:</w:t>
            </w:r>
            <w:r>
              <w:rPr>
                <w:spacing w:val="-4"/>
                <w:sz w:val="24"/>
              </w:rPr>
              <w:t xml:space="preserve"> </w:t>
            </w:r>
            <w:r>
              <w:rPr>
                <w:sz w:val="24"/>
              </w:rPr>
              <w:t>the</w:t>
            </w:r>
            <w:r>
              <w:rPr>
                <w:spacing w:val="-5"/>
                <w:sz w:val="24"/>
              </w:rPr>
              <w:t xml:space="preserve"> </w:t>
            </w:r>
            <w:r>
              <w:rPr>
                <w:sz w:val="24"/>
              </w:rPr>
              <w:t>first</w:t>
            </w:r>
            <w:r>
              <w:rPr>
                <w:spacing w:val="-4"/>
                <w:sz w:val="24"/>
              </w:rPr>
              <w:t xml:space="preserve"> </w:t>
            </w:r>
            <w:r>
              <w:rPr>
                <w:sz w:val="24"/>
              </w:rPr>
              <w:t>interview,</w:t>
            </w:r>
            <w:r>
              <w:rPr>
                <w:spacing w:val="-4"/>
                <w:sz w:val="24"/>
              </w:rPr>
              <w:t xml:space="preserve"> </w:t>
            </w:r>
            <w:r>
              <w:rPr>
                <w:sz w:val="24"/>
              </w:rPr>
              <w:t xml:space="preserve">the early phase of treatment, middle phase </w:t>
            </w:r>
            <w:r w:rsidR="00906743">
              <w:rPr>
                <w:sz w:val="24"/>
              </w:rPr>
              <w:t>of treatment</w:t>
            </w:r>
            <w:r>
              <w:rPr>
                <w:sz w:val="24"/>
              </w:rPr>
              <w:t xml:space="preserve">, the presenting problem, understanding the referral route, and family structure. Through class assignments, students also learn and conduct assessments such as </w:t>
            </w:r>
            <w:r w:rsidR="006B6A7F">
              <w:rPr>
                <w:b/>
                <w:bCs/>
                <w:i/>
                <w:iCs/>
                <w:sz w:val="24"/>
                <w:u w:color="0000FF"/>
              </w:rPr>
              <w:t>F</w:t>
            </w:r>
            <w:r w:rsidRPr="006B6A7F">
              <w:rPr>
                <w:b/>
                <w:bCs/>
                <w:i/>
                <w:iCs/>
                <w:sz w:val="24"/>
                <w:u w:color="0000FF"/>
              </w:rPr>
              <w:t xml:space="preserve">amily </w:t>
            </w:r>
            <w:r w:rsidR="006B6A7F">
              <w:rPr>
                <w:b/>
                <w:bCs/>
                <w:i/>
                <w:iCs/>
                <w:sz w:val="24"/>
                <w:u w:color="0000FF"/>
              </w:rPr>
              <w:t>A</w:t>
            </w:r>
            <w:r w:rsidRPr="006B6A7F">
              <w:rPr>
                <w:b/>
                <w:bCs/>
                <w:i/>
                <w:iCs/>
                <w:sz w:val="24"/>
                <w:u w:color="0000FF"/>
              </w:rPr>
              <w:t>ssessment</w:t>
            </w:r>
            <w:r>
              <w:rPr>
                <w:color w:val="0000FF"/>
                <w:sz w:val="24"/>
              </w:rPr>
              <w:t xml:space="preserve"> </w:t>
            </w:r>
            <w:r w:rsidR="000E3EBA">
              <w:rPr>
                <w:sz w:val="24"/>
              </w:rPr>
              <w:t>or</w:t>
            </w:r>
            <w:r>
              <w:rPr>
                <w:sz w:val="24"/>
              </w:rPr>
              <w:t xml:space="preserve"> </w:t>
            </w:r>
            <w:r w:rsidR="006B6A7F">
              <w:rPr>
                <w:b/>
                <w:bCs/>
                <w:i/>
                <w:iCs/>
                <w:sz w:val="24"/>
                <w:u w:color="0000FF"/>
              </w:rPr>
              <w:t>D</w:t>
            </w:r>
            <w:r w:rsidRPr="006B6A7F">
              <w:rPr>
                <w:b/>
                <w:bCs/>
                <w:i/>
                <w:iCs/>
                <w:sz w:val="24"/>
                <w:u w:color="0000FF"/>
              </w:rPr>
              <w:t xml:space="preserve">ysfunctional </w:t>
            </w:r>
            <w:r w:rsidR="006B6A7F">
              <w:rPr>
                <w:b/>
                <w:bCs/>
                <w:i/>
                <w:iCs/>
                <w:sz w:val="24"/>
                <w:u w:color="0000FF"/>
              </w:rPr>
              <w:t>F</w:t>
            </w:r>
            <w:r w:rsidRPr="006B6A7F">
              <w:rPr>
                <w:b/>
                <w:bCs/>
                <w:i/>
                <w:iCs/>
                <w:sz w:val="24"/>
                <w:u w:color="0000FF"/>
              </w:rPr>
              <w:t xml:space="preserve">amily </w:t>
            </w:r>
            <w:r w:rsidR="006B6A7F">
              <w:rPr>
                <w:b/>
                <w:bCs/>
                <w:i/>
                <w:iCs/>
                <w:sz w:val="24"/>
                <w:u w:color="0000FF"/>
              </w:rPr>
              <w:t>A</w:t>
            </w:r>
            <w:r w:rsidRPr="006B6A7F">
              <w:rPr>
                <w:b/>
                <w:bCs/>
                <w:i/>
                <w:iCs/>
                <w:sz w:val="24"/>
                <w:u w:color="0000FF"/>
              </w:rPr>
              <w:t>ssessment</w:t>
            </w:r>
            <w:r w:rsidR="006B6A7F">
              <w:rPr>
                <w:b/>
                <w:bCs/>
                <w:i/>
                <w:iCs/>
                <w:sz w:val="24"/>
                <w:u w:color="0000FF"/>
              </w:rPr>
              <w:t>.</w:t>
            </w:r>
          </w:p>
          <w:p w14:paraId="4E51489C" w14:textId="0B1814D6" w:rsidR="00632DAA" w:rsidRPr="006F6FD7" w:rsidRDefault="003160EC" w:rsidP="00571B5C">
            <w:pPr>
              <w:pStyle w:val="TableParagraph"/>
              <w:spacing w:before="257"/>
              <w:ind w:left="0" w:right="583"/>
              <w:jc w:val="both"/>
              <w:rPr>
                <w:b/>
                <w:bCs/>
                <w:i/>
                <w:iCs/>
                <w:spacing w:val="40"/>
                <w:sz w:val="24"/>
              </w:rPr>
            </w:pPr>
            <w:r>
              <w:rPr>
                <w:sz w:val="24"/>
              </w:rPr>
              <w:t xml:space="preserve">In </w:t>
            </w:r>
            <w:r w:rsidR="000E3EBA" w:rsidRPr="00944122">
              <w:rPr>
                <w:sz w:val="24"/>
                <w:u w:color="0000FF"/>
              </w:rPr>
              <w:t>{HUS 234}</w:t>
            </w:r>
            <w:r w:rsidR="000E3EBA" w:rsidRPr="00944122">
              <w:rPr>
                <w:sz w:val="24"/>
              </w:rPr>
              <w:t xml:space="preserve"> </w:t>
            </w:r>
            <w:r>
              <w:rPr>
                <w:sz w:val="24"/>
              </w:rPr>
              <w:t>Trauma Informed Care through case studies, students learn the components of the intake</w:t>
            </w:r>
            <w:r>
              <w:rPr>
                <w:spacing w:val="-7"/>
                <w:sz w:val="24"/>
              </w:rPr>
              <w:t xml:space="preserve"> </w:t>
            </w:r>
            <w:r>
              <w:rPr>
                <w:sz w:val="24"/>
              </w:rPr>
              <w:t>process,</w:t>
            </w:r>
            <w:r>
              <w:rPr>
                <w:spacing w:val="-3"/>
                <w:sz w:val="24"/>
              </w:rPr>
              <w:t xml:space="preserve"> </w:t>
            </w:r>
            <w:r>
              <w:rPr>
                <w:sz w:val="24"/>
              </w:rPr>
              <w:t>establish</w:t>
            </w:r>
            <w:r>
              <w:rPr>
                <w:spacing w:val="-7"/>
                <w:sz w:val="24"/>
              </w:rPr>
              <w:t xml:space="preserve"> </w:t>
            </w:r>
            <w:r>
              <w:rPr>
                <w:sz w:val="24"/>
              </w:rPr>
              <w:t>a</w:t>
            </w:r>
            <w:r>
              <w:rPr>
                <w:spacing w:val="-4"/>
                <w:sz w:val="24"/>
              </w:rPr>
              <w:t xml:space="preserve"> </w:t>
            </w:r>
            <w:r>
              <w:rPr>
                <w:sz w:val="24"/>
              </w:rPr>
              <w:t>working</w:t>
            </w:r>
            <w:r>
              <w:rPr>
                <w:spacing w:val="-10"/>
                <w:sz w:val="24"/>
              </w:rPr>
              <w:t xml:space="preserve"> </w:t>
            </w:r>
            <w:r>
              <w:rPr>
                <w:sz w:val="24"/>
              </w:rPr>
              <w:t>relationship</w:t>
            </w:r>
            <w:r>
              <w:rPr>
                <w:spacing w:val="-3"/>
                <w:sz w:val="24"/>
              </w:rPr>
              <w:t xml:space="preserve"> </w:t>
            </w:r>
            <w:r>
              <w:rPr>
                <w:sz w:val="24"/>
              </w:rPr>
              <w:t>with</w:t>
            </w:r>
            <w:r>
              <w:rPr>
                <w:spacing w:val="-2"/>
                <w:sz w:val="24"/>
              </w:rPr>
              <w:t xml:space="preserve"> </w:t>
            </w:r>
            <w:r>
              <w:rPr>
                <w:sz w:val="24"/>
              </w:rPr>
              <w:t>clients,</w:t>
            </w:r>
            <w:r>
              <w:rPr>
                <w:spacing w:val="-5"/>
                <w:sz w:val="24"/>
              </w:rPr>
              <w:t xml:space="preserve"> </w:t>
            </w:r>
            <w:r>
              <w:rPr>
                <w:sz w:val="24"/>
              </w:rPr>
              <w:t>and</w:t>
            </w:r>
            <w:r>
              <w:rPr>
                <w:spacing w:val="-6"/>
                <w:sz w:val="24"/>
              </w:rPr>
              <w:t xml:space="preserve"> </w:t>
            </w:r>
            <w:r>
              <w:rPr>
                <w:sz w:val="24"/>
              </w:rPr>
              <w:t>how</w:t>
            </w:r>
            <w:r>
              <w:rPr>
                <w:spacing w:val="-6"/>
                <w:sz w:val="24"/>
              </w:rPr>
              <w:t xml:space="preserve"> </w:t>
            </w:r>
            <w:r>
              <w:rPr>
                <w:sz w:val="24"/>
              </w:rPr>
              <w:t>to</w:t>
            </w:r>
            <w:r>
              <w:rPr>
                <w:spacing w:val="-3"/>
                <w:sz w:val="24"/>
              </w:rPr>
              <w:t xml:space="preserve"> </w:t>
            </w:r>
            <w:r>
              <w:rPr>
                <w:sz w:val="24"/>
              </w:rPr>
              <w:t>display</w:t>
            </w:r>
            <w:r>
              <w:rPr>
                <w:spacing w:val="-10"/>
                <w:sz w:val="24"/>
              </w:rPr>
              <w:t xml:space="preserve"> </w:t>
            </w:r>
            <w:r>
              <w:rPr>
                <w:sz w:val="24"/>
              </w:rPr>
              <w:t>interpersonal</w:t>
            </w:r>
            <w:r>
              <w:rPr>
                <w:spacing w:val="-4"/>
                <w:sz w:val="24"/>
              </w:rPr>
              <w:t xml:space="preserve"> </w:t>
            </w:r>
            <w:r>
              <w:rPr>
                <w:spacing w:val="-2"/>
                <w:sz w:val="24"/>
              </w:rPr>
              <w:t>skills</w:t>
            </w:r>
            <w:r w:rsidR="00A610F6">
              <w:rPr>
                <w:spacing w:val="-2"/>
                <w:sz w:val="24"/>
              </w:rPr>
              <w:t xml:space="preserve"> </w:t>
            </w:r>
            <w:r w:rsidRPr="006F6FD7">
              <w:rPr>
                <w:b/>
                <w:bCs/>
                <w:i/>
                <w:iCs/>
                <w:sz w:val="24"/>
                <w:u w:color="0000FF"/>
              </w:rPr>
              <w:t>Booklet</w:t>
            </w:r>
            <w:r w:rsidRPr="006F6FD7">
              <w:rPr>
                <w:b/>
                <w:bCs/>
                <w:i/>
                <w:iCs/>
                <w:spacing w:val="-2"/>
                <w:sz w:val="24"/>
                <w:u w:color="0000FF"/>
              </w:rPr>
              <w:t xml:space="preserve"> </w:t>
            </w:r>
            <w:r w:rsidRPr="006F6FD7">
              <w:rPr>
                <w:b/>
                <w:bCs/>
                <w:i/>
                <w:iCs/>
                <w:sz w:val="24"/>
                <w:u w:color="0000FF"/>
              </w:rPr>
              <w:t>for</w:t>
            </w:r>
            <w:r w:rsidRPr="006F6FD7">
              <w:rPr>
                <w:b/>
                <w:bCs/>
                <w:i/>
                <w:iCs/>
                <w:spacing w:val="-2"/>
                <w:sz w:val="24"/>
                <w:u w:color="0000FF"/>
              </w:rPr>
              <w:t xml:space="preserve"> </w:t>
            </w:r>
            <w:r w:rsidRPr="006F6FD7">
              <w:rPr>
                <w:b/>
                <w:bCs/>
                <w:i/>
                <w:iCs/>
                <w:sz w:val="24"/>
                <w:u w:color="0000FF"/>
              </w:rPr>
              <w:t>TRAUMA</w:t>
            </w:r>
            <w:r w:rsidRPr="006F6FD7">
              <w:rPr>
                <w:b/>
                <w:bCs/>
                <w:i/>
                <w:iCs/>
                <w:spacing w:val="-1"/>
                <w:sz w:val="24"/>
                <w:u w:color="0000FF"/>
              </w:rPr>
              <w:t xml:space="preserve"> </w:t>
            </w:r>
            <w:r w:rsidRPr="006F6FD7">
              <w:rPr>
                <w:b/>
                <w:bCs/>
                <w:i/>
                <w:iCs/>
                <w:sz w:val="24"/>
                <w:u w:color="0000FF"/>
              </w:rPr>
              <w:t>Informed</w:t>
            </w:r>
            <w:r w:rsidRPr="006F6FD7">
              <w:rPr>
                <w:b/>
                <w:bCs/>
                <w:i/>
                <w:iCs/>
                <w:spacing w:val="-2"/>
                <w:sz w:val="24"/>
                <w:u w:color="0000FF"/>
              </w:rPr>
              <w:t xml:space="preserve"> </w:t>
            </w:r>
            <w:r w:rsidRPr="006F6FD7">
              <w:rPr>
                <w:b/>
                <w:bCs/>
                <w:i/>
                <w:iCs/>
                <w:sz w:val="24"/>
                <w:u w:color="0000FF"/>
              </w:rPr>
              <w:t>Care</w:t>
            </w:r>
            <w:r w:rsidR="00944122" w:rsidRPr="006F6FD7">
              <w:rPr>
                <w:b/>
                <w:bCs/>
                <w:i/>
                <w:iCs/>
                <w:sz w:val="24"/>
                <w:u w:color="0000FF"/>
              </w:rPr>
              <w:t>.</w:t>
            </w:r>
            <w:r w:rsidRPr="006F6FD7">
              <w:rPr>
                <w:b/>
                <w:bCs/>
                <w:i/>
                <w:iCs/>
                <w:spacing w:val="40"/>
                <w:sz w:val="24"/>
              </w:rPr>
              <w:t xml:space="preserve"> </w:t>
            </w:r>
          </w:p>
          <w:p w14:paraId="026B90C4" w14:textId="3A600ED5" w:rsidR="003160EC" w:rsidRDefault="003160EC" w:rsidP="00571B5C">
            <w:pPr>
              <w:pStyle w:val="TableParagraph"/>
              <w:spacing w:before="257"/>
              <w:ind w:left="0" w:right="583"/>
              <w:jc w:val="both"/>
              <w:rPr>
                <w:sz w:val="24"/>
              </w:rPr>
            </w:pPr>
            <w:r>
              <w:rPr>
                <w:sz w:val="24"/>
              </w:rPr>
              <w:t>In all</w:t>
            </w:r>
            <w:r>
              <w:rPr>
                <w:spacing w:val="-2"/>
                <w:sz w:val="24"/>
              </w:rPr>
              <w:t xml:space="preserve"> </w:t>
            </w:r>
            <w:r>
              <w:rPr>
                <w:sz w:val="24"/>
              </w:rPr>
              <w:t>fieldwork</w:t>
            </w:r>
            <w:r>
              <w:rPr>
                <w:spacing w:val="-2"/>
                <w:sz w:val="24"/>
              </w:rPr>
              <w:t xml:space="preserve"> </w:t>
            </w:r>
            <w:r>
              <w:rPr>
                <w:sz w:val="24"/>
              </w:rPr>
              <w:t>classes</w:t>
            </w:r>
            <w:r>
              <w:rPr>
                <w:spacing w:val="-1"/>
                <w:sz w:val="24"/>
              </w:rPr>
              <w:t xml:space="preserve"> </w:t>
            </w:r>
            <w:r w:rsidRPr="00CB4CE1">
              <w:rPr>
                <w:sz w:val="24"/>
                <w:u w:color="0000FF"/>
              </w:rPr>
              <w:t>{HUS</w:t>
            </w:r>
            <w:r w:rsidRPr="00CB4CE1">
              <w:rPr>
                <w:spacing w:val="-2"/>
                <w:sz w:val="24"/>
                <w:u w:color="0000FF"/>
              </w:rPr>
              <w:t xml:space="preserve"> </w:t>
            </w:r>
            <w:r w:rsidRPr="00CB4CE1">
              <w:rPr>
                <w:sz w:val="24"/>
                <w:u w:color="0000FF"/>
              </w:rPr>
              <w:t>115,</w:t>
            </w:r>
            <w:r w:rsidRPr="00CB4CE1">
              <w:rPr>
                <w:spacing w:val="-2"/>
                <w:sz w:val="24"/>
                <w:u w:color="0000FF"/>
              </w:rPr>
              <w:t xml:space="preserve"> </w:t>
            </w:r>
            <w:r w:rsidRPr="00CB4CE1">
              <w:rPr>
                <w:sz w:val="24"/>
                <w:u w:color="0000FF"/>
              </w:rPr>
              <w:t>217}</w:t>
            </w:r>
            <w:r w:rsidRPr="00CB4CE1">
              <w:rPr>
                <w:sz w:val="24"/>
              </w:rPr>
              <w:t xml:space="preserve"> </w:t>
            </w:r>
            <w:r>
              <w:rPr>
                <w:sz w:val="24"/>
              </w:rPr>
              <w:t xml:space="preserve">students </w:t>
            </w:r>
            <w:r w:rsidR="0086103D">
              <w:rPr>
                <w:sz w:val="24"/>
              </w:rPr>
              <w:t>can</w:t>
            </w:r>
            <w:r>
              <w:rPr>
                <w:spacing w:val="-3"/>
                <w:sz w:val="24"/>
              </w:rPr>
              <w:t xml:space="preserve"> </w:t>
            </w:r>
            <w:r>
              <w:rPr>
                <w:sz w:val="24"/>
              </w:rPr>
              <w:t>discuss</w:t>
            </w:r>
            <w:r>
              <w:rPr>
                <w:spacing w:val="-3"/>
                <w:sz w:val="24"/>
              </w:rPr>
              <w:t xml:space="preserve"> </w:t>
            </w:r>
            <w:r>
              <w:rPr>
                <w:sz w:val="24"/>
              </w:rPr>
              <w:t>the</w:t>
            </w:r>
            <w:r>
              <w:rPr>
                <w:spacing w:val="-4"/>
                <w:sz w:val="24"/>
              </w:rPr>
              <w:t xml:space="preserve"> </w:t>
            </w:r>
            <w:r>
              <w:rPr>
                <w:sz w:val="24"/>
              </w:rPr>
              <w:t>practical</w:t>
            </w:r>
            <w:r>
              <w:rPr>
                <w:spacing w:val="-3"/>
                <w:sz w:val="24"/>
              </w:rPr>
              <w:t xml:space="preserve"> </w:t>
            </w:r>
            <w:r>
              <w:rPr>
                <w:sz w:val="24"/>
              </w:rPr>
              <w:t>skills</w:t>
            </w:r>
            <w:r>
              <w:rPr>
                <w:spacing w:val="-3"/>
                <w:sz w:val="24"/>
              </w:rPr>
              <w:t xml:space="preserve"> </w:t>
            </w:r>
            <w:r>
              <w:rPr>
                <w:sz w:val="24"/>
              </w:rPr>
              <w:t>of</w:t>
            </w:r>
            <w:r>
              <w:rPr>
                <w:spacing w:val="-3"/>
                <w:sz w:val="24"/>
              </w:rPr>
              <w:t xml:space="preserve"> </w:t>
            </w:r>
            <w:r>
              <w:rPr>
                <w:sz w:val="24"/>
              </w:rPr>
              <w:t>intake</w:t>
            </w:r>
            <w:r>
              <w:rPr>
                <w:spacing w:val="-3"/>
                <w:sz w:val="24"/>
              </w:rPr>
              <w:t xml:space="preserve"> </w:t>
            </w:r>
            <w:r>
              <w:rPr>
                <w:sz w:val="24"/>
              </w:rPr>
              <w:t>interviewing</w:t>
            </w:r>
            <w:r>
              <w:rPr>
                <w:spacing w:val="-7"/>
                <w:sz w:val="24"/>
              </w:rPr>
              <w:t xml:space="preserve"> </w:t>
            </w:r>
            <w:r>
              <w:rPr>
                <w:sz w:val="24"/>
              </w:rPr>
              <w:t>learned</w:t>
            </w:r>
            <w:r>
              <w:rPr>
                <w:spacing w:val="-6"/>
                <w:sz w:val="24"/>
              </w:rPr>
              <w:t xml:space="preserve"> </w:t>
            </w:r>
            <w:r>
              <w:rPr>
                <w:sz w:val="24"/>
              </w:rPr>
              <w:t>in</w:t>
            </w:r>
            <w:r>
              <w:rPr>
                <w:spacing w:val="-3"/>
                <w:sz w:val="24"/>
              </w:rPr>
              <w:t xml:space="preserve"> </w:t>
            </w:r>
            <w:r>
              <w:rPr>
                <w:sz w:val="24"/>
              </w:rPr>
              <w:t>the</w:t>
            </w:r>
            <w:r>
              <w:rPr>
                <w:spacing w:val="-6"/>
                <w:sz w:val="24"/>
              </w:rPr>
              <w:t xml:space="preserve"> </w:t>
            </w:r>
            <w:r>
              <w:rPr>
                <w:sz w:val="24"/>
              </w:rPr>
              <w:t>fieldwork</w:t>
            </w:r>
            <w:r>
              <w:rPr>
                <w:spacing w:val="-3"/>
                <w:sz w:val="24"/>
              </w:rPr>
              <w:t xml:space="preserve"> </w:t>
            </w:r>
            <w:r>
              <w:rPr>
                <w:sz w:val="24"/>
              </w:rPr>
              <w:t>setting</w:t>
            </w:r>
            <w:r>
              <w:rPr>
                <w:spacing w:val="-7"/>
                <w:sz w:val="24"/>
              </w:rPr>
              <w:t xml:space="preserve"> </w:t>
            </w:r>
            <w:r>
              <w:rPr>
                <w:sz w:val="24"/>
              </w:rPr>
              <w:t>and</w:t>
            </w:r>
            <w:r>
              <w:rPr>
                <w:spacing w:val="-3"/>
                <w:sz w:val="24"/>
              </w:rPr>
              <w:t xml:space="preserve"> </w:t>
            </w:r>
            <w:r>
              <w:rPr>
                <w:sz w:val="24"/>
              </w:rPr>
              <w:t xml:space="preserve">receive feedback from the faculty and </w:t>
            </w:r>
            <w:r w:rsidR="00A610F6">
              <w:rPr>
                <w:sz w:val="24"/>
              </w:rPr>
              <w:t>supervisor on</w:t>
            </w:r>
            <w:r>
              <w:rPr>
                <w:sz w:val="24"/>
              </w:rPr>
              <w:t xml:space="preserve"> how to improve this skill.</w:t>
            </w:r>
          </w:p>
          <w:p w14:paraId="788009B7" w14:textId="77777777" w:rsidR="003160EC" w:rsidRDefault="003160EC" w:rsidP="00F83727">
            <w:pPr>
              <w:pStyle w:val="TableParagraph"/>
              <w:tabs>
                <w:tab w:val="left" w:pos="1257"/>
              </w:tabs>
              <w:spacing w:before="180"/>
              <w:ind w:left="1257"/>
              <w:rPr>
                <w:sz w:val="24"/>
              </w:rPr>
            </w:pPr>
          </w:p>
          <w:p w14:paraId="54046D25" w14:textId="77777777" w:rsidR="00287AE9" w:rsidRDefault="00287AE9" w:rsidP="00F83727">
            <w:pPr>
              <w:pStyle w:val="TableParagraph"/>
              <w:tabs>
                <w:tab w:val="left" w:pos="1257"/>
              </w:tabs>
              <w:spacing w:before="180"/>
              <w:ind w:left="1257"/>
              <w:rPr>
                <w:sz w:val="24"/>
              </w:rPr>
            </w:pPr>
          </w:p>
          <w:p w14:paraId="10457E52" w14:textId="77777777" w:rsidR="00287AE9" w:rsidRDefault="00287AE9" w:rsidP="00F83727">
            <w:pPr>
              <w:pStyle w:val="TableParagraph"/>
              <w:tabs>
                <w:tab w:val="left" w:pos="1257"/>
              </w:tabs>
              <w:spacing w:before="180"/>
              <w:ind w:left="1257"/>
              <w:rPr>
                <w:sz w:val="24"/>
              </w:rPr>
            </w:pPr>
          </w:p>
        </w:tc>
      </w:tr>
      <w:tr w:rsidR="007D40BE" w14:paraId="0BF587DD" w14:textId="77777777">
        <w:trPr>
          <w:trHeight w:val="405"/>
        </w:trPr>
        <w:tc>
          <w:tcPr>
            <w:tcW w:w="618" w:type="dxa"/>
            <w:gridSpan w:val="2"/>
            <w:vMerge/>
            <w:tcBorders>
              <w:top w:val="nil"/>
              <w:bottom w:val="nil"/>
            </w:tcBorders>
          </w:tcPr>
          <w:p w14:paraId="19219836" w14:textId="77777777" w:rsidR="007D40BE" w:rsidRDefault="007D40BE">
            <w:pPr>
              <w:rPr>
                <w:sz w:val="2"/>
                <w:szCs w:val="2"/>
              </w:rPr>
            </w:pPr>
          </w:p>
        </w:tc>
        <w:tc>
          <w:tcPr>
            <w:tcW w:w="9463" w:type="dxa"/>
          </w:tcPr>
          <w:p w14:paraId="0F5E22AA" w14:textId="29649EC3" w:rsidR="007D40BE" w:rsidRDefault="00BB2F7E" w:rsidP="007F2BE8">
            <w:pPr>
              <w:pStyle w:val="TableParagraph"/>
              <w:numPr>
                <w:ilvl w:val="1"/>
                <w:numId w:val="10"/>
              </w:numPr>
              <w:spacing w:before="38"/>
              <w:rPr>
                <w:spacing w:val="-2"/>
                <w:sz w:val="24"/>
              </w:rPr>
            </w:pPr>
            <w:r>
              <w:rPr>
                <w:sz w:val="24"/>
              </w:rPr>
              <w:t>Helping</w:t>
            </w:r>
            <w:r>
              <w:rPr>
                <w:spacing w:val="2"/>
                <w:sz w:val="24"/>
              </w:rPr>
              <w:t xml:space="preserve"> </w:t>
            </w:r>
            <w:r>
              <w:rPr>
                <w:spacing w:val="-2"/>
                <w:sz w:val="24"/>
              </w:rPr>
              <w:t>skills</w:t>
            </w:r>
          </w:p>
          <w:p w14:paraId="3E9CD765" w14:textId="77777777" w:rsidR="009D394F" w:rsidRDefault="009D394F" w:rsidP="009D394F">
            <w:pPr>
              <w:pStyle w:val="TableParagraph"/>
              <w:spacing w:before="38"/>
              <w:ind w:left="780"/>
              <w:rPr>
                <w:spacing w:val="-2"/>
                <w:sz w:val="24"/>
              </w:rPr>
            </w:pPr>
          </w:p>
          <w:p w14:paraId="142B71DD" w14:textId="77777777" w:rsidR="007F2BE8" w:rsidRDefault="007F2BE8" w:rsidP="008468A3">
            <w:pPr>
              <w:pStyle w:val="TableParagraph"/>
              <w:spacing w:line="275" w:lineRule="exact"/>
              <w:ind w:left="0"/>
              <w:rPr>
                <w:b/>
                <w:sz w:val="24"/>
              </w:rPr>
            </w:pPr>
            <w:r>
              <w:rPr>
                <w:b/>
                <w:spacing w:val="-2"/>
                <w:sz w:val="24"/>
                <w:u w:val="thick"/>
              </w:rPr>
              <w:t>Response:</w:t>
            </w:r>
          </w:p>
          <w:p w14:paraId="7A267C7B" w14:textId="77777777" w:rsidR="007F2BE8" w:rsidRDefault="007F2BE8" w:rsidP="008468A3">
            <w:pPr>
              <w:pStyle w:val="TableParagraph"/>
              <w:spacing w:before="38"/>
              <w:ind w:left="0"/>
              <w:rPr>
                <w:spacing w:val="-2"/>
                <w:sz w:val="24"/>
              </w:rPr>
            </w:pPr>
            <w:r>
              <w:rPr>
                <w:sz w:val="24"/>
              </w:rPr>
              <w:t>The</w:t>
            </w:r>
            <w:r>
              <w:rPr>
                <w:spacing w:val="-5"/>
                <w:sz w:val="24"/>
              </w:rPr>
              <w:t xml:space="preserve"> </w:t>
            </w:r>
            <w:r>
              <w:rPr>
                <w:sz w:val="24"/>
              </w:rPr>
              <w:t>following</w:t>
            </w:r>
            <w:r>
              <w:rPr>
                <w:spacing w:val="-4"/>
                <w:sz w:val="24"/>
              </w:rPr>
              <w:t xml:space="preserve"> </w:t>
            </w:r>
            <w:r>
              <w:rPr>
                <w:sz w:val="24"/>
              </w:rPr>
              <w:t>courses</w:t>
            </w:r>
            <w:r>
              <w:rPr>
                <w:spacing w:val="-1"/>
                <w:sz w:val="24"/>
              </w:rPr>
              <w:t xml:space="preserve"> </w:t>
            </w:r>
            <w:r>
              <w:rPr>
                <w:sz w:val="24"/>
              </w:rPr>
              <w:t>demonstrate</w:t>
            </w:r>
            <w:r>
              <w:rPr>
                <w:spacing w:val="-2"/>
                <w:sz w:val="24"/>
              </w:rPr>
              <w:t xml:space="preserve"> </w:t>
            </w:r>
            <w:r>
              <w:rPr>
                <w:sz w:val="24"/>
              </w:rPr>
              <w:t>knowledge and skill development in</w:t>
            </w:r>
            <w:r>
              <w:rPr>
                <w:spacing w:val="-4"/>
                <w:sz w:val="24"/>
              </w:rPr>
              <w:t xml:space="preserve"> </w:t>
            </w:r>
            <w:r>
              <w:rPr>
                <w:sz w:val="24"/>
              </w:rPr>
              <w:t>helping</w:t>
            </w:r>
            <w:r>
              <w:rPr>
                <w:spacing w:val="-3"/>
                <w:sz w:val="24"/>
              </w:rPr>
              <w:t xml:space="preserve"> </w:t>
            </w:r>
            <w:r>
              <w:rPr>
                <w:spacing w:val="-2"/>
                <w:sz w:val="24"/>
              </w:rPr>
              <w:t>skills.</w:t>
            </w:r>
          </w:p>
          <w:p w14:paraId="3EF5A773" w14:textId="77777777" w:rsidR="00851B3D" w:rsidRDefault="00851B3D" w:rsidP="008468A3"/>
          <w:p w14:paraId="2E5269BA" w14:textId="28DEF326" w:rsidR="00015091" w:rsidRPr="008468A3" w:rsidRDefault="00015091" w:rsidP="008468A3">
            <w:pPr>
              <w:rPr>
                <w:b/>
                <w:bCs/>
                <w:sz w:val="24"/>
                <w:szCs w:val="24"/>
              </w:rPr>
            </w:pPr>
            <w:r w:rsidRPr="00EB4EB5">
              <w:rPr>
                <w:b/>
                <w:bCs/>
                <w:sz w:val="24"/>
                <w:szCs w:val="24"/>
              </w:rPr>
              <w:t>HUS 114 Counseling, Assessment and Case Management</w:t>
            </w:r>
          </w:p>
          <w:p w14:paraId="4765DF16" w14:textId="6F94D6AB" w:rsidR="00015091" w:rsidRPr="008468A3" w:rsidRDefault="00015091" w:rsidP="008468A3">
            <w:pPr>
              <w:rPr>
                <w:b/>
                <w:bCs/>
                <w:sz w:val="24"/>
                <w:szCs w:val="24"/>
              </w:rPr>
            </w:pPr>
            <w:r w:rsidRPr="00EB4EB5">
              <w:rPr>
                <w:b/>
                <w:bCs/>
                <w:sz w:val="24"/>
                <w:szCs w:val="24"/>
              </w:rPr>
              <w:t>HUS 115 Fieldwork: Counseling, Assessment and Case Management</w:t>
            </w:r>
          </w:p>
          <w:p w14:paraId="14C5437E" w14:textId="17DEB119" w:rsidR="00015091" w:rsidRPr="008468A3" w:rsidRDefault="00015091" w:rsidP="008468A3">
            <w:pPr>
              <w:rPr>
                <w:b/>
                <w:bCs/>
                <w:sz w:val="24"/>
                <w:szCs w:val="24"/>
              </w:rPr>
            </w:pPr>
            <w:r w:rsidRPr="00EB4EB5">
              <w:rPr>
                <w:b/>
                <w:bCs/>
                <w:sz w:val="24"/>
                <w:szCs w:val="24"/>
              </w:rPr>
              <w:t>HUS 211 Crisis Intervention and Counseling</w:t>
            </w:r>
            <w:r w:rsidRPr="008468A3">
              <w:rPr>
                <w:b/>
                <w:bCs/>
                <w:sz w:val="24"/>
                <w:szCs w:val="24"/>
              </w:rPr>
              <w:t xml:space="preserve"> </w:t>
            </w:r>
          </w:p>
          <w:p w14:paraId="0D8C6261" w14:textId="7BA591A0" w:rsidR="00015091" w:rsidRPr="008468A3" w:rsidRDefault="00015091" w:rsidP="008468A3">
            <w:pPr>
              <w:rPr>
                <w:b/>
                <w:bCs/>
                <w:sz w:val="24"/>
                <w:szCs w:val="24"/>
              </w:rPr>
            </w:pPr>
            <w:r w:rsidRPr="00EB4EB5">
              <w:rPr>
                <w:b/>
                <w:bCs/>
                <w:sz w:val="24"/>
                <w:szCs w:val="24"/>
              </w:rPr>
              <w:t>HUS 216 Theories of Counseling</w:t>
            </w:r>
          </w:p>
          <w:p w14:paraId="173C3FF0" w14:textId="7E3450C8" w:rsidR="00015091" w:rsidRPr="008468A3" w:rsidRDefault="00015091" w:rsidP="008468A3">
            <w:pPr>
              <w:rPr>
                <w:b/>
                <w:bCs/>
                <w:sz w:val="24"/>
                <w:szCs w:val="24"/>
              </w:rPr>
            </w:pPr>
            <w:r w:rsidRPr="00EB4EB5">
              <w:rPr>
                <w:b/>
                <w:bCs/>
                <w:sz w:val="24"/>
                <w:szCs w:val="24"/>
              </w:rPr>
              <w:t>HUS 217 Fieldwork: Theories of Counseling</w:t>
            </w:r>
            <w:r w:rsidRPr="008468A3">
              <w:rPr>
                <w:b/>
                <w:bCs/>
                <w:sz w:val="24"/>
                <w:szCs w:val="24"/>
              </w:rPr>
              <w:t xml:space="preserve"> </w:t>
            </w:r>
          </w:p>
          <w:p w14:paraId="5DA6C9AD" w14:textId="014A052A" w:rsidR="00015091" w:rsidRDefault="00015091" w:rsidP="008468A3">
            <w:pPr>
              <w:rPr>
                <w:b/>
                <w:bCs/>
                <w:sz w:val="24"/>
                <w:szCs w:val="24"/>
              </w:rPr>
            </w:pPr>
            <w:r w:rsidRPr="00EB4EB5">
              <w:rPr>
                <w:b/>
                <w:bCs/>
                <w:sz w:val="24"/>
                <w:szCs w:val="24"/>
              </w:rPr>
              <w:t>HUS 234 Trauma Informed Care</w:t>
            </w:r>
          </w:p>
          <w:p w14:paraId="17D7D7C0" w14:textId="77777777" w:rsidR="00640384" w:rsidRPr="008468A3" w:rsidRDefault="00640384" w:rsidP="008468A3">
            <w:pPr>
              <w:rPr>
                <w:b/>
                <w:bCs/>
                <w:sz w:val="24"/>
                <w:szCs w:val="24"/>
              </w:rPr>
            </w:pPr>
          </w:p>
          <w:p w14:paraId="0EFAD8E6" w14:textId="35E40B51" w:rsidR="00015091" w:rsidRDefault="00015091" w:rsidP="00C55AEF">
            <w:pPr>
              <w:rPr>
                <w:sz w:val="24"/>
                <w:szCs w:val="24"/>
              </w:rPr>
            </w:pPr>
            <w:r w:rsidRPr="00C55AEF">
              <w:rPr>
                <w:sz w:val="24"/>
                <w:szCs w:val="24"/>
              </w:rPr>
              <w:t xml:space="preserve">In </w:t>
            </w:r>
            <w:hyperlink r:id="rId95">
              <w:r w:rsidR="004D7D9F" w:rsidRPr="001E2F76">
                <w:rPr>
                  <w:rStyle w:val="Hyperlink"/>
                  <w:color w:val="auto"/>
                  <w:sz w:val="24"/>
                  <w:szCs w:val="24"/>
                  <w:u w:val="none"/>
                </w:rPr>
                <w:t>{HUS 114}</w:t>
              </w:r>
            </w:hyperlink>
            <w:r w:rsidR="00E63638">
              <w:t xml:space="preserve"> </w:t>
            </w:r>
            <w:r w:rsidRPr="00C55AEF">
              <w:rPr>
                <w:sz w:val="24"/>
                <w:szCs w:val="24"/>
              </w:rPr>
              <w:t xml:space="preserve">Counseling, Assessment and Case Management  students learn helping skills. Through lectures and classroom discussions, students learn how to conduct individual counseling sessions.  </w:t>
            </w:r>
            <w:r w:rsidR="005907A1" w:rsidRPr="00C55AEF">
              <w:rPr>
                <w:sz w:val="24"/>
                <w:szCs w:val="24"/>
              </w:rPr>
              <w:t>C</w:t>
            </w:r>
            <w:r w:rsidRPr="00C55AEF">
              <w:rPr>
                <w:sz w:val="24"/>
                <w:szCs w:val="24"/>
              </w:rPr>
              <w:t>hapter</w:t>
            </w:r>
            <w:r w:rsidR="005907A1" w:rsidRPr="00C55AEF">
              <w:rPr>
                <w:sz w:val="24"/>
                <w:szCs w:val="24"/>
              </w:rPr>
              <w:t>s</w:t>
            </w:r>
            <w:r w:rsidRPr="00C55AEF">
              <w:rPr>
                <w:sz w:val="24"/>
                <w:szCs w:val="24"/>
              </w:rPr>
              <w:t xml:space="preserve"> in the textbook </w:t>
            </w:r>
            <w:r w:rsidR="005907A1" w:rsidRPr="00C55AEF">
              <w:rPr>
                <w:sz w:val="24"/>
                <w:szCs w:val="24"/>
              </w:rPr>
              <w:t>are</w:t>
            </w:r>
            <w:r w:rsidRPr="00C55AEF">
              <w:rPr>
                <w:sz w:val="24"/>
                <w:szCs w:val="24"/>
              </w:rPr>
              <w:t xml:space="preserve"> accompanied by exercises that help students practice the helping skills of counseling. At the end of the semester, students role-play individual counseling sessions, </w:t>
            </w:r>
            <w:r w:rsidR="00D23E6E" w:rsidRPr="00C55AEF">
              <w:rPr>
                <w:sz w:val="24"/>
                <w:szCs w:val="24"/>
              </w:rPr>
              <w:t>demonstrating the</w:t>
            </w:r>
            <w:r w:rsidRPr="00C55AEF">
              <w:rPr>
                <w:sz w:val="24"/>
                <w:szCs w:val="24"/>
              </w:rPr>
              <w:t xml:space="preserve"> helping skills.</w:t>
            </w:r>
            <w:r w:rsidR="00D23E6E" w:rsidRPr="00C55AEF">
              <w:rPr>
                <w:sz w:val="24"/>
                <w:szCs w:val="24"/>
              </w:rPr>
              <w:t xml:space="preserve"> </w:t>
            </w:r>
            <w:r w:rsidRPr="00C55AEF">
              <w:rPr>
                <w:sz w:val="24"/>
                <w:szCs w:val="24"/>
              </w:rPr>
              <w:t xml:space="preserve">Students are evaluated on their ability to demonstrate the basic counseling skills such as active listening, reflecting content and feelings, </w:t>
            </w:r>
            <w:r w:rsidR="00D541CA">
              <w:rPr>
                <w:sz w:val="24"/>
                <w:szCs w:val="24"/>
              </w:rPr>
              <w:t>see</w:t>
            </w:r>
            <w:r w:rsidRPr="00C55AEF">
              <w:rPr>
                <w:sz w:val="24"/>
                <w:szCs w:val="24"/>
              </w:rPr>
              <w:t>king clarification, asking questions and other pertinent helping skills. Students are evaluated by the faculty and their classmates.</w:t>
            </w:r>
          </w:p>
          <w:p w14:paraId="218AA0C1" w14:textId="77777777" w:rsidR="00C55AEF" w:rsidRPr="00C55AEF" w:rsidRDefault="00C55AEF" w:rsidP="00C55AEF">
            <w:pPr>
              <w:rPr>
                <w:sz w:val="24"/>
                <w:szCs w:val="24"/>
              </w:rPr>
            </w:pPr>
          </w:p>
          <w:p w14:paraId="485FA6B4" w14:textId="0232E7A1" w:rsidR="00015091" w:rsidRPr="001E2F76" w:rsidRDefault="00015091" w:rsidP="00C55AEF">
            <w:pPr>
              <w:rPr>
                <w:sz w:val="24"/>
                <w:szCs w:val="24"/>
              </w:rPr>
            </w:pPr>
            <w:r w:rsidRPr="001E2F76">
              <w:rPr>
                <w:sz w:val="24"/>
                <w:szCs w:val="24"/>
              </w:rPr>
              <w:t>In</w:t>
            </w:r>
            <w:r w:rsidR="00566935">
              <w:rPr>
                <w:sz w:val="24"/>
                <w:szCs w:val="24"/>
              </w:rPr>
              <w:t xml:space="preserve"> </w:t>
            </w:r>
            <w:r w:rsidR="00566935" w:rsidRPr="001E2F76">
              <w:rPr>
                <w:sz w:val="24"/>
                <w:szCs w:val="24"/>
              </w:rPr>
              <w:t>{HUS 211</w:t>
            </w:r>
            <w:r w:rsidR="001D033F" w:rsidRPr="001E2F76">
              <w:rPr>
                <w:sz w:val="24"/>
                <w:szCs w:val="24"/>
              </w:rPr>
              <w:t>} Crisis</w:t>
            </w:r>
            <w:r w:rsidRPr="001E2F76">
              <w:rPr>
                <w:sz w:val="24"/>
                <w:szCs w:val="24"/>
              </w:rPr>
              <w:t xml:space="preserve"> Intervention and Counseling students demonstrate helping skills through the </w:t>
            </w:r>
            <w:r w:rsidR="007D05F9">
              <w:rPr>
                <w:b/>
                <w:bCs/>
                <w:i/>
                <w:iCs/>
                <w:sz w:val="24"/>
                <w:szCs w:val="24"/>
              </w:rPr>
              <w:t>ABC Assessment Model</w:t>
            </w:r>
            <w:r w:rsidRPr="001E2F76">
              <w:rPr>
                <w:sz w:val="24"/>
                <w:szCs w:val="24"/>
              </w:rPr>
              <w:t xml:space="preserve">. Through lectures, classroom discussions, and classroom activities, students learn about </w:t>
            </w:r>
            <w:r w:rsidR="00D23E6E" w:rsidRPr="001E2F76">
              <w:rPr>
                <w:sz w:val="24"/>
                <w:szCs w:val="24"/>
              </w:rPr>
              <w:t>specific information</w:t>
            </w:r>
            <w:r w:rsidRPr="001E2F76">
              <w:rPr>
                <w:sz w:val="24"/>
                <w:szCs w:val="24"/>
              </w:rPr>
              <w:t xml:space="preserve"> that should be communicated during counseling sessions to help clients cope with various crises</w:t>
            </w:r>
            <w:r w:rsidR="00146B45">
              <w:rPr>
                <w:sz w:val="24"/>
                <w:szCs w:val="24"/>
              </w:rPr>
              <w:t>.</w:t>
            </w:r>
          </w:p>
          <w:p w14:paraId="188B153E" w14:textId="77777777" w:rsidR="00015091" w:rsidRPr="00C55AEF" w:rsidRDefault="00015091" w:rsidP="00C55AEF"/>
          <w:p w14:paraId="1AC9D950" w14:textId="5780DE3C" w:rsidR="00015091" w:rsidRDefault="001D033F" w:rsidP="005B3F24">
            <w:pPr>
              <w:rPr>
                <w:sz w:val="24"/>
                <w:szCs w:val="24"/>
              </w:rPr>
            </w:pPr>
            <w:r w:rsidRPr="001A4D2C">
              <w:rPr>
                <w:sz w:val="24"/>
                <w:szCs w:val="24"/>
              </w:rPr>
              <w:t xml:space="preserve">In </w:t>
            </w:r>
            <w:r>
              <w:rPr>
                <w:sz w:val="24"/>
                <w:szCs w:val="24"/>
              </w:rPr>
              <w:t>{</w:t>
            </w:r>
            <w:r w:rsidRPr="001A4D2C">
              <w:rPr>
                <w:sz w:val="24"/>
                <w:szCs w:val="24"/>
              </w:rPr>
              <w:t xml:space="preserve">HUS 216} </w:t>
            </w:r>
            <w:r w:rsidR="00015091" w:rsidRPr="001A4D2C">
              <w:rPr>
                <w:sz w:val="24"/>
                <w:szCs w:val="24"/>
              </w:rPr>
              <w:t xml:space="preserve">Theories of Counseling students learn how to conduct individual counseling </w:t>
            </w:r>
            <w:r w:rsidR="00015091" w:rsidRPr="001A4D2C">
              <w:rPr>
                <w:sz w:val="24"/>
                <w:szCs w:val="24"/>
              </w:rPr>
              <w:lastRenderedPageBreak/>
              <w:t xml:space="preserve">sessions using the techniques and procedures pertaining to </w:t>
            </w:r>
            <w:r w:rsidR="00031F1F" w:rsidRPr="001A4D2C">
              <w:rPr>
                <w:sz w:val="24"/>
                <w:szCs w:val="24"/>
              </w:rPr>
              <w:t>P</w:t>
            </w:r>
            <w:r w:rsidR="00015091" w:rsidRPr="001A4D2C">
              <w:rPr>
                <w:sz w:val="24"/>
                <w:szCs w:val="24"/>
              </w:rPr>
              <w:t xml:space="preserve">sychoanalytic theory, </w:t>
            </w:r>
            <w:r w:rsidR="00031F1F" w:rsidRPr="001A4D2C">
              <w:rPr>
                <w:sz w:val="24"/>
                <w:szCs w:val="24"/>
              </w:rPr>
              <w:t>P</w:t>
            </w:r>
            <w:r w:rsidR="00015091" w:rsidRPr="001A4D2C">
              <w:rPr>
                <w:sz w:val="24"/>
                <w:szCs w:val="24"/>
              </w:rPr>
              <w:t xml:space="preserve">erson- </w:t>
            </w:r>
            <w:r w:rsidR="00031F1F" w:rsidRPr="001A4D2C">
              <w:rPr>
                <w:sz w:val="24"/>
                <w:szCs w:val="24"/>
              </w:rPr>
              <w:t>C</w:t>
            </w:r>
            <w:r w:rsidR="00015091" w:rsidRPr="001A4D2C">
              <w:rPr>
                <w:sz w:val="24"/>
                <w:szCs w:val="24"/>
              </w:rPr>
              <w:t xml:space="preserve">entered therapy, Gestalt therapy, </w:t>
            </w:r>
            <w:r w:rsidR="00031F1F" w:rsidRPr="001A4D2C">
              <w:rPr>
                <w:sz w:val="24"/>
                <w:szCs w:val="24"/>
              </w:rPr>
              <w:t>B</w:t>
            </w:r>
            <w:r w:rsidR="00015091" w:rsidRPr="001A4D2C">
              <w:rPr>
                <w:sz w:val="24"/>
                <w:szCs w:val="24"/>
              </w:rPr>
              <w:t xml:space="preserve">ehavior therapy, and various </w:t>
            </w:r>
            <w:r w:rsidR="00CD0E74" w:rsidRPr="001A4D2C">
              <w:rPr>
                <w:sz w:val="24"/>
                <w:szCs w:val="24"/>
              </w:rPr>
              <w:t xml:space="preserve">other </w:t>
            </w:r>
            <w:r w:rsidR="00015091" w:rsidRPr="001A4D2C">
              <w:rPr>
                <w:sz w:val="24"/>
                <w:szCs w:val="24"/>
              </w:rPr>
              <w:t>counseling</w:t>
            </w:r>
            <w:r w:rsidR="00CD0E74" w:rsidRPr="001A4D2C">
              <w:rPr>
                <w:sz w:val="24"/>
                <w:szCs w:val="24"/>
              </w:rPr>
              <w:t xml:space="preserve"> theories</w:t>
            </w:r>
            <w:r w:rsidR="00015091" w:rsidRPr="001A4D2C">
              <w:rPr>
                <w:sz w:val="24"/>
                <w:szCs w:val="24"/>
              </w:rPr>
              <w:t>.</w:t>
            </w:r>
            <w:r w:rsidR="00CD0E74" w:rsidRPr="001A4D2C">
              <w:rPr>
                <w:sz w:val="24"/>
                <w:szCs w:val="24"/>
              </w:rPr>
              <w:t xml:space="preserve"> </w:t>
            </w:r>
            <w:r w:rsidR="00015091" w:rsidRPr="001A4D2C">
              <w:rPr>
                <w:sz w:val="24"/>
                <w:szCs w:val="24"/>
              </w:rPr>
              <w:t xml:space="preserve">Examples of assignments include students conducting sessions with classmates using </w:t>
            </w:r>
            <w:r w:rsidR="00612316" w:rsidRPr="001A4D2C">
              <w:rPr>
                <w:sz w:val="24"/>
                <w:szCs w:val="24"/>
              </w:rPr>
              <w:t>different</w:t>
            </w:r>
            <w:r w:rsidR="00015091" w:rsidRPr="001A4D2C">
              <w:rPr>
                <w:sz w:val="24"/>
                <w:szCs w:val="24"/>
              </w:rPr>
              <w:t xml:space="preserve"> theories. Students also view “The Case of Stan,”</w:t>
            </w:r>
            <w:r w:rsidR="00C030E8">
              <w:rPr>
                <w:sz w:val="24"/>
                <w:szCs w:val="24"/>
              </w:rPr>
              <w:t xml:space="preserve"> and “The Case of Gwen</w:t>
            </w:r>
            <w:r w:rsidR="005B3F24">
              <w:rPr>
                <w:sz w:val="24"/>
                <w:szCs w:val="24"/>
              </w:rPr>
              <w:t>,”</w:t>
            </w:r>
            <w:r w:rsidR="005B3F24" w:rsidRPr="001A4D2C">
              <w:rPr>
                <w:sz w:val="24"/>
                <w:szCs w:val="24"/>
              </w:rPr>
              <w:t xml:space="preserve"> cases</w:t>
            </w:r>
            <w:r w:rsidR="00015091" w:rsidRPr="001A4D2C">
              <w:rPr>
                <w:sz w:val="24"/>
                <w:szCs w:val="24"/>
              </w:rPr>
              <w:t xml:space="preserve"> that </w:t>
            </w:r>
            <w:r w:rsidR="00532CA9" w:rsidRPr="001A4D2C">
              <w:rPr>
                <w:sz w:val="24"/>
                <w:szCs w:val="24"/>
              </w:rPr>
              <w:t>accompan</w:t>
            </w:r>
            <w:r w:rsidR="00532CA9">
              <w:rPr>
                <w:sz w:val="24"/>
                <w:szCs w:val="24"/>
              </w:rPr>
              <w:t>y</w:t>
            </w:r>
            <w:r w:rsidR="00532CA9" w:rsidRPr="001A4D2C">
              <w:rPr>
                <w:sz w:val="24"/>
                <w:szCs w:val="24"/>
              </w:rPr>
              <w:t xml:space="preserve"> </w:t>
            </w:r>
            <w:r w:rsidR="00015091" w:rsidRPr="001A4D2C">
              <w:rPr>
                <w:sz w:val="24"/>
                <w:szCs w:val="24"/>
              </w:rPr>
              <w:t>the textbook</w:t>
            </w:r>
            <w:r w:rsidR="005B3F24">
              <w:rPr>
                <w:sz w:val="24"/>
                <w:szCs w:val="24"/>
              </w:rPr>
              <w:t>. S</w:t>
            </w:r>
            <w:r w:rsidR="008750B4">
              <w:rPr>
                <w:sz w:val="24"/>
                <w:szCs w:val="24"/>
              </w:rPr>
              <w:t xml:space="preserve">tudents have an opportunity to view some of the counseling sessions used with Stan in addition to formulating how they would </w:t>
            </w:r>
            <w:r w:rsidR="00807241">
              <w:rPr>
                <w:sz w:val="24"/>
                <w:szCs w:val="24"/>
              </w:rPr>
              <w:t>support</w:t>
            </w:r>
            <w:r w:rsidR="005301C2">
              <w:rPr>
                <w:sz w:val="24"/>
                <w:szCs w:val="24"/>
              </w:rPr>
              <w:t xml:space="preserve"> Stan</w:t>
            </w:r>
            <w:r w:rsidR="005B3F24">
              <w:rPr>
                <w:sz w:val="24"/>
                <w:szCs w:val="24"/>
              </w:rPr>
              <w:t xml:space="preserve"> and Gwe</w:t>
            </w:r>
            <w:r w:rsidR="00807241">
              <w:rPr>
                <w:sz w:val="24"/>
                <w:szCs w:val="24"/>
              </w:rPr>
              <w:t xml:space="preserve">n in the therapeutic setting. </w:t>
            </w:r>
          </w:p>
          <w:p w14:paraId="5E553C95" w14:textId="77777777" w:rsidR="005B3F24" w:rsidRDefault="005B3F24" w:rsidP="005B3F24">
            <w:pPr>
              <w:rPr>
                <w:sz w:val="24"/>
              </w:rPr>
            </w:pPr>
          </w:p>
          <w:p w14:paraId="4CA291D3" w14:textId="2055EF60" w:rsidR="00015091" w:rsidRPr="00245C48" w:rsidRDefault="00015091" w:rsidP="00245C48">
            <w:pPr>
              <w:rPr>
                <w:b/>
                <w:bCs/>
                <w:i/>
                <w:iCs/>
                <w:sz w:val="24"/>
                <w:szCs w:val="24"/>
              </w:rPr>
            </w:pPr>
            <w:r w:rsidRPr="00245C48">
              <w:rPr>
                <w:sz w:val="24"/>
                <w:szCs w:val="24"/>
              </w:rPr>
              <w:t>In</w:t>
            </w:r>
            <w:r w:rsidR="001D033F">
              <w:rPr>
                <w:sz w:val="24"/>
                <w:szCs w:val="24"/>
              </w:rPr>
              <w:t xml:space="preserve"> </w:t>
            </w:r>
            <w:r w:rsidR="001D033F" w:rsidRPr="00245C48">
              <w:rPr>
                <w:sz w:val="24"/>
                <w:szCs w:val="24"/>
              </w:rPr>
              <w:t>{HUS 234} Trauma</w:t>
            </w:r>
            <w:r w:rsidRPr="00245C48">
              <w:rPr>
                <w:sz w:val="24"/>
                <w:szCs w:val="24"/>
              </w:rPr>
              <w:t xml:space="preserve"> Informed Care students learn helping skills via lectures and</w:t>
            </w:r>
            <w:r w:rsidR="008468A3" w:rsidRPr="00245C48">
              <w:rPr>
                <w:sz w:val="24"/>
                <w:szCs w:val="24"/>
              </w:rPr>
              <w:t xml:space="preserve"> </w:t>
            </w:r>
            <w:r w:rsidRPr="00245C48">
              <w:rPr>
                <w:sz w:val="24"/>
                <w:szCs w:val="24"/>
              </w:rPr>
              <w:t xml:space="preserve">classroom discussions and demonstrate helping skills through classroom activities. Students learn specific information that should be communicated during counseling and home visitation sessions to help clients cope with and acknowledge their trauma. In addition, students practice conducting intake assessments and case management sessions via the case study of Tonya Smith </w:t>
            </w:r>
            <w:r w:rsidRPr="00245C48">
              <w:rPr>
                <w:b/>
                <w:bCs/>
                <w:i/>
                <w:iCs/>
                <w:sz w:val="24"/>
                <w:szCs w:val="24"/>
              </w:rPr>
              <w:t xml:space="preserve">Booklet for </w:t>
            </w:r>
            <w:r w:rsidR="00532CA9">
              <w:rPr>
                <w:b/>
                <w:bCs/>
                <w:i/>
                <w:iCs/>
                <w:sz w:val="24"/>
                <w:szCs w:val="24"/>
              </w:rPr>
              <w:t xml:space="preserve">TRAUMA </w:t>
            </w:r>
            <w:r w:rsidRPr="00245C48">
              <w:rPr>
                <w:b/>
                <w:bCs/>
                <w:i/>
                <w:iCs/>
                <w:sz w:val="24"/>
                <w:szCs w:val="24"/>
              </w:rPr>
              <w:t xml:space="preserve">Informed </w:t>
            </w:r>
            <w:r w:rsidR="00091AAF" w:rsidRPr="00245C48">
              <w:rPr>
                <w:b/>
                <w:bCs/>
                <w:i/>
                <w:iCs/>
                <w:sz w:val="24"/>
                <w:szCs w:val="24"/>
              </w:rPr>
              <w:t>Care.</w:t>
            </w:r>
          </w:p>
          <w:p w14:paraId="3721113F" w14:textId="77777777" w:rsidR="0034727E" w:rsidRDefault="0034727E" w:rsidP="008468A3">
            <w:pPr>
              <w:pStyle w:val="TableParagraph"/>
              <w:ind w:left="27" w:right="994" w:hanging="27"/>
              <w:jc w:val="both"/>
              <w:rPr>
                <w:sz w:val="24"/>
              </w:rPr>
            </w:pPr>
          </w:p>
          <w:p w14:paraId="71038000" w14:textId="62CE631E" w:rsidR="00015091" w:rsidRPr="003C7463" w:rsidRDefault="00015091" w:rsidP="003C7463">
            <w:pPr>
              <w:rPr>
                <w:sz w:val="24"/>
                <w:szCs w:val="24"/>
              </w:rPr>
            </w:pPr>
            <w:r w:rsidRPr="003C7463">
              <w:rPr>
                <w:sz w:val="24"/>
                <w:szCs w:val="24"/>
              </w:rPr>
              <w:t xml:space="preserve">In all fieldwork classes {HUS 115, 217} students discuss the practical helping skills learned in </w:t>
            </w:r>
            <w:r w:rsidR="00513FF1" w:rsidRPr="003C7463">
              <w:rPr>
                <w:sz w:val="24"/>
                <w:szCs w:val="24"/>
              </w:rPr>
              <w:t>the fieldwork</w:t>
            </w:r>
            <w:r w:rsidRPr="003C7463">
              <w:rPr>
                <w:sz w:val="24"/>
                <w:szCs w:val="24"/>
              </w:rPr>
              <w:t xml:space="preserve"> setting and receive feedback from faculty </w:t>
            </w:r>
            <w:r w:rsidR="00D54F48" w:rsidRPr="003C7463">
              <w:rPr>
                <w:sz w:val="24"/>
                <w:szCs w:val="24"/>
              </w:rPr>
              <w:t>through classroom discussions</w:t>
            </w:r>
            <w:r w:rsidRPr="003C7463">
              <w:rPr>
                <w:sz w:val="24"/>
                <w:szCs w:val="24"/>
              </w:rPr>
              <w:t xml:space="preserve"> and their supervisor on how to improve these skills.</w:t>
            </w:r>
          </w:p>
          <w:p w14:paraId="7601A496" w14:textId="77777777" w:rsidR="007F2BE8" w:rsidRDefault="007F2BE8" w:rsidP="007F2BE8">
            <w:pPr>
              <w:pStyle w:val="TableParagraph"/>
              <w:spacing w:before="38"/>
              <w:ind w:left="420"/>
              <w:rPr>
                <w:spacing w:val="-2"/>
                <w:sz w:val="24"/>
              </w:rPr>
            </w:pPr>
          </w:p>
          <w:p w14:paraId="649977D4" w14:textId="61BBE8A6" w:rsidR="007F2BE8" w:rsidRDefault="007F2BE8" w:rsidP="007F2BE8">
            <w:pPr>
              <w:pStyle w:val="TableParagraph"/>
              <w:spacing w:before="38"/>
              <w:ind w:left="420"/>
              <w:rPr>
                <w:sz w:val="24"/>
              </w:rPr>
            </w:pPr>
          </w:p>
        </w:tc>
      </w:tr>
      <w:tr w:rsidR="007D40BE" w14:paraId="4AEC3CB9" w14:textId="77777777">
        <w:trPr>
          <w:trHeight w:val="381"/>
        </w:trPr>
        <w:tc>
          <w:tcPr>
            <w:tcW w:w="618" w:type="dxa"/>
            <w:gridSpan w:val="2"/>
            <w:vMerge/>
            <w:tcBorders>
              <w:top w:val="nil"/>
              <w:bottom w:val="nil"/>
            </w:tcBorders>
          </w:tcPr>
          <w:p w14:paraId="296FEF7D" w14:textId="77777777" w:rsidR="007D40BE" w:rsidRDefault="007D40BE">
            <w:pPr>
              <w:rPr>
                <w:sz w:val="2"/>
                <w:szCs w:val="2"/>
              </w:rPr>
            </w:pPr>
          </w:p>
        </w:tc>
        <w:tc>
          <w:tcPr>
            <w:tcW w:w="9463" w:type="dxa"/>
          </w:tcPr>
          <w:p w14:paraId="3C67366A" w14:textId="5E9F6330" w:rsidR="007D40BE" w:rsidRDefault="00BB2F7E" w:rsidP="003C7463">
            <w:pPr>
              <w:pStyle w:val="TableParagraph"/>
              <w:numPr>
                <w:ilvl w:val="1"/>
                <w:numId w:val="10"/>
              </w:numPr>
              <w:rPr>
                <w:spacing w:val="-2"/>
                <w:sz w:val="24"/>
              </w:rPr>
            </w:pPr>
            <w:r>
              <w:rPr>
                <w:sz w:val="24"/>
              </w:rPr>
              <w:t>Identification</w:t>
            </w:r>
            <w:r>
              <w:rPr>
                <w:spacing w:val="6"/>
                <w:sz w:val="24"/>
              </w:rPr>
              <w:t xml:space="preserve"> </w:t>
            </w:r>
            <w:r>
              <w:rPr>
                <w:sz w:val="24"/>
              </w:rPr>
              <w:t>and</w:t>
            </w:r>
            <w:r>
              <w:rPr>
                <w:spacing w:val="6"/>
                <w:sz w:val="24"/>
              </w:rPr>
              <w:t xml:space="preserve"> </w:t>
            </w:r>
            <w:r>
              <w:rPr>
                <w:sz w:val="24"/>
              </w:rPr>
              <w:t>use</w:t>
            </w:r>
            <w:r>
              <w:rPr>
                <w:spacing w:val="7"/>
                <w:sz w:val="24"/>
              </w:rPr>
              <w:t xml:space="preserve"> </w:t>
            </w:r>
            <w:r>
              <w:rPr>
                <w:sz w:val="24"/>
              </w:rPr>
              <w:t>of</w:t>
            </w:r>
            <w:r>
              <w:rPr>
                <w:spacing w:val="11"/>
                <w:sz w:val="24"/>
              </w:rPr>
              <w:t xml:space="preserve"> </w:t>
            </w:r>
            <w:r>
              <w:rPr>
                <w:sz w:val="24"/>
              </w:rPr>
              <w:t>appropriate</w:t>
            </w:r>
            <w:r>
              <w:rPr>
                <w:spacing w:val="7"/>
                <w:sz w:val="24"/>
              </w:rPr>
              <w:t xml:space="preserve"> </w:t>
            </w:r>
            <w:r>
              <w:rPr>
                <w:sz w:val="24"/>
              </w:rPr>
              <w:t>resources</w:t>
            </w:r>
            <w:r>
              <w:rPr>
                <w:spacing w:val="8"/>
                <w:sz w:val="24"/>
              </w:rPr>
              <w:t xml:space="preserve"> </w:t>
            </w:r>
            <w:r>
              <w:rPr>
                <w:sz w:val="24"/>
              </w:rPr>
              <w:t>and</w:t>
            </w:r>
            <w:r>
              <w:rPr>
                <w:spacing w:val="6"/>
                <w:sz w:val="24"/>
              </w:rPr>
              <w:t xml:space="preserve"> </w:t>
            </w:r>
            <w:r>
              <w:rPr>
                <w:spacing w:val="-2"/>
                <w:sz w:val="24"/>
              </w:rPr>
              <w:t>referrals</w:t>
            </w:r>
          </w:p>
          <w:p w14:paraId="2B2748C0" w14:textId="77777777" w:rsidR="009D394F" w:rsidRDefault="009D394F" w:rsidP="009D394F">
            <w:pPr>
              <w:pStyle w:val="TableParagraph"/>
              <w:ind w:left="780"/>
              <w:rPr>
                <w:spacing w:val="-2"/>
                <w:sz w:val="24"/>
              </w:rPr>
            </w:pPr>
          </w:p>
          <w:p w14:paraId="23AD0ABF" w14:textId="171F5675" w:rsidR="00050F2A" w:rsidRPr="001D033F" w:rsidRDefault="00050F2A" w:rsidP="003C7463">
            <w:pPr>
              <w:pStyle w:val="TableParagraph"/>
              <w:spacing w:line="274" w:lineRule="exact"/>
              <w:ind w:left="0"/>
              <w:rPr>
                <w:b/>
                <w:sz w:val="24"/>
                <w:u w:val="single"/>
              </w:rPr>
            </w:pPr>
            <w:r w:rsidRPr="001D033F">
              <w:rPr>
                <w:b/>
                <w:spacing w:val="-2"/>
                <w:sz w:val="24"/>
                <w:u w:val="single"/>
              </w:rPr>
              <w:t>Response:</w:t>
            </w:r>
          </w:p>
          <w:p w14:paraId="408200DA" w14:textId="77777777" w:rsidR="00050F2A" w:rsidRDefault="00050F2A" w:rsidP="003C7463">
            <w:pPr>
              <w:pStyle w:val="TableParagraph"/>
              <w:ind w:left="0"/>
              <w:rPr>
                <w:sz w:val="24"/>
              </w:rPr>
            </w:pPr>
            <w:r>
              <w:rPr>
                <w:sz w:val="24"/>
              </w:rPr>
              <w:t>The</w:t>
            </w:r>
            <w:r>
              <w:rPr>
                <w:spacing w:val="-6"/>
                <w:sz w:val="24"/>
              </w:rPr>
              <w:t xml:space="preserve"> </w:t>
            </w:r>
            <w:r>
              <w:rPr>
                <w:sz w:val="24"/>
              </w:rPr>
              <w:t>following</w:t>
            </w:r>
            <w:r>
              <w:rPr>
                <w:spacing w:val="-4"/>
                <w:sz w:val="24"/>
              </w:rPr>
              <w:t xml:space="preserve"> </w:t>
            </w:r>
            <w:r>
              <w:rPr>
                <w:sz w:val="24"/>
              </w:rPr>
              <w:t>courses</w:t>
            </w:r>
            <w:r>
              <w:rPr>
                <w:spacing w:val="-4"/>
                <w:sz w:val="24"/>
              </w:rPr>
              <w:t xml:space="preserve"> </w:t>
            </w:r>
            <w:r>
              <w:rPr>
                <w:sz w:val="24"/>
              </w:rPr>
              <w:t>demonstrate</w:t>
            </w:r>
            <w:r>
              <w:rPr>
                <w:spacing w:val="-4"/>
                <w:sz w:val="24"/>
              </w:rPr>
              <w:t xml:space="preserve"> </w:t>
            </w:r>
            <w:r>
              <w:rPr>
                <w:sz w:val="24"/>
              </w:rPr>
              <w:t>knowledge</w:t>
            </w:r>
            <w:r>
              <w:rPr>
                <w:spacing w:val="-3"/>
                <w:sz w:val="24"/>
              </w:rPr>
              <w:t xml:space="preserve"> </w:t>
            </w:r>
            <w:r>
              <w:rPr>
                <w:sz w:val="24"/>
              </w:rPr>
              <w:t>and</w:t>
            </w:r>
            <w:r>
              <w:rPr>
                <w:spacing w:val="-4"/>
                <w:sz w:val="24"/>
              </w:rPr>
              <w:t xml:space="preserve"> </w:t>
            </w:r>
            <w:r>
              <w:rPr>
                <w:sz w:val="24"/>
              </w:rPr>
              <w:t>skill development</w:t>
            </w:r>
            <w:r>
              <w:rPr>
                <w:spacing w:val="-4"/>
                <w:sz w:val="24"/>
              </w:rPr>
              <w:t xml:space="preserve"> </w:t>
            </w:r>
            <w:r>
              <w:rPr>
                <w:sz w:val="24"/>
              </w:rPr>
              <w:t>in</w:t>
            </w:r>
            <w:r>
              <w:rPr>
                <w:spacing w:val="-4"/>
                <w:sz w:val="24"/>
              </w:rPr>
              <w:t xml:space="preserve"> </w:t>
            </w:r>
            <w:r>
              <w:rPr>
                <w:sz w:val="24"/>
              </w:rPr>
              <w:t>identification</w:t>
            </w:r>
            <w:r>
              <w:rPr>
                <w:spacing w:val="-4"/>
                <w:sz w:val="24"/>
              </w:rPr>
              <w:t xml:space="preserve"> </w:t>
            </w:r>
            <w:r>
              <w:rPr>
                <w:sz w:val="24"/>
              </w:rPr>
              <w:t>and</w:t>
            </w:r>
            <w:r>
              <w:rPr>
                <w:spacing w:val="-4"/>
                <w:sz w:val="24"/>
              </w:rPr>
              <w:t xml:space="preserve"> </w:t>
            </w:r>
            <w:r>
              <w:rPr>
                <w:sz w:val="24"/>
              </w:rPr>
              <w:t>use</w:t>
            </w:r>
            <w:r>
              <w:rPr>
                <w:spacing w:val="-5"/>
                <w:sz w:val="24"/>
              </w:rPr>
              <w:t xml:space="preserve"> </w:t>
            </w:r>
            <w:r>
              <w:rPr>
                <w:sz w:val="24"/>
              </w:rPr>
              <w:t>of appropriate resources and referrals.</w:t>
            </w:r>
          </w:p>
          <w:p w14:paraId="68031BD1" w14:textId="77777777" w:rsidR="008C70DC" w:rsidRDefault="008C70DC" w:rsidP="003C7463">
            <w:pPr>
              <w:pStyle w:val="TableParagraph"/>
              <w:ind w:left="0"/>
              <w:rPr>
                <w:sz w:val="24"/>
              </w:rPr>
            </w:pPr>
          </w:p>
          <w:p w14:paraId="7863BC4A" w14:textId="33A46BD4" w:rsidR="00425ED6" w:rsidRPr="002D622F" w:rsidRDefault="00425ED6" w:rsidP="003C7463">
            <w:pPr>
              <w:rPr>
                <w:b/>
                <w:bCs/>
                <w:sz w:val="24"/>
                <w:szCs w:val="24"/>
              </w:rPr>
            </w:pPr>
            <w:r w:rsidRPr="00EB4EB5">
              <w:rPr>
                <w:b/>
                <w:bCs/>
                <w:sz w:val="24"/>
                <w:szCs w:val="24"/>
              </w:rPr>
              <w:t>HUS 114 Counseling, Assessment and Case Management</w:t>
            </w:r>
            <w:r w:rsidR="00A21E33" w:rsidRPr="00F90D48">
              <w:rPr>
                <w:b/>
                <w:bCs/>
              </w:rPr>
              <w:t xml:space="preserve"> </w:t>
            </w:r>
          </w:p>
          <w:p w14:paraId="79811480" w14:textId="086E78C9" w:rsidR="009D394F" w:rsidRPr="002D622F" w:rsidRDefault="00050F2A" w:rsidP="003C7463">
            <w:pPr>
              <w:rPr>
                <w:b/>
                <w:bCs/>
                <w:sz w:val="24"/>
                <w:szCs w:val="24"/>
              </w:rPr>
            </w:pPr>
            <w:r w:rsidRPr="00EB4EB5">
              <w:rPr>
                <w:b/>
                <w:bCs/>
                <w:sz w:val="24"/>
                <w:szCs w:val="24"/>
              </w:rPr>
              <w:t>HUS 115 Fieldwork: Counseling, Assessment and Case Management</w:t>
            </w:r>
            <w:r w:rsidRPr="002D622F">
              <w:rPr>
                <w:b/>
                <w:bCs/>
                <w:sz w:val="24"/>
                <w:szCs w:val="24"/>
              </w:rPr>
              <w:t xml:space="preserve"> </w:t>
            </w:r>
          </w:p>
          <w:p w14:paraId="590BA91B" w14:textId="509440B3" w:rsidR="009D394F" w:rsidRDefault="00050F2A" w:rsidP="003C7463">
            <w:pPr>
              <w:rPr>
                <w:b/>
                <w:bCs/>
                <w:sz w:val="24"/>
                <w:szCs w:val="24"/>
              </w:rPr>
            </w:pPr>
            <w:r w:rsidRPr="00EB4EB5">
              <w:rPr>
                <w:b/>
                <w:bCs/>
                <w:sz w:val="24"/>
                <w:szCs w:val="24"/>
              </w:rPr>
              <w:t>HUS 217 Fieldwork: Theories of Counseling</w:t>
            </w:r>
            <w:r w:rsidRPr="002D622F">
              <w:rPr>
                <w:b/>
                <w:bCs/>
                <w:sz w:val="24"/>
                <w:szCs w:val="24"/>
              </w:rPr>
              <w:t xml:space="preserve"> </w:t>
            </w:r>
          </w:p>
          <w:p w14:paraId="2CEA2056" w14:textId="77777777" w:rsidR="00640384" w:rsidRPr="002D622F" w:rsidRDefault="00640384" w:rsidP="003C7463">
            <w:pPr>
              <w:rPr>
                <w:b/>
                <w:bCs/>
                <w:sz w:val="24"/>
                <w:szCs w:val="24"/>
              </w:rPr>
            </w:pPr>
          </w:p>
          <w:p w14:paraId="297380D2" w14:textId="1F7CEF3B" w:rsidR="001211A4" w:rsidRPr="00287AE9" w:rsidRDefault="001211A4" w:rsidP="00287AE9">
            <w:pPr>
              <w:rPr>
                <w:sz w:val="24"/>
                <w:szCs w:val="24"/>
              </w:rPr>
            </w:pPr>
            <w:r w:rsidRPr="00287AE9">
              <w:rPr>
                <w:sz w:val="24"/>
                <w:szCs w:val="24"/>
              </w:rPr>
              <w:t>In</w:t>
            </w:r>
            <w:r w:rsidR="00E63638">
              <w:rPr>
                <w:sz w:val="24"/>
                <w:szCs w:val="24"/>
              </w:rPr>
              <w:t xml:space="preserve"> </w:t>
            </w:r>
            <w:r w:rsidR="00FF14D4" w:rsidRPr="00287AE9">
              <w:rPr>
                <w:sz w:val="24"/>
                <w:szCs w:val="24"/>
              </w:rPr>
              <w:t>{HUS 114}</w:t>
            </w:r>
            <w:r w:rsidRPr="00287AE9">
              <w:rPr>
                <w:sz w:val="24"/>
                <w:szCs w:val="24"/>
              </w:rPr>
              <w:t xml:space="preserve"> Counseling, Assessment and Case Management students learn how to identify and </w:t>
            </w:r>
            <w:r w:rsidR="008B6668" w:rsidRPr="00287AE9">
              <w:rPr>
                <w:sz w:val="24"/>
                <w:szCs w:val="24"/>
              </w:rPr>
              <w:t xml:space="preserve">use appropriate resources and referrals. </w:t>
            </w:r>
            <w:r w:rsidRPr="00287AE9">
              <w:rPr>
                <w:sz w:val="24"/>
                <w:szCs w:val="24"/>
              </w:rPr>
              <w:t xml:space="preserve"> Chapters in the textbook are accompanied by exercises that help students </w:t>
            </w:r>
            <w:r w:rsidR="00326F6B" w:rsidRPr="00287AE9">
              <w:rPr>
                <w:sz w:val="24"/>
                <w:szCs w:val="24"/>
              </w:rPr>
              <w:t>learn</w:t>
            </w:r>
            <w:r w:rsidR="002101DC" w:rsidRPr="00287AE9">
              <w:rPr>
                <w:sz w:val="24"/>
                <w:szCs w:val="24"/>
              </w:rPr>
              <w:t xml:space="preserve"> how to use and </w:t>
            </w:r>
            <w:r w:rsidR="00532CA9">
              <w:rPr>
                <w:sz w:val="24"/>
                <w:szCs w:val="24"/>
              </w:rPr>
              <w:t>connect</w:t>
            </w:r>
            <w:r w:rsidR="00532CA9" w:rsidRPr="00287AE9">
              <w:rPr>
                <w:sz w:val="24"/>
                <w:szCs w:val="24"/>
              </w:rPr>
              <w:t xml:space="preserve"> </w:t>
            </w:r>
            <w:r w:rsidR="002101DC" w:rsidRPr="00287AE9">
              <w:rPr>
                <w:sz w:val="24"/>
                <w:szCs w:val="24"/>
              </w:rPr>
              <w:t>clients to appropriate resources</w:t>
            </w:r>
            <w:r w:rsidR="0021198E" w:rsidRPr="00287AE9">
              <w:rPr>
                <w:sz w:val="24"/>
                <w:szCs w:val="24"/>
              </w:rPr>
              <w:t>.</w:t>
            </w:r>
            <w:r w:rsidRPr="00287AE9">
              <w:rPr>
                <w:sz w:val="24"/>
                <w:szCs w:val="24"/>
              </w:rPr>
              <w:t xml:space="preserve"> </w:t>
            </w:r>
          </w:p>
          <w:p w14:paraId="481A0661" w14:textId="77777777" w:rsidR="001211A4" w:rsidRDefault="001211A4" w:rsidP="009D394F">
            <w:pPr>
              <w:pStyle w:val="TableParagraph"/>
              <w:ind w:left="420" w:right="179"/>
              <w:rPr>
                <w:sz w:val="24"/>
              </w:rPr>
            </w:pPr>
          </w:p>
          <w:p w14:paraId="19A35A26" w14:textId="34A29292" w:rsidR="009D394F" w:rsidRDefault="009D394F" w:rsidP="002D622F">
            <w:pPr>
              <w:pStyle w:val="TableParagraph"/>
              <w:ind w:left="0" w:right="179"/>
              <w:rPr>
                <w:sz w:val="24"/>
              </w:rPr>
            </w:pPr>
            <w:r>
              <w:rPr>
                <w:sz w:val="24"/>
              </w:rPr>
              <w:t>In</w:t>
            </w:r>
            <w:r>
              <w:rPr>
                <w:spacing w:val="-1"/>
                <w:sz w:val="24"/>
              </w:rPr>
              <w:t xml:space="preserve"> </w:t>
            </w:r>
            <w:r>
              <w:rPr>
                <w:sz w:val="24"/>
              </w:rPr>
              <w:t>all</w:t>
            </w:r>
            <w:r>
              <w:rPr>
                <w:spacing w:val="-2"/>
                <w:sz w:val="24"/>
              </w:rPr>
              <w:t xml:space="preserve"> </w:t>
            </w:r>
            <w:r>
              <w:rPr>
                <w:sz w:val="24"/>
              </w:rPr>
              <w:t>fieldwork</w:t>
            </w:r>
            <w:r>
              <w:rPr>
                <w:spacing w:val="-3"/>
                <w:sz w:val="24"/>
              </w:rPr>
              <w:t xml:space="preserve"> </w:t>
            </w:r>
            <w:r>
              <w:rPr>
                <w:sz w:val="24"/>
              </w:rPr>
              <w:t>classes</w:t>
            </w:r>
            <w:r>
              <w:rPr>
                <w:spacing w:val="-3"/>
                <w:sz w:val="24"/>
              </w:rPr>
              <w:t xml:space="preserve"> </w:t>
            </w:r>
            <w:r w:rsidRPr="00326F6B">
              <w:rPr>
                <w:sz w:val="24"/>
                <w:u w:color="0000FF"/>
              </w:rPr>
              <w:t>{HUS</w:t>
            </w:r>
            <w:r w:rsidRPr="00326F6B">
              <w:rPr>
                <w:spacing w:val="-2"/>
                <w:sz w:val="24"/>
                <w:u w:color="0000FF"/>
              </w:rPr>
              <w:t xml:space="preserve"> </w:t>
            </w:r>
            <w:r w:rsidRPr="00326F6B">
              <w:rPr>
                <w:sz w:val="24"/>
                <w:u w:color="0000FF"/>
              </w:rPr>
              <w:t>115,</w:t>
            </w:r>
            <w:r w:rsidRPr="00326F6B">
              <w:rPr>
                <w:spacing w:val="-3"/>
                <w:sz w:val="24"/>
                <w:u w:color="0000FF"/>
              </w:rPr>
              <w:t xml:space="preserve"> </w:t>
            </w:r>
            <w:r w:rsidRPr="00326F6B">
              <w:rPr>
                <w:sz w:val="24"/>
                <w:u w:color="0000FF"/>
              </w:rPr>
              <w:t>217}</w:t>
            </w:r>
            <w:r w:rsidRPr="00326F6B">
              <w:rPr>
                <w:spacing w:val="-3"/>
                <w:sz w:val="24"/>
              </w:rPr>
              <w:t xml:space="preserve"> </w:t>
            </w:r>
            <w:r>
              <w:rPr>
                <w:sz w:val="24"/>
              </w:rPr>
              <w:t>students</w:t>
            </w:r>
            <w:r>
              <w:rPr>
                <w:spacing w:val="-3"/>
                <w:sz w:val="24"/>
              </w:rPr>
              <w:t xml:space="preserve"> </w:t>
            </w:r>
            <w:r>
              <w:rPr>
                <w:sz w:val="24"/>
              </w:rPr>
              <w:t>learn</w:t>
            </w:r>
            <w:r>
              <w:rPr>
                <w:spacing w:val="-4"/>
                <w:sz w:val="24"/>
              </w:rPr>
              <w:t xml:space="preserve"> </w:t>
            </w:r>
            <w:r>
              <w:rPr>
                <w:sz w:val="24"/>
              </w:rPr>
              <w:t>how</w:t>
            </w:r>
            <w:r>
              <w:rPr>
                <w:spacing w:val="-3"/>
                <w:sz w:val="24"/>
              </w:rPr>
              <w:t xml:space="preserve"> </w:t>
            </w:r>
            <w:r>
              <w:rPr>
                <w:sz w:val="24"/>
              </w:rPr>
              <w:t>to</w:t>
            </w:r>
            <w:r>
              <w:rPr>
                <w:spacing w:val="-3"/>
                <w:sz w:val="24"/>
              </w:rPr>
              <w:t xml:space="preserve"> </w:t>
            </w:r>
            <w:r>
              <w:rPr>
                <w:sz w:val="24"/>
              </w:rPr>
              <w:t>locate</w:t>
            </w:r>
            <w:r>
              <w:rPr>
                <w:spacing w:val="-6"/>
                <w:sz w:val="24"/>
              </w:rPr>
              <w:t xml:space="preserve"> </w:t>
            </w:r>
            <w:r>
              <w:rPr>
                <w:sz w:val="24"/>
              </w:rPr>
              <w:t>and</w:t>
            </w:r>
            <w:r>
              <w:rPr>
                <w:spacing w:val="-3"/>
                <w:sz w:val="24"/>
              </w:rPr>
              <w:t xml:space="preserve"> </w:t>
            </w:r>
            <w:r>
              <w:rPr>
                <w:sz w:val="24"/>
              </w:rPr>
              <w:t>use</w:t>
            </w:r>
            <w:r>
              <w:rPr>
                <w:spacing w:val="-4"/>
                <w:sz w:val="24"/>
              </w:rPr>
              <w:t xml:space="preserve"> </w:t>
            </w:r>
            <w:r>
              <w:rPr>
                <w:sz w:val="24"/>
              </w:rPr>
              <w:t xml:space="preserve">appropriate resources and referrals for clients. During class, students discuss the use of resources when working with clients in the fieldwork setting. </w:t>
            </w:r>
            <w:proofErr w:type="gramStart"/>
            <w:r w:rsidR="00D541CA">
              <w:rPr>
                <w:sz w:val="24"/>
              </w:rPr>
              <w:t>Students</w:t>
            </w:r>
            <w:proofErr w:type="gramEnd"/>
            <w:r>
              <w:rPr>
                <w:sz w:val="24"/>
              </w:rPr>
              <w:t xml:space="preserve"> complete assignments such as the </w:t>
            </w:r>
            <w:r w:rsidR="00326F6B" w:rsidRPr="00B05C16">
              <w:rPr>
                <w:b/>
                <w:bCs/>
                <w:i/>
                <w:iCs/>
                <w:sz w:val="24"/>
              </w:rPr>
              <w:t xml:space="preserve">Fieldwork Report, Case or Agency </w:t>
            </w:r>
            <w:r w:rsidR="00326F6B">
              <w:rPr>
                <w:b/>
                <w:bCs/>
                <w:i/>
                <w:iCs/>
                <w:sz w:val="24"/>
              </w:rPr>
              <w:t>P</w:t>
            </w:r>
            <w:r w:rsidR="00326F6B" w:rsidRPr="00B05C16">
              <w:rPr>
                <w:b/>
                <w:bCs/>
                <w:i/>
                <w:iCs/>
                <w:sz w:val="24"/>
              </w:rPr>
              <w:t>resentation</w:t>
            </w:r>
            <w:r>
              <w:rPr>
                <w:color w:val="0000FF"/>
                <w:spacing w:val="-5"/>
                <w:sz w:val="24"/>
              </w:rPr>
              <w:t xml:space="preserve"> </w:t>
            </w:r>
            <w:r w:rsidR="00347040">
              <w:rPr>
                <w:sz w:val="24"/>
              </w:rPr>
              <w:t>and</w:t>
            </w:r>
            <w:r>
              <w:rPr>
                <w:spacing w:val="-5"/>
                <w:sz w:val="24"/>
              </w:rPr>
              <w:t xml:space="preserve"> </w:t>
            </w:r>
            <w:r>
              <w:rPr>
                <w:sz w:val="24"/>
              </w:rPr>
              <w:t>journal</w:t>
            </w:r>
            <w:r w:rsidR="00347040">
              <w:rPr>
                <w:sz w:val="24"/>
              </w:rPr>
              <w:t xml:space="preserve"> </w:t>
            </w:r>
            <w:r>
              <w:rPr>
                <w:sz w:val="24"/>
              </w:rPr>
              <w:t>writing</w:t>
            </w:r>
            <w:r>
              <w:rPr>
                <w:spacing w:val="-5"/>
                <w:sz w:val="24"/>
              </w:rPr>
              <w:t xml:space="preserve"> </w:t>
            </w:r>
            <w:r>
              <w:rPr>
                <w:sz w:val="24"/>
              </w:rPr>
              <w:t>assignments.</w:t>
            </w:r>
            <w:r>
              <w:rPr>
                <w:spacing w:val="-5"/>
                <w:sz w:val="24"/>
              </w:rPr>
              <w:t xml:space="preserve"> </w:t>
            </w:r>
            <w:r>
              <w:rPr>
                <w:sz w:val="24"/>
              </w:rPr>
              <w:t>Assignments provide students with the opportunity to further discuss the use of community</w:t>
            </w:r>
            <w:r>
              <w:rPr>
                <w:spacing w:val="-8"/>
                <w:sz w:val="24"/>
              </w:rPr>
              <w:t xml:space="preserve"> </w:t>
            </w:r>
            <w:r>
              <w:rPr>
                <w:sz w:val="24"/>
              </w:rPr>
              <w:t>resources.</w:t>
            </w:r>
          </w:p>
          <w:p w14:paraId="16437EF3" w14:textId="77777777" w:rsidR="009D394F" w:rsidRDefault="009D394F" w:rsidP="00050F2A">
            <w:pPr>
              <w:pStyle w:val="TableParagraph"/>
              <w:ind w:left="108" w:right="5401"/>
              <w:rPr>
                <w:sz w:val="24"/>
              </w:rPr>
            </w:pPr>
          </w:p>
          <w:p w14:paraId="19956A0D" w14:textId="77777777" w:rsidR="00050F2A" w:rsidRDefault="00050F2A" w:rsidP="00050F2A">
            <w:pPr>
              <w:pStyle w:val="TableParagraph"/>
              <w:ind w:left="780"/>
              <w:rPr>
                <w:sz w:val="24"/>
              </w:rPr>
            </w:pPr>
          </w:p>
        </w:tc>
      </w:tr>
      <w:tr w:rsidR="007D40BE" w14:paraId="7A1FACE8" w14:textId="77777777" w:rsidTr="00851B3D">
        <w:trPr>
          <w:trHeight w:val="1157"/>
        </w:trPr>
        <w:tc>
          <w:tcPr>
            <w:tcW w:w="618" w:type="dxa"/>
            <w:gridSpan w:val="2"/>
            <w:vMerge/>
            <w:tcBorders>
              <w:top w:val="nil"/>
              <w:bottom w:val="nil"/>
            </w:tcBorders>
          </w:tcPr>
          <w:p w14:paraId="7194DBDC" w14:textId="77777777" w:rsidR="007D40BE" w:rsidRDefault="007D40BE">
            <w:pPr>
              <w:rPr>
                <w:sz w:val="2"/>
                <w:szCs w:val="2"/>
              </w:rPr>
            </w:pPr>
          </w:p>
        </w:tc>
        <w:tc>
          <w:tcPr>
            <w:tcW w:w="9463" w:type="dxa"/>
          </w:tcPr>
          <w:p w14:paraId="070466DE" w14:textId="4EEB0A2B" w:rsidR="007D40BE" w:rsidRDefault="00BB2F7E" w:rsidP="00BD366D">
            <w:pPr>
              <w:pStyle w:val="TableParagraph"/>
              <w:numPr>
                <w:ilvl w:val="0"/>
                <w:numId w:val="10"/>
              </w:numPr>
              <w:rPr>
                <w:spacing w:val="-2"/>
                <w:sz w:val="24"/>
              </w:rPr>
            </w:pPr>
            <w:r>
              <w:rPr>
                <w:sz w:val="24"/>
              </w:rPr>
              <w:t xml:space="preserve">Group </w:t>
            </w:r>
            <w:r>
              <w:rPr>
                <w:spacing w:val="-2"/>
                <w:sz w:val="24"/>
              </w:rPr>
              <w:t>facilitation</w:t>
            </w:r>
          </w:p>
          <w:p w14:paraId="0AD918E5" w14:textId="77777777" w:rsidR="007749F9" w:rsidRDefault="007749F9" w:rsidP="001A5908">
            <w:pPr>
              <w:pStyle w:val="TableParagraph"/>
              <w:spacing w:line="275" w:lineRule="exact"/>
              <w:ind w:left="360"/>
              <w:rPr>
                <w:b/>
                <w:spacing w:val="-2"/>
                <w:sz w:val="24"/>
                <w:u w:val="thick"/>
              </w:rPr>
            </w:pPr>
          </w:p>
          <w:p w14:paraId="221371FB" w14:textId="347F186F" w:rsidR="001A5908" w:rsidRDefault="001A5908" w:rsidP="008E6962">
            <w:pPr>
              <w:pStyle w:val="TableParagraph"/>
              <w:spacing w:line="275" w:lineRule="exact"/>
              <w:ind w:left="0"/>
              <w:rPr>
                <w:b/>
                <w:sz w:val="24"/>
              </w:rPr>
            </w:pPr>
            <w:r>
              <w:rPr>
                <w:b/>
                <w:spacing w:val="-2"/>
                <w:sz w:val="24"/>
                <w:u w:val="thick"/>
              </w:rPr>
              <w:t>Response:</w:t>
            </w:r>
          </w:p>
          <w:p w14:paraId="5F086AD8" w14:textId="77777777" w:rsidR="001A5908" w:rsidRDefault="001A5908" w:rsidP="008E6962">
            <w:pPr>
              <w:pStyle w:val="TableParagraph"/>
              <w:spacing w:line="275" w:lineRule="exact"/>
              <w:ind w:left="0"/>
              <w:rPr>
                <w:spacing w:val="-2"/>
                <w:sz w:val="24"/>
              </w:rPr>
            </w:pPr>
            <w:r>
              <w:rPr>
                <w:sz w:val="24"/>
              </w:rPr>
              <w:t>The</w:t>
            </w:r>
            <w:r>
              <w:rPr>
                <w:spacing w:val="-10"/>
                <w:sz w:val="24"/>
              </w:rPr>
              <w:t xml:space="preserve"> </w:t>
            </w:r>
            <w:r>
              <w:rPr>
                <w:sz w:val="24"/>
              </w:rPr>
              <w:t>following</w:t>
            </w:r>
            <w:r>
              <w:rPr>
                <w:spacing w:val="-11"/>
                <w:sz w:val="24"/>
              </w:rPr>
              <w:t xml:space="preserve"> </w:t>
            </w:r>
            <w:r>
              <w:rPr>
                <w:sz w:val="24"/>
              </w:rPr>
              <w:t>courses</w:t>
            </w:r>
            <w:r>
              <w:rPr>
                <w:spacing w:val="-1"/>
                <w:sz w:val="24"/>
              </w:rPr>
              <w:t xml:space="preserve"> </w:t>
            </w:r>
            <w:r>
              <w:rPr>
                <w:sz w:val="24"/>
              </w:rPr>
              <w:t>demonstrate</w:t>
            </w:r>
            <w:r>
              <w:rPr>
                <w:spacing w:val="-5"/>
                <w:sz w:val="24"/>
              </w:rPr>
              <w:t xml:space="preserve"> </w:t>
            </w:r>
            <w:r>
              <w:rPr>
                <w:sz w:val="24"/>
              </w:rPr>
              <w:t>knowledge</w:t>
            </w:r>
            <w:r>
              <w:rPr>
                <w:spacing w:val="-1"/>
                <w:sz w:val="24"/>
              </w:rPr>
              <w:t xml:space="preserve"> </w:t>
            </w:r>
            <w:r>
              <w:rPr>
                <w:sz w:val="24"/>
              </w:rPr>
              <w:t>and</w:t>
            </w:r>
            <w:r>
              <w:rPr>
                <w:spacing w:val="-6"/>
                <w:sz w:val="24"/>
              </w:rPr>
              <w:t xml:space="preserve"> </w:t>
            </w:r>
            <w:r>
              <w:rPr>
                <w:sz w:val="24"/>
              </w:rPr>
              <w:t>skill</w:t>
            </w:r>
            <w:r>
              <w:rPr>
                <w:spacing w:val="-1"/>
                <w:sz w:val="24"/>
              </w:rPr>
              <w:t xml:space="preserve"> </w:t>
            </w:r>
            <w:r>
              <w:rPr>
                <w:sz w:val="24"/>
              </w:rPr>
              <w:t>development</w:t>
            </w:r>
            <w:r>
              <w:rPr>
                <w:spacing w:val="-1"/>
                <w:sz w:val="24"/>
              </w:rPr>
              <w:t xml:space="preserve"> </w:t>
            </w:r>
            <w:r>
              <w:rPr>
                <w:sz w:val="24"/>
              </w:rPr>
              <w:t>in</w:t>
            </w:r>
            <w:r>
              <w:rPr>
                <w:spacing w:val="-4"/>
                <w:sz w:val="24"/>
              </w:rPr>
              <w:t xml:space="preserve"> </w:t>
            </w:r>
            <w:r>
              <w:rPr>
                <w:sz w:val="24"/>
              </w:rPr>
              <w:t xml:space="preserve">group </w:t>
            </w:r>
            <w:r>
              <w:rPr>
                <w:spacing w:val="-2"/>
                <w:sz w:val="24"/>
              </w:rPr>
              <w:t>facilitation.</w:t>
            </w:r>
          </w:p>
          <w:p w14:paraId="225002B9" w14:textId="77777777" w:rsidR="00532CA9" w:rsidRDefault="00532CA9" w:rsidP="008E6962">
            <w:pPr>
              <w:pStyle w:val="TableParagraph"/>
              <w:spacing w:line="275" w:lineRule="exact"/>
              <w:ind w:left="0"/>
              <w:rPr>
                <w:sz w:val="24"/>
              </w:rPr>
            </w:pPr>
          </w:p>
          <w:p w14:paraId="24122E39" w14:textId="3FD59E46" w:rsidR="001A5908" w:rsidRPr="00532CA9" w:rsidRDefault="001A5908" w:rsidP="008E6962">
            <w:pPr>
              <w:rPr>
                <w:b/>
                <w:bCs/>
                <w:sz w:val="24"/>
                <w:szCs w:val="24"/>
              </w:rPr>
            </w:pPr>
            <w:hyperlink r:id="rId96">
              <w:r w:rsidRPr="00532CA9">
                <w:rPr>
                  <w:rStyle w:val="Hyperlink"/>
                  <w:b/>
                  <w:bCs/>
                  <w:color w:val="auto"/>
                  <w:sz w:val="24"/>
                  <w:szCs w:val="24"/>
                  <w:u w:val="none"/>
                </w:rPr>
                <w:t>HUS 115 Fieldwork: Counseling, Assessment and Case Management</w:t>
              </w:r>
            </w:hyperlink>
            <w:r w:rsidRPr="00532CA9">
              <w:rPr>
                <w:b/>
                <w:bCs/>
                <w:sz w:val="24"/>
                <w:szCs w:val="24"/>
              </w:rPr>
              <w:t xml:space="preserve"> </w:t>
            </w:r>
          </w:p>
          <w:p w14:paraId="60F7D74E" w14:textId="735F6708" w:rsidR="001A5908" w:rsidRPr="00532CA9" w:rsidRDefault="001A5908" w:rsidP="008E6962">
            <w:pPr>
              <w:rPr>
                <w:b/>
                <w:bCs/>
                <w:sz w:val="24"/>
                <w:szCs w:val="24"/>
              </w:rPr>
            </w:pPr>
            <w:r w:rsidRPr="00EB4EB5">
              <w:rPr>
                <w:b/>
                <w:bCs/>
                <w:sz w:val="24"/>
                <w:szCs w:val="24"/>
              </w:rPr>
              <w:t>HUS 141 Group Dynamics</w:t>
            </w:r>
          </w:p>
          <w:p w14:paraId="1F0BA853" w14:textId="1B697B38" w:rsidR="001A5908" w:rsidRPr="00532CA9" w:rsidRDefault="001A5908" w:rsidP="008E6962">
            <w:pPr>
              <w:rPr>
                <w:b/>
                <w:bCs/>
                <w:sz w:val="24"/>
                <w:szCs w:val="24"/>
              </w:rPr>
            </w:pPr>
            <w:r w:rsidRPr="00EB4EB5">
              <w:rPr>
                <w:b/>
                <w:bCs/>
                <w:sz w:val="24"/>
                <w:szCs w:val="24"/>
              </w:rPr>
              <w:t>HUS 217 Fieldwork: Theories of Counseling</w:t>
            </w:r>
          </w:p>
          <w:p w14:paraId="040BD59E" w14:textId="77777777" w:rsidR="001A5908" w:rsidRPr="001A5908" w:rsidRDefault="001A5908" w:rsidP="008E6962"/>
          <w:p w14:paraId="32CE98EF" w14:textId="68116D88" w:rsidR="001A5908" w:rsidRDefault="001A5908" w:rsidP="009807EC">
            <w:pPr>
              <w:rPr>
                <w:spacing w:val="-2"/>
                <w:sz w:val="24"/>
                <w:szCs w:val="24"/>
              </w:rPr>
            </w:pPr>
            <w:r>
              <w:rPr>
                <w:sz w:val="24"/>
              </w:rPr>
              <w:t xml:space="preserve">In </w:t>
            </w:r>
            <w:r w:rsidR="00AA33CE" w:rsidRPr="00F90D48">
              <w:rPr>
                <w:sz w:val="24"/>
              </w:rPr>
              <w:t xml:space="preserve">{HUS 141} </w:t>
            </w:r>
            <w:r>
              <w:rPr>
                <w:sz w:val="24"/>
              </w:rPr>
              <w:t>Group Dynamics students learn about the stages of the group process. Each stage focuses</w:t>
            </w:r>
            <w:r>
              <w:rPr>
                <w:spacing w:val="-1"/>
                <w:sz w:val="24"/>
              </w:rPr>
              <w:t xml:space="preserve"> </w:t>
            </w:r>
            <w:r>
              <w:rPr>
                <w:sz w:val="24"/>
              </w:rPr>
              <w:t>on the complex characteristics</w:t>
            </w:r>
            <w:r>
              <w:rPr>
                <w:spacing w:val="-1"/>
                <w:sz w:val="24"/>
              </w:rPr>
              <w:t xml:space="preserve"> </w:t>
            </w:r>
            <w:r>
              <w:rPr>
                <w:sz w:val="24"/>
              </w:rPr>
              <w:t>of</w:t>
            </w:r>
            <w:r>
              <w:rPr>
                <w:spacing w:val="-1"/>
                <w:sz w:val="24"/>
              </w:rPr>
              <w:t xml:space="preserve"> </w:t>
            </w:r>
            <w:r>
              <w:rPr>
                <w:sz w:val="24"/>
              </w:rPr>
              <w:t>individual</w:t>
            </w:r>
            <w:r>
              <w:rPr>
                <w:spacing w:val="-1"/>
                <w:sz w:val="24"/>
              </w:rPr>
              <w:t xml:space="preserve"> </w:t>
            </w:r>
            <w:r>
              <w:rPr>
                <w:sz w:val="24"/>
              </w:rPr>
              <w:t>behaviors</w:t>
            </w:r>
            <w:r>
              <w:rPr>
                <w:spacing w:val="-1"/>
                <w:sz w:val="24"/>
              </w:rPr>
              <w:t xml:space="preserve"> </w:t>
            </w:r>
            <w:r>
              <w:rPr>
                <w:sz w:val="24"/>
              </w:rPr>
              <w:t>within</w:t>
            </w:r>
            <w:r>
              <w:rPr>
                <w:spacing w:val="-1"/>
                <w:sz w:val="24"/>
              </w:rPr>
              <w:t xml:space="preserve"> </w:t>
            </w:r>
            <w:r>
              <w:rPr>
                <w:sz w:val="24"/>
              </w:rPr>
              <w:t>the group</w:t>
            </w:r>
            <w:r>
              <w:rPr>
                <w:spacing w:val="-1"/>
                <w:sz w:val="24"/>
              </w:rPr>
              <w:t xml:space="preserve"> </w:t>
            </w:r>
            <w:r>
              <w:rPr>
                <w:sz w:val="24"/>
              </w:rPr>
              <w:t>setting</w:t>
            </w:r>
            <w:r>
              <w:rPr>
                <w:spacing w:val="-3"/>
                <w:sz w:val="24"/>
              </w:rPr>
              <w:t xml:space="preserve"> </w:t>
            </w:r>
            <w:r>
              <w:rPr>
                <w:sz w:val="24"/>
              </w:rPr>
              <w:t>that</w:t>
            </w:r>
            <w:r>
              <w:rPr>
                <w:spacing w:val="-1"/>
                <w:sz w:val="24"/>
              </w:rPr>
              <w:t xml:space="preserve"> </w:t>
            </w:r>
            <w:r>
              <w:rPr>
                <w:sz w:val="24"/>
              </w:rPr>
              <w:t>can</w:t>
            </w:r>
            <w:r>
              <w:rPr>
                <w:spacing w:val="-1"/>
                <w:sz w:val="24"/>
              </w:rPr>
              <w:t xml:space="preserve"> </w:t>
            </w:r>
            <w:r>
              <w:rPr>
                <w:sz w:val="24"/>
              </w:rPr>
              <w:t>interfere with achieving maximum functioning. Through lectures, discussions and class activities students learn specific</w:t>
            </w:r>
            <w:r>
              <w:rPr>
                <w:spacing w:val="-4"/>
                <w:sz w:val="24"/>
              </w:rPr>
              <w:t xml:space="preserve"> </w:t>
            </w:r>
            <w:r>
              <w:rPr>
                <w:sz w:val="24"/>
              </w:rPr>
              <w:t>techniques</w:t>
            </w:r>
            <w:r>
              <w:rPr>
                <w:spacing w:val="-3"/>
                <w:sz w:val="24"/>
              </w:rPr>
              <w:t xml:space="preserve"> </w:t>
            </w:r>
            <w:r>
              <w:rPr>
                <w:sz w:val="24"/>
              </w:rPr>
              <w:t>to</w:t>
            </w:r>
            <w:r>
              <w:rPr>
                <w:spacing w:val="-6"/>
                <w:sz w:val="24"/>
              </w:rPr>
              <w:t xml:space="preserve"> </w:t>
            </w:r>
            <w:r>
              <w:rPr>
                <w:sz w:val="24"/>
              </w:rPr>
              <w:t>conduct</w:t>
            </w:r>
            <w:r>
              <w:rPr>
                <w:spacing w:val="-2"/>
                <w:sz w:val="24"/>
              </w:rPr>
              <w:t xml:space="preserve"> </w:t>
            </w:r>
            <w:r>
              <w:rPr>
                <w:sz w:val="24"/>
              </w:rPr>
              <w:t>groups.</w:t>
            </w:r>
            <w:r>
              <w:rPr>
                <w:spacing w:val="-4"/>
                <w:sz w:val="24"/>
              </w:rPr>
              <w:t xml:space="preserve"> </w:t>
            </w:r>
            <w:r>
              <w:rPr>
                <w:sz w:val="24"/>
              </w:rPr>
              <w:t>Students</w:t>
            </w:r>
            <w:r>
              <w:rPr>
                <w:spacing w:val="-3"/>
                <w:sz w:val="24"/>
              </w:rPr>
              <w:t xml:space="preserve"> </w:t>
            </w:r>
            <w:r>
              <w:rPr>
                <w:sz w:val="24"/>
              </w:rPr>
              <w:t>learn</w:t>
            </w:r>
            <w:r>
              <w:rPr>
                <w:spacing w:val="-4"/>
                <w:sz w:val="24"/>
              </w:rPr>
              <w:t xml:space="preserve"> </w:t>
            </w:r>
            <w:r>
              <w:rPr>
                <w:sz w:val="24"/>
              </w:rPr>
              <w:t>how</w:t>
            </w:r>
            <w:r>
              <w:rPr>
                <w:spacing w:val="-6"/>
                <w:sz w:val="24"/>
              </w:rPr>
              <w:t xml:space="preserve"> </w:t>
            </w:r>
            <w:r>
              <w:rPr>
                <w:sz w:val="24"/>
              </w:rPr>
              <w:t>to</w:t>
            </w:r>
            <w:r>
              <w:rPr>
                <w:spacing w:val="-6"/>
                <w:sz w:val="24"/>
              </w:rPr>
              <w:t xml:space="preserve"> </w:t>
            </w:r>
            <w:r>
              <w:rPr>
                <w:sz w:val="24"/>
              </w:rPr>
              <w:t>facilitate</w:t>
            </w:r>
            <w:r>
              <w:rPr>
                <w:spacing w:val="-3"/>
                <w:sz w:val="24"/>
              </w:rPr>
              <w:t xml:space="preserve"> </w:t>
            </w:r>
            <w:r>
              <w:rPr>
                <w:sz w:val="24"/>
              </w:rPr>
              <w:t>groups</w:t>
            </w:r>
            <w:r>
              <w:rPr>
                <w:spacing w:val="-2"/>
                <w:sz w:val="24"/>
              </w:rPr>
              <w:t xml:space="preserve"> </w:t>
            </w:r>
            <w:r>
              <w:rPr>
                <w:sz w:val="24"/>
              </w:rPr>
              <w:t>through</w:t>
            </w:r>
            <w:r>
              <w:rPr>
                <w:spacing w:val="-3"/>
                <w:sz w:val="24"/>
              </w:rPr>
              <w:t xml:space="preserve"> </w:t>
            </w:r>
            <w:r>
              <w:rPr>
                <w:sz w:val="24"/>
              </w:rPr>
              <w:t>the</w:t>
            </w:r>
            <w:r>
              <w:rPr>
                <w:spacing w:val="-9"/>
                <w:sz w:val="24"/>
              </w:rPr>
              <w:t xml:space="preserve"> </w:t>
            </w:r>
            <w:r>
              <w:rPr>
                <w:sz w:val="24"/>
              </w:rPr>
              <w:t>various</w:t>
            </w:r>
            <w:r>
              <w:rPr>
                <w:spacing w:val="-3"/>
                <w:sz w:val="24"/>
              </w:rPr>
              <w:t xml:space="preserve"> </w:t>
            </w:r>
            <w:r>
              <w:rPr>
                <w:sz w:val="24"/>
              </w:rPr>
              <w:t>stages of</w:t>
            </w:r>
            <w:r>
              <w:rPr>
                <w:spacing w:val="-3"/>
                <w:sz w:val="24"/>
              </w:rPr>
              <w:t xml:space="preserve"> </w:t>
            </w:r>
            <w:r>
              <w:rPr>
                <w:sz w:val="24"/>
              </w:rPr>
              <w:t>the group process. Students compose</w:t>
            </w:r>
            <w:r>
              <w:rPr>
                <w:spacing w:val="-3"/>
                <w:sz w:val="24"/>
              </w:rPr>
              <w:t xml:space="preserve"> </w:t>
            </w:r>
            <w:r>
              <w:rPr>
                <w:sz w:val="24"/>
              </w:rPr>
              <w:t>a</w:t>
            </w:r>
            <w:r>
              <w:rPr>
                <w:spacing w:val="-3"/>
                <w:sz w:val="24"/>
              </w:rPr>
              <w:t xml:space="preserve"> </w:t>
            </w:r>
            <w:r>
              <w:rPr>
                <w:sz w:val="24"/>
              </w:rPr>
              <w:t xml:space="preserve">full </w:t>
            </w:r>
            <w:r w:rsidR="00F90D48">
              <w:rPr>
                <w:b/>
                <w:bCs/>
                <w:i/>
                <w:iCs/>
                <w:sz w:val="24"/>
              </w:rPr>
              <w:t>G</w:t>
            </w:r>
            <w:r w:rsidRPr="00F90D48">
              <w:rPr>
                <w:b/>
                <w:bCs/>
                <w:i/>
                <w:iCs/>
                <w:sz w:val="24"/>
              </w:rPr>
              <w:t xml:space="preserve">roup </w:t>
            </w:r>
            <w:r w:rsidR="00F90D48">
              <w:rPr>
                <w:b/>
                <w:bCs/>
                <w:i/>
                <w:iCs/>
                <w:sz w:val="24"/>
              </w:rPr>
              <w:t>P</w:t>
            </w:r>
            <w:r w:rsidRPr="00F90D48">
              <w:rPr>
                <w:b/>
                <w:bCs/>
                <w:i/>
                <w:iCs/>
                <w:sz w:val="24"/>
              </w:rPr>
              <w:t>roposal</w:t>
            </w:r>
            <w:r>
              <w:rPr>
                <w:color w:val="0000FF"/>
                <w:sz w:val="24"/>
              </w:rPr>
              <w:t xml:space="preserve"> </w:t>
            </w:r>
            <w:r>
              <w:rPr>
                <w:sz w:val="24"/>
              </w:rPr>
              <w:t>detailing population, purpose of group, goals and objectives, group rules and expectations, group activities and other</w:t>
            </w:r>
            <w:r>
              <w:rPr>
                <w:spacing w:val="-1"/>
                <w:sz w:val="24"/>
              </w:rPr>
              <w:t xml:space="preserve"> </w:t>
            </w:r>
            <w:r>
              <w:rPr>
                <w:sz w:val="24"/>
              </w:rPr>
              <w:t xml:space="preserve">pertinent details. </w:t>
            </w:r>
            <w:r w:rsidRPr="00AA33CE">
              <w:rPr>
                <w:sz w:val="24"/>
                <w:szCs w:val="24"/>
              </w:rPr>
              <w:t>Students also conduct a</w:t>
            </w:r>
            <w:r w:rsidR="00AA33CE">
              <w:rPr>
                <w:sz w:val="24"/>
                <w:szCs w:val="24"/>
              </w:rPr>
              <w:t xml:space="preserve"> therapeutic </w:t>
            </w:r>
            <w:r w:rsidR="007B7A69" w:rsidRPr="005D13ED">
              <w:rPr>
                <w:b/>
                <w:bCs/>
                <w:i/>
                <w:iCs/>
                <w:sz w:val="24"/>
                <w:szCs w:val="24"/>
              </w:rPr>
              <w:t>Group</w:t>
            </w:r>
            <w:r w:rsidRPr="007B7A69">
              <w:rPr>
                <w:b/>
                <w:bCs/>
                <w:i/>
                <w:iCs/>
                <w:sz w:val="24"/>
                <w:szCs w:val="24"/>
              </w:rPr>
              <w:t xml:space="preserve"> </w:t>
            </w:r>
            <w:r w:rsidR="009807EC" w:rsidRPr="00AA33CE">
              <w:rPr>
                <w:b/>
                <w:bCs/>
                <w:i/>
                <w:iCs/>
                <w:sz w:val="24"/>
                <w:szCs w:val="24"/>
              </w:rPr>
              <w:t>R</w:t>
            </w:r>
            <w:r w:rsidRPr="00AA33CE">
              <w:rPr>
                <w:b/>
                <w:bCs/>
                <w:i/>
                <w:iCs/>
                <w:sz w:val="24"/>
                <w:szCs w:val="24"/>
              </w:rPr>
              <w:t>ole</w:t>
            </w:r>
            <w:r w:rsidR="00532CA9">
              <w:rPr>
                <w:b/>
                <w:bCs/>
                <w:i/>
                <w:iCs/>
                <w:sz w:val="24"/>
                <w:szCs w:val="24"/>
              </w:rPr>
              <w:t xml:space="preserve"> </w:t>
            </w:r>
            <w:r w:rsidR="009807EC" w:rsidRPr="00AA33CE">
              <w:rPr>
                <w:b/>
                <w:bCs/>
                <w:i/>
                <w:iCs/>
                <w:sz w:val="24"/>
                <w:szCs w:val="24"/>
              </w:rPr>
              <w:t>P</w:t>
            </w:r>
            <w:r w:rsidRPr="00AA33CE">
              <w:rPr>
                <w:b/>
                <w:bCs/>
                <w:i/>
                <w:iCs/>
                <w:sz w:val="24"/>
                <w:szCs w:val="24"/>
              </w:rPr>
              <w:t xml:space="preserve">lay </w:t>
            </w:r>
            <w:r w:rsidR="00616E59" w:rsidRPr="00AA33CE">
              <w:rPr>
                <w:b/>
                <w:bCs/>
                <w:i/>
                <w:iCs/>
                <w:sz w:val="24"/>
                <w:szCs w:val="24"/>
              </w:rPr>
              <w:t>R</w:t>
            </w:r>
            <w:r w:rsidR="009807EC" w:rsidRPr="00AA33CE">
              <w:rPr>
                <w:b/>
                <w:bCs/>
                <w:i/>
                <w:iCs/>
                <w:sz w:val="24"/>
                <w:szCs w:val="24"/>
              </w:rPr>
              <w:t>ubric</w:t>
            </w:r>
            <w:r w:rsidRPr="00AA33CE">
              <w:rPr>
                <w:sz w:val="24"/>
                <w:szCs w:val="24"/>
              </w:rPr>
              <w:t xml:space="preserve"> with their classmates. Students are evaluated on their ability to facilitate the group process, conduct therapeutic </w:t>
            </w:r>
            <w:r w:rsidR="007749F9" w:rsidRPr="00AA33CE">
              <w:rPr>
                <w:sz w:val="24"/>
                <w:szCs w:val="24"/>
              </w:rPr>
              <w:t>activities, and</w:t>
            </w:r>
            <w:r w:rsidRPr="00AA33CE">
              <w:rPr>
                <w:sz w:val="24"/>
                <w:szCs w:val="24"/>
              </w:rPr>
              <w:t xml:space="preserve"> demonstrate group leadership </w:t>
            </w:r>
            <w:r w:rsidR="009807EC" w:rsidRPr="00AA33CE">
              <w:rPr>
                <w:sz w:val="24"/>
                <w:szCs w:val="24"/>
              </w:rPr>
              <w:t>skills. Students</w:t>
            </w:r>
            <w:r w:rsidRPr="00AA33CE">
              <w:rPr>
                <w:sz w:val="24"/>
                <w:szCs w:val="24"/>
              </w:rPr>
              <w:t xml:space="preserve"> receive feedback from both faculty and peers on ability </w:t>
            </w:r>
            <w:r w:rsidR="007749F9" w:rsidRPr="00AA33CE">
              <w:rPr>
                <w:sz w:val="24"/>
                <w:szCs w:val="24"/>
              </w:rPr>
              <w:t>to facilitate</w:t>
            </w:r>
            <w:r w:rsidRPr="00AA33CE">
              <w:rPr>
                <w:sz w:val="24"/>
                <w:szCs w:val="24"/>
              </w:rPr>
              <w:t xml:space="preserve"> the group process</w:t>
            </w:r>
            <w:r w:rsidRPr="00AA33CE">
              <w:rPr>
                <w:spacing w:val="-2"/>
                <w:sz w:val="24"/>
                <w:szCs w:val="24"/>
              </w:rPr>
              <w:t>.</w:t>
            </w:r>
          </w:p>
          <w:p w14:paraId="1E56AECE" w14:textId="77777777" w:rsidR="00532CA9" w:rsidRPr="00AA33CE" w:rsidRDefault="00532CA9" w:rsidP="009807EC">
            <w:pPr>
              <w:rPr>
                <w:sz w:val="24"/>
                <w:szCs w:val="24"/>
              </w:rPr>
            </w:pPr>
          </w:p>
          <w:p w14:paraId="3ACDE5BC" w14:textId="550826CF" w:rsidR="001A5908" w:rsidRPr="005D13ED" w:rsidRDefault="001A5908" w:rsidP="00616E59">
            <w:pPr>
              <w:rPr>
                <w:sz w:val="24"/>
                <w:szCs w:val="24"/>
              </w:rPr>
            </w:pPr>
            <w:r w:rsidRPr="005D13ED">
              <w:rPr>
                <w:sz w:val="24"/>
                <w:szCs w:val="24"/>
              </w:rPr>
              <w:t xml:space="preserve">In all fieldwork classes {HUS 115, 217} students discuss the practical skills of group counseling </w:t>
            </w:r>
            <w:r w:rsidR="007749F9" w:rsidRPr="005D13ED">
              <w:rPr>
                <w:sz w:val="24"/>
                <w:szCs w:val="24"/>
              </w:rPr>
              <w:t>learned in</w:t>
            </w:r>
            <w:r w:rsidRPr="005D13ED">
              <w:rPr>
                <w:sz w:val="24"/>
                <w:szCs w:val="24"/>
              </w:rPr>
              <w:t xml:space="preserve"> the internship setting as well as receive feedback </w:t>
            </w:r>
            <w:r w:rsidR="00283023" w:rsidRPr="005D13ED">
              <w:rPr>
                <w:sz w:val="24"/>
                <w:szCs w:val="24"/>
              </w:rPr>
              <w:t>through class discussions</w:t>
            </w:r>
            <w:r w:rsidRPr="005D13ED">
              <w:rPr>
                <w:sz w:val="24"/>
                <w:szCs w:val="24"/>
              </w:rPr>
              <w:t xml:space="preserve"> from faculty on how to improve this skill.</w:t>
            </w:r>
          </w:p>
          <w:p w14:paraId="7CF0199C" w14:textId="77777777" w:rsidR="001A5908" w:rsidRDefault="001A5908" w:rsidP="001A5908">
            <w:pPr>
              <w:pStyle w:val="TableParagraph"/>
              <w:ind w:left="360"/>
              <w:rPr>
                <w:spacing w:val="-2"/>
                <w:sz w:val="24"/>
              </w:rPr>
            </w:pPr>
          </w:p>
          <w:p w14:paraId="6803ABE7" w14:textId="77777777" w:rsidR="001A5908" w:rsidRDefault="001A5908" w:rsidP="001A5908">
            <w:pPr>
              <w:pStyle w:val="TableParagraph"/>
              <w:ind w:left="360"/>
              <w:rPr>
                <w:spacing w:val="-2"/>
                <w:sz w:val="24"/>
              </w:rPr>
            </w:pPr>
          </w:p>
          <w:p w14:paraId="0F5CDB15" w14:textId="77777777" w:rsidR="00BD366D" w:rsidRDefault="00BD366D" w:rsidP="00BD366D">
            <w:pPr>
              <w:pStyle w:val="TableParagraph"/>
              <w:ind w:left="360"/>
              <w:rPr>
                <w:sz w:val="24"/>
              </w:rPr>
            </w:pPr>
          </w:p>
        </w:tc>
      </w:tr>
      <w:tr w:rsidR="007D40BE" w14:paraId="5ACDA9B3" w14:textId="77777777">
        <w:trPr>
          <w:trHeight w:val="560"/>
        </w:trPr>
        <w:tc>
          <w:tcPr>
            <w:tcW w:w="600" w:type="dxa"/>
            <w:tcBorders>
              <w:top w:val="nil"/>
            </w:tcBorders>
          </w:tcPr>
          <w:p w14:paraId="54CD245A" w14:textId="77777777" w:rsidR="007D40BE" w:rsidRDefault="007D40BE">
            <w:pPr>
              <w:pStyle w:val="TableParagraph"/>
              <w:spacing w:before="0"/>
              <w:ind w:left="0"/>
            </w:pPr>
          </w:p>
        </w:tc>
        <w:tc>
          <w:tcPr>
            <w:tcW w:w="9480" w:type="dxa"/>
            <w:gridSpan w:val="2"/>
          </w:tcPr>
          <w:p w14:paraId="11B355B8" w14:textId="27EC1BA2" w:rsidR="007D40BE" w:rsidRDefault="00BB2F7E" w:rsidP="00150A8B">
            <w:pPr>
              <w:pStyle w:val="TableParagraph"/>
              <w:numPr>
                <w:ilvl w:val="0"/>
                <w:numId w:val="10"/>
              </w:numPr>
              <w:rPr>
                <w:spacing w:val="-2"/>
                <w:sz w:val="24"/>
              </w:rPr>
            </w:pPr>
            <w:r>
              <w:rPr>
                <w:sz w:val="24"/>
              </w:rPr>
              <w:t>Use</w:t>
            </w:r>
            <w:r>
              <w:rPr>
                <w:spacing w:val="1"/>
                <w:sz w:val="24"/>
              </w:rPr>
              <w:t xml:space="preserve"> </w:t>
            </w:r>
            <w:r>
              <w:rPr>
                <w:sz w:val="24"/>
              </w:rPr>
              <w:t>of</w:t>
            </w:r>
            <w:r>
              <w:rPr>
                <w:spacing w:val="4"/>
                <w:sz w:val="24"/>
              </w:rPr>
              <w:t xml:space="preserve"> </w:t>
            </w:r>
            <w:r>
              <w:rPr>
                <w:spacing w:val="-2"/>
                <w:sz w:val="24"/>
              </w:rPr>
              <w:t>consultation.</w:t>
            </w:r>
          </w:p>
          <w:p w14:paraId="10DD2697" w14:textId="77777777" w:rsidR="009E553D" w:rsidRDefault="009E553D" w:rsidP="009E553D">
            <w:pPr>
              <w:pStyle w:val="TableParagraph"/>
              <w:spacing w:before="1" w:line="274" w:lineRule="exact"/>
              <w:ind w:left="108"/>
              <w:rPr>
                <w:b/>
                <w:spacing w:val="-2"/>
                <w:sz w:val="24"/>
                <w:u w:val="single"/>
              </w:rPr>
            </w:pPr>
          </w:p>
          <w:p w14:paraId="0F399B73" w14:textId="33EC71F9" w:rsidR="009E553D" w:rsidRDefault="009E553D" w:rsidP="00D93588">
            <w:pPr>
              <w:pStyle w:val="TableParagraph"/>
              <w:spacing w:before="1" w:line="274" w:lineRule="exact"/>
              <w:ind w:left="0"/>
              <w:rPr>
                <w:b/>
                <w:sz w:val="24"/>
              </w:rPr>
            </w:pPr>
            <w:r>
              <w:rPr>
                <w:b/>
                <w:spacing w:val="-2"/>
                <w:sz w:val="24"/>
                <w:u w:val="single"/>
              </w:rPr>
              <w:t>Response:</w:t>
            </w:r>
          </w:p>
          <w:p w14:paraId="4A4D36BC" w14:textId="300D3364" w:rsidR="009E553D" w:rsidRDefault="009E553D" w:rsidP="00F44C8E">
            <w:pPr>
              <w:pStyle w:val="TableParagraph"/>
              <w:ind w:left="0"/>
              <w:rPr>
                <w:spacing w:val="-2"/>
                <w:sz w:val="24"/>
              </w:rPr>
            </w:pPr>
            <w:r>
              <w:rPr>
                <w:sz w:val="24"/>
              </w:rPr>
              <w:t>The</w:t>
            </w:r>
            <w:r>
              <w:rPr>
                <w:spacing w:val="-3"/>
                <w:sz w:val="24"/>
              </w:rPr>
              <w:t xml:space="preserve"> </w:t>
            </w:r>
            <w:r>
              <w:rPr>
                <w:sz w:val="24"/>
              </w:rPr>
              <w:t>following</w:t>
            </w:r>
            <w:r>
              <w:rPr>
                <w:spacing w:val="-1"/>
                <w:sz w:val="24"/>
              </w:rPr>
              <w:t xml:space="preserve"> </w:t>
            </w:r>
            <w:r>
              <w:rPr>
                <w:sz w:val="24"/>
              </w:rPr>
              <w:t>courses demonstrate</w:t>
            </w:r>
            <w:r>
              <w:rPr>
                <w:spacing w:val="-1"/>
                <w:sz w:val="24"/>
              </w:rPr>
              <w:t xml:space="preserve"> </w:t>
            </w:r>
            <w:r>
              <w:rPr>
                <w:sz w:val="24"/>
              </w:rPr>
              <w:t>knowledge and skill</w:t>
            </w:r>
            <w:r>
              <w:rPr>
                <w:spacing w:val="-1"/>
                <w:sz w:val="24"/>
              </w:rPr>
              <w:t xml:space="preserve"> </w:t>
            </w:r>
            <w:r>
              <w:rPr>
                <w:sz w:val="24"/>
              </w:rPr>
              <w:t>development</w:t>
            </w:r>
            <w:r>
              <w:rPr>
                <w:spacing w:val="-1"/>
                <w:sz w:val="24"/>
              </w:rPr>
              <w:t xml:space="preserve"> </w:t>
            </w:r>
            <w:r>
              <w:rPr>
                <w:sz w:val="24"/>
              </w:rPr>
              <w:t>in use</w:t>
            </w:r>
            <w:r>
              <w:rPr>
                <w:spacing w:val="-2"/>
                <w:sz w:val="24"/>
              </w:rPr>
              <w:t xml:space="preserve"> </w:t>
            </w:r>
            <w:r>
              <w:rPr>
                <w:sz w:val="24"/>
              </w:rPr>
              <w:t xml:space="preserve">of </w:t>
            </w:r>
            <w:r>
              <w:rPr>
                <w:spacing w:val="-2"/>
                <w:sz w:val="24"/>
              </w:rPr>
              <w:t>consultation.</w:t>
            </w:r>
          </w:p>
          <w:p w14:paraId="330D6785" w14:textId="77777777" w:rsidR="00F117F1" w:rsidRDefault="00F117F1" w:rsidP="00F44C8E"/>
          <w:p w14:paraId="3BCD13F2" w14:textId="6A801D64" w:rsidR="00F44C8E" w:rsidRPr="00903C29" w:rsidRDefault="00F44C8E" w:rsidP="004C2863">
            <w:pPr>
              <w:rPr>
                <w:b/>
                <w:bCs/>
              </w:rPr>
            </w:pPr>
            <w:r w:rsidRPr="00EB4EB5">
              <w:rPr>
                <w:b/>
                <w:bCs/>
              </w:rPr>
              <w:t>HUS 115 Fieldwork: Counseling, Assessment and Case Management</w:t>
            </w:r>
            <w:r w:rsidRPr="00903C29">
              <w:rPr>
                <w:b/>
                <w:bCs/>
              </w:rPr>
              <w:t xml:space="preserve"> </w:t>
            </w:r>
          </w:p>
          <w:p w14:paraId="4FA4C2E9" w14:textId="2465135C" w:rsidR="00F44C8E" w:rsidRDefault="00F44C8E" w:rsidP="004C2863">
            <w:pPr>
              <w:rPr>
                <w:b/>
                <w:bCs/>
              </w:rPr>
            </w:pPr>
            <w:r w:rsidRPr="00EB4EB5">
              <w:rPr>
                <w:b/>
                <w:bCs/>
              </w:rPr>
              <w:t>HUS 217 Fieldwork: Theories of Counseling</w:t>
            </w:r>
            <w:r w:rsidRPr="00903C29">
              <w:rPr>
                <w:b/>
                <w:bCs/>
              </w:rPr>
              <w:t xml:space="preserve"> </w:t>
            </w:r>
          </w:p>
          <w:p w14:paraId="240D3CB5" w14:textId="77777777" w:rsidR="00640384" w:rsidRPr="00903C29" w:rsidRDefault="00640384" w:rsidP="004C2863">
            <w:pPr>
              <w:rPr>
                <w:b/>
                <w:bCs/>
              </w:rPr>
            </w:pPr>
          </w:p>
          <w:p w14:paraId="17D1DBF5" w14:textId="55030379" w:rsidR="00F44C8E" w:rsidRPr="00A378D8" w:rsidRDefault="00F44C8E" w:rsidP="00E40149">
            <w:pPr>
              <w:rPr>
                <w:sz w:val="24"/>
                <w:szCs w:val="24"/>
              </w:rPr>
            </w:pPr>
            <w:r w:rsidRPr="00A378D8">
              <w:rPr>
                <w:sz w:val="24"/>
                <w:szCs w:val="24"/>
              </w:rPr>
              <w:t>In all fieldwork classes {HUS 115,</w:t>
            </w:r>
            <w:r w:rsidR="00AA15D2" w:rsidRPr="00A378D8">
              <w:rPr>
                <w:sz w:val="24"/>
                <w:szCs w:val="24"/>
              </w:rPr>
              <w:t xml:space="preserve"> </w:t>
            </w:r>
            <w:r w:rsidRPr="00A378D8">
              <w:rPr>
                <w:sz w:val="24"/>
                <w:szCs w:val="24"/>
              </w:rPr>
              <w:t>217} students have an opportunity to consult with peers and their instructor</w:t>
            </w:r>
            <w:r w:rsidR="00D478CD">
              <w:rPr>
                <w:sz w:val="24"/>
                <w:szCs w:val="24"/>
              </w:rPr>
              <w:t>s</w:t>
            </w:r>
            <w:r w:rsidRPr="00A378D8">
              <w:rPr>
                <w:sz w:val="24"/>
                <w:szCs w:val="24"/>
              </w:rPr>
              <w:t xml:space="preserve"> and </w:t>
            </w:r>
            <w:r w:rsidR="00F31263" w:rsidRPr="00A378D8">
              <w:rPr>
                <w:sz w:val="24"/>
                <w:szCs w:val="24"/>
              </w:rPr>
              <w:t>must</w:t>
            </w:r>
            <w:r w:rsidRPr="00A378D8">
              <w:rPr>
                <w:sz w:val="24"/>
                <w:szCs w:val="24"/>
              </w:rPr>
              <w:t xml:space="preserve"> consult with their fieldwork supervisor</w:t>
            </w:r>
            <w:r w:rsidR="00D478CD">
              <w:rPr>
                <w:sz w:val="24"/>
                <w:szCs w:val="24"/>
              </w:rPr>
              <w:t>s</w:t>
            </w:r>
            <w:r w:rsidRPr="00A378D8">
              <w:rPr>
                <w:sz w:val="24"/>
                <w:szCs w:val="24"/>
              </w:rPr>
              <w:t>. During class, students discuss fieldwork experiences with classmates and faculty and learn how to use supervision and consultation to provide optimal service to clients. Discussions include how to appropriately engage clients, co-lead groups, interact with clients</w:t>
            </w:r>
            <w:r w:rsidR="00D478CD">
              <w:rPr>
                <w:sz w:val="24"/>
                <w:szCs w:val="24"/>
              </w:rPr>
              <w:t xml:space="preserve"> one-on-one</w:t>
            </w:r>
            <w:r w:rsidRPr="00A378D8">
              <w:rPr>
                <w:sz w:val="24"/>
                <w:szCs w:val="24"/>
              </w:rPr>
              <w:t xml:space="preserve">, </w:t>
            </w:r>
            <w:r w:rsidR="00D478CD">
              <w:rPr>
                <w:sz w:val="24"/>
                <w:szCs w:val="24"/>
              </w:rPr>
              <w:t>and address</w:t>
            </w:r>
            <w:r w:rsidRPr="00A378D8">
              <w:rPr>
                <w:sz w:val="24"/>
                <w:szCs w:val="24"/>
              </w:rPr>
              <w:t xml:space="preserve"> ethical dilemmas and other pertinent issues.</w:t>
            </w:r>
          </w:p>
          <w:p w14:paraId="22D9D623" w14:textId="77777777" w:rsidR="00150A8B" w:rsidRDefault="00150A8B" w:rsidP="00150A8B">
            <w:pPr>
              <w:pStyle w:val="TableParagraph"/>
              <w:ind w:left="360"/>
              <w:rPr>
                <w:sz w:val="24"/>
              </w:rPr>
            </w:pPr>
          </w:p>
        </w:tc>
      </w:tr>
    </w:tbl>
    <w:p w14:paraId="1231BE67" w14:textId="77777777" w:rsidR="007D40BE" w:rsidRDefault="007D40BE">
      <w:pPr>
        <w:pStyle w:val="BodyText"/>
      </w:pPr>
    </w:p>
    <w:p w14:paraId="36FEB5B0" w14:textId="77777777" w:rsidR="007D40BE" w:rsidRDefault="007D40BE">
      <w:pPr>
        <w:pStyle w:val="BodyText"/>
        <w:spacing w:before="5"/>
      </w:pPr>
    </w:p>
    <w:p w14:paraId="4442EDC8" w14:textId="77777777" w:rsidR="00640384" w:rsidRDefault="00640384" w:rsidP="00F54976">
      <w:pPr>
        <w:pStyle w:val="Heading1"/>
        <w:jc w:val="center"/>
      </w:pPr>
      <w:bookmarkStart w:id="37" w:name="7._Interpersonal_Communication"/>
      <w:bookmarkEnd w:id="37"/>
    </w:p>
    <w:p w14:paraId="025416E8" w14:textId="77777777" w:rsidR="00640384" w:rsidRDefault="00640384" w:rsidP="00F54976">
      <w:pPr>
        <w:pStyle w:val="Heading1"/>
        <w:jc w:val="center"/>
      </w:pPr>
    </w:p>
    <w:p w14:paraId="456859A7" w14:textId="77777777" w:rsidR="00640384" w:rsidRDefault="00640384" w:rsidP="00F54976">
      <w:pPr>
        <w:pStyle w:val="Heading1"/>
        <w:jc w:val="center"/>
      </w:pPr>
    </w:p>
    <w:p w14:paraId="09B281F9" w14:textId="77777777" w:rsidR="00640384" w:rsidRDefault="00640384" w:rsidP="00F54976">
      <w:pPr>
        <w:pStyle w:val="Heading1"/>
        <w:jc w:val="center"/>
      </w:pPr>
    </w:p>
    <w:p w14:paraId="4095A85E" w14:textId="77777777" w:rsidR="00640384" w:rsidRDefault="00640384" w:rsidP="00F54976">
      <w:pPr>
        <w:pStyle w:val="Heading1"/>
        <w:jc w:val="center"/>
      </w:pPr>
    </w:p>
    <w:p w14:paraId="4CE5302C" w14:textId="77777777" w:rsidR="00640384" w:rsidRDefault="00640384" w:rsidP="00F54976">
      <w:pPr>
        <w:pStyle w:val="Heading1"/>
        <w:jc w:val="center"/>
      </w:pPr>
    </w:p>
    <w:p w14:paraId="1A6B8FDA" w14:textId="77777777" w:rsidR="00640384" w:rsidRDefault="00640384" w:rsidP="00F54976">
      <w:pPr>
        <w:pStyle w:val="Heading1"/>
        <w:jc w:val="center"/>
      </w:pPr>
    </w:p>
    <w:p w14:paraId="19C8472A" w14:textId="08254F9B" w:rsidR="007D40BE" w:rsidRPr="00235087" w:rsidRDefault="00F54976" w:rsidP="00F54976">
      <w:pPr>
        <w:pStyle w:val="Heading1"/>
        <w:jc w:val="center"/>
      </w:pPr>
      <w:r>
        <w:lastRenderedPageBreak/>
        <w:t xml:space="preserve">7. </w:t>
      </w:r>
      <w:r w:rsidR="00BB2F7E" w:rsidRPr="00235087">
        <w:t>Interpersonal Communication</w:t>
      </w:r>
    </w:p>
    <w:p w14:paraId="773A1520" w14:textId="5B6FD5F5" w:rsidR="007D40BE" w:rsidRDefault="00BB2F7E">
      <w:pPr>
        <w:pStyle w:val="BodyText"/>
        <w:spacing w:before="264" w:line="261" w:lineRule="auto"/>
        <w:ind w:left="247" w:right="677"/>
        <w:jc w:val="both"/>
      </w:pPr>
      <w:r>
        <w:rPr>
          <w:b/>
          <w:i/>
        </w:rPr>
        <w:t>Context</w:t>
      </w:r>
      <w:r>
        <w:rPr>
          <w:i/>
        </w:rPr>
        <w:t>:</w:t>
      </w:r>
      <w:r>
        <w:rPr>
          <w:i/>
          <w:spacing w:val="-8"/>
        </w:rPr>
        <w:t xml:space="preserve"> </w:t>
      </w:r>
      <w:r>
        <w:t>The ability</w:t>
      </w:r>
      <w:r>
        <w:rPr>
          <w:spacing w:val="-15"/>
        </w:rPr>
        <w:t xml:space="preserve"> </w:t>
      </w:r>
      <w:r>
        <w:t>to create</w:t>
      </w:r>
      <w:r>
        <w:rPr>
          <w:spacing w:val="-15"/>
        </w:rPr>
        <w:t xml:space="preserve"> </w:t>
      </w:r>
      <w:r>
        <w:t>genuine and</w:t>
      </w:r>
      <w:r>
        <w:rPr>
          <w:spacing w:val="-4"/>
        </w:rPr>
        <w:t xml:space="preserve"> </w:t>
      </w:r>
      <w:r>
        <w:t>empathic</w:t>
      </w:r>
      <w:r>
        <w:rPr>
          <w:spacing w:val="-3"/>
        </w:rPr>
        <w:t xml:space="preserve"> </w:t>
      </w:r>
      <w:r>
        <w:t>relationships</w:t>
      </w:r>
      <w:r>
        <w:rPr>
          <w:spacing w:val="-15"/>
        </w:rPr>
        <w:t xml:space="preserve"> </w:t>
      </w:r>
      <w:r>
        <w:t>with</w:t>
      </w:r>
      <w:r>
        <w:rPr>
          <w:spacing w:val="-15"/>
        </w:rPr>
        <w:t xml:space="preserve"> </w:t>
      </w:r>
      <w:r>
        <w:t>others</w:t>
      </w:r>
      <w:r>
        <w:rPr>
          <w:spacing w:val="-2"/>
        </w:rPr>
        <w:t xml:space="preserve"> </w:t>
      </w:r>
      <w:r>
        <w:t>is central</w:t>
      </w:r>
      <w:r>
        <w:rPr>
          <w:spacing w:val="-13"/>
        </w:rPr>
        <w:t xml:space="preserve"> </w:t>
      </w:r>
      <w:r>
        <w:t>to the</w:t>
      </w:r>
      <w:r>
        <w:rPr>
          <w:spacing w:val="-3"/>
        </w:rPr>
        <w:t xml:space="preserve"> </w:t>
      </w:r>
      <w:r>
        <w:t>human services</w:t>
      </w:r>
      <w:r>
        <w:rPr>
          <w:spacing w:val="-8"/>
        </w:rPr>
        <w:t xml:space="preserve"> </w:t>
      </w:r>
      <w:r>
        <w:t>profession.</w:t>
      </w:r>
      <w:r>
        <w:rPr>
          <w:spacing w:val="-15"/>
        </w:rPr>
        <w:t xml:space="preserve"> </w:t>
      </w:r>
      <w:r>
        <w:t>These skills</w:t>
      </w:r>
      <w:r>
        <w:rPr>
          <w:spacing w:val="-15"/>
        </w:rPr>
        <w:t xml:space="preserve"> </w:t>
      </w:r>
      <w:r>
        <w:t>are applicable</w:t>
      </w:r>
      <w:r>
        <w:rPr>
          <w:spacing w:val="-15"/>
        </w:rPr>
        <w:t xml:space="preserve"> </w:t>
      </w:r>
      <w:r>
        <w:t>to all levels</w:t>
      </w:r>
      <w:r>
        <w:rPr>
          <w:spacing w:val="-1"/>
        </w:rPr>
        <w:t xml:space="preserve"> </w:t>
      </w:r>
      <w:r>
        <w:t>of education,</w:t>
      </w:r>
      <w:r>
        <w:rPr>
          <w:spacing w:val="-5"/>
        </w:rPr>
        <w:t xml:space="preserve"> </w:t>
      </w:r>
      <w:r>
        <w:t>and</w:t>
      </w:r>
      <w:r w:rsidR="00F54976">
        <w:t xml:space="preserve"> </w:t>
      </w:r>
      <w:proofErr w:type="gramStart"/>
      <w:r w:rsidR="00F54976">
        <w:t>a</w:t>
      </w:r>
      <w:r w:rsidR="00BE6598">
        <w:t xml:space="preserve"> </w:t>
      </w:r>
      <w:r w:rsidR="00F54976">
        <w:t>greater</w:t>
      </w:r>
      <w:proofErr w:type="gramEnd"/>
      <w:r>
        <w:t xml:space="preserve"> proficiency</w:t>
      </w:r>
      <w:r>
        <w:rPr>
          <w:spacing w:val="-15"/>
        </w:rPr>
        <w:t xml:space="preserve"> </w:t>
      </w:r>
      <w:r>
        <w:t>is expected at each progressively higher level.</w:t>
      </w:r>
    </w:p>
    <w:p w14:paraId="30D7AA69" w14:textId="77777777" w:rsidR="007D40BE" w:rsidRDefault="007D40BE">
      <w:pPr>
        <w:pStyle w:val="BodyText"/>
        <w:spacing w:before="1"/>
        <w:rPr>
          <w:sz w:val="16"/>
        </w:rPr>
      </w:pPr>
    </w:p>
    <w:tbl>
      <w:tblPr>
        <w:tblW w:w="0" w:type="auto"/>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00"/>
        <w:gridCol w:w="9480"/>
      </w:tblGrid>
      <w:tr w:rsidR="007D40BE" w14:paraId="56998237" w14:textId="77777777" w:rsidTr="432D0519">
        <w:trPr>
          <w:trHeight w:val="849"/>
        </w:trPr>
        <w:tc>
          <w:tcPr>
            <w:tcW w:w="10080" w:type="dxa"/>
            <w:gridSpan w:val="2"/>
          </w:tcPr>
          <w:p w14:paraId="2C112DBD" w14:textId="77777777" w:rsidR="007D40BE" w:rsidRDefault="00BB2F7E">
            <w:pPr>
              <w:pStyle w:val="TableParagraph"/>
              <w:spacing w:before="62" w:line="261" w:lineRule="auto"/>
              <w:rPr>
                <w:b/>
                <w:sz w:val="24"/>
              </w:rPr>
            </w:pPr>
            <w:r>
              <w:rPr>
                <w:b/>
                <w:sz w:val="24"/>
                <w:u w:val="thick"/>
              </w:rPr>
              <w:t>Standard</w:t>
            </w:r>
            <w:r>
              <w:rPr>
                <w:b/>
                <w:spacing w:val="-1"/>
                <w:sz w:val="24"/>
                <w:u w:val="thick"/>
              </w:rPr>
              <w:t xml:space="preserve"> </w:t>
            </w:r>
            <w:r>
              <w:rPr>
                <w:b/>
                <w:sz w:val="24"/>
              </w:rPr>
              <w:t>17: Learning</w:t>
            </w:r>
            <w:r>
              <w:rPr>
                <w:b/>
                <w:spacing w:val="-12"/>
                <w:sz w:val="24"/>
              </w:rPr>
              <w:t xml:space="preserve"> </w:t>
            </w:r>
            <w:r>
              <w:rPr>
                <w:b/>
                <w:sz w:val="24"/>
              </w:rPr>
              <w:t>experiences shall be provided</w:t>
            </w:r>
            <w:r>
              <w:rPr>
                <w:b/>
                <w:spacing w:val="-1"/>
                <w:sz w:val="24"/>
              </w:rPr>
              <w:t xml:space="preserve"> </w:t>
            </w:r>
            <w:r>
              <w:rPr>
                <w:b/>
                <w:sz w:val="24"/>
              </w:rPr>
              <w:t>for the student to develop</w:t>
            </w:r>
            <w:r>
              <w:rPr>
                <w:b/>
                <w:spacing w:val="-1"/>
                <w:sz w:val="24"/>
              </w:rPr>
              <w:t xml:space="preserve"> </w:t>
            </w:r>
            <w:r>
              <w:rPr>
                <w:b/>
                <w:sz w:val="24"/>
              </w:rPr>
              <w:t>his or her interpersonal skills.</w:t>
            </w:r>
          </w:p>
        </w:tc>
      </w:tr>
      <w:tr w:rsidR="007D40BE" w14:paraId="6EE9A334" w14:textId="77777777" w:rsidTr="432D0519">
        <w:trPr>
          <w:trHeight w:val="549"/>
        </w:trPr>
        <w:tc>
          <w:tcPr>
            <w:tcW w:w="600" w:type="dxa"/>
          </w:tcPr>
          <w:p w14:paraId="5707FBF2" w14:textId="77777777" w:rsidR="007D40BE" w:rsidRDefault="00BB2F7E">
            <w:pPr>
              <w:pStyle w:val="TableParagraph"/>
              <w:ind w:left="100"/>
              <w:rPr>
                <w:sz w:val="24"/>
              </w:rPr>
            </w:pPr>
            <w:r>
              <w:rPr>
                <w:spacing w:val="-5"/>
                <w:sz w:val="24"/>
              </w:rPr>
              <w:t>a.</w:t>
            </w:r>
          </w:p>
        </w:tc>
        <w:tc>
          <w:tcPr>
            <w:tcW w:w="9480" w:type="dxa"/>
          </w:tcPr>
          <w:p w14:paraId="66E9BCC3" w14:textId="77777777" w:rsidR="007D40BE" w:rsidRDefault="00BB2F7E" w:rsidP="003C4785">
            <w:pPr>
              <w:pStyle w:val="TableParagraph"/>
              <w:ind w:left="0"/>
              <w:rPr>
                <w:spacing w:val="-2"/>
                <w:sz w:val="24"/>
              </w:rPr>
            </w:pPr>
            <w:r>
              <w:rPr>
                <w:sz w:val="24"/>
              </w:rPr>
              <w:t>Clarifying</w:t>
            </w:r>
            <w:r>
              <w:rPr>
                <w:spacing w:val="19"/>
                <w:sz w:val="24"/>
              </w:rPr>
              <w:t xml:space="preserve"> </w:t>
            </w:r>
            <w:r>
              <w:rPr>
                <w:spacing w:val="-2"/>
                <w:sz w:val="24"/>
              </w:rPr>
              <w:t>expectations.</w:t>
            </w:r>
          </w:p>
          <w:p w14:paraId="5C34EACF" w14:textId="77777777" w:rsidR="003C4785" w:rsidRDefault="003C4785" w:rsidP="003C4785">
            <w:pPr>
              <w:pStyle w:val="TableParagraph"/>
              <w:ind w:left="0"/>
              <w:rPr>
                <w:spacing w:val="-2"/>
                <w:sz w:val="24"/>
              </w:rPr>
            </w:pPr>
          </w:p>
          <w:p w14:paraId="7520EE5F" w14:textId="77777777" w:rsidR="003C4785" w:rsidRDefault="003C4785" w:rsidP="00165B41">
            <w:pPr>
              <w:pStyle w:val="TableParagraph"/>
              <w:ind w:left="0"/>
              <w:rPr>
                <w:b/>
                <w:sz w:val="24"/>
              </w:rPr>
            </w:pPr>
            <w:r>
              <w:rPr>
                <w:b/>
                <w:spacing w:val="-2"/>
                <w:sz w:val="24"/>
                <w:u w:val="thick"/>
              </w:rPr>
              <w:t>Response:</w:t>
            </w:r>
          </w:p>
          <w:p w14:paraId="0B65B74A" w14:textId="779609F5" w:rsidR="003C4785" w:rsidRDefault="003C4785" w:rsidP="00165B41">
            <w:pPr>
              <w:pStyle w:val="TableParagraph"/>
              <w:spacing w:before="12" w:line="259" w:lineRule="auto"/>
              <w:ind w:left="0"/>
              <w:rPr>
                <w:sz w:val="24"/>
              </w:rPr>
            </w:pPr>
            <w:r>
              <w:rPr>
                <w:sz w:val="24"/>
              </w:rPr>
              <w:t>Clarifying</w:t>
            </w:r>
            <w:r>
              <w:rPr>
                <w:spacing w:val="-7"/>
                <w:sz w:val="24"/>
              </w:rPr>
              <w:t xml:space="preserve"> </w:t>
            </w:r>
            <w:r>
              <w:rPr>
                <w:sz w:val="24"/>
              </w:rPr>
              <w:t>expectations</w:t>
            </w:r>
            <w:r>
              <w:rPr>
                <w:spacing w:val="-4"/>
                <w:sz w:val="24"/>
              </w:rPr>
              <w:t xml:space="preserve"> </w:t>
            </w:r>
            <w:r>
              <w:rPr>
                <w:sz w:val="24"/>
              </w:rPr>
              <w:t>is</w:t>
            </w:r>
            <w:r>
              <w:rPr>
                <w:spacing w:val="-4"/>
                <w:sz w:val="24"/>
              </w:rPr>
              <w:t xml:space="preserve"> </w:t>
            </w:r>
            <w:r>
              <w:rPr>
                <w:sz w:val="24"/>
              </w:rPr>
              <w:t>addressed</w:t>
            </w:r>
            <w:r>
              <w:rPr>
                <w:spacing w:val="-4"/>
                <w:sz w:val="24"/>
              </w:rPr>
              <w:t xml:space="preserve"> </w:t>
            </w:r>
            <w:r>
              <w:rPr>
                <w:sz w:val="24"/>
              </w:rPr>
              <w:t>through</w:t>
            </w:r>
            <w:r>
              <w:rPr>
                <w:spacing w:val="-4"/>
                <w:sz w:val="24"/>
              </w:rPr>
              <w:t xml:space="preserve"> </w:t>
            </w:r>
            <w:r>
              <w:rPr>
                <w:sz w:val="24"/>
              </w:rPr>
              <w:t>in-class</w:t>
            </w:r>
            <w:r>
              <w:rPr>
                <w:spacing w:val="-4"/>
                <w:sz w:val="24"/>
              </w:rPr>
              <w:t xml:space="preserve"> </w:t>
            </w:r>
            <w:r>
              <w:rPr>
                <w:sz w:val="24"/>
              </w:rPr>
              <w:t>activities</w:t>
            </w:r>
            <w:r>
              <w:rPr>
                <w:spacing w:val="-4"/>
                <w:sz w:val="24"/>
              </w:rPr>
              <w:t xml:space="preserve"> </w:t>
            </w:r>
            <w:r>
              <w:rPr>
                <w:sz w:val="24"/>
              </w:rPr>
              <w:t>and</w:t>
            </w:r>
            <w:r>
              <w:rPr>
                <w:spacing w:val="-4"/>
                <w:sz w:val="24"/>
              </w:rPr>
              <w:t xml:space="preserve"> </w:t>
            </w:r>
            <w:r>
              <w:rPr>
                <w:sz w:val="24"/>
              </w:rPr>
              <w:t>discussions,</w:t>
            </w:r>
            <w:r>
              <w:rPr>
                <w:spacing w:val="-4"/>
                <w:sz w:val="24"/>
              </w:rPr>
              <w:t xml:space="preserve"> </w:t>
            </w:r>
            <w:r>
              <w:rPr>
                <w:sz w:val="24"/>
              </w:rPr>
              <w:t>lectures,</w:t>
            </w:r>
            <w:r>
              <w:rPr>
                <w:spacing w:val="-4"/>
                <w:sz w:val="24"/>
              </w:rPr>
              <w:t xml:space="preserve"> </w:t>
            </w:r>
            <w:r>
              <w:rPr>
                <w:sz w:val="24"/>
              </w:rPr>
              <w:t>assigned readings and out-of-class assignments in the following Human Services courses.</w:t>
            </w:r>
          </w:p>
          <w:p w14:paraId="58354043" w14:textId="77777777" w:rsidR="003C4785" w:rsidRDefault="003C4785" w:rsidP="003C4785">
            <w:pPr>
              <w:pStyle w:val="TableParagraph"/>
              <w:spacing w:before="40"/>
              <w:rPr>
                <w:sz w:val="24"/>
              </w:rPr>
            </w:pPr>
          </w:p>
          <w:p w14:paraId="237F2709" w14:textId="558820CC" w:rsidR="00653715" w:rsidRPr="00D478CD" w:rsidRDefault="003C4785" w:rsidP="0055336F">
            <w:pPr>
              <w:rPr>
                <w:b/>
                <w:bCs/>
                <w:sz w:val="24"/>
                <w:szCs w:val="24"/>
              </w:rPr>
            </w:pPr>
            <w:r w:rsidRPr="00EB4EB5">
              <w:rPr>
                <w:b/>
                <w:bCs/>
                <w:sz w:val="24"/>
                <w:szCs w:val="24"/>
              </w:rPr>
              <w:t>HUS 101 Human Service and Addiction Counseling Ethics in Practice</w:t>
            </w:r>
            <w:r w:rsidRPr="00D478CD">
              <w:rPr>
                <w:b/>
                <w:bCs/>
                <w:sz w:val="24"/>
                <w:szCs w:val="24"/>
              </w:rPr>
              <w:t xml:space="preserve"> </w:t>
            </w:r>
          </w:p>
          <w:p w14:paraId="0DEF34E4" w14:textId="793F8D1D" w:rsidR="003C4785" w:rsidRPr="00D478CD" w:rsidRDefault="003C4785" w:rsidP="0055336F">
            <w:pPr>
              <w:rPr>
                <w:b/>
                <w:bCs/>
                <w:sz w:val="24"/>
                <w:szCs w:val="24"/>
              </w:rPr>
            </w:pPr>
            <w:r w:rsidRPr="00EB4EB5">
              <w:rPr>
                <w:b/>
                <w:bCs/>
                <w:sz w:val="24"/>
                <w:szCs w:val="24"/>
              </w:rPr>
              <w:t>HUS 114 Counseling, Assessment and Case Management</w:t>
            </w:r>
          </w:p>
          <w:p w14:paraId="695A6D16" w14:textId="77777777" w:rsidR="00192FF9" w:rsidRPr="00D478CD" w:rsidRDefault="003C4785" w:rsidP="0055336F">
            <w:pPr>
              <w:rPr>
                <w:b/>
                <w:bCs/>
                <w:sz w:val="24"/>
                <w:szCs w:val="24"/>
              </w:rPr>
            </w:pPr>
            <w:hyperlink r:id="rId97">
              <w:r w:rsidRPr="00D478CD">
                <w:rPr>
                  <w:rStyle w:val="Hyperlink"/>
                  <w:b/>
                  <w:bCs/>
                  <w:color w:val="auto"/>
                  <w:sz w:val="24"/>
                  <w:szCs w:val="24"/>
                  <w:u w:val="none"/>
                </w:rPr>
                <w:t>HUS 115 Fieldwork: Counseling, Assessment and Case Management</w:t>
              </w:r>
            </w:hyperlink>
            <w:r w:rsidRPr="00D478CD">
              <w:rPr>
                <w:b/>
                <w:bCs/>
                <w:sz w:val="24"/>
                <w:szCs w:val="24"/>
              </w:rPr>
              <w:t xml:space="preserve"> </w:t>
            </w:r>
          </w:p>
          <w:p w14:paraId="2CCCCD8B" w14:textId="5FC1F9B0" w:rsidR="003C4785" w:rsidRPr="00D478CD" w:rsidRDefault="003C4785" w:rsidP="0055336F">
            <w:pPr>
              <w:rPr>
                <w:b/>
                <w:bCs/>
                <w:sz w:val="24"/>
                <w:szCs w:val="24"/>
              </w:rPr>
            </w:pPr>
            <w:r w:rsidRPr="00EB4EB5">
              <w:rPr>
                <w:b/>
                <w:bCs/>
                <w:sz w:val="24"/>
                <w:szCs w:val="24"/>
              </w:rPr>
              <w:t>HUS 141 Group Dynamics</w:t>
            </w:r>
          </w:p>
          <w:p w14:paraId="47F6289C" w14:textId="294E99AF" w:rsidR="003C4785" w:rsidRPr="00D478CD" w:rsidRDefault="003C4785" w:rsidP="0055336F">
            <w:pPr>
              <w:rPr>
                <w:b/>
                <w:bCs/>
                <w:sz w:val="24"/>
                <w:szCs w:val="24"/>
              </w:rPr>
            </w:pPr>
            <w:r w:rsidRPr="00EB4EB5">
              <w:rPr>
                <w:b/>
                <w:bCs/>
                <w:sz w:val="24"/>
                <w:szCs w:val="24"/>
              </w:rPr>
              <w:t>HUS 211 Crisis Intervention and Counseling</w:t>
            </w:r>
          </w:p>
          <w:p w14:paraId="254F1F98" w14:textId="3072AA55" w:rsidR="003C4785" w:rsidRPr="00D478CD" w:rsidRDefault="003C4785" w:rsidP="0055336F">
            <w:pPr>
              <w:rPr>
                <w:b/>
                <w:bCs/>
                <w:sz w:val="24"/>
                <w:szCs w:val="24"/>
              </w:rPr>
            </w:pPr>
            <w:r w:rsidRPr="00EB4EB5">
              <w:rPr>
                <w:b/>
                <w:bCs/>
                <w:sz w:val="24"/>
                <w:szCs w:val="24"/>
              </w:rPr>
              <w:t>HUS 217 Fieldwork: Theories of Counseling</w:t>
            </w:r>
            <w:r w:rsidRPr="00D478CD">
              <w:rPr>
                <w:b/>
                <w:bCs/>
                <w:sz w:val="24"/>
                <w:szCs w:val="24"/>
              </w:rPr>
              <w:t xml:space="preserve"> </w:t>
            </w:r>
          </w:p>
          <w:p w14:paraId="4980BDB7" w14:textId="1086D7B5" w:rsidR="003C4785" w:rsidRPr="009D4359" w:rsidRDefault="003C4785" w:rsidP="003C4785">
            <w:pPr>
              <w:rPr>
                <w:b/>
                <w:bCs/>
                <w:sz w:val="24"/>
                <w:szCs w:val="24"/>
              </w:rPr>
            </w:pPr>
            <w:r w:rsidRPr="00EB4EB5">
              <w:rPr>
                <w:b/>
                <w:bCs/>
                <w:sz w:val="24"/>
                <w:szCs w:val="24"/>
              </w:rPr>
              <w:t>HUS 234 Trauma Informed Care</w:t>
            </w:r>
          </w:p>
          <w:p w14:paraId="2B948976" w14:textId="77777777" w:rsidR="005F5D1A" w:rsidRPr="00F117F1" w:rsidRDefault="005F5D1A" w:rsidP="005F5D1A">
            <w:pPr>
              <w:pStyle w:val="TableParagraph"/>
              <w:spacing w:line="259" w:lineRule="auto"/>
              <w:ind w:left="0" w:right="431"/>
              <w:rPr>
                <w:sz w:val="24"/>
                <w:szCs w:val="24"/>
              </w:rPr>
            </w:pPr>
          </w:p>
          <w:p w14:paraId="6BBE5EF9" w14:textId="337E6E0C" w:rsidR="005F5D1A" w:rsidRPr="00C27056" w:rsidRDefault="005F5D1A" w:rsidP="005F5D1A">
            <w:pPr>
              <w:pStyle w:val="TableParagraph"/>
              <w:spacing w:line="259" w:lineRule="auto"/>
              <w:ind w:left="0" w:right="431"/>
              <w:rPr>
                <w:sz w:val="24"/>
              </w:rPr>
            </w:pPr>
            <w:r w:rsidRPr="00C27056">
              <w:rPr>
                <w:sz w:val="24"/>
              </w:rPr>
              <w:t>In</w:t>
            </w:r>
            <w:r w:rsidR="000D0AD0">
              <w:rPr>
                <w:sz w:val="24"/>
              </w:rPr>
              <w:t xml:space="preserve"> </w:t>
            </w:r>
            <w:r w:rsidR="000D0AD0" w:rsidRPr="00BE6598">
              <w:rPr>
                <w:sz w:val="24"/>
              </w:rPr>
              <w:t xml:space="preserve">{HUS101} </w:t>
            </w:r>
            <w:r w:rsidR="000D0AD0" w:rsidRPr="00C27056">
              <w:rPr>
                <w:sz w:val="24"/>
              </w:rPr>
              <w:t>Human</w:t>
            </w:r>
            <w:r w:rsidRPr="00C27056">
              <w:rPr>
                <w:sz w:val="24"/>
              </w:rPr>
              <w:t xml:space="preserve"> Services and Addiction Counseling Ethics in Practice</w:t>
            </w:r>
            <w:r w:rsidR="0071606E">
              <w:rPr>
                <w:sz w:val="24"/>
              </w:rPr>
              <w:t>, Chapter 6</w:t>
            </w:r>
            <w:r w:rsidRPr="00C27056">
              <w:rPr>
                <w:sz w:val="24"/>
              </w:rPr>
              <w:t xml:space="preserve"> </w:t>
            </w:r>
            <w:r w:rsidR="0071606E">
              <w:rPr>
                <w:sz w:val="24"/>
              </w:rPr>
              <w:t>i</w:t>
            </w:r>
            <w:r w:rsidR="002E43AC" w:rsidRPr="00C27056">
              <w:rPr>
                <w:sz w:val="24"/>
              </w:rPr>
              <w:t xml:space="preserve">n </w:t>
            </w:r>
            <w:r w:rsidR="001F6456" w:rsidRPr="00C27056">
              <w:rPr>
                <w:i/>
                <w:iCs/>
                <w:sz w:val="24"/>
              </w:rPr>
              <w:t xml:space="preserve">The Human Services Internship </w:t>
            </w:r>
            <w:r w:rsidR="001F6456" w:rsidRPr="00C27056">
              <w:rPr>
                <w:sz w:val="24"/>
              </w:rPr>
              <w:t>book</w:t>
            </w:r>
            <w:r w:rsidR="0071606E">
              <w:rPr>
                <w:sz w:val="24"/>
              </w:rPr>
              <w:t xml:space="preserve"> </w:t>
            </w:r>
            <w:r w:rsidR="00A56370" w:rsidRPr="00C27056">
              <w:rPr>
                <w:sz w:val="24"/>
              </w:rPr>
              <w:t xml:space="preserve">focuses on </w:t>
            </w:r>
            <w:r w:rsidR="00A56370" w:rsidRPr="00C27056">
              <w:rPr>
                <w:i/>
                <w:iCs/>
                <w:sz w:val="24"/>
              </w:rPr>
              <w:t xml:space="preserve">Basic Skills </w:t>
            </w:r>
            <w:r w:rsidR="00A56370" w:rsidRPr="00C27056">
              <w:rPr>
                <w:sz w:val="24"/>
              </w:rPr>
              <w:t xml:space="preserve">such </w:t>
            </w:r>
            <w:r w:rsidR="00BE6598" w:rsidRPr="00C27056">
              <w:rPr>
                <w:sz w:val="24"/>
              </w:rPr>
              <w:t>as values</w:t>
            </w:r>
            <w:r w:rsidRPr="00C27056">
              <w:rPr>
                <w:sz w:val="24"/>
              </w:rPr>
              <w:t xml:space="preserve"> and attitudes,</w:t>
            </w:r>
            <w:r w:rsidRPr="00C27056">
              <w:rPr>
                <w:spacing w:val="-4"/>
                <w:sz w:val="24"/>
              </w:rPr>
              <w:t xml:space="preserve"> </w:t>
            </w:r>
            <w:r w:rsidRPr="00C27056">
              <w:rPr>
                <w:sz w:val="24"/>
              </w:rPr>
              <w:t>active</w:t>
            </w:r>
            <w:r w:rsidRPr="00C27056">
              <w:rPr>
                <w:spacing w:val="-5"/>
                <w:sz w:val="24"/>
              </w:rPr>
              <w:t xml:space="preserve"> </w:t>
            </w:r>
            <w:r w:rsidRPr="00C27056">
              <w:rPr>
                <w:sz w:val="24"/>
              </w:rPr>
              <w:t>listening,</w:t>
            </w:r>
            <w:r w:rsidRPr="00C27056">
              <w:rPr>
                <w:spacing w:val="-2"/>
                <w:sz w:val="24"/>
              </w:rPr>
              <w:t xml:space="preserve"> </w:t>
            </w:r>
            <w:r w:rsidRPr="00C27056">
              <w:rPr>
                <w:sz w:val="24"/>
              </w:rPr>
              <w:t>client</w:t>
            </w:r>
            <w:r w:rsidRPr="00C27056">
              <w:rPr>
                <w:spacing w:val="-4"/>
                <w:sz w:val="24"/>
              </w:rPr>
              <w:t xml:space="preserve"> </w:t>
            </w:r>
            <w:r w:rsidRPr="00C27056">
              <w:rPr>
                <w:sz w:val="24"/>
              </w:rPr>
              <w:t>interviewing</w:t>
            </w:r>
            <w:r w:rsidRPr="00C27056">
              <w:rPr>
                <w:spacing w:val="-7"/>
                <w:sz w:val="24"/>
              </w:rPr>
              <w:t xml:space="preserve"> </w:t>
            </w:r>
            <w:r w:rsidRPr="00C27056">
              <w:rPr>
                <w:sz w:val="24"/>
              </w:rPr>
              <w:t>and</w:t>
            </w:r>
            <w:r w:rsidRPr="00C27056">
              <w:rPr>
                <w:spacing w:val="-4"/>
                <w:sz w:val="24"/>
              </w:rPr>
              <w:t xml:space="preserve"> </w:t>
            </w:r>
            <w:r w:rsidRPr="00C27056">
              <w:rPr>
                <w:sz w:val="24"/>
              </w:rPr>
              <w:t>exploration</w:t>
            </w:r>
            <w:r w:rsidRPr="00C27056">
              <w:rPr>
                <w:spacing w:val="-4"/>
                <w:sz w:val="24"/>
              </w:rPr>
              <w:t xml:space="preserve"> </w:t>
            </w:r>
            <w:r w:rsidRPr="00C27056">
              <w:rPr>
                <w:sz w:val="24"/>
              </w:rPr>
              <w:t>skills</w:t>
            </w:r>
            <w:r w:rsidRPr="00C27056">
              <w:rPr>
                <w:spacing w:val="-4"/>
                <w:sz w:val="24"/>
              </w:rPr>
              <w:t xml:space="preserve"> </w:t>
            </w:r>
            <w:r w:rsidR="00852960" w:rsidRPr="00C27056">
              <w:rPr>
                <w:sz w:val="24"/>
              </w:rPr>
              <w:t>which</w:t>
            </w:r>
            <w:r w:rsidRPr="00C27056">
              <w:rPr>
                <w:spacing w:val="-4"/>
                <w:sz w:val="24"/>
              </w:rPr>
              <w:t xml:space="preserve"> </w:t>
            </w:r>
            <w:r w:rsidR="00DC0B88">
              <w:rPr>
                <w:sz w:val="24"/>
              </w:rPr>
              <w:t>are</w:t>
            </w:r>
            <w:r w:rsidRPr="00C27056">
              <w:rPr>
                <w:spacing w:val="-4"/>
                <w:sz w:val="24"/>
              </w:rPr>
              <w:t xml:space="preserve"> </w:t>
            </w:r>
            <w:r w:rsidRPr="00C27056">
              <w:rPr>
                <w:sz w:val="24"/>
              </w:rPr>
              <w:t>essential</w:t>
            </w:r>
            <w:r w:rsidRPr="00C27056">
              <w:rPr>
                <w:spacing w:val="-4"/>
                <w:sz w:val="24"/>
              </w:rPr>
              <w:t xml:space="preserve"> </w:t>
            </w:r>
            <w:r w:rsidRPr="00C27056">
              <w:rPr>
                <w:sz w:val="24"/>
              </w:rPr>
              <w:t>component</w:t>
            </w:r>
            <w:r w:rsidR="00DC0B88">
              <w:rPr>
                <w:sz w:val="24"/>
              </w:rPr>
              <w:t>s</w:t>
            </w:r>
            <w:r w:rsidRPr="00C27056">
              <w:rPr>
                <w:spacing w:val="-4"/>
                <w:sz w:val="24"/>
              </w:rPr>
              <w:t xml:space="preserve"> </w:t>
            </w:r>
            <w:r w:rsidRPr="00C27056">
              <w:rPr>
                <w:sz w:val="24"/>
              </w:rPr>
              <w:t>of the helping relationship.</w:t>
            </w:r>
            <w:r w:rsidR="00D83EFC" w:rsidRPr="00C27056">
              <w:rPr>
                <w:sz w:val="24"/>
              </w:rPr>
              <w:t xml:space="preserve">  </w:t>
            </w:r>
          </w:p>
          <w:p w14:paraId="0A5D47CC" w14:textId="77777777" w:rsidR="00534342" w:rsidRDefault="00534342" w:rsidP="00534342">
            <w:pPr>
              <w:rPr>
                <w:sz w:val="24"/>
                <w:szCs w:val="24"/>
              </w:rPr>
            </w:pPr>
          </w:p>
          <w:p w14:paraId="014E558C" w14:textId="1F32FD81" w:rsidR="005F5D1A" w:rsidRDefault="005F5D1A" w:rsidP="00534342">
            <w:pPr>
              <w:rPr>
                <w:sz w:val="24"/>
                <w:szCs w:val="24"/>
              </w:rPr>
            </w:pPr>
            <w:r w:rsidRPr="00534342">
              <w:rPr>
                <w:sz w:val="24"/>
                <w:szCs w:val="24"/>
              </w:rPr>
              <w:t>In</w:t>
            </w:r>
            <w:r w:rsidR="000D0AD0">
              <w:rPr>
                <w:sz w:val="24"/>
                <w:szCs w:val="24"/>
              </w:rPr>
              <w:t xml:space="preserve"> </w:t>
            </w:r>
            <w:r w:rsidR="000D0AD0" w:rsidRPr="00C02F0A">
              <w:rPr>
                <w:sz w:val="24"/>
                <w:szCs w:val="24"/>
              </w:rPr>
              <w:t>{HUS 114}</w:t>
            </w:r>
            <w:r w:rsidR="000D0AD0" w:rsidRPr="00534342">
              <w:rPr>
                <w:sz w:val="24"/>
                <w:szCs w:val="24"/>
              </w:rPr>
              <w:t xml:space="preserve"> Counseling</w:t>
            </w:r>
            <w:r w:rsidRPr="00534342">
              <w:rPr>
                <w:sz w:val="24"/>
                <w:szCs w:val="24"/>
              </w:rPr>
              <w:t xml:space="preserve">, Assessment and Case Management there is a focus on clarifying expectations as </w:t>
            </w:r>
            <w:r w:rsidR="0079628F" w:rsidRPr="00534342">
              <w:rPr>
                <w:sz w:val="24"/>
                <w:szCs w:val="24"/>
              </w:rPr>
              <w:t>an essential</w:t>
            </w:r>
            <w:r w:rsidRPr="00534342">
              <w:rPr>
                <w:sz w:val="24"/>
                <w:szCs w:val="24"/>
              </w:rPr>
              <w:t xml:space="preserve"> component of establishing a helping relationship and setting therapeutic goals. This skill is </w:t>
            </w:r>
            <w:r w:rsidR="0079628F" w:rsidRPr="00534342">
              <w:rPr>
                <w:sz w:val="24"/>
                <w:szCs w:val="24"/>
              </w:rPr>
              <w:t>addressed through</w:t>
            </w:r>
            <w:r w:rsidRPr="00534342">
              <w:rPr>
                <w:sz w:val="24"/>
                <w:szCs w:val="24"/>
              </w:rPr>
              <w:t xml:space="preserve"> in-class role-plays as well as in specific assignments related to developing and maintaining a helping relationship.</w:t>
            </w:r>
          </w:p>
          <w:p w14:paraId="60707446" w14:textId="77777777" w:rsidR="00534342" w:rsidRPr="00534342" w:rsidRDefault="00534342" w:rsidP="00534342">
            <w:pPr>
              <w:rPr>
                <w:sz w:val="24"/>
                <w:szCs w:val="24"/>
              </w:rPr>
            </w:pPr>
          </w:p>
          <w:p w14:paraId="35347C4E" w14:textId="4A322693" w:rsidR="005F5D1A" w:rsidRPr="00534342" w:rsidRDefault="005F5D1A" w:rsidP="00534342">
            <w:pPr>
              <w:rPr>
                <w:sz w:val="24"/>
                <w:szCs w:val="24"/>
              </w:rPr>
            </w:pPr>
            <w:r w:rsidRPr="00534342">
              <w:rPr>
                <w:sz w:val="24"/>
                <w:szCs w:val="24"/>
              </w:rPr>
              <w:t xml:space="preserve">In </w:t>
            </w:r>
            <w:r w:rsidR="000D0AD0" w:rsidRPr="00C02F0A">
              <w:rPr>
                <w:sz w:val="24"/>
                <w:szCs w:val="24"/>
              </w:rPr>
              <w:t>{HUS 141}</w:t>
            </w:r>
            <w:r w:rsidR="000D0AD0" w:rsidRPr="00534342">
              <w:rPr>
                <w:sz w:val="24"/>
                <w:szCs w:val="24"/>
              </w:rPr>
              <w:t xml:space="preserve"> </w:t>
            </w:r>
            <w:r w:rsidRPr="00534342">
              <w:rPr>
                <w:sz w:val="24"/>
                <w:szCs w:val="24"/>
              </w:rPr>
              <w:t xml:space="preserve">Group Dynamics there are readings in the textbook as well as class discussions of clarifying </w:t>
            </w:r>
            <w:r w:rsidR="0079628F" w:rsidRPr="00534342">
              <w:rPr>
                <w:sz w:val="24"/>
                <w:szCs w:val="24"/>
              </w:rPr>
              <w:t>expectations with</w:t>
            </w:r>
            <w:r w:rsidRPr="00534342">
              <w:rPr>
                <w:sz w:val="24"/>
                <w:szCs w:val="24"/>
              </w:rPr>
              <w:t xml:space="preserve"> clients when forming a group and during the initial stage of a group.</w:t>
            </w:r>
          </w:p>
          <w:p w14:paraId="1618212F" w14:textId="77777777" w:rsidR="00C44D3E" w:rsidRDefault="00C44D3E" w:rsidP="00534342">
            <w:pPr>
              <w:rPr>
                <w:sz w:val="24"/>
                <w:szCs w:val="24"/>
              </w:rPr>
            </w:pPr>
          </w:p>
          <w:p w14:paraId="399188C4" w14:textId="2E3812BE" w:rsidR="005F5D1A" w:rsidRPr="00534342" w:rsidRDefault="005F5D1A" w:rsidP="00534342">
            <w:pPr>
              <w:rPr>
                <w:sz w:val="24"/>
                <w:szCs w:val="24"/>
              </w:rPr>
            </w:pPr>
            <w:r w:rsidRPr="00534342">
              <w:rPr>
                <w:sz w:val="24"/>
                <w:szCs w:val="24"/>
              </w:rPr>
              <w:t xml:space="preserve">In </w:t>
            </w:r>
            <w:r w:rsidR="000D0AD0" w:rsidRPr="00C02F0A">
              <w:rPr>
                <w:sz w:val="24"/>
                <w:szCs w:val="24"/>
              </w:rPr>
              <w:t>{HUS 211}</w:t>
            </w:r>
            <w:r w:rsidR="000D0AD0" w:rsidRPr="00534342">
              <w:rPr>
                <w:sz w:val="24"/>
                <w:szCs w:val="24"/>
              </w:rPr>
              <w:t xml:space="preserve"> </w:t>
            </w:r>
            <w:r w:rsidRPr="00534342">
              <w:rPr>
                <w:sz w:val="24"/>
                <w:szCs w:val="24"/>
              </w:rPr>
              <w:t xml:space="preserve">Crisis Intervention and Counseling students learn and apply </w:t>
            </w:r>
            <w:r w:rsidR="00B642DE" w:rsidRPr="00534342">
              <w:rPr>
                <w:sz w:val="24"/>
                <w:szCs w:val="24"/>
              </w:rPr>
              <w:t>the</w:t>
            </w:r>
            <w:r w:rsidRPr="00534342">
              <w:rPr>
                <w:sz w:val="24"/>
                <w:szCs w:val="24"/>
              </w:rPr>
              <w:t xml:space="preserve"> </w:t>
            </w:r>
            <w:r w:rsidR="007D05F9">
              <w:rPr>
                <w:b/>
                <w:bCs/>
                <w:i/>
                <w:iCs/>
                <w:sz w:val="24"/>
                <w:szCs w:val="24"/>
              </w:rPr>
              <w:t>ABC Assessment Model</w:t>
            </w:r>
            <w:r w:rsidR="00C9306D">
              <w:rPr>
                <w:sz w:val="24"/>
                <w:szCs w:val="24"/>
              </w:rPr>
              <w:t xml:space="preserve"> </w:t>
            </w:r>
            <w:r w:rsidRPr="00534342">
              <w:rPr>
                <w:sz w:val="24"/>
                <w:szCs w:val="24"/>
              </w:rPr>
              <w:t xml:space="preserve">to </w:t>
            </w:r>
            <w:r w:rsidR="00810115">
              <w:rPr>
                <w:sz w:val="24"/>
                <w:szCs w:val="24"/>
              </w:rPr>
              <w:t>identify</w:t>
            </w:r>
            <w:r w:rsidRPr="00534342">
              <w:rPr>
                <w:sz w:val="24"/>
                <w:szCs w:val="24"/>
              </w:rPr>
              <w:t xml:space="preserve"> the crisis in which a client finds </w:t>
            </w:r>
            <w:r w:rsidR="00DC0B88">
              <w:rPr>
                <w:sz w:val="24"/>
                <w:szCs w:val="24"/>
              </w:rPr>
              <w:t>themselves</w:t>
            </w:r>
            <w:r w:rsidRPr="00534342">
              <w:rPr>
                <w:sz w:val="24"/>
                <w:szCs w:val="24"/>
              </w:rPr>
              <w:t>, as well as clarifying the meaning and significance of the crisis for the client and exploring possible plans of action to address the client’s needs.</w:t>
            </w:r>
          </w:p>
          <w:p w14:paraId="178E5380" w14:textId="77777777" w:rsidR="00006714" w:rsidRPr="00534342" w:rsidRDefault="00006714" w:rsidP="00534342">
            <w:pPr>
              <w:rPr>
                <w:sz w:val="24"/>
                <w:szCs w:val="24"/>
              </w:rPr>
            </w:pPr>
          </w:p>
          <w:p w14:paraId="0ECFABBC" w14:textId="4EB5CAC3" w:rsidR="00006714" w:rsidRPr="00534342" w:rsidRDefault="0079628F" w:rsidP="00534342">
            <w:pPr>
              <w:rPr>
                <w:sz w:val="24"/>
                <w:szCs w:val="24"/>
              </w:rPr>
            </w:pPr>
            <w:r w:rsidRPr="00534342">
              <w:rPr>
                <w:sz w:val="24"/>
                <w:szCs w:val="24"/>
              </w:rPr>
              <w:t>In</w:t>
            </w:r>
            <w:r w:rsidR="00841132">
              <w:rPr>
                <w:sz w:val="24"/>
                <w:szCs w:val="24"/>
              </w:rPr>
              <w:t xml:space="preserve"> </w:t>
            </w:r>
            <w:r w:rsidR="00841132" w:rsidRPr="00C02F0A">
              <w:rPr>
                <w:sz w:val="24"/>
                <w:szCs w:val="24"/>
              </w:rPr>
              <w:t>{HUS 234}</w:t>
            </w:r>
            <w:r w:rsidR="00841132" w:rsidRPr="00534342">
              <w:rPr>
                <w:sz w:val="24"/>
                <w:szCs w:val="24"/>
              </w:rPr>
              <w:t xml:space="preserve"> Trauma</w:t>
            </w:r>
            <w:r w:rsidRPr="00534342">
              <w:rPr>
                <w:sz w:val="24"/>
                <w:szCs w:val="24"/>
              </w:rPr>
              <w:t xml:space="preserve"> Informed Care students learn the importance of reading all initial information given on the client via an initial assessment tool. Through reading and case studies, students discuss the importance of creating a partnership with the client and of client–practitioner communication to create</w:t>
            </w:r>
            <w:r w:rsidR="007356FC" w:rsidRPr="00534342">
              <w:rPr>
                <w:sz w:val="24"/>
                <w:szCs w:val="24"/>
              </w:rPr>
              <w:t xml:space="preserve"> </w:t>
            </w:r>
            <w:r w:rsidRPr="00534342">
              <w:rPr>
                <w:sz w:val="24"/>
                <w:szCs w:val="24"/>
              </w:rPr>
              <w:t>the best service plan with client expectations in mind. Students learn the difference between</w:t>
            </w:r>
            <w:r w:rsidR="00006714" w:rsidRPr="00534342">
              <w:rPr>
                <w:sz w:val="24"/>
                <w:szCs w:val="24"/>
              </w:rPr>
              <w:t xml:space="preserve"> engagement and involvement as it relates to creating a service plan.</w:t>
            </w:r>
          </w:p>
          <w:p w14:paraId="0FBCEF46" w14:textId="4FFC128E" w:rsidR="0079628F" w:rsidRPr="00534342" w:rsidRDefault="0079628F" w:rsidP="00534342">
            <w:pPr>
              <w:rPr>
                <w:sz w:val="24"/>
                <w:szCs w:val="24"/>
              </w:rPr>
            </w:pPr>
          </w:p>
          <w:p w14:paraId="38AA83BA" w14:textId="3615B944" w:rsidR="003C4785" w:rsidRPr="00C02F0A" w:rsidRDefault="00165B41" w:rsidP="00C02F0A">
            <w:pPr>
              <w:rPr>
                <w:sz w:val="24"/>
                <w:szCs w:val="24"/>
              </w:rPr>
            </w:pPr>
            <w:r w:rsidRPr="00C02F0A">
              <w:rPr>
                <w:sz w:val="24"/>
                <w:szCs w:val="24"/>
              </w:rPr>
              <w:t xml:space="preserve">The skill of clarifying expectations is addressed in all the fieldwork courses {HUS </w:t>
            </w:r>
            <w:r w:rsidR="00C87AED" w:rsidRPr="00C02F0A">
              <w:rPr>
                <w:sz w:val="24"/>
                <w:szCs w:val="24"/>
              </w:rPr>
              <w:t xml:space="preserve">115, </w:t>
            </w:r>
            <w:r w:rsidR="0071606E" w:rsidRPr="00C02F0A">
              <w:rPr>
                <w:sz w:val="24"/>
                <w:szCs w:val="24"/>
              </w:rPr>
              <w:t>217</w:t>
            </w:r>
            <w:r w:rsidR="0071606E">
              <w:rPr>
                <w:sz w:val="24"/>
                <w:szCs w:val="24"/>
              </w:rPr>
              <w:t>}</w:t>
            </w:r>
            <w:r w:rsidRPr="00C02F0A">
              <w:rPr>
                <w:sz w:val="24"/>
                <w:szCs w:val="24"/>
              </w:rPr>
              <w:t xml:space="preserve"> as a part of the field placement experience and through class discussion and journaling. Students complete a </w:t>
            </w:r>
            <w:r w:rsidRPr="00C87AED">
              <w:rPr>
                <w:b/>
                <w:bCs/>
                <w:i/>
                <w:iCs/>
                <w:sz w:val="24"/>
                <w:szCs w:val="24"/>
              </w:rPr>
              <w:t xml:space="preserve">Learning Objectives Contract </w:t>
            </w:r>
            <w:r w:rsidRPr="00C02F0A">
              <w:rPr>
                <w:sz w:val="24"/>
                <w:szCs w:val="24"/>
              </w:rPr>
              <w:t xml:space="preserve">with their field placement supervisor that clarifies student expectations. Students are evaluated by their ability to “Communicate effectively with clients, peers, colleagues, fieldwork instructor, and college instructor” </w:t>
            </w:r>
            <w:r w:rsidRPr="00C87AED">
              <w:rPr>
                <w:b/>
                <w:bCs/>
                <w:i/>
                <w:iCs/>
                <w:sz w:val="24"/>
                <w:szCs w:val="24"/>
              </w:rPr>
              <w:t>Performance Evaluation</w:t>
            </w:r>
            <w:r w:rsidR="00DE4CCD">
              <w:rPr>
                <w:b/>
                <w:bCs/>
                <w:i/>
                <w:iCs/>
                <w:sz w:val="24"/>
                <w:szCs w:val="24"/>
              </w:rPr>
              <w:t xml:space="preserve"> of Student</w:t>
            </w:r>
            <w:r w:rsidR="005D13ED">
              <w:rPr>
                <w:b/>
                <w:bCs/>
                <w:i/>
                <w:iCs/>
                <w:sz w:val="24"/>
                <w:szCs w:val="24"/>
              </w:rPr>
              <w:t>s</w:t>
            </w:r>
            <w:r w:rsidRPr="00C87AED">
              <w:rPr>
                <w:b/>
                <w:bCs/>
                <w:i/>
                <w:iCs/>
                <w:sz w:val="24"/>
                <w:szCs w:val="24"/>
              </w:rPr>
              <w:t>.</w:t>
            </w:r>
            <w:r w:rsidRPr="00C02F0A">
              <w:rPr>
                <w:sz w:val="24"/>
                <w:szCs w:val="24"/>
              </w:rPr>
              <w:t xml:space="preserve"> Students provide and receive peer support on clinical issues throughout the semester. Students bring to class issues related to their supervisory, collegial and client relationships. This in-class discussion helps students develop the interpersonal skill of clarifying expectations. Case presentations and class discussions are vehicles for problem solving and critical thinking. Reflective journaling is required as an assignment in all fieldwork courses.</w:t>
            </w:r>
          </w:p>
          <w:p w14:paraId="2662C6D4" w14:textId="20742387" w:rsidR="003C4785" w:rsidRDefault="003C4785" w:rsidP="003C4785">
            <w:pPr>
              <w:pStyle w:val="TableParagraph"/>
              <w:ind w:left="0"/>
              <w:rPr>
                <w:sz w:val="24"/>
              </w:rPr>
            </w:pPr>
          </w:p>
        </w:tc>
      </w:tr>
      <w:tr w:rsidR="007D40BE" w14:paraId="708674E5" w14:textId="77777777" w:rsidTr="432D0519">
        <w:trPr>
          <w:trHeight w:val="549"/>
        </w:trPr>
        <w:tc>
          <w:tcPr>
            <w:tcW w:w="600" w:type="dxa"/>
          </w:tcPr>
          <w:p w14:paraId="4CB4F73D" w14:textId="1A1A520B" w:rsidR="007D40BE" w:rsidRDefault="00BB2F7E">
            <w:pPr>
              <w:pStyle w:val="TableParagraph"/>
              <w:ind w:left="100"/>
              <w:rPr>
                <w:sz w:val="24"/>
              </w:rPr>
            </w:pPr>
            <w:r>
              <w:rPr>
                <w:spacing w:val="-5"/>
                <w:sz w:val="24"/>
              </w:rPr>
              <w:lastRenderedPageBreak/>
              <w:t>b.</w:t>
            </w:r>
          </w:p>
        </w:tc>
        <w:tc>
          <w:tcPr>
            <w:tcW w:w="9480" w:type="dxa"/>
          </w:tcPr>
          <w:p w14:paraId="787777D1" w14:textId="2D0D9CF7" w:rsidR="007D40BE" w:rsidRDefault="00BB2F7E" w:rsidP="005679CE">
            <w:pPr>
              <w:pStyle w:val="TableParagraph"/>
              <w:ind w:left="0"/>
              <w:rPr>
                <w:spacing w:val="-2"/>
                <w:sz w:val="24"/>
              </w:rPr>
            </w:pPr>
            <w:r>
              <w:rPr>
                <w:sz w:val="24"/>
              </w:rPr>
              <w:t>Dealing</w:t>
            </w:r>
            <w:r>
              <w:rPr>
                <w:spacing w:val="12"/>
                <w:sz w:val="24"/>
              </w:rPr>
              <w:t xml:space="preserve"> </w:t>
            </w:r>
            <w:r>
              <w:rPr>
                <w:sz w:val="24"/>
              </w:rPr>
              <w:t>effectively</w:t>
            </w:r>
            <w:r>
              <w:rPr>
                <w:spacing w:val="12"/>
                <w:sz w:val="24"/>
              </w:rPr>
              <w:t xml:space="preserve"> </w:t>
            </w:r>
            <w:r>
              <w:rPr>
                <w:sz w:val="24"/>
              </w:rPr>
              <w:t>with</w:t>
            </w:r>
            <w:r>
              <w:rPr>
                <w:spacing w:val="13"/>
                <w:sz w:val="24"/>
              </w:rPr>
              <w:t xml:space="preserve"> </w:t>
            </w:r>
            <w:r>
              <w:rPr>
                <w:spacing w:val="-2"/>
                <w:sz w:val="24"/>
              </w:rPr>
              <w:t>conflict.</w:t>
            </w:r>
          </w:p>
          <w:p w14:paraId="6185F8F6" w14:textId="77777777" w:rsidR="005679CE" w:rsidRDefault="005679CE" w:rsidP="005679CE">
            <w:pPr>
              <w:pStyle w:val="TableParagraph"/>
              <w:ind w:left="0"/>
              <w:rPr>
                <w:b/>
                <w:spacing w:val="-2"/>
                <w:sz w:val="24"/>
                <w:u w:val="thick"/>
              </w:rPr>
            </w:pPr>
          </w:p>
          <w:p w14:paraId="1A3C7946" w14:textId="309F1218" w:rsidR="005679CE" w:rsidRDefault="005679CE" w:rsidP="005679CE">
            <w:pPr>
              <w:pStyle w:val="TableParagraph"/>
              <w:ind w:left="0"/>
              <w:rPr>
                <w:b/>
                <w:sz w:val="24"/>
              </w:rPr>
            </w:pPr>
            <w:r>
              <w:rPr>
                <w:b/>
                <w:spacing w:val="-2"/>
                <w:sz w:val="24"/>
                <w:u w:val="thick"/>
              </w:rPr>
              <w:t>Response:</w:t>
            </w:r>
          </w:p>
          <w:p w14:paraId="1D053F15" w14:textId="77777777" w:rsidR="005679CE" w:rsidRDefault="005679CE" w:rsidP="005679CE">
            <w:pPr>
              <w:pStyle w:val="TableParagraph"/>
              <w:spacing w:before="67"/>
              <w:ind w:left="0" w:right="179"/>
              <w:rPr>
                <w:sz w:val="24"/>
              </w:rPr>
            </w:pPr>
            <w:r>
              <w:rPr>
                <w:sz w:val="24"/>
              </w:rPr>
              <w:t>Dealing</w:t>
            </w:r>
            <w:r>
              <w:rPr>
                <w:spacing w:val="-6"/>
                <w:sz w:val="24"/>
              </w:rPr>
              <w:t xml:space="preserve"> </w:t>
            </w:r>
            <w:r>
              <w:rPr>
                <w:sz w:val="24"/>
              </w:rPr>
              <w:t>effectively</w:t>
            </w:r>
            <w:r>
              <w:rPr>
                <w:spacing w:val="-8"/>
                <w:sz w:val="24"/>
              </w:rPr>
              <w:t xml:space="preserve"> </w:t>
            </w:r>
            <w:r>
              <w:rPr>
                <w:sz w:val="24"/>
              </w:rPr>
              <w:t>with</w:t>
            </w:r>
            <w:r>
              <w:rPr>
                <w:spacing w:val="-2"/>
                <w:sz w:val="24"/>
              </w:rPr>
              <w:t xml:space="preserve"> </w:t>
            </w:r>
            <w:r>
              <w:rPr>
                <w:sz w:val="24"/>
              </w:rPr>
              <w:t>conflict</w:t>
            </w:r>
            <w:r>
              <w:rPr>
                <w:spacing w:val="-3"/>
                <w:sz w:val="24"/>
              </w:rPr>
              <w:t xml:space="preserve"> </w:t>
            </w:r>
            <w:r>
              <w:rPr>
                <w:sz w:val="24"/>
              </w:rPr>
              <w:t>is</w:t>
            </w:r>
            <w:r>
              <w:rPr>
                <w:spacing w:val="-3"/>
                <w:sz w:val="24"/>
              </w:rPr>
              <w:t xml:space="preserve"> </w:t>
            </w:r>
            <w:r>
              <w:rPr>
                <w:sz w:val="24"/>
              </w:rPr>
              <w:t>addressed</w:t>
            </w:r>
            <w:r>
              <w:rPr>
                <w:spacing w:val="-3"/>
                <w:sz w:val="24"/>
              </w:rPr>
              <w:t xml:space="preserve"> </w:t>
            </w:r>
            <w:r>
              <w:rPr>
                <w:sz w:val="24"/>
              </w:rPr>
              <w:t>through</w:t>
            </w:r>
            <w:r>
              <w:rPr>
                <w:spacing w:val="-3"/>
                <w:sz w:val="24"/>
              </w:rPr>
              <w:t xml:space="preserve"> </w:t>
            </w:r>
            <w:r>
              <w:rPr>
                <w:sz w:val="24"/>
              </w:rPr>
              <w:t>in-class</w:t>
            </w:r>
            <w:r>
              <w:rPr>
                <w:spacing w:val="-3"/>
                <w:sz w:val="24"/>
              </w:rPr>
              <w:t xml:space="preserve"> </w:t>
            </w:r>
            <w:r>
              <w:rPr>
                <w:sz w:val="24"/>
              </w:rPr>
              <w:t>activities</w:t>
            </w:r>
            <w:r>
              <w:rPr>
                <w:spacing w:val="-3"/>
                <w:sz w:val="24"/>
              </w:rPr>
              <w:t xml:space="preserve"> </w:t>
            </w:r>
            <w:r>
              <w:rPr>
                <w:sz w:val="24"/>
              </w:rPr>
              <w:t>and</w:t>
            </w:r>
            <w:r>
              <w:rPr>
                <w:spacing w:val="-3"/>
                <w:sz w:val="24"/>
              </w:rPr>
              <w:t xml:space="preserve"> </w:t>
            </w:r>
            <w:r>
              <w:rPr>
                <w:sz w:val="24"/>
              </w:rPr>
              <w:t>discussions,</w:t>
            </w:r>
            <w:r>
              <w:rPr>
                <w:spacing w:val="-3"/>
                <w:sz w:val="24"/>
              </w:rPr>
              <w:t xml:space="preserve"> </w:t>
            </w:r>
            <w:r>
              <w:rPr>
                <w:sz w:val="24"/>
              </w:rPr>
              <w:t>lectures, assigned readings and out-of-class assignments in the following courses.</w:t>
            </w:r>
          </w:p>
          <w:p w14:paraId="6D51DB7F" w14:textId="77777777" w:rsidR="005679CE" w:rsidRDefault="005679CE" w:rsidP="005679CE">
            <w:pPr>
              <w:pStyle w:val="TableParagraph"/>
              <w:spacing w:before="10"/>
              <w:rPr>
                <w:sz w:val="24"/>
              </w:rPr>
            </w:pPr>
          </w:p>
          <w:p w14:paraId="785E934A" w14:textId="3FB8E12B" w:rsidR="005679CE" w:rsidRPr="006164ED" w:rsidRDefault="005679CE" w:rsidP="005679CE">
            <w:pPr>
              <w:rPr>
                <w:b/>
                <w:bCs/>
                <w:sz w:val="24"/>
                <w:szCs w:val="24"/>
              </w:rPr>
            </w:pPr>
            <w:r w:rsidRPr="00EB4EB5">
              <w:rPr>
                <w:b/>
                <w:bCs/>
                <w:sz w:val="24"/>
                <w:szCs w:val="24"/>
              </w:rPr>
              <w:t>HUS 114 Counseling, Assessment and Case Management</w:t>
            </w:r>
          </w:p>
          <w:p w14:paraId="5FFA9166" w14:textId="00A5A80A" w:rsidR="005679CE" w:rsidRPr="006164ED" w:rsidRDefault="005679CE" w:rsidP="005679CE">
            <w:pPr>
              <w:rPr>
                <w:b/>
                <w:bCs/>
                <w:sz w:val="24"/>
                <w:szCs w:val="24"/>
              </w:rPr>
            </w:pPr>
            <w:r w:rsidRPr="00EB4EB5">
              <w:rPr>
                <w:b/>
                <w:bCs/>
                <w:sz w:val="24"/>
                <w:szCs w:val="24"/>
              </w:rPr>
              <w:t>HUS 115 Fieldwork: Counseling, Assessment and Case Management</w:t>
            </w:r>
          </w:p>
          <w:p w14:paraId="5F457D56" w14:textId="25BAD3F6" w:rsidR="005679CE" w:rsidRPr="006164ED" w:rsidRDefault="005679CE" w:rsidP="005679CE">
            <w:pPr>
              <w:rPr>
                <w:b/>
                <w:bCs/>
                <w:sz w:val="24"/>
                <w:szCs w:val="24"/>
              </w:rPr>
            </w:pPr>
            <w:r w:rsidRPr="00EB4EB5">
              <w:rPr>
                <w:b/>
                <w:bCs/>
                <w:sz w:val="24"/>
                <w:szCs w:val="24"/>
              </w:rPr>
              <w:t>HUS 141 Group Dynamics</w:t>
            </w:r>
          </w:p>
          <w:p w14:paraId="07E62509" w14:textId="61E8C1BC" w:rsidR="005679CE" w:rsidRPr="006164ED" w:rsidRDefault="005679CE" w:rsidP="005679CE">
            <w:pPr>
              <w:rPr>
                <w:b/>
                <w:bCs/>
                <w:sz w:val="24"/>
                <w:szCs w:val="24"/>
              </w:rPr>
            </w:pPr>
            <w:r w:rsidRPr="00EB4EB5">
              <w:rPr>
                <w:b/>
                <w:bCs/>
                <w:sz w:val="24"/>
                <w:szCs w:val="24"/>
              </w:rPr>
              <w:t>HUS 211 Crisis Intervention and Counseling</w:t>
            </w:r>
          </w:p>
          <w:p w14:paraId="26196EF8" w14:textId="3A3598C9" w:rsidR="005679CE" w:rsidRPr="006164ED" w:rsidRDefault="005679CE" w:rsidP="005679CE">
            <w:pPr>
              <w:rPr>
                <w:b/>
                <w:bCs/>
                <w:sz w:val="24"/>
                <w:szCs w:val="24"/>
              </w:rPr>
            </w:pPr>
            <w:r w:rsidRPr="00EB4EB5">
              <w:rPr>
                <w:b/>
                <w:bCs/>
                <w:sz w:val="24"/>
                <w:szCs w:val="24"/>
              </w:rPr>
              <w:t>HUS 217 Fieldwork: Theories of Counseling</w:t>
            </w:r>
            <w:r w:rsidRPr="006164ED">
              <w:rPr>
                <w:b/>
                <w:bCs/>
                <w:sz w:val="24"/>
                <w:szCs w:val="24"/>
              </w:rPr>
              <w:t xml:space="preserve"> </w:t>
            </w:r>
          </w:p>
          <w:p w14:paraId="5C00E059" w14:textId="77777777" w:rsidR="00A739F4" w:rsidRPr="006164ED" w:rsidRDefault="00A739F4" w:rsidP="005679CE">
            <w:pPr>
              <w:rPr>
                <w:b/>
                <w:bCs/>
              </w:rPr>
            </w:pPr>
          </w:p>
          <w:p w14:paraId="6992B2CF" w14:textId="1C8E674D" w:rsidR="00B435D2" w:rsidRPr="00BE6598" w:rsidRDefault="00A739F4" w:rsidP="00BE6598">
            <w:pPr>
              <w:rPr>
                <w:sz w:val="24"/>
                <w:szCs w:val="24"/>
              </w:rPr>
            </w:pPr>
            <w:r w:rsidRPr="00BE6598">
              <w:rPr>
                <w:sz w:val="24"/>
                <w:szCs w:val="24"/>
              </w:rPr>
              <w:t>In</w:t>
            </w:r>
            <w:r w:rsidR="00841132">
              <w:rPr>
                <w:sz w:val="24"/>
                <w:szCs w:val="24"/>
              </w:rPr>
              <w:t xml:space="preserve"> </w:t>
            </w:r>
            <w:r w:rsidR="00841132" w:rsidRPr="00BE6598">
              <w:rPr>
                <w:sz w:val="24"/>
                <w:szCs w:val="24"/>
              </w:rPr>
              <w:t>{HUS 114</w:t>
            </w:r>
            <w:r w:rsidR="00851B3D" w:rsidRPr="00BE6598">
              <w:rPr>
                <w:sz w:val="24"/>
                <w:szCs w:val="24"/>
              </w:rPr>
              <w:t xml:space="preserve">} </w:t>
            </w:r>
            <w:r w:rsidR="00851B3D">
              <w:rPr>
                <w:sz w:val="24"/>
                <w:szCs w:val="24"/>
              </w:rPr>
              <w:t>Counseling</w:t>
            </w:r>
            <w:r w:rsidR="006164ED">
              <w:rPr>
                <w:sz w:val="24"/>
                <w:szCs w:val="24"/>
              </w:rPr>
              <w:t>, Assessment and Case Management</w:t>
            </w:r>
            <w:r w:rsidRPr="00BE6598">
              <w:rPr>
                <w:sz w:val="24"/>
                <w:szCs w:val="24"/>
              </w:rPr>
              <w:t xml:space="preserve"> students learn to deal effectively with conflict through </w:t>
            </w:r>
            <w:proofErr w:type="gramStart"/>
            <w:r w:rsidR="00FB2211" w:rsidRPr="00BE6598">
              <w:rPr>
                <w:sz w:val="24"/>
                <w:szCs w:val="24"/>
              </w:rPr>
              <w:t>readings</w:t>
            </w:r>
            <w:proofErr w:type="gramEnd"/>
            <w:r w:rsidRPr="00BE6598">
              <w:rPr>
                <w:sz w:val="24"/>
                <w:szCs w:val="24"/>
              </w:rPr>
              <w:t xml:space="preserve"> and in-class exercises. Students also participate in multiple role-plays throughout the semester where they learn effective strategies in working with a variety of clients, including culturally and ethnically diverse clients and involuntary clients. The final assignment for {HUS 114} is a mock counseling session in which each student plays the role of counselor. Students must demonstrate active listening skills such as asking questions and reflecting content. Students provide constructive feedback to each other about their skills. </w:t>
            </w:r>
          </w:p>
          <w:p w14:paraId="025224DE" w14:textId="77777777" w:rsidR="00BE6598" w:rsidRPr="00BE6598" w:rsidRDefault="00BE6598" w:rsidP="00BE6598">
            <w:pPr>
              <w:rPr>
                <w:sz w:val="24"/>
                <w:szCs w:val="24"/>
              </w:rPr>
            </w:pPr>
          </w:p>
          <w:p w14:paraId="52B536BD" w14:textId="4AC73A3F" w:rsidR="00A739F4" w:rsidRPr="00BE6598" w:rsidRDefault="00A739F4" w:rsidP="00BE6598">
            <w:pPr>
              <w:rPr>
                <w:sz w:val="24"/>
                <w:szCs w:val="24"/>
              </w:rPr>
            </w:pPr>
            <w:r w:rsidRPr="00BE6598">
              <w:rPr>
                <w:sz w:val="24"/>
                <w:szCs w:val="24"/>
              </w:rPr>
              <w:t xml:space="preserve">Group Dynamics </w:t>
            </w:r>
            <w:r w:rsidR="006164ED" w:rsidRPr="00BE6598">
              <w:rPr>
                <w:sz w:val="24"/>
                <w:szCs w:val="24"/>
              </w:rPr>
              <w:t xml:space="preserve">{HUS 141} </w:t>
            </w:r>
            <w:r w:rsidRPr="00BE6598">
              <w:rPr>
                <w:sz w:val="24"/>
                <w:szCs w:val="24"/>
              </w:rPr>
              <w:t xml:space="preserve">focuses on techniques </w:t>
            </w:r>
            <w:r w:rsidR="003627AF" w:rsidRPr="00BE6598">
              <w:rPr>
                <w:sz w:val="24"/>
                <w:szCs w:val="24"/>
              </w:rPr>
              <w:t>for dealing</w:t>
            </w:r>
            <w:r w:rsidRPr="00BE6598">
              <w:rPr>
                <w:sz w:val="24"/>
                <w:szCs w:val="24"/>
              </w:rPr>
              <w:t xml:space="preserve"> with conflict in a therapeutic context, particularly when covering the initial and transition stages of a group. Throughout the course, students analyze their interactions during role-plays and other activities related to the concepts of interpersonal communication. Students participate by role-playing group leadership skills, including confrontation and focusing, to demonstrate their ability to deal effectively with conflict.</w:t>
            </w:r>
          </w:p>
          <w:p w14:paraId="22BDA13F" w14:textId="77777777" w:rsidR="00BE6598" w:rsidRPr="00BE6598" w:rsidRDefault="00BE6598" w:rsidP="00BE6598">
            <w:pPr>
              <w:rPr>
                <w:sz w:val="24"/>
                <w:szCs w:val="24"/>
              </w:rPr>
            </w:pPr>
          </w:p>
          <w:p w14:paraId="0078CABA" w14:textId="301BF4DA" w:rsidR="00B435D2" w:rsidRPr="00BE6598" w:rsidRDefault="005767CA" w:rsidP="00BE6598">
            <w:pPr>
              <w:rPr>
                <w:sz w:val="24"/>
                <w:szCs w:val="24"/>
              </w:rPr>
            </w:pPr>
            <w:r w:rsidRPr="00D801EB">
              <w:rPr>
                <w:sz w:val="24"/>
                <w:szCs w:val="24"/>
              </w:rPr>
              <w:t xml:space="preserve">In {HUS 211} Crisis Intervention and </w:t>
            </w:r>
            <w:r w:rsidR="00D801EB" w:rsidRPr="00D801EB">
              <w:rPr>
                <w:sz w:val="24"/>
                <w:szCs w:val="24"/>
              </w:rPr>
              <w:t>Counseling, the</w:t>
            </w:r>
            <w:r w:rsidR="00D37120" w:rsidRPr="00D801EB">
              <w:rPr>
                <w:sz w:val="24"/>
                <w:szCs w:val="24"/>
              </w:rPr>
              <w:t xml:space="preserve"> </w:t>
            </w:r>
            <w:r w:rsidR="00DA7A0E" w:rsidRPr="00D801EB">
              <w:rPr>
                <w:sz w:val="24"/>
                <w:szCs w:val="24"/>
              </w:rPr>
              <w:t>textbook</w:t>
            </w:r>
            <w:r w:rsidR="00D37120" w:rsidRPr="00D801EB">
              <w:rPr>
                <w:sz w:val="24"/>
                <w:szCs w:val="24"/>
              </w:rPr>
              <w:t xml:space="preserve"> </w:t>
            </w:r>
            <w:r w:rsidR="00D37120" w:rsidRPr="00D801EB">
              <w:rPr>
                <w:i/>
                <w:iCs/>
                <w:sz w:val="24"/>
                <w:szCs w:val="24"/>
              </w:rPr>
              <w:t xml:space="preserve">A Guide to Crisis </w:t>
            </w:r>
            <w:r w:rsidR="00D801EB" w:rsidRPr="00D801EB">
              <w:rPr>
                <w:i/>
                <w:iCs/>
                <w:sz w:val="24"/>
                <w:szCs w:val="24"/>
              </w:rPr>
              <w:t xml:space="preserve">Intervention </w:t>
            </w:r>
            <w:r w:rsidR="00D801EB" w:rsidRPr="00D801EB">
              <w:rPr>
                <w:sz w:val="24"/>
                <w:szCs w:val="24"/>
              </w:rPr>
              <w:t>address</w:t>
            </w:r>
            <w:r w:rsidR="00D801EB">
              <w:rPr>
                <w:sz w:val="24"/>
                <w:szCs w:val="24"/>
              </w:rPr>
              <w:t>es</w:t>
            </w:r>
            <w:r w:rsidR="00D37120" w:rsidRPr="00D801EB">
              <w:rPr>
                <w:sz w:val="24"/>
                <w:szCs w:val="24"/>
              </w:rPr>
              <w:t xml:space="preserve"> ethical issues such </w:t>
            </w:r>
            <w:r w:rsidR="0043256E" w:rsidRPr="00D801EB">
              <w:rPr>
                <w:sz w:val="24"/>
                <w:szCs w:val="24"/>
              </w:rPr>
              <w:t>as countertransference</w:t>
            </w:r>
            <w:r w:rsidR="007554B6" w:rsidRPr="00D801EB">
              <w:rPr>
                <w:sz w:val="24"/>
                <w:szCs w:val="24"/>
              </w:rPr>
              <w:t xml:space="preserve"> and the importance of students monitoring </w:t>
            </w:r>
            <w:r w:rsidR="00654B10" w:rsidRPr="00D801EB">
              <w:rPr>
                <w:sz w:val="24"/>
                <w:szCs w:val="24"/>
              </w:rPr>
              <w:t>countertransference reactions when working with clients who are in crisis.</w:t>
            </w:r>
            <w:r w:rsidR="00D801EB">
              <w:rPr>
                <w:sz w:val="24"/>
                <w:szCs w:val="24"/>
              </w:rPr>
              <w:t xml:space="preserve"> In addition, the book reviews </w:t>
            </w:r>
            <w:r w:rsidR="0043256E">
              <w:rPr>
                <w:sz w:val="24"/>
                <w:szCs w:val="24"/>
              </w:rPr>
              <w:t xml:space="preserve">conflicts that </w:t>
            </w:r>
            <w:r w:rsidR="00DA7A0E">
              <w:rPr>
                <w:sz w:val="24"/>
                <w:szCs w:val="24"/>
              </w:rPr>
              <w:t>occur</w:t>
            </w:r>
            <w:r w:rsidR="0043256E">
              <w:rPr>
                <w:sz w:val="24"/>
                <w:szCs w:val="24"/>
              </w:rPr>
              <w:t xml:space="preserve"> with populations that experience crisis and strategies </w:t>
            </w:r>
            <w:r w:rsidR="00DA7A0E">
              <w:rPr>
                <w:sz w:val="24"/>
                <w:szCs w:val="24"/>
              </w:rPr>
              <w:t xml:space="preserve">and theories such as </w:t>
            </w:r>
            <w:r w:rsidR="00DA7A0E" w:rsidRPr="004377CB">
              <w:rPr>
                <w:sz w:val="24"/>
                <w:szCs w:val="24"/>
              </w:rPr>
              <w:t>Trauma Informed Care</w:t>
            </w:r>
            <w:r w:rsidR="00FC005C">
              <w:rPr>
                <w:i/>
                <w:iCs/>
                <w:sz w:val="24"/>
                <w:szCs w:val="24"/>
              </w:rPr>
              <w:t xml:space="preserve"> </w:t>
            </w:r>
            <w:r w:rsidR="00FC005C">
              <w:rPr>
                <w:sz w:val="24"/>
                <w:szCs w:val="24"/>
              </w:rPr>
              <w:t xml:space="preserve">and the </w:t>
            </w:r>
            <w:r w:rsidR="00FC005C" w:rsidRPr="004377CB">
              <w:rPr>
                <w:b/>
                <w:bCs/>
                <w:i/>
                <w:iCs/>
                <w:sz w:val="24"/>
                <w:szCs w:val="24"/>
              </w:rPr>
              <w:t xml:space="preserve">ABC </w:t>
            </w:r>
            <w:r w:rsidR="004377CB" w:rsidRPr="004377CB">
              <w:rPr>
                <w:b/>
                <w:bCs/>
                <w:i/>
                <w:iCs/>
                <w:sz w:val="24"/>
                <w:szCs w:val="24"/>
              </w:rPr>
              <w:t xml:space="preserve">Assessment </w:t>
            </w:r>
            <w:r w:rsidR="00437E33" w:rsidRPr="004377CB">
              <w:rPr>
                <w:b/>
                <w:bCs/>
                <w:i/>
                <w:iCs/>
                <w:sz w:val="24"/>
                <w:szCs w:val="24"/>
              </w:rPr>
              <w:t>Model</w:t>
            </w:r>
            <w:r w:rsidR="00437E33">
              <w:rPr>
                <w:i/>
                <w:iCs/>
                <w:sz w:val="24"/>
                <w:szCs w:val="24"/>
              </w:rPr>
              <w:t xml:space="preserve"> </w:t>
            </w:r>
            <w:r w:rsidR="00437E33" w:rsidRPr="004377CB">
              <w:rPr>
                <w:sz w:val="24"/>
                <w:szCs w:val="24"/>
              </w:rPr>
              <w:t>to</w:t>
            </w:r>
            <w:r w:rsidR="0043256E">
              <w:rPr>
                <w:sz w:val="24"/>
                <w:szCs w:val="24"/>
              </w:rPr>
              <w:t xml:space="preserve"> </w:t>
            </w:r>
            <w:r w:rsidR="00DA7A0E">
              <w:rPr>
                <w:sz w:val="24"/>
                <w:szCs w:val="24"/>
              </w:rPr>
              <w:t>appropriately address and support clients</w:t>
            </w:r>
            <w:r w:rsidR="004377CB">
              <w:rPr>
                <w:sz w:val="24"/>
                <w:szCs w:val="24"/>
              </w:rPr>
              <w:t>.</w:t>
            </w:r>
            <w:r w:rsidRPr="00D801EB">
              <w:rPr>
                <w:sz w:val="24"/>
                <w:szCs w:val="24"/>
              </w:rPr>
              <w:t xml:space="preserve"> </w:t>
            </w:r>
          </w:p>
          <w:p w14:paraId="24BC363D" w14:textId="77777777" w:rsidR="00BE6598" w:rsidRPr="00BE6598" w:rsidRDefault="00BE6598" w:rsidP="00BE6598">
            <w:pPr>
              <w:rPr>
                <w:sz w:val="24"/>
                <w:szCs w:val="24"/>
              </w:rPr>
            </w:pPr>
          </w:p>
          <w:p w14:paraId="5E8BB07B" w14:textId="1BA4DB0A" w:rsidR="007E12C1" w:rsidRPr="00BE6598" w:rsidRDefault="007E12C1" w:rsidP="00BE6598">
            <w:pPr>
              <w:rPr>
                <w:sz w:val="24"/>
                <w:szCs w:val="24"/>
              </w:rPr>
            </w:pPr>
            <w:r w:rsidRPr="00BE6598">
              <w:rPr>
                <w:sz w:val="24"/>
                <w:szCs w:val="24"/>
              </w:rPr>
              <w:lastRenderedPageBreak/>
              <w:t>The skill of effectively dealing with conflict is addressed in the fieldwork courses {HUS 115,</w:t>
            </w:r>
            <w:r w:rsidR="00BC1E26" w:rsidRPr="00BE6598">
              <w:rPr>
                <w:sz w:val="24"/>
                <w:szCs w:val="24"/>
              </w:rPr>
              <w:t xml:space="preserve"> </w:t>
            </w:r>
            <w:r w:rsidRPr="00BE6598">
              <w:rPr>
                <w:sz w:val="24"/>
                <w:szCs w:val="24"/>
              </w:rPr>
              <w:t>217</w:t>
            </w:r>
            <w:r w:rsidR="00640384">
              <w:rPr>
                <w:sz w:val="24"/>
                <w:szCs w:val="24"/>
              </w:rPr>
              <w:t>}</w:t>
            </w:r>
            <w:r w:rsidRPr="00BE6598">
              <w:rPr>
                <w:sz w:val="24"/>
                <w:szCs w:val="24"/>
              </w:rPr>
              <w:t xml:space="preserve"> as a part of the field placement experience and through class discussion</w:t>
            </w:r>
            <w:r w:rsidR="004A5B40">
              <w:rPr>
                <w:sz w:val="24"/>
                <w:szCs w:val="24"/>
              </w:rPr>
              <w:t>s</w:t>
            </w:r>
            <w:r w:rsidRPr="00BE6598">
              <w:rPr>
                <w:sz w:val="24"/>
                <w:szCs w:val="24"/>
              </w:rPr>
              <w:t xml:space="preserve"> and journaling. </w:t>
            </w:r>
            <w:r w:rsidR="004377CB">
              <w:rPr>
                <w:sz w:val="24"/>
                <w:szCs w:val="24"/>
              </w:rPr>
              <w:t xml:space="preserve">A </w:t>
            </w:r>
            <w:r w:rsidRPr="00B36381">
              <w:rPr>
                <w:b/>
                <w:bCs/>
                <w:i/>
                <w:iCs/>
                <w:sz w:val="24"/>
                <w:szCs w:val="24"/>
              </w:rPr>
              <w:t xml:space="preserve">Case </w:t>
            </w:r>
            <w:r w:rsidR="00B36381" w:rsidRPr="00B36381">
              <w:rPr>
                <w:b/>
                <w:bCs/>
                <w:i/>
                <w:iCs/>
                <w:sz w:val="24"/>
                <w:szCs w:val="24"/>
              </w:rPr>
              <w:t>Presentation</w:t>
            </w:r>
            <w:r w:rsidR="004377CB">
              <w:rPr>
                <w:b/>
                <w:bCs/>
                <w:i/>
                <w:iCs/>
                <w:sz w:val="24"/>
                <w:szCs w:val="24"/>
              </w:rPr>
              <w:t xml:space="preserve"> </w:t>
            </w:r>
            <w:r w:rsidR="004377CB" w:rsidRPr="005D13ED">
              <w:rPr>
                <w:sz w:val="24"/>
                <w:szCs w:val="24"/>
              </w:rPr>
              <w:t>is a</w:t>
            </w:r>
            <w:r w:rsidR="004377CB">
              <w:rPr>
                <w:b/>
                <w:bCs/>
                <w:i/>
                <w:iCs/>
                <w:sz w:val="24"/>
                <w:szCs w:val="24"/>
              </w:rPr>
              <w:t xml:space="preserve"> </w:t>
            </w:r>
            <w:r w:rsidRPr="00BE6598">
              <w:rPr>
                <w:sz w:val="24"/>
                <w:szCs w:val="24"/>
              </w:rPr>
              <w:t>vehicle for</w:t>
            </w:r>
            <w:r w:rsidR="004A5B40">
              <w:rPr>
                <w:sz w:val="24"/>
                <w:szCs w:val="24"/>
              </w:rPr>
              <w:t xml:space="preserve"> students to present on a client </w:t>
            </w:r>
            <w:r w:rsidR="002B7214">
              <w:rPr>
                <w:sz w:val="24"/>
                <w:szCs w:val="24"/>
              </w:rPr>
              <w:t>and address</w:t>
            </w:r>
            <w:r w:rsidRPr="00BE6598">
              <w:rPr>
                <w:sz w:val="24"/>
                <w:szCs w:val="24"/>
              </w:rPr>
              <w:t xml:space="preserve"> problem solving and critical thinking</w:t>
            </w:r>
            <w:r w:rsidR="002B7214">
              <w:rPr>
                <w:sz w:val="24"/>
                <w:szCs w:val="24"/>
              </w:rPr>
              <w:t xml:space="preserve"> regarding the client’s presenting issue. </w:t>
            </w:r>
            <w:r w:rsidRPr="00BE6598">
              <w:rPr>
                <w:sz w:val="24"/>
                <w:szCs w:val="24"/>
              </w:rPr>
              <w:t xml:space="preserve"> Reflective journaling is required as an assignment in all fieldwork courses.</w:t>
            </w:r>
          </w:p>
          <w:p w14:paraId="5A142AA7" w14:textId="77777777" w:rsidR="00A739F4" w:rsidRPr="00BE6598" w:rsidRDefault="00A739F4" w:rsidP="00BE6598">
            <w:pPr>
              <w:rPr>
                <w:sz w:val="24"/>
                <w:szCs w:val="24"/>
              </w:rPr>
            </w:pPr>
          </w:p>
          <w:p w14:paraId="3988C221" w14:textId="77777777" w:rsidR="005679CE" w:rsidRDefault="005679CE" w:rsidP="005679CE">
            <w:pPr>
              <w:pStyle w:val="TableParagraph"/>
              <w:ind w:left="0"/>
              <w:rPr>
                <w:sz w:val="24"/>
              </w:rPr>
            </w:pPr>
          </w:p>
        </w:tc>
      </w:tr>
      <w:tr w:rsidR="007D40BE" w14:paraId="1AD2D04E" w14:textId="77777777" w:rsidTr="432D0519">
        <w:trPr>
          <w:trHeight w:val="548"/>
        </w:trPr>
        <w:tc>
          <w:tcPr>
            <w:tcW w:w="600" w:type="dxa"/>
          </w:tcPr>
          <w:p w14:paraId="6ECB3E18" w14:textId="77777777" w:rsidR="007D40BE" w:rsidRDefault="00BB2F7E">
            <w:pPr>
              <w:pStyle w:val="TableParagraph"/>
              <w:ind w:left="100"/>
              <w:rPr>
                <w:sz w:val="24"/>
              </w:rPr>
            </w:pPr>
            <w:r>
              <w:rPr>
                <w:spacing w:val="-5"/>
                <w:sz w:val="24"/>
              </w:rPr>
              <w:lastRenderedPageBreak/>
              <w:t>c.</w:t>
            </w:r>
          </w:p>
        </w:tc>
        <w:tc>
          <w:tcPr>
            <w:tcW w:w="9480" w:type="dxa"/>
          </w:tcPr>
          <w:p w14:paraId="548F499F" w14:textId="591CEE94" w:rsidR="007D40BE" w:rsidRDefault="00BB2F7E" w:rsidP="00843066">
            <w:pPr>
              <w:pStyle w:val="TableParagraph"/>
              <w:ind w:left="0"/>
              <w:rPr>
                <w:spacing w:val="-2"/>
                <w:sz w:val="24"/>
              </w:rPr>
            </w:pPr>
            <w:r>
              <w:rPr>
                <w:sz w:val="24"/>
              </w:rPr>
              <w:t>Establishing</w:t>
            </w:r>
            <w:r>
              <w:rPr>
                <w:spacing w:val="11"/>
                <w:sz w:val="24"/>
              </w:rPr>
              <w:t xml:space="preserve"> </w:t>
            </w:r>
            <w:r>
              <w:rPr>
                <w:sz w:val="24"/>
              </w:rPr>
              <w:t>rapport</w:t>
            </w:r>
            <w:r>
              <w:rPr>
                <w:spacing w:val="17"/>
                <w:sz w:val="24"/>
              </w:rPr>
              <w:t xml:space="preserve"> </w:t>
            </w:r>
            <w:r>
              <w:rPr>
                <w:sz w:val="24"/>
              </w:rPr>
              <w:t>with</w:t>
            </w:r>
            <w:r>
              <w:rPr>
                <w:spacing w:val="12"/>
                <w:sz w:val="24"/>
              </w:rPr>
              <w:t xml:space="preserve"> </w:t>
            </w:r>
            <w:r>
              <w:rPr>
                <w:spacing w:val="-2"/>
                <w:sz w:val="24"/>
              </w:rPr>
              <w:t>clients.</w:t>
            </w:r>
          </w:p>
          <w:p w14:paraId="6A8AAE42" w14:textId="77777777" w:rsidR="008E174A" w:rsidRDefault="008E174A" w:rsidP="008E174A">
            <w:pPr>
              <w:pStyle w:val="TableParagraph"/>
              <w:spacing w:line="274" w:lineRule="exact"/>
              <w:ind w:left="0"/>
              <w:rPr>
                <w:b/>
                <w:spacing w:val="-2"/>
                <w:sz w:val="24"/>
                <w:u w:val="thick"/>
              </w:rPr>
            </w:pPr>
          </w:p>
          <w:p w14:paraId="180843B0" w14:textId="13ACE2EF" w:rsidR="008E174A" w:rsidRDefault="008E174A" w:rsidP="008E174A">
            <w:pPr>
              <w:pStyle w:val="TableParagraph"/>
              <w:spacing w:line="274" w:lineRule="exact"/>
              <w:ind w:left="0"/>
              <w:rPr>
                <w:b/>
                <w:sz w:val="24"/>
              </w:rPr>
            </w:pPr>
            <w:r>
              <w:rPr>
                <w:b/>
                <w:spacing w:val="-2"/>
                <w:sz w:val="24"/>
                <w:u w:val="thick"/>
              </w:rPr>
              <w:t>Response:</w:t>
            </w:r>
          </w:p>
          <w:p w14:paraId="10197222" w14:textId="77777777" w:rsidR="008E174A" w:rsidRDefault="008E174A" w:rsidP="008E174A">
            <w:pPr>
              <w:pStyle w:val="TableParagraph"/>
              <w:ind w:left="0"/>
              <w:rPr>
                <w:sz w:val="24"/>
              </w:rPr>
            </w:pPr>
            <w:r>
              <w:rPr>
                <w:sz w:val="24"/>
              </w:rPr>
              <w:t>Establishing</w:t>
            </w:r>
            <w:r>
              <w:rPr>
                <w:spacing w:val="30"/>
                <w:sz w:val="24"/>
              </w:rPr>
              <w:t xml:space="preserve"> </w:t>
            </w:r>
            <w:r>
              <w:rPr>
                <w:sz w:val="24"/>
              </w:rPr>
              <w:t>rapport</w:t>
            </w:r>
            <w:r>
              <w:rPr>
                <w:spacing w:val="37"/>
                <w:sz w:val="24"/>
              </w:rPr>
              <w:t xml:space="preserve"> </w:t>
            </w:r>
            <w:r>
              <w:rPr>
                <w:sz w:val="24"/>
              </w:rPr>
              <w:t>with</w:t>
            </w:r>
            <w:r>
              <w:rPr>
                <w:spacing w:val="38"/>
                <w:sz w:val="24"/>
              </w:rPr>
              <w:t xml:space="preserve"> </w:t>
            </w:r>
            <w:r>
              <w:rPr>
                <w:sz w:val="24"/>
              </w:rPr>
              <w:t>clients</w:t>
            </w:r>
            <w:r>
              <w:rPr>
                <w:spacing w:val="38"/>
                <w:sz w:val="24"/>
              </w:rPr>
              <w:t xml:space="preserve"> </w:t>
            </w:r>
            <w:r>
              <w:rPr>
                <w:sz w:val="24"/>
              </w:rPr>
              <w:t>is</w:t>
            </w:r>
            <w:r>
              <w:rPr>
                <w:spacing w:val="38"/>
                <w:sz w:val="24"/>
              </w:rPr>
              <w:t xml:space="preserve"> </w:t>
            </w:r>
            <w:r>
              <w:rPr>
                <w:sz w:val="24"/>
              </w:rPr>
              <w:t>addressed</w:t>
            </w:r>
            <w:r>
              <w:rPr>
                <w:spacing w:val="37"/>
                <w:sz w:val="24"/>
              </w:rPr>
              <w:t xml:space="preserve"> </w:t>
            </w:r>
            <w:r>
              <w:rPr>
                <w:sz w:val="24"/>
              </w:rPr>
              <w:t>through</w:t>
            </w:r>
            <w:r>
              <w:rPr>
                <w:spacing w:val="38"/>
                <w:sz w:val="24"/>
              </w:rPr>
              <w:t xml:space="preserve"> </w:t>
            </w:r>
            <w:r>
              <w:rPr>
                <w:sz w:val="24"/>
              </w:rPr>
              <w:t>in-class</w:t>
            </w:r>
            <w:r>
              <w:rPr>
                <w:spacing w:val="38"/>
                <w:sz w:val="24"/>
              </w:rPr>
              <w:t xml:space="preserve"> </w:t>
            </w:r>
            <w:r>
              <w:rPr>
                <w:sz w:val="24"/>
              </w:rPr>
              <w:t>activities</w:t>
            </w:r>
            <w:r>
              <w:rPr>
                <w:spacing w:val="40"/>
                <w:sz w:val="24"/>
              </w:rPr>
              <w:t xml:space="preserve"> </w:t>
            </w:r>
            <w:r>
              <w:rPr>
                <w:sz w:val="24"/>
              </w:rPr>
              <w:t>and</w:t>
            </w:r>
            <w:r>
              <w:rPr>
                <w:spacing w:val="38"/>
                <w:sz w:val="24"/>
              </w:rPr>
              <w:t xml:space="preserve"> </w:t>
            </w:r>
            <w:r>
              <w:rPr>
                <w:sz w:val="24"/>
              </w:rPr>
              <w:t>discussions,</w:t>
            </w:r>
            <w:r>
              <w:rPr>
                <w:spacing w:val="38"/>
                <w:sz w:val="24"/>
              </w:rPr>
              <w:t xml:space="preserve"> </w:t>
            </w:r>
            <w:r>
              <w:rPr>
                <w:sz w:val="24"/>
              </w:rPr>
              <w:t>lectures, assigned readings and out-of-class assignments in the following courses.</w:t>
            </w:r>
          </w:p>
          <w:p w14:paraId="3B3C48DC" w14:textId="77777777" w:rsidR="008E174A" w:rsidRDefault="008E174A" w:rsidP="008E174A">
            <w:pPr>
              <w:pStyle w:val="TableParagraph"/>
              <w:spacing w:before="14"/>
              <w:rPr>
                <w:sz w:val="24"/>
              </w:rPr>
            </w:pPr>
          </w:p>
          <w:p w14:paraId="3092CB0B" w14:textId="2CB076C8" w:rsidR="008E174A" w:rsidRPr="00C466DB" w:rsidRDefault="008E174A" w:rsidP="008E174A">
            <w:pPr>
              <w:rPr>
                <w:b/>
                <w:bCs/>
                <w:sz w:val="24"/>
                <w:szCs w:val="24"/>
              </w:rPr>
            </w:pPr>
            <w:r w:rsidRPr="008B0CB1">
              <w:rPr>
                <w:b/>
                <w:bCs/>
                <w:sz w:val="24"/>
                <w:szCs w:val="24"/>
              </w:rPr>
              <w:t>HUS 101 Human Service and Addiction Counseling Ethics in Practice</w:t>
            </w:r>
            <w:r w:rsidRPr="00C466DB">
              <w:rPr>
                <w:b/>
                <w:bCs/>
                <w:sz w:val="24"/>
                <w:szCs w:val="24"/>
              </w:rPr>
              <w:t xml:space="preserve"> </w:t>
            </w:r>
          </w:p>
          <w:p w14:paraId="12C3F6D7" w14:textId="71539E15" w:rsidR="008E174A" w:rsidRPr="00C466DB" w:rsidRDefault="008E174A" w:rsidP="008E174A">
            <w:pPr>
              <w:rPr>
                <w:b/>
                <w:bCs/>
                <w:sz w:val="24"/>
                <w:szCs w:val="24"/>
              </w:rPr>
            </w:pPr>
            <w:r w:rsidRPr="008B0CB1">
              <w:rPr>
                <w:b/>
                <w:bCs/>
                <w:sz w:val="24"/>
                <w:szCs w:val="24"/>
              </w:rPr>
              <w:t>HUS 114 Counseling, Assessment and Case Management</w:t>
            </w:r>
          </w:p>
          <w:p w14:paraId="0D23B829" w14:textId="24ECA885" w:rsidR="008E174A" w:rsidRPr="00E33A9F" w:rsidRDefault="008E174A" w:rsidP="008E174A">
            <w:pPr>
              <w:rPr>
                <w:b/>
                <w:bCs/>
                <w:sz w:val="24"/>
                <w:szCs w:val="24"/>
              </w:rPr>
            </w:pPr>
            <w:r w:rsidRPr="008B0CB1">
              <w:rPr>
                <w:b/>
                <w:bCs/>
                <w:sz w:val="24"/>
                <w:szCs w:val="24"/>
              </w:rPr>
              <w:t>HUS 115 Fieldwork: Counseling, Assessment and Case Management</w:t>
            </w:r>
            <w:r w:rsidRPr="00E33A9F">
              <w:rPr>
                <w:b/>
                <w:bCs/>
                <w:sz w:val="24"/>
                <w:szCs w:val="24"/>
              </w:rPr>
              <w:t xml:space="preserve"> </w:t>
            </w:r>
          </w:p>
          <w:p w14:paraId="02E1648F" w14:textId="31721C10" w:rsidR="008E174A" w:rsidRPr="00E33A9F" w:rsidRDefault="008E174A" w:rsidP="008E174A">
            <w:pPr>
              <w:rPr>
                <w:b/>
                <w:bCs/>
                <w:sz w:val="24"/>
                <w:szCs w:val="24"/>
              </w:rPr>
            </w:pPr>
            <w:r w:rsidRPr="008B0CB1">
              <w:rPr>
                <w:b/>
                <w:bCs/>
                <w:sz w:val="24"/>
                <w:szCs w:val="24"/>
              </w:rPr>
              <w:t>HUS 130 Introduction to Family Counseling</w:t>
            </w:r>
          </w:p>
          <w:p w14:paraId="1BDB7C3F" w14:textId="6648C67A" w:rsidR="008E174A" w:rsidRPr="00E33A9F" w:rsidRDefault="008E174A" w:rsidP="008E174A">
            <w:pPr>
              <w:rPr>
                <w:b/>
                <w:bCs/>
                <w:sz w:val="24"/>
                <w:szCs w:val="24"/>
              </w:rPr>
            </w:pPr>
            <w:r w:rsidRPr="008B0CB1">
              <w:rPr>
                <w:b/>
                <w:bCs/>
                <w:sz w:val="24"/>
                <w:szCs w:val="24"/>
              </w:rPr>
              <w:t>HUS 141 Group Dynamics</w:t>
            </w:r>
          </w:p>
          <w:p w14:paraId="4E3A3C81" w14:textId="532DFC3F" w:rsidR="008E174A" w:rsidRPr="00E33A9F" w:rsidRDefault="008E174A" w:rsidP="008E174A">
            <w:pPr>
              <w:rPr>
                <w:b/>
                <w:bCs/>
                <w:sz w:val="24"/>
                <w:szCs w:val="24"/>
              </w:rPr>
            </w:pPr>
            <w:r w:rsidRPr="008B0CB1">
              <w:rPr>
                <w:b/>
                <w:bCs/>
                <w:sz w:val="24"/>
                <w:szCs w:val="24"/>
              </w:rPr>
              <w:t>HUS 211 Crisis Intervention and Counseling</w:t>
            </w:r>
          </w:p>
          <w:p w14:paraId="11344AEB" w14:textId="26AEFFBF" w:rsidR="0095759A" w:rsidRPr="00E33A9F" w:rsidRDefault="008E174A" w:rsidP="008E174A">
            <w:pPr>
              <w:rPr>
                <w:b/>
                <w:bCs/>
                <w:sz w:val="24"/>
                <w:szCs w:val="24"/>
              </w:rPr>
            </w:pPr>
            <w:r w:rsidRPr="008B0CB1">
              <w:rPr>
                <w:b/>
                <w:bCs/>
                <w:sz w:val="24"/>
                <w:szCs w:val="24"/>
              </w:rPr>
              <w:t>HUS 217 Fieldwork: Theories of Counseling</w:t>
            </w:r>
            <w:r w:rsidRPr="00E33A9F">
              <w:rPr>
                <w:b/>
                <w:bCs/>
                <w:sz w:val="24"/>
                <w:szCs w:val="24"/>
              </w:rPr>
              <w:t xml:space="preserve"> </w:t>
            </w:r>
          </w:p>
          <w:p w14:paraId="2B2FF383" w14:textId="11EF299A" w:rsidR="008E174A" w:rsidRPr="00E33A9F" w:rsidRDefault="008E174A" w:rsidP="008E174A">
            <w:pPr>
              <w:rPr>
                <w:b/>
                <w:bCs/>
                <w:sz w:val="24"/>
                <w:szCs w:val="24"/>
              </w:rPr>
            </w:pPr>
            <w:r w:rsidRPr="008B0CB1">
              <w:rPr>
                <w:b/>
                <w:bCs/>
                <w:sz w:val="24"/>
                <w:szCs w:val="24"/>
              </w:rPr>
              <w:t>HUS 234 Trauma Informed Care</w:t>
            </w:r>
          </w:p>
          <w:p w14:paraId="04C682E2" w14:textId="1C495ACF" w:rsidR="00E33A9F" w:rsidRPr="00E33A9F" w:rsidRDefault="00E33A9F" w:rsidP="008E174A">
            <w:pPr>
              <w:rPr>
                <w:sz w:val="24"/>
                <w:szCs w:val="24"/>
              </w:rPr>
            </w:pPr>
          </w:p>
          <w:p w14:paraId="607B92B2" w14:textId="690A1B5E" w:rsidR="008E174A" w:rsidRPr="00E33A9F" w:rsidRDefault="008E174A" w:rsidP="00E33A9F">
            <w:pPr>
              <w:rPr>
                <w:sz w:val="24"/>
                <w:szCs w:val="24"/>
              </w:rPr>
            </w:pPr>
            <w:r w:rsidRPr="00E33A9F">
              <w:rPr>
                <w:sz w:val="24"/>
                <w:szCs w:val="24"/>
              </w:rPr>
              <w:t>In</w:t>
            </w:r>
            <w:r w:rsidR="00C466DB">
              <w:rPr>
                <w:sz w:val="24"/>
                <w:szCs w:val="24"/>
              </w:rPr>
              <w:t xml:space="preserve"> </w:t>
            </w:r>
            <w:r w:rsidR="00C466DB" w:rsidRPr="00E33A9F">
              <w:rPr>
                <w:sz w:val="24"/>
                <w:szCs w:val="24"/>
              </w:rPr>
              <w:t>{HUS 101</w:t>
            </w:r>
            <w:r w:rsidR="00851B3D" w:rsidRPr="00E33A9F">
              <w:rPr>
                <w:sz w:val="24"/>
                <w:szCs w:val="24"/>
              </w:rPr>
              <w:t>} Human</w:t>
            </w:r>
            <w:r w:rsidRPr="00E33A9F">
              <w:rPr>
                <w:sz w:val="24"/>
                <w:szCs w:val="24"/>
              </w:rPr>
              <w:t xml:space="preserve"> Service and Addiction Counseling Ethics in Practice students learn the importance of establishing rapport with clients as an essential beginning skill. </w:t>
            </w:r>
            <w:r w:rsidR="009F0973" w:rsidRPr="00E33A9F">
              <w:rPr>
                <w:sz w:val="24"/>
                <w:szCs w:val="24"/>
              </w:rPr>
              <w:t xml:space="preserve">Using </w:t>
            </w:r>
            <w:r w:rsidR="001435DF" w:rsidRPr="00EC3521">
              <w:rPr>
                <w:i/>
                <w:iCs/>
                <w:sz w:val="24"/>
                <w:szCs w:val="24"/>
              </w:rPr>
              <w:t>The</w:t>
            </w:r>
            <w:r w:rsidR="00051DBA" w:rsidRPr="00EC3521">
              <w:rPr>
                <w:i/>
                <w:iCs/>
                <w:sz w:val="24"/>
                <w:szCs w:val="24"/>
              </w:rPr>
              <w:t xml:space="preserve"> Human </w:t>
            </w:r>
            <w:r w:rsidR="00000619" w:rsidRPr="00EC3521">
              <w:rPr>
                <w:i/>
                <w:iCs/>
                <w:sz w:val="24"/>
                <w:szCs w:val="24"/>
              </w:rPr>
              <w:t>Internship</w:t>
            </w:r>
            <w:r w:rsidR="00051DBA" w:rsidRPr="00EC3521">
              <w:rPr>
                <w:i/>
                <w:iCs/>
                <w:sz w:val="24"/>
                <w:szCs w:val="24"/>
              </w:rPr>
              <w:t xml:space="preserve"> </w:t>
            </w:r>
            <w:r w:rsidR="00000619" w:rsidRPr="007973C4">
              <w:rPr>
                <w:sz w:val="24"/>
                <w:szCs w:val="24"/>
              </w:rPr>
              <w:t>te</w:t>
            </w:r>
            <w:r w:rsidR="00000619" w:rsidRPr="00E33A9F">
              <w:rPr>
                <w:sz w:val="24"/>
                <w:szCs w:val="24"/>
              </w:rPr>
              <w:t>xt,</w:t>
            </w:r>
            <w:r w:rsidR="001435DF" w:rsidRPr="00E33A9F">
              <w:rPr>
                <w:sz w:val="24"/>
                <w:szCs w:val="24"/>
              </w:rPr>
              <w:t xml:space="preserve"> </w:t>
            </w:r>
            <w:r w:rsidR="00000619" w:rsidRPr="00E33A9F">
              <w:rPr>
                <w:sz w:val="24"/>
                <w:szCs w:val="24"/>
              </w:rPr>
              <w:t>t</w:t>
            </w:r>
            <w:r w:rsidRPr="00E33A9F">
              <w:rPr>
                <w:sz w:val="24"/>
                <w:szCs w:val="24"/>
              </w:rPr>
              <w:t>hey explore this skill in</w:t>
            </w:r>
            <w:r w:rsidR="0029463D" w:rsidRPr="00E33A9F">
              <w:rPr>
                <w:sz w:val="24"/>
                <w:szCs w:val="24"/>
              </w:rPr>
              <w:t xml:space="preserve"> </w:t>
            </w:r>
            <w:r w:rsidRPr="00E33A9F">
              <w:rPr>
                <w:sz w:val="24"/>
                <w:szCs w:val="24"/>
              </w:rPr>
              <w:t>workbook activities a</w:t>
            </w:r>
            <w:r w:rsidR="00000619" w:rsidRPr="00E33A9F">
              <w:rPr>
                <w:sz w:val="24"/>
                <w:szCs w:val="24"/>
              </w:rPr>
              <w:t xml:space="preserve">s well as </w:t>
            </w:r>
            <w:r w:rsidRPr="00E33A9F">
              <w:rPr>
                <w:sz w:val="24"/>
                <w:szCs w:val="24"/>
              </w:rPr>
              <w:t>discuss</w:t>
            </w:r>
            <w:r w:rsidR="00DA46E8" w:rsidRPr="00E33A9F">
              <w:rPr>
                <w:sz w:val="24"/>
                <w:szCs w:val="24"/>
              </w:rPr>
              <w:t>ion</w:t>
            </w:r>
            <w:r w:rsidR="00D7623A" w:rsidRPr="00E33A9F">
              <w:rPr>
                <w:sz w:val="24"/>
                <w:szCs w:val="24"/>
              </w:rPr>
              <w:t>s</w:t>
            </w:r>
            <w:r w:rsidRPr="00E33A9F">
              <w:rPr>
                <w:sz w:val="24"/>
                <w:szCs w:val="24"/>
              </w:rPr>
              <w:t xml:space="preserve"> in class.</w:t>
            </w:r>
          </w:p>
          <w:p w14:paraId="3199D178" w14:textId="77777777" w:rsidR="00E33A9F" w:rsidRPr="00E33A9F" w:rsidRDefault="00E33A9F" w:rsidP="00E33A9F">
            <w:pPr>
              <w:rPr>
                <w:sz w:val="24"/>
                <w:szCs w:val="24"/>
              </w:rPr>
            </w:pPr>
          </w:p>
          <w:p w14:paraId="455E0A91" w14:textId="10AF6263" w:rsidR="00AC54B4" w:rsidRPr="00E33A9F" w:rsidRDefault="00AC54B4" w:rsidP="00E33A9F">
            <w:pPr>
              <w:rPr>
                <w:sz w:val="24"/>
                <w:szCs w:val="24"/>
              </w:rPr>
            </w:pPr>
            <w:r w:rsidRPr="00E33A9F">
              <w:rPr>
                <w:sz w:val="24"/>
                <w:szCs w:val="24"/>
              </w:rPr>
              <w:t xml:space="preserve">Counseling, Assessment and Case Management {HUS 114} emphasizes techniques for establishing </w:t>
            </w:r>
            <w:r w:rsidR="00000619" w:rsidRPr="00E33A9F">
              <w:rPr>
                <w:sz w:val="24"/>
                <w:szCs w:val="24"/>
              </w:rPr>
              <w:t>rapport in</w:t>
            </w:r>
            <w:r w:rsidRPr="00E33A9F">
              <w:rPr>
                <w:sz w:val="24"/>
                <w:szCs w:val="24"/>
              </w:rPr>
              <w:t xml:space="preserve"> a therapeutic context. A specific chapter </w:t>
            </w:r>
            <w:r w:rsidR="007973C4">
              <w:rPr>
                <w:sz w:val="24"/>
                <w:szCs w:val="24"/>
              </w:rPr>
              <w:t xml:space="preserve">in the course textbook </w:t>
            </w:r>
            <w:r w:rsidRPr="00E33A9F">
              <w:rPr>
                <w:sz w:val="24"/>
                <w:szCs w:val="24"/>
              </w:rPr>
              <w:t>covers active listening skills</w:t>
            </w:r>
            <w:r w:rsidR="007973C4">
              <w:rPr>
                <w:sz w:val="24"/>
                <w:szCs w:val="24"/>
              </w:rPr>
              <w:t>, and</w:t>
            </w:r>
            <w:r w:rsidRPr="00E33A9F">
              <w:rPr>
                <w:sz w:val="24"/>
                <w:szCs w:val="24"/>
              </w:rPr>
              <w:t xml:space="preserve"> the in-class role-playing highlights the importance of building rapport with clients.</w:t>
            </w:r>
          </w:p>
          <w:p w14:paraId="7976C8B1" w14:textId="77777777" w:rsidR="00E33A9F" w:rsidRPr="00E33A9F" w:rsidRDefault="00E33A9F" w:rsidP="00E33A9F">
            <w:pPr>
              <w:rPr>
                <w:sz w:val="24"/>
                <w:szCs w:val="24"/>
              </w:rPr>
            </w:pPr>
          </w:p>
          <w:p w14:paraId="43C84919" w14:textId="278C3A5D" w:rsidR="00AC54B4" w:rsidRPr="00E33A9F" w:rsidRDefault="00AC54B4" w:rsidP="00E33A9F">
            <w:pPr>
              <w:rPr>
                <w:sz w:val="24"/>
                <w:szCs w:val="24"/>
              </w:rPr>
            </w:pPr>
            <w:r w:rsidRPr="00E33A9F">
              <w:rPr>
                <w:sz w:val="24"/>
                <w:szCs w:val="24"/>
              </w:rPr>
              <w:t>Group Dynamics {HUS 141} also incorporates the importance of establishing rapport with clients in a group setting during class discussions, role-playing, and chapter readings.</w:t>
            </w:r>
          </w:p>
          <w:p w14:paraId="1BE97808" w14:textId="77777777" w:rsidR="00E33A9F" w:rsidRPr="00E33A9F" w:rsidRDefault="00E33A9F" w:rsidP="00E33A9F">
            <w:pPr>
              <w:rPr>
                <w:sz w:val="24"/>
                <w:szCs w:val="24"/>
              </w:rPr>
            </w:pPr>
          </w:p>
          <w:p w14:paraId="75A9178D" w14:textId="3E16EF52" w:rsidR="00AC54B4" w:rsidRPr="00E33A9F" w:rsidRDefault="00AC54B4" w:rsidP="00E33A9F">
            <w:pPr>
              <w:rPr>
                <w:sz w:val="24"/>
                <w:szCs w:val="24"/>
              </w:rPr>
            </w:pPr>
            <w:r w:rsidRPr="00E33A9F">
              <w:rPr>
                <w:sz w:val="24"/>
                <w:szCs w:val="24"/>
              </w:rPr>
              <w:t xml:space="preserve">In </w:t>
            </w:r>
            <w:r w:rsidR="00C466DB" w:rsidRPr="00EC3521">
              <w:rPr>
                <w:sz w:val="24"/>
                <w:szCs w:val="24"/>
              </w:rPr>
              <w:t>{HUS 130}</w:t>
            </w:r>
            <w:r w:rsidR="00C466DB" w:rsidRPr="00E33A9F">
              <w:rPr>
                <w:sz w:val="24"/>
                <w:szCs w:val="24"/>
              </w:rPr>
              <w:t xml:space="preserve"> </w:t>
            </w:r>
            <w:r w:rsidRPr="00E33A9F">
              <w:rPr>
                <w:sz w:val="24"/>
                <w:szCs w:val="24"/>
              </w:rPr>
              <w:t xml:space="preserve">Introduction to Family Counseling students learn techniques for establishing rapport in the context of family therapy. </w:t>
            </w:r>
            <w:r w:rsidR="00AE42F2" w:rsidRPr="00E33A9F">
              <w:rPr>
                <w:sz w:val="24"/>
                <w:szCs w:val="24"/>
              </w:rPr>
              <w:t xml:space="preserve">The </w:t>
            </w:r>
            <w:r w:rsidR="007973C4">
              <w:rPr>
                <w:sz w:val="24"/>
                <w:szCs w:val="24"/>
              </w:rPr>
              <w:t>text</w:t>
            </w:r>
            <w:r w:rsidR="00AE42F2" w:rsidRPr="00E33A9F">
              <w:rPr>
                <w:sz w:val="24"/>
                <w:szCs w:val="24"/>
              </w:rPr>
              <w:t xml:space="preserve">book </w:t>
            </w:r>
            <w:r w:rsidR="00660DAF" w:rsidRPr="00E33A9F">
              <w:rPr>
                <w:sz w:val="24"/>
                <w:szCs w:val="24"/>
              </w:rPr>
              <w:t>outlines</w:t>
            </w:r>
            <w:r w:rsidR="00AE42F2" w:rsidRPr="00E33A9F">
              <w:rPr>
                <w:sz w:val="24"/>
                <w:szCs w:val="24"/>
              </w:rPr>
              <w:t xml:space="preserve"> the stages of</w:t>
            </w:r>
            <w:r w:rsidR="00660DAF" w:rsidRPr="00E33A9F">
              <w:rPr>
                <w:sz w:val="24"/>
                <w:szCs w:val="24"/>
              </w:rPr>
              <w:t xml:space="preserve"> family</w:t>
            </w:r>
            <w:r w:rsidR="00AE42F2" w:rsidRPr="00E33A9F">
              <w:rPr>
                <w:sz w:val="24"/>
                <w:szCs w:val="24"/>
              </w:rPr>
              <w:t xml:space="preserve"> therap</w:t>
            </w:r>
            <w:r w:rsidR="002F6BA1" w:rsidRPr="00E33A9F">
              <w:rPr>
                <w:sz w:val="24"/>
                <w:szCs w:val="24"/>
              </w:rPr>
              <w:t>y</w:t>
            </w:r>
            <w:r w:rsidR="005C450F" w:rsidRPr="00E33A9F">
              <w:rPr>
                <w:sz w:val="24"/>
                <w:szCs w:val="24"/>
              </w:rPr>
              <w:t xml:space="preserve"> in which </w:t>
            </w:r>
            <w:r w:rsidR="002F6BA1" w:rsidRPr="00E33A9F">
              <w:rPr>
                <w:sz w:val="24"/>
                <w:szCs w:val="24"/>
              </w:rPr>
              <w:t xml:space="preserve">students </w:t>
            </w:r>
            <w:r w:rsidR="003C4598" w:rsidRPr="00E33A9F">
              <w:rPr>
                <w:sz w:val="24"/>
                <w:szCs w:val="24"/>
              </w:rPr>
              <w:t>learn</w:t>
            </w:r>
            <w:r w:rsidR="002F6BA1" w:rsidRPr="00E33A9F">
              <w:rPr>
                <w:sz w:val="24"/>
                <w:szCs w:val="24"/>
              </w:rPr>
              <w:t xml:space="preserve"> the importance of </w:t>
            </w:r>
            <w:r w:rsidR="00184794" w:rsidRPr="00E33A9F">
              <w:rPr>
                <w:sz w:val="24"/>
                <w:szCs w:val="24"/>
              </w:rPr>
              <w:t>build</w:t>
            </w:r>
            <w:r w:rsidR="002F6BA1" w:rsidRPr="00E33A9F">
              <w:rPr>
                <w:sz w:val="24"/>
                <w:szCs w:val="24"/>
              </w:rPr>
              <w:t>ing</w:t>
            </w:r>
            <w:r w:rsidR="00C4059F" w:rsidRPr="00E33A9F">
              <w:rPr>
                <w:sz w:val="24"/>
                <w:szCs w:val="24"/>
              </w:rPr>
              <w:t xml:space="preserve"> an alliance with</w:t>
            </w:r>
            <w:r w:rsidR="002F6BA1" w:rsidRPr="00E33A9F">
              <w:rPr>
                <w:sz w:val="24"/>
                <w:szCs w:val="24"/>
              </w:rPr>
              <w:t xml:space="preserve"> the</w:t>
            </w:r>
            <w:r w:rsidR="00C4059F" w:rsidRPr="00E33A9F">
              <w:rPr>
                <w:sz w:val="24"/>
                <w:szCs w:val="24"/>
              </w:rPr>
              <w:t xml:space="preserve"> family. Through </w:t>
            </w:r>
            <w:r w:rsidR="00827E5A" w:rsidRPr="00E33A9F">
              <w:rPr>
                <w:sz w:val="24"/>
                <w:szCs w:val="24"/>
              </w:rPr>
              <w:t xml:space="preserve">lectures and </w:t>
            </w:r>
            <w:r w:rsidR="00C4059F" w:rsidRPr="00E33A9F">
              <w:rPr>
                <w:sz w:val="24"/>
                <w:szCs w:val="24"/>
              </w:rPr>
              <w:t xml:space="preserve">in-class discussion students continue </w:t>
            </w:r>
            <w:r w:rsidR="003C4598" w:rsidRPr="00E33A9F">
              <w:rPr>
                <w:sz w:val="24"/>
                <w:szCs w:val="24"/>
              </w:rPr>
              <w:t>to learn</w:t>
            </w:r>
            <w:r w:rsidR="00C4059F" w:rsidRPr="00E33A9F">
              <w:rPr>
                <w:sz w:val="24"/>
                <w:szCs w:val="24"/>
              </w:rPr>
              <w:t xml:space="preserve"> the importance</w:t>
            </w:r>
            <w:r w:rsidR="00827E5A" w:rsidRPr="00E33A9F">
              <w:rPr>
                <w:sz w:val="24"/>
                <w:szCs w:val="24"/>
              </w:rPr>
              <w:t xml:space="preserve"> of building a rapport with the famil</w:t>
            </w:r>
            <w:r w:rsidR="00184794" w:rsidRPr="00E33A9F">
              <w:rPr>
                <w:sz w:val="24"/>
                <w:szCs w:val="24"/>
              </w:rPr>
              <w:t>y</w:t>
            </w:r>
            <w:r w:rsidR="003C4598" w:rsidRPr="00E33A9F">
              <w:rPr>
                <w:sz w:val="24"/>
                <w:szCs w:val="24"/>
              </w:rPr>
              <w:t xml:space="preserve"> through the therapeutic process.</w:t>
            </w:r>
          </w:p>
          <w:p w14:paraId="4EDFEB06" w14:textId="77777777" w:rsidR="00E33A9F" w:rsidRPr="00E33A9F" w:rsidRDefault="00E33A9F" w:rsidP="00E33A9F">
            <w:pPr>
              <w:rPr>
                <w:sz w:val="24"/>
                <w:szCs w:val="24"/>
              </w:rPr>
            </w:pPr>
          </w:p>
          <w:p w14:paraId="72F96365" w14:textId="7B4472BD" w:rsidR="00AC54B4" w:rsidRPr="00E33A9F" w:rsidRDefault="00AC54B4" w:rsidP="00E33A9F">
            <w:pPr>
              <w:rPr>
                <w:sz w:val="24"/>
                <w:szCs w:val="24"/>
              </w:rPr>
            </w:pPr>
            <w:r w:rsidRPr="00E33A9F">
              <w:rPr>
                <w:sz w:val="24"/>
                <w:szCs w:val="24"/>
              </w:rPr>
              <w:t xml:space="preserve">In </w:t>
            </w:r>
            <w:r w:rsidRPr="00EC3521">
              <w:rPr>
                <w:sz w:val="24"/>
                <w:szCs w:val="24"/>
              </w:rPr>
              <w:t>{HUS 211}</w:t>
            </w:r>
            <w:r w:rsidRPr="00E33A9F">
              <w:rPr>
                <w:sz w:val="24"/>
                <w:szCs w:val="24"/>
              </w:rPr>
              <w:t xml:space="preserve"> Crisis Intervention and Counseling, students apply the </w:t>
            </w:r>
            <w:r w:rsidRPr="007973C4">
              <w:rPr>
                <w:b/>
                <w:bCs/>
                <w:i/>
                <w:iCs/>
                <w:sz w:val="24"/>
                <w:szCs w:val="24"/>
              </w:rPr>
              <w:t xml:space="preserve">ABC </w:t>
            </w:r>
            <w:r w:rsidR="007973C4" w:rsidRPr="007973C4">
              <w:rPr>
                <w:b/>
                <w:bCs/>
                <w:i/>
                <w:iCs/>
                <w:sz w:val="24"/>
                <w:szCs w:val="24"/>
              </w:rPr>
              <w:t>A</w:t>
            </w:r>
            <w:r w:rsidRPr="007973C4">
              <w:rPr>
                <w:b/>
                <w:bCs/>
                <w:i/>
                <w:iCs/>
                <w:sz w:val="24"/>
                <w:szCs w:val="24"/>
              </w:rPr>
              <w:t xml:space="preserve">ssessment </w:t>
            </w:r>
            <w:r w:rsidR="007973C4" w:rsidRPr="007973C4">
              <w:rPr>
                <w:b/>
                <w:bCs/>
                <w:i/>
                <w:iCs/>
                <w:sz w:val="24"/>
                <w:szCs w:val="24"/>
              </w:rPr>
              <w:t>M</w:t>
            </w:r>
            <w:r w:rsidRPr="007973C4">
              <w:rPr>
                <w:b/>
                <w:bCs/>
                <w:i/>
                <w:iCs/>
                <w:sz w:val="24"/>
                <w:szCs w:val="24"/>
              </w:rPr>
              <w:t>odel</w:t>
            </w:r>
            <w:r w:rsidRPr="00E33A9F">
              <w:rPr>
                <w:sz w:val="24"/>
                <w:szCs w:val="24"/>
              </w:rPr>
              <w:t xml:space="preserve"> to establish a helping relationship with a client, employing the tool to guide and help the client define the crisis and begin their exploration of possible solutions. This tool provides an orderly process of establishing a relationship in the context of helping a client manage the crisis. In addition to detailing specific questions to ask of the client, the tool encourages students to utilize several types of statements</w:t>
            </w:r>
            <w:r w:rsidR="007973C4">
              <w:rPr>
                <w:sz w:val="24"/>
                <w:szCs w:val="24"/>
              </w:rPr>
              <w:t>,</w:t>
            </w:r>
            <w:r w:rsidR="007973C4" w:rsidRPr="00E33A9F">
              <w:rPr>
                <w:sz w:val="24"/>
                <w:szCs w:val="24"/>
              </w:rPr>
              <w:t xml:space="preserve"> such as educational, reframing, empowering, and supportive</w:t>
            </w:r>
            <w:r w:rsidR="007973C4">
              <w:rPr>
                <w:sz w:val="24"/>
                <w:szCs w:val="24"/>
              </w:rPr>
              <w:t>,</w:t>
            </w:r>
            <w:r w:rsidRPr="00E33A9F">
              <w:rPr>
                <w:sz w:val="24"/>
                <w:szCs w:val="24"/>
              </w:rPr>
              <w:t xml:space="preserve"> that </w:t>
            </w:r>
            <w:r w:rsidR="007973C4">
              <w:rPr>
                <w:sz w:val="24"/>
                <w:szCs w:val="24"/>
              </w:rPr>
              <w:lastRenderedPageBreak/>
              <w:t xml:space="preserve">assist them in developing </w:t>
            </w:r>
            <w:r w:rsidRPr="00E33A9F">
              <w:rPr>
                <w:sz w:val="24"/>
                <w:szCs w:val="24"/>
              </w:rPr>
              <w:t>rapport and support</w:t>
            </w:r>
            <w:r w:rsidR="007973C4">
              <w:rPr>
                <w:sz w:val="24"/>
                <w:szCs w:val="24"/>
              </w:rPr>
              <w:t>ing</w:t>
            </w:r>
            <w:r w:rsidRPr="00E33A9F">
              <w:rPr>
                <w:sz w:val="24"/>
                <w:szCs w:val="24"/>
              </w:rPr>
              <w:t xml:space="preserve"> the beginning of problem-solving with the client</w:t>
            </w:r>
            <w:r w:rsidR="007973C4">
              <w:rPr>
                <w:sz w:val="24"/>
                <w:szCs w:val="24"/>
              </w:rPr>
              <w:t>.</w:t>
            </w:r>
            <w:r w:rsidR="00AE6871" w:rsidRPr="00E33A9F">
              <w:rPr>
                <w:sz w:val="24"/>
                <w:szCs w:val="24"/>
              </w:rPr>
              <w:t xml:space="preserve"> </w:t>
            </w:r>
          </w:p>
          <w:p w14:paraId="0D732DA3" w14:textId="77777777" w:rsidR="00E33A9F" w:rsidRDefault="00E33A9F" w:rsidP="00E33A9F">
            <w:pPr>
              <w:rPr>
                <w:sz w:val="24"/>
                <w:szCs w:val="24"/>
              </w:rPr>
            </w:pPr>
          </w:p>
          <w:p w14:paraId="246A3C7F" w14:textId="77777777" w:rsidR="0071606E" w:rsidRPr="00E33A9F" w:rsidRDefault="0071606E" w:rsidP="00E33A9F">
            <w:pPr>
              <w:rPr>
                <w:sz w:val="24"/>
                <w:szCs w:val="24"/>
              </w:rPr>
            </w:pPr>
          </w:p>
          <w:p w14:paraId="41BB3145" w14:textId="2EA1D0CD" w:rsidR="00AC54B4" w:rsidRDefault="00AC54B4" w:rsidP="00E33A9F">
            <w:r w:rsidRPr="00E33A9F">
              <w:rPr>
                <w:sz w:val="24"/>
                <w:szCs w:val="24"/>
              </w:rPr>
              <w:t>In</w:t>
            </w:r>
            <w:r w:rsidR="00C466DB">
              <w:rPr>
                <w:sz w:val="24"/>
                <w:szCs w:val="24"/>
              </w:rPr>
              <w:t xml:space="preserve"> </w:t>
            </w:r>
            <w:r w:rsidR="00C466DB" w:rsidRPr="00AA6E42">
              <w:rPr>
                <w:sz w:val="24"/>
                <w:szCs w:val="24"/>
              </w:rPr>
              <w:t>{HUS 234</w:t>
            </w:r>
            <w:r w:rsidR="00851B3D" w:rsidRPr="00AA6E42">
              <w:rPr>
                <w:sz w:val="24"/>
                <w:szCs w:val="24"/>
              </w:rPr>
              <w:t>}</w:t>
            </w:r>
            <w:r w:rsidR="00851B3D" w:rsidRPr="00E33A9F">
              <w:rPr>
                <w:sz w:val="24"/>
                <w:szCs w:val="24"/>
              </w:rPr>
              <w:t xml:space="preserve"> Trauma</w:t>
            </w:r>
            <w:r w:rsidRPr="00E33A9F">
              <w:rPr>
                <w:sz w:val="24"/>
                <w:szCs w:val="24"/>
              </w:rPr>
              <w:t xml:space="preserve"> Informed Care students learn the importance of establishing a rapport with clients. Through reading and case studies, students learn the difference between engagement and involvement as </w:t>
            </w:r>
            <w:r w:rsidR="00F22FC0">
              <w:rPr>
                <w:sz w:val="24"/>
                <w:szCs w:val="24"/>
              </w:rPr>
              <w:t>they relate</w:t>
            </w:r>
            <w:r w:rsidRPr="00E33A9F">
              <w:rPr>
                <w:sz w:val="24"/>
                <w:szCs w:val="24"/>
              </w:rPr>
              <w:t xml:space="preserve"> to creating a service plan. Students discuss the importance of allowing the client to be the driving force when developing a service plan for an individual or family</w:t>
            </w:r>
            <w:r w:rsidRPr="00E33A9F">
              <w:t>.</w:t>
            </w:r>
          </w:p>
          <w:p w14:paraId="26C03951" w14:textId="77777777" w:rsidR="00E33A9F" w:rsidRPr="00E33A9F" w:rsidRDefault="00E33A9F" w:rsidP="00E33A9F"/>
          <w:p w14:paraId="62B70538" w14:textId="04FF3143" w:rsidR="008E174A" w:rsidRPr="00E33A9F" w:rsidRDefault="000E50ED" w:rsidP="00E33A9F">
            <w:pPr>
              <w:rPr>
                <w:sz w:val="24"/>
                <w:szCs w:val="24"/>
              </w:rPr>
            </w:pPr>
            <w:r w:rsidRPr="00E33A9F">
              <w:rPr>
                <w:sz w:val="24"/>
                <w:szCs w:val="24"/>
              </w:rPr>
              <w:t xml:space="preserve">The skill of establishing rapport with clients is addressed in all fieldwork courses </w:t>
            </w:r>
            <w:r w:rsidRPr="00AA6E42">
              <w:rPr>
                <w:sz w:val="24"/>
                <w:szCs w:val="24"/>
              </w:rPr>
              <w:t>{HUS 115</w:t>
            </w:r>
            <w:r w:rsidR="002A0153" w:rsidRPr="00AA6E42">
              <w:rPr>
                <w:sz w:val="24"/>
                <w:szCs w:val="24"/>
              </w:rPr>
              <w:t>,</w:t>
            </w:r>
            <w:r w:rsidRPr="00AA6E42">
              <w:rPr>
                <w:sz w:val="24"/>
                <w:szCs w:val="24"/>
              </w:rPr>
              <w:t xml:space="preserve"> </w:t>
            </w:r>
            <w:r w:rsidR="00762DC1" w:rsidRPr="00AA6E42">
              <w:rPr>
                <w:sz w:val="24"/>
                <w:szCs w:val="24"/>
              </w:rPr>
              <w:t>217</w:t>
            </w:r>
            <w:proofErr w:type="gramStart"/>
            <w:r w:rsidR="00640384">
              <w:rPr>
                <w:sz w:val="24"/>
                <w:szCs w:val="24"/>
              </w:rPr>
              <w:t>}</w:t>
            </w:r>
            <w:r w:rsidR="00762DC1" w:rsidRPr="00AA6E42">
              <w:rPr>
                <w:sz w:val="24"/>
                <w:szCs w:val="24"/>
              </w:rPr>
              <w:t xml:space="preserve"> </w:t>
            </w:r>
            <w:r w:rsidRPr="00E33A9F">
              <w:rPr>
                <w:sz w:val="24"/>
                <w:szCs w:val="24"/>
              </w:rPr>
              <w:t xml:space="preserve"> as</w:t>
            </w:r>
            <w:proofErr w:type="gramEnd"/>
            <w:r w:rsidRPr="00E33A9F">
              <w:rPr>
                <w:sz w:val="24"/>
                <w:szCs w:val="24"/>
              </w:rPr>
              <w:t xml:space="preserve"> a part of the field placement experience and through class discussion and journaling. Students are evaluated on their ability to “establish rapport with clients” </w:t>
            </w:r>
            <w:r w:rsidR="00AA6E42" w:rsidRPr="00AA6E42">
              <w:rPr>
                <w:b/>
                <w:bCs/>
                <w:i/>
                <w:iCs/>
                <w:sz w:val="24"/>
                <w:szCs w:val="24"/>
              </w:rPr>
              <w:t>Performance</w:t>
            </w:r>
            <w:r w:rsidRPr="00AA6E42">
              <w:rPr>
                <w:b/>
                <w:bCs/>
                <w:i/>
                <w:iCs/>
                <w:sz w:val="24"/>
                <w:szCs w:val="24"/>
              </w:rPr>
              <w:t xml:space="preserve"> Evaluation</w:t>
            </w:r>
            <w:r w:rsidR="00AA6E42" w:rsidRPr="00AA6E42">
              <w:rPr>
                <w:b/>
                <w:bCs/>
                <w:i/>
                <w:iCs/>
                <w:sz w:val="24"/>
                <w:szCs w:val="24"/>
              </w:rPr>
              <w:t xml:space="preserve"> </w:t>
            </w:r>
            <w:r w:rsidR="008A60BF">
              <w:rPr>
                <w:b/>
                <w:bCs/>
                <w:i/>
                <w:iCs/>
                <w:sz w:val="24"/>
                <w:szCs w:val="24"/>
              </w:rPr>
              <w:t>of</w:t>
            </w:r>
            <w:r w:rsidR="008A60BF" w:rsidRPr="00AA6E42">
              <w:rPr>
                <w:b/>
                <w:bCs/>
                <w:i/>
                <w:iCs/>
                <w:sz w:val="24"/>
                <w:szCs w:val="24"/>
              </w:rPr>
              <w:t xml:space="preserve"> </w:t>
            </w:r>
            <w:r w:rsidR="00AA6E42" w:rsidRPr="00AA6E42">
              <w:rPr>
                <w:b/>
                <w:bCs/>
                <w:i/>
                <w:iCs/>
                <w:sz w:val="24"/>
                <w:szCs w:val="24"/>
              </w:rPr>
              <w:t>Student</w:t>
            </w:r>
            <w:r w:rsidR="008A60BF">
              <w:rPr>
                <w:b/>
                <w:bCs/>
                <w:i/>
                <w:iCs/>
                <w:sz w:val="24"/>
                <w:szCs w:val="24"/>
              </w:rPr>
              <w:t>s</w:t>
            </w:r>
            <w:r w:rsidRPr="00AA6E42">
              <w:rPr>
                <w:b/>
                <w:bCs/>
                <w:i/>
                <w:iCs/>
                <w:sz w:val="24"/>
                <w:szCs w:val="24"/>
              </w:rPr>
              <w:t>.</w:t>
            </w:r>
          </w:p>
        </w:tc>
      </w:tr>
      <w:tr w:rsidR="00AA1649" w14:paraId="78113539" w14:textId="77777777" w:rsidTr="432D0519">
        <w:trPr>
          <w:trHeight w:val="548"/>
        </w:trPr>
        <w:tc>
          <w:tcPr>
            <w:tcW w:w="600" w:type="dxa"/>
          </w:tcPr>
          <w:p w14:paraId="54BB08F7" w14:textId="28E33E3D" w:rsidR="00AA1649" w:rsidRDefault="00AA1649">
            <w:pPr>
              <w:pStyle w:val="TableParagraph"/>
              <w:ind w:left="100"/>
              <w:rPr>
                <w:spacing w:val="-5"/>
                <w:sz w:val="24"/>
              </w:rPr>
            </w:pPr>
            <w:r>
              <w:rPr>
                <w:spacing w:val="-5"/>
                <w:sz w:val="24"/>
              </w:rPr>
              <w:lastRenderedPageBreak/>
              <w:t>d.</w:t>
            </w:r>
          </w:p>
        </w:tc>
        <w:tc>
          <w:tcPr>
            <w:tcW w:w="9480" w:type="dxa"/>
          </w:tcPr>
          <w:p w14:paraId="65720E74" w14:textId="77777777" w:rsidR="00AA1649" w:rsidRDefault="0095510D" w:rsidP="009E612D">
            <w:pPr>
              <w:pStyle w:val="TableParagraph"/>
              <w:ind w:left="0"/>
              <w:rPr>
                <w:sz w:val="24"/>
              </w:rPr>
            </w:pPr>
            <w:r>
              <w:rPr>
                <w:sz w:val="24"/>
              </w:rPr>
              <w:t>Developing and sustaining behaviors that are congruent with the values and ethical standards outlined by the National Organization for Human Services/Council for Standards in Human Service Education (available a</w:t>
            </w:r>
            <w:hyperlink r:id="rId98">
              <w:r>
                <w:rPr>
                  <w:sz w:val="24"/>
                </w:rPr>
                <w:t xml:space="preserve">t </w:t>
              </w:r>
            </w:hyperlink>
            <w:hyperlink r:id="rId99">
              <w:r>
                <w:rPr>
                  <w:rFonts w:ascii="Arial" w:eastAsia="Arial" w:hAnsi="Arial" w:cs="Arial"/>
                  <w:color w:val="0000FF"/>
                  <w:u w:val="single" w:color="0000FF"/>
                </w:rPr>
                <w:t>https://www.nationalhumanservices.org/ethical-standards-for-hs</w:t>
              </w:r>
            </w:hyperlink>
            <w:hyperlink r:id="rId100">
              <w:r>
                <w:rPr>
                  <w:rFonts w:ascii="Arial" w:eastAsia="Arial" w:hAnsi="Arial" w:cs="Arial"/>
                  <w:color w:val="0000FF"/>
                  <w:u w:val="single" w:color="0000FF"/>
                </w:rPr>
                <w:t>professionals</w:t>
              </w:r>
            </w:hyperlink>
            <w:hyperlink r:id="rId101">
              <w:r>
                <w:rPr>
                  <w:sz w:val="24"/>
                </w:rPr>
                <w:t>)</w:t>
              </w:r>
            </w:hyperlink>
            <w:r>
              <w:rPr>
                <w:sz w:val="24"/>
              </w:rPr>
              <w:t>.</w:t>
            </w:r>
          </w:p>
          <w:p w14:paraId="7D359E76" w14:textId="77777777" w:rsidR="00EA4F8A" w:rsidRDefault="00EA4F8A">
            <w:pPr>
              <w:pStyle w:val="TableParagraph"/>
              <w:ind w:left="148"/>
              <w:rPr>
                <w:sz w:val="24"/>
              </w:rPr>
            </w:pPr>
          </w:p>
          <w:p w14:paraId="3CB9E1CA" w14:textId="77777777" w:rsidR="00EA4F8A" w:rsidRDefault="00EA4F8A" w:rsidP="009E612D">
            <w:pPr>
              <w:pStyle w:val="TableParagraph"/>
              <w:spacing w:before="1"/>
              <w:ind w:left="0"/>
              <w:rPr>
                <w:b/>
                <w:sz w:val="24"/>
              </w:rPr>
            </w:pPr>
            <w:r>
              <w:rPr>
                <w:b/>
                <w:spacing w:val="-2"/>
                <w:sz w:val="24"/>
                <w:u w:val="thick"/>
              </w:rPr>
              <w:t>Response:</w:t>
            </w:r>
          </w:p>
          <w:p w14:paraId="4217D747" w14:textId="204DB51C" w:rsidR="00EA4F8A" w:rsidRDefault="00EA4F8A" w:rsidP="009E612D">
            <w:pPr>
              <w:pStyle w:val="TableParagraph"/>
              <w:spacing w:before="12" w:line="259" w:lineRule="auto"/>
              <w:ind w:left="0" w:right="1021"/>
              <w:rPr>
                <w:sz w:val="24"/>
              </w:rPr>
            </w:pPr>
            <w:r>
              <w:rPr>
                <w:sz w:val="24"/>
              </w:rPr>
              <w:t>Developing</w:t>
            </w:r>
            <w:r>
              <w:rPr>
                <w:spacing w:val="-15"/>
                <w:sz w:val="24"/>
              </w:rPr>
              <w:t xml:space="preserve"> </w:t>
            </w:r>
            <w:r>
              <w:rPr>
                <w:sz w:val="24"/>
              </w:rPr>
              <w:t>and</w:t>
            </w:r>
            <w:r>
              <w:rPr>
                <w:spacing w:val="-6"/>
                <w:sz w:val="24"/>
              </w:rPr>
              <w:t xml:space="preserve"> </w:t>
            </w:r>
            <w:r>
              <w:rPr>
                <w:sz w:val="24"/>
              </w:rPr>
              <w:t>sustaining</w:t>
            </w:r>
            <w:r>
              <w:rPr>
                <w:spacing w:val="-14"/>
                <w:sz w:val="24"/>
              </w:rPr>
              <w:t xml:space="preserve"> </w:t>
            </w:r>
            <w:r>
              <w:rPr>
                <w:sz w:val="24"/>
              </w:rPr>
              <w:t>behaviors</w:t>
            </w:r>
            <w:r>
              <w:rPr>
                <w:spacing w:val="-6"/>
                <w:sz w:val="24"/>
              </w:rPr>
              <w:t xml:space="preserve"> </w:t>
            </w:r>
            <w:r>
              <w:rPr>
                <w:sz w:val="24"/>
              </w:rPr>
              <w:t>that</w:t>
            </w:r>
            <w:r>
              <w:rPr>
                <w:spacing w:val="-3"/>
                <w:sz w:val="24"/>
              </w:rPr>
              <w:t xml:space="preserve"> </w:t>
            </w:r>
            <w:r>
              <w:rPr>
                <w:sz w:val="24"/>
              </w:rPr>
              <w:t>are</w:t>
            </w:r>
            <w:r>
              <w:rPr>
                <w:spacing w:val="-5"/>
                <w:sz w:val="24"/>
              </w:rPr>
              <w:t xml:space="preserve"> </w:t>
            </w:r>
            <w:r>
              <w:rPr>
                <w:sz w:val="24"/>
              </w:rPr>
              <w:t>congruent</w:t>
            </w:r>
            <w:r>
              <w:rPr>
                <w:spacing w:val="-2"/>
                <w:sz w:val="24"/>
              </w:rPr>
              <w:t xml:space="preserve"> </w:t>
            </w:r>
            <w:r>
              <w:rPr>
                <w:sz w:val="24"/>
              </w:rPr>
              <w:t>with</w:t>
            </w:r>
            <w:r>
              <w:rPr>
                <w:spacing w:val="-5"/>
                <w:sz w:val="24"/>
              </w:rPr>
              <w:t xml:space="preserve"> </w:t>
            </w:r>
            <w:r>
              <w:rPr>
                <w:sz w:val="24"/>
              </w:rPr>
              <w:t>the</w:t>
            </w:r>
            <w:r>
              <w:rPr>
                <w:spacing w:val="-9"/>
                <w:sz w:val="24"/>
              </w:rPr>
              <w:t xml:space="preserve"> </w:t>
            </w:r>
            <w:r>
              <w:rPr>
                <w:sz w:val="24"/>
              </w:rPr>
              <w:t>values</w:t>
            </w:r>
            <w:r>
              <w:rPr>
                <w:spacing w:val="-4"/>
                <w:sz w:val="24"/>
              </w:rPr>
              <w:t xml:space="preserve"> </w:t>
            </w:r>
            <w:r>
              <w:rPr>
                <w:sz w:val="24"/>
              </w:rPr>
              <w:t>and</w:t>
            </w:r>
            <w:r>
              <w:rPr>
                <w:spacing w:val="-3"/>
                <w:sz w:val="24"/>
              </w:rPr>
              <w:t xml:space="preserve"> </w:t>
            </w:r>
            <w:r>
              <w:rPr>
                <w:sz w:val="24"/>
              </w:rPr>
              <w:t>ethics</w:t>
            </w:r>
            <w:r>
              <w:rPr>
                <w:spacing w:val="-2"/>
                <w:sz w:val="24"/>
              </w:rPr>
              <w:t xml:space="preserve"> </w:t>
            </w:r>
            <w:r>
              <w:rPr>
                <w:sz w:val="24"/>
              </w:rPr>
              <w:t>of</w:t>
            </w:r>
            <w:r>
              <w:rPr>
                <w:spacing w:val="-7"/>
                <w:sz w:val="24"/>
              </w:rPr>
              <w:t xml:space="preserve"> </w:t>
            </w:r>
            <w:r>
              <w:rPr>
                <w:sz w:val="24"/>
              </w:rPr>
              <w:t xml:space="preserve">the profession </w:t>
            </w:r>
            <w:r w:rsidR="008A60BF">
              <w:rPr>
                <w:sz w:val="24"/>
              </w:rPr>
              <w:t>are</w:t>
            </w:r>
            <w:r>
              <w:rPr>
                <w:sz w:val="24"/>
              </w:rPr>
              <w:t xml:space="preserve"> addressed in the following courses.</w:t>
            </w:r>
          </w:p>
          <w:p w14:paraId="5A57CABE" w14:textId="77777777" w:rsidR="009E612D" w:rsidRDefault="009E612D" w:rsidP="009E612D"/>
          <w:p w14:paraId="27AA90EB" w14:textId="7DEBD05B" w:rsidR="00EA4F8A" w:rsidRPr="00762DC1" w:rsidRDefault="00EA4F8A" w:rsidP="009E612D">
            <w:pPr>
              <w:rPr>
                <w:b/>
                <w:bCs/>
                <w:sz w:val="24"/>
                <w:szCs w:val="24"/>
              </w:rPr>
            </w:pPr>
            <w:r w:rsidRPr="008B0CB1">
              <w:rPr>
                <w:b/>
                <w:bCs/>
                <w:sz w:val="24"/>
                <w:szCs w:val="24"/>
              </w:rPr>
              <w:t>HUS 100 Introduction to Human Services</w:t>
            </w:r>
          </w:p>
          <w:p w14:paraId="045D35CC" w14:textId="6EC5079B" w:rsidR="009E612D" w:rsidRPr="00762DC1" w:rsidRDefault="00EA4F8A" w:rsidP="009E612D">
            <w:pPr>
              <w:rPr>
                <w:b/>
                <w:bCs/>
                <w:sz w:val="24"/>
                <w:szCs w:val="24"/>
              </w:rPr>
            </w:pPr>
            <w:r w:rsidRPr="008B0CB1">
              <w:rPr>
                <w:b/>
                <w:bCs/>
                <w:sz w:val="24"/>
                <w:szCs w:val="24"/>
              </w:rPr>
              <w:t>HUS 101 Human Service and Addiction Counseling Ethics in Practice</w:t>
            </w:r>
            <w:r w:rsidRPr="00762DC1">
              <w:rPr>
                <w:b/>
                <w:bCs/>
                <w:sz w:val="24"/>
                <w:szCs w:val="24"/>
              </w:rPr>
              <w:t xml:space="preserve"> </w:t>
            </w:r>
          </w:p>
          <w:p w14:paraId="55863DD8" w14:textId="7EDAA700" w:rsidR="00EA4F8A" w:rsidRPr="00762DC1" w:rsidRDefault="00EA4F8A" w:rsidP="009E612D">
            <w:pPr>
              <w:rPr>
                <w:b/>
                <w:bCs/>
                <w:sz w:val="24"/>
                <w:szCs w:val="24"/>
              </w:rPr>
            </w:pPr>
            <w:r w:rsidRPr="008B0CB1">
              <w:rPr>
                <w:b/>
                <w:bCs/>
                <w:sz w:val="24"/>
                <w:szCs w:val="24"/>
              </w:rPr>
              <w:t>HUS 114 Counseling, Assessment and Case Management</w:t>
            </w:r>
          </w:p>
          <w:p w14:paraId="2C43F2DE" w14:textId="0EBE1E57" w:rsidR="009E612D" w:rsidRPr="00762DC1" w:rsidRDefault="00EA4F8A" w:rsidP="009E612D">
            <w:pPr>
              <w:rPr>
                <w:b/>
                <w:bCs/>
                <w:sz w:val="24"/>
                <w:szCs w:val="24"/>
              </w:rPr>
            </w:pPr>
            <w:r w:rsidRPr="008B0CB1">
              <w:rPr>
                <w:b/>
                <w:bCs/>
                <w:sz w:val="24"/>
                <w:szCs w:val="24"/>
              </w:rPr>
              <w:t>HUS 115 Fieldwork: Counseling, Assessment and Case Management</w:t>
            </w:r>
            <w:r w:rsidRPr="00762DC1">
              <w:rPr>
                <w:b/>
                <w:bCs/>
                <w:sz w:val="24"/>
                <w:szCs w:val="24"/>
              </w:rPr>
              <w:t xml:space="preserve"> </w:t>
            </w:r>
          </w:p>
          <w:p w14:paraId="19FF6355" w14:textId="3571DAC2" w:rsidR="00EA4F8A" w:rsidRPr="00762DC1" w:rsidRDefault="00EA4F8A" w:rsidP="009E612D">
            <w:pPr>
              <w:rPr>
                <w:b/>
                <w:bCs/>
                <w:sz w:val="24"/>
                <w:szCs w:val="24"/>
              </w:rPr>
            </w:pPr>
            <w:r w:rsidRPr="008B0CB1">
              <w:rPr>
                <w:b/>
                <w:bCs/>
                <w:sz w:val="24"/>
                <w:szCs w:val="24"/>
              </w:rPr>
              <w:t>HUS 130 Introduction to Family Counseling</w:t>
            </w:r>
          </w:p>
          <w:p w14:paraId="759281E0" w14:textId="1C066EB6" w:rsidR="00EA4F8A" w:rsidRPr="00762DC1" w:rsidRDefault="00EA4F8A" w:rsidP="009E612D">
            <w:pPr>
              <w:rPr>
                <w:b/>
                <w:bCs/>
                <w:sz w:val="24"/>
                <w:szCs w:val="24"/>
              </w:rPr>
            </w:pPr>
            <w:r w:rsidRPr="008B0CB1">
              <w:rPr>
                <w:b/>
                <w:bCs/>
                <w:sz w:val="24"/>
                <w:szCs w:val="24"/>
              </w:rPr>
              <w:t>HUS 141 Group Dynamics</w:t>
            </w:r>
          </w:p>
          <w:p w14:paraId="108D71F4" w14:textId="4940AFD4" w:rsidR="00EA4F8A" w:rsidRPr="00762DC1" w:rsidRDefault="00EA4F8A" w:rsidP="009E612D">
            <w:pPr>
              <w:rPr>
                <w:b/>
                <w:bCs/>
                <w:sz w:val="24"/>
                <w:szCs w:val="24"/>
              </w:rPr>
            </w:pPr>
            <w:r w:rsidRPr="008B0CB1">
              <w:rPr>
                <w:b/>
                <w:bCs/>
                <w:sz w:val="24"/>
                <w:szCs w:val="24"/>
              </w:rPr>
              <w:t>HUS 211 Crisis Intervention and Counseling</w:t>
            </w:r>
          </w:p>
          <w:p w14:paraId="1D594F9F" w14:textId="575C2F81" w:rsidR="00EA4F8A" w:rsidRPr="00762DC1" w:rsidRDefault="00EA4F8A" w:rsidP="009E612D">
            <w:pPr>
              <w:rPr>
                <w:b/>
                <w:bCs/>
                <w:sz w:val="24"/>
                <w:szCs w:val="24"/>
              </w:rPr>
            </w:pPr>
            <w:r w:rsidRPr="008B0CB1">
              <w:rPr>
                <w:b/>
                <w:bCs/>
                <w:sz w:val="24"/>
                <w:szCs w:val="24"/>
              </w:rPr>
              <w:t>HUS 216 Theories of Counseling</w:t>
            </w:r>
          </w:p>
          <w:p w14:paraId="4183EDA3" w14:textId="2516E8BA" w:rsidR="009E612D" w:rsidRPr="00762DC1" w:rsidRDefault="00EA4F8A" w:rsidP="009E612D">
            <w:pPr>
              <w:rPr>
                <w:b/>
                <w:bCs/>
                <w:sz w:val="24"/>
                <w:szCs w:val="24"/>
              </w:rPr>
            </w:pPr>
            <w:r w:rsidRPr="008B0CB1">
              <w:rPr>
                <w:b/>
                <w:bCs/>
                <w:sz w:val="24"/>
                <w:szCs w:val="24"/>
              </w:rPr>
              <w:t>HUS 217 Fieldwork: Theories of Counseling</w:t>
            </w:r>
            <w:r w:rsidRPr="00762DC1">
              <w:rPr>
                <w:b/>
                <w:bCs/>
                <w:sz w:val="24"/>
                <w:szCs w:val="24"/>
              </w:rPr>
              <w:t xml:space="preserve"> </w:t>
            </w:r>
          </w:p>
          <w:p w14:paraId="06504029" w14:textId="3595327A" w:rsidR="00EA4F8A" w:rsidRPr="00762DC1" w:rsidRDefault="00EA4F8A" w:rsidP="009E612D">
            <w:pPr>
              <w:rPr>
                <w:b/>
                <w:bCs/>
                <w:sz w:val="24"/>
                <w:szCs w:val="24"/>
              </w:rPr>
            </w:pPr>
            <w:r w:rsidRPr="008B0CB1">
              <w:rPr>
                <w:b/>
                <w:bCs/>
                <w:sz w:val="24"/>
                <w:szCs w:val="24"/>
              </w:rPr>
              <w:t>HUS 234 Trauma Informed Care</w:t>
            </w:r>
          </w:p>
          <w:p w14:paraId="208FA487" w14:textId="77777777" w:rsidR="00032D40" w:rsidRPr="00F117F1" w:rsidRDefault="00032D40" w:rsidP="009E612D">
            <w:pPr>
              <w:rPr>
                <w:sz w:val="24"/>
                <w:szCs w:val="24"/>
              </w:rPr>
            </w:pPr>
          </w:p>
          <w:p w14:paraId="412BEAE0" w14:textId="16E38098" w:rsidR="005B37EF" w:rsidRPr="00762DC1" w:rsidRDefault="005B37EF" w:rsidP="00762DC1">
            <w:pPr>
              <w:rPr>
                <w:sz w:val="24"/>
                <w:szCs w:val="24"/>
              </w:rPr>
            </w:pPr>
            <w:r w:rsidRPr="00762DC1">
              <w:rPr>
                <w:sz w:val="24"/>
                <w:szCs w:val="24"/>
              </w:rPr>
              <w:t xml:space="preserve">In both {HUS 100} Introduction to Human Services and </w:t>
            </w:r>
            <w:r w:rsidR="00574F93" w:rsidRPr="00762DC1">
              <w:rPr>
                <w:sz w:val="24"/>
                <w:szCs w:val="24"/>
              </w:rPr>
              <w:t>{HUS 101}</w:t>
            </w:r>
            <w:r w:rsidRPr="00762DC1">
              <w:rPr>
                <w:sz w:val="24"/>
                <w:szCs w:val="24"/>
              </w:rPr>
              <w:t xml:space="preserve"> Human Service and Addiction Counseling Ethics in Practice, students are introduced to the values and ethics of the profession through in-class activities and discussions, lectures, and assigned readings. In Human Service and Addiction Counseling Ethics in Practice </w:t>
            </w:r>
            <w:r w:rsidR="00574F93" w:rsidRPr="00762DC1">
              <w:rPr>
                <w:sz w:val="24"/>
                <w:szCs w:val="24"/>
              </w:rPr>
              <w:t>{HUS 101}</w:t>
            </w:r>
            <w:r w:rsidRPr="00762DC1">
              <w:rPr>
                <w:sz w:val="24"/>
                <w:szCs w:val="24"/>
              </w:rPr>
              <w:t xml:space="preserve"> students review vignettes</w:t>
            </w:r>
            <w:r w:rsidR="008A60BF">
              <w:rPr>
                <w:sz w:val="24"/>
                <w:szCs w:val="24"/>
              </w:rPr>
              <w:t>,</w:t>
            </w:r>
            <w:r w:rsidRPr="00762DC1">
              <w:rPr>
                <w:sz w:val="24"/>
                <w:szCs w:val="24"/>
              </w:rPr>
              <w:t xml:space="preserve"> complete the pre-inventory/self-assessment</w:t>
            </w:r>
            <w:r w:rsidR="008A60BF">
              <w:rPr>
                <w:sz w:val="24"/>
                <w:szCs w:val="24"/>
              </w:rPr>
              <w:t>,</w:t>
            </w:r>
            <w:r w:rsidRPr="00762DC1">
              <w:rPr>
                <w:sz w:val="24"/>
                <w:szCs w:val="24"/>
              </w:rPr>
              <w:t xml:space="preserve"> and answer the reflective questions about appropriate and ethical interventions. Through the completion of the exercises and feedback from faculty, students develop their interpersonal skills related to clients, colleagues and supervisors. Students also explore professional human services values and ethics in class discussions and assignments.</w:t>
            </w:r>
            <w:r w:rsidR="006C709F" w:rsidRPr="00762DC1">
              <w:rPr>
                <w:sz w:val="24"/>
                <w:szCs w:val="24"/>
              </w:rPr>
              <w:t xml:space="preserve"> </w:t>
            </w:r>
            <w:r w:rsidRPr="00762DC1">
              <w:rPr>
                <w:sz w:val="24"/>
                <w:szCs w:val="24"/>
              </w:rPr>
              <w:t xml:space="preserve">Throughout the course, faculty provide feedback to students, helping them identify when their personal and professional </w:t>
            </w:r>
            <w:r w:rsidR="006C709F" w:rsidRPr="00762DC1">
              <w:rPr>
                <w:sz w:val="24"/>
                <w:szCs w:val="24"/>
              </w:rPr>
              <w:t>values conflict</w:t>
            </w:r>
            <w:r w:rsidRPr="00762DC1">
              <w:rPr>
                <w:sz w:val="24"/>
                <w:szCs w:val="24"/>
              </w:rPr>
              <w:t xml:space="preserve"> with each other. </w:t>
            </w:r>
            <w:r w:rsidR="00936348" w:rsidRPr="00762DC1">
              <w:rPr>
                <w:sz w:val="24"/>
                <w:szCs w:val="24"/>
              </w:rPr>
              <w:t>Through class assignments st</w:t>
            </w:r>
            <w:r w:rsidRPr="00762DC1">
              <w:rPr>
                <w:sz w:val="24"/>
                <w:szCs w:val="24"/>
              </w:rPr>
              <w:t xml:space="preserve">udents use the Ethical Standards </w:t>
            </w:r>
            <w:r w:rsidR="008A60BF">
              <w:rPr>
                <w:sz w:val="24"/>
                <w:szCs w:val="24"/>
              </w:rPr>
              <w:t>for</w:t>
            </w:r>
            <w:r w:rsidR="008A60BF" w:rsidRPr="00762DC1">
              <w:rPr>
                <w:sz w:val="24"/>
                <w:szCs w:val="24"/>
              </w:rPr>
              <w:t xml:space="preserve"> </w:t>
            </w:r>
            <w:r w:rsidRPr="00762DC1">
              <w:rPr>
                <w:sz w:val="24"/>
                <w:szCs w:val="24"/>
              </w:rPr>
              <w:t>Human Service</w:t>
            </w:r>
            <w:r w:rsidR="008A60BF">
              <w:rPr>
                <w:sz w:val="24"/>
                <w:szCs w:val="24"/>
              </w:rPr>
              <w:t>s</w:t>
            </w:r>
            <w:r w:rsidRPr="00762DC1">
              <w:rPr>
                <w:sz w:val="24"/>
                <w:szCs w:val="24"/>
              </w:rPr>
              <w:t xml:space="preserve"> Professionals </w:t>
            </w:r>
            <w:proofErr w:type="gramStart"/>
            <w:r w:rsidRPr="00762DC1">
              <w:rPr>
                <w:sz w:val="24"/>
                <w:szCs w:val="24"/>
              </w:rPr>
              <w:t>to</w:t>
            </w:r>
            <w:proofErr w:type="gramEnd"/>
            <w:r w:rsidRPr="00762DC1">
              <w:rPr>
                <w:sz w:val="24"/>
                <w:szCs w:val="24"/>
              </w:rPr>
              <w:t xml:space="preserve"> problem-solve dilemmas and make ethical decisions. Specific</w:t>
            </w:r>
            <w:r w:rsidR="00BF502C">
              <w:rPr>
                <w:sz w:val="24"/>
                <w:szCs w:val="24"/>
              </w:rPr>
              <w:t xml:space="preserve"> assignments</w:t>
            </w:r>
            <w:r w:rsidRPr="00762DC1">
              <w:rPr>
                <w:sz w:val="24"/>
                <w:szCs w:val="24"/>
              </w:rPr>
              <w:t xml:space="preserve"> in the </w:t>
            </w:r>
            <w:r w:rsidR="00A33943">
              <w:rPr>
                <w:sz w:val="24"/>
                <w:szCs w:val="24"/>
              </w:rPr>
              <w:t>I</w:t>
            </w:r>
            <w:r w:rsidRPr="00762DC1">
              <w:rPr>
                <w:sz w:val="24"/>
                <w:szCs w:val="24"/>
              </w:rPr>
              <w:t>nternship text</w:t>
            </w:r>
            <w:r w:rsidR="00A33943">
              <w:rPr>
                <w:sz w:val="24"/>
                <w:szCs w:val="24"/>
              </w:rPr>
              <w:t>book</w:t>
            </w:r>
            <w:r w:rsidRPr="00762DC1">
              <w:rPr>
                <w:sz w:val="24"/>
                <w:szCs w:val="24"/>
              </w:rPr>
              <w:t xml:space="preserve"> </w:t>
            </w:r>
            <w:r w:rsidR="00032D40" w:rsidRPr="00762DC1">
              <w:rPr>
                <w:sz w:val="24"/>
                <w:szCs w:val="24"/>
              </w:rPr>
              <w:t>assess</w:t>
            </w:r>
            <w:r w:rsidR="002E7E55" w:rsidRPr="00762DC1">
              <w:rPr>
                <w:sz w:val="24"/>
                <w:szCs w:val="24"/>
              </w:rPr>
              <w:t xml:space="preserve"> </w:t>
            </w:r>
            <w:r w:rsidRPr="00762DC1">
              <w:rPr>
                <w:sz w:val="24"/>
                <w:szCs w:val="24"/>
              </w:rPr>
              <w:t>students’ interpersonal skills, self-awareness, values, and moral and ethical character</w:t>
            </w:r>
            <w:r w:rsidR="003D17C3" w:rsidRPr="00762DC1">
              <w:rPr>
                <w:sz w:val="24"/>
                <w:szCs w:val="24"/>
              </w:rPr>
              <w:t xml:space="preserve"> and </w:t>
            </w:r>
            <w:r w:rsidR="00A33943">
              <w:rPr>
                <w:sz w:val="24"/>
                <w:szCs w:val="24"/>
              </w:rPr>
              <w:t>their</w:t>
            </w:r>
            <w:r w:rsidR="003D17C3" w:rsidRPr="00762DC1">
              <w:rPr>
                <w:sz w:val="24"/>
                <w:szCs w:val="24"/>
              </w:rPr>
              <w:t xml:space="preserve"> impact on practice. </w:t>
            </w:r>
          </w:p>
          <w:p w14:paraId="080D083E" w14:textId="77777777" w:rsidR="005B37EF" w:rsidRPr="00762DC1" w:rsidRDefault="005B37EF" w:rsidP="00762DC1">
            <w:pPr>
              <w:rPr>
                <w:sz w:val="24"/>
                <w:szCs w:val="24"/>
              </w:rPr>
            </w:pPr>
          </w:p>
          <w:p w14:paraId="4D5D60FE" w14:textId="0C84D252" w:rsidR="00BF7958" w:rsidRPr="009964DB" w:rsidRDefault="00F0364B" w:rsidP="009964DB">
            <w:pPr>
              <w:rPr>
                <w:sz w:val="24"/>
                <w:szCs w:val="24"/>
              </w:rPr>
            </w:pPr>
            <w:r>
              <w:rPr>
                <w:sz w:val="24"/>
                <w:szCs w:val="24"/>
              </w:rPr>
              <w:t xml:space="preserve">Textbooks for both </w:t>
            </w:r>
            <w:r w:rsidR="005B37EF" w:rsidRPr="009964DB">
              <w:rPr>
                <w:sz w:val="24"/>
                <w:szCs w:val="24"/>
              </w:rPr>
              <w:t xml:space="preserve">Counseling, Assessment and Case Management </w:t>
            </w:r>
            <w:r w:rsidR="009964DB" w:rsidRPr="009964DB">
              <w:rPr>
                <w:sz w:val="24"/>
                <w:szCs w:val="24"/>
              </w:rPr>
              <w:t xml:space="preserve">{HUS 114} </w:t>
            </w:r>
            <w:r w:rsidR="005B37EF" w:rsidRPr="009964DB">
              <w:rPr>
                <w:sz w:val="24"/>
                <w:szCs w:val="24"/>
              </w:rPr>
              <w:t xml:space="preserve">and Group </w:t>
            </w:r>
            <w:r w:rsidR="005B37EF" w:rsidRPr="009964DB">
              <w:rPr>
                <w:sz w:val="24"/>
                <w:szCs w:val="24"/>
              </w:rPr>
              <w:lastRenderedPageBreak/>
              <w:t>Dynamics</w:t>
            </w:r>
            <w:r w:rsidR="00C466DB">
              <w:rPr>
                <w:sz w:val="24"/>
                <w:szCs w:val="24"/>
              </w:rPr>
              <w:t xml:space="preserve"> </w:t>
            </w:r>
            <w:r w:rsidR="00C466DB" w:rsidRPr="009964DB">
              <w:rPr>
                <w:sz w:val="24"/>
                <w:szCs w:val="24"/>
              </w:rPr>
              <w:t xml:space="preserve">{HUS 141} </w:t>
            </w:r>
            <w:r w:rsidR="005B37EF" w:rsidRPr="009964DB">
              <w:rPr>
                <w:sz w:val="24"/>
                <w:szCs w:val="24"/>
              </w:rPr>
              <w:t xml:space="preserve">emphasize helping students develop and sustain therapeutic behaviors that are congruent with the values and ethics </w:t>
            </w:r>
            <w:r w:rsidR="003F0F4C" w:rsidRPr="009964DB">
              <w:rPr>
                <w:sz w:val="24"/>
                <w:szCs w:val="24"/>
              </w:rPr>
              <w:t>of the</w:t>
            </w:r>
            <w:r w:rsidR="005B37EF" w:rsidRPr="009964DB">
              <w:rPr>
                <w:sz w:val="24"/>
                <w:szCs w:val="24"/>
              </w:rPr>
              <w:t xml:space="preserve"> profession</w:t>
            </w:r>
            <w:r>
              <w:rPr>
                <w:sz w:val="24"/>
                <w:szCs w:val="24"/>
              </w:rPr>
              <w:t xml:space="preserve">.  </w:t>
            </w:r>
            <w:r w:rsidR="00372BFD" w:rsidRPr="009964DB">
              <w:rPr>
                <w:sz w:val="24"/>
                <w:szCs w:val="24"/>
              </w:rPr>
              <w:t xml:space="preserve">Lectures for </w:t>
            </w:r>
            <w:r>
              <w:rPr>
                <w:sz w:val="24"/>
                <w:szCs w:val="24"/>
              </w:rPr>
              <w:t>{</w:t>
            </w:r>
            <w:r w:rsidR="00372BFD" w:rsidRPr="009964DB">
              <w:rPr>
                <w:sz w:val="24"/>
                <w:szCs w:val="24"/>
              </w:rPr>
              <w:t>HUS 114</w:t>
            </w:r>
            <w:r>
              <w:rPr>
                <w:sz w:val="24"/>
                <w:szCs w:val="24"/>
              </w:rPr>
              <w:t>}</w:t>
            </w:r>
            <w:r w:rsidR="00372BFD" w:rsidRPr="009964DB">
              <w:rPr>
                <w:sz w:val="24"/>
                <w:szCs w:val="24"/>
              </w:rPr>
              <w:t xml:space="preserve"> and </w:t>
            </w:r>
            <w:r>
              <w:rPr>
                <w:sz w:val="24"/>
                <w:szCs w:val="24"/>
              </w:rPr>
              <w:t>{H</w:t>
            </w:r>
            <w:r w:rsidR="00372BFD" w:rsidRPr="009964DB">
              <w:rPr>
                <w:sz w:val="24"/>
                <w:szCs w:val="24"/>
              </w:rPr>
              <w:t>US 141</w:t>
            </w:r>
            <w:r>
              <w:rPr>
                <w:sz w:val="24"/>
                <w:szCs w:val="24"/>
              </w:rPr>
              <w:t>}</w:t>
            </w:r>
            <w:r w:rsidR="00372BFD" w:rsidRPr="009964DB">
              <w:rPr>
                <w:sz w:val="24"/>
                <w:szCs w:val="24"/>
              </w:rPr>
              <w:t xml:space="preserve"> cover</w:t>
            </w:r>
            <w:r w:rsidR="008D0C63" w:rsidRPr="009964DB">
              <w:rPr>
                <w:sz w:val="24"/>
                <w:szCs w:val="24"/>
              </w:rPr>
              <w:t xml:space="preserve"> ethics such </w:t>
            </w:r>
            <w:r w:rsidR="00FD3040" w:rsidRPr="009964DB">
              <w:rPr>
                <w:sz w:val="24"/>
                <w:szCs w:val="24"/>
              </w:rPr>
              <w:t>as value</w:t>
            </w:r>
            <w:r w:rsidR="00D7456E" w:rsidRPr="009964DB">
              <w:rPr>
                <w:sz w:val="24"/>
                <w:szCs w:val="24"/>
              </w:rPr>
              <w:t xml:space="preserve"> imposition</w:t>
            </w:r>
            <w:r w:rsidR="008D0C63" w:rsidRPr="009964DB">
              <w:rPr>
                <w:sz w:val="24"/>
                <w:szCs w:val="24"/>
              </w:rPr>
              <w:t xml:space="preserve">, </w:t>
            </w:r>
            <w:r w:rsidR="00D7456E" w:rsidRPr="009964DB">
              <w:rPr>
                <w:sz w:val="24"/>
                <w:szCs w:val="24"/>
              </w:rPr>
              <w:t>boundary violations</w:t>
            </w:r>
            <w:r w:rsidR="008D0C63" w:rsidRPr="009964DB">
              <w:rPr>
                <w:sz w:val="24"/>
                <w:szCs w:val="24"/>
              </w:rPr>
              <w:t>, countertransference and dual relationships.</w:t>
            </w:r>
            <w:r w:rsidR="00D7456E" w:rsidRPr="009964DB">
              <w:rPr>
                <w:sz w:val="24"/>
                <w:szCs w:val="24"/>
              </w:rPr>
              <w:t xml:space="preserve"> </w:t>
            </w:r>
            <w:r w:rsidR="0099738C" w:rsidRPr="009964DB">
              <w:rPr>
                <w:sz w:val="24"/>
                <w:szCs w:val="24"/>
              </w:rPr>
              <w:t xml:space="preserve"> Both classes require that students demonstrate</w:t>
            </w:r>
            <w:r w:rsidR="00D34FD5" w:rsidRPr="009964DB">
              <w:rPr>
                <w:sz w:val="24"/>
                <w:szCs w:val="24"/>
              </w:rPr>
              <w:t xml:space="preserve"> ethical </w:t>
            </w:r>
            <w:r w:rsidR="00FD3040" w:rsidRPr="009964DB">
              <w:rPr>
                <w:sz w:val="24"/>
                <w:szCs w:val="24"/>
              </w:rPr>
              <w:t>behaviors during</w:t>
            </w:r>
            <w:r w:rsidR="00D34FD5" w:rsidRPr="009964DB">
              <w:rPr>
                <w:sz w:val="24"/>
                <w:szCs w:val="24"/>
              </w:rPr>
              <w:t xml:space="preserve"> final role plays in which </w:t>
            </w:r>
            <w:r w:rsidR="00FD3040" w:rsidRPr="009964DB">
              <w:rPr>
                <w:sz w:val="24"/>
                <w:szCs w:val="24"/>
              </w:rPr>
              <w:t>students</w:t>
            </w:r>
            <w:r w:rsidR="00D34FD5" w:rsidRPr="009964DB">
              <w:rPr>
                <w:sz w:val="24"/>
                <w:szCs w:val="24"/>
              </w:rPr>
              <w:t xml:space="preserve"> demonstrate their individual and group counseling skills.</w:t>
            </w:r>
            <w:r w:rsidR="007E7FDA" w:rsidRPr="009964DB">
              <w:rPr>
                <w:sz w:val="24"/>
                <w:szCs w:val="24"/>
              </w:rPr>
              <w:t xml:space="preserve"> More specifically, </w:t>
            </w:r>
            <w:r w:rsidR="00000D1F" w:rsidRPr="009964DB">
              <w:rPr>
                <w:sz w:val="24"/>
                <w:szCs w:val="24"/>
              </w:rPr>
              <w:t xml:space="preserve">students are evaluated on their ability to maintain professionalism, self-awareness, </w:t>
            </w:r>
            <w:r w:rsidR="00A21670" w:rsidRPr="009964DB">
              <w:rPr>
                <w:sz w:val="24"/>
                <w:szCs w:val="24"/>
              </w:rPr>
              <w:t xml:space="preserve">empathy and regard for the client. </w:t>
            </w:r>
          </w:p>
          <w:p w14:paraId="4813DAB3" w14:textId="77777777" w:rsidR="00EA4F8A" w:rsidRPr="00A64B1E" w:rsidRDefault="00EA4F8A">
            <w:pPr>
              <w:pStyle w:val="TableParagraph"/>
              <w:ind w:left="148"/>
              <w:rPr>
                <w:sz w:val="24"/>
              </w:rPr>
            </w:pPr>
          </w:p>
          <w:p w14:paraId="125EBF2D" w14:textId="37446AB9" w:rsidR="00BF7958" w:rsidRPr="008D0C63" w:rsidRDefault="00D00734" w:rsidP="00BF7958">
            <w:pPr>
              <w:spacing w:line="259" w:lineRule="auto"/>
              <w:ind w:right="280"/>
              <w:rPr>
                <w:b/>
                <w:sz w:val="24"/>
                <w:szCs w:val="24"/>
              </w:rPr>
            </w:pPr>
            <w:r w:rsidRPr="00B96A18">
              <w:rPr>
                <w:sz w:val="24"/>
                <w:szCs w:val="24"/>
              </w:rPr>
              <w:t>In {</w:t>
            </w:r>
            <w:r w:rsidR="00C466DB" w:rsidRPr="00B96A18">
              <w:rPr>
                <w:sz w:val="24"/>
                <w:szCs w:val="24"/>
              </w:rPr>
              <w:t xml:space="preserve">HUS 130} </w:t>
            </w:r>
            <w:r w:rsidR="00BF7958" w:rsidRPr="00B96A18">
              <w:rPr>
                <w:sz w:val="24"/>
                <w:szCs w:val="24"/>
              </w:rPr>
              <w:t>Introduction to Family Counseling students practice techniques that are congruent with the values and ethics of the profession in the context of family counseling. This is a component of all the models of family therapy.</w:t>
            </w:r>
            <w:r w:rsidR="00A07BF8" w:rsidRPr="00B96A18">
              <w:rPr>
                <w:sz w:val="24"/>
                <w:szCs w:val="24"/>
              </w:rPr>
              <w:t xml:space="preserve"> </w:t>
            </w:r>
            <w:r w:rsidR="008A60BF">
              <w:rPr>
                <w:sz w:val="24"/>
                <w:szCs w:val="24"/>
              </w:rPr>
              <w:t>The</w:t>
            </w:r>
            <w:r w:rsidR="00E2472C" w:rsidRPr="00B96A18">
              <w:rPr>
                <w:sz w:val="24"/>
                <w:szCs w:val="24"/>
              </w:rPr>
              <w:t xml:space="preserve"> {HUS 130} </w:t>
            </w:r>
            <w:r w:rsidR="00363001">
              <w:rPr>
                <w:sz w:val="24"/>
                <w:szCs w:val="24"/>
              </w:rPr>
              <w:t>assignment</w:t>
            </w:r>
            <w:r w:rsidR="006D099F">
              <w:rPr>
                <w:sz w:val="24"/>
                <w:szCs w:val="24"/>
              </w:rPr>
              <w:t>,</w:t>
            </w:r>
            <w:r w:rsidR="00363001">
              <w:rPr>
                <w:sz w:val="24"/>
                <w:szCs w:val="24"/>
              </w:rPr>
              <w:t xml:space="preserve"> the </w:t>
            </w:r>
            <w:r w:rsidR="00B96A18" w:rsidRPr="00B96A18">
              <w:rPr>
                <w:b/>
                <w:bCs/>
                <w:i/>
                <w:iCs/>
                <w:sz w:val="24"/>
                <w:szCs w:val="24"/>
              </w:rPr>
              <w:t>F</w:t>
            </w:r>
            <w:r w:rsidR="000268C3" w:rsidRPr="00B96A18">
              <w:rPr>
                <w:b/>
                <w:bCs/>
                <w:i/>
                <w:iCs/>
                <w:sz w:val="24"/>
                <w:szCs w:val="24"/>
              </w:rPr>
              <w:t>amily</w:t>
            </w:r>
            <w:r w:rsidR="00B96A18" w:rsidRPr="00B96A18">
              <w:rPr>
                <w:b/>
                <w:bCs/>
                <w:i/>
                <w:iCs/>
                <w:sz w:val="24"/>
                <w:szCs w:val="24"/>
              </w:rPr>
              <w:t xml:space="preserve"> of</w:t>
            </w:r>
            <w:r w:rsidR="000268C3" w:rsidRPr="00B96A18">
              <w:rPr>
                <w:b/>
                <w:bCs/>
                <w:i/>
                <w:iCs/>
                <w:sz w:val="24"/>
                <w:szCs w:val="24"/>
              </w:rPr>
              <w:t xml:space="preserve"> </w:t>
            </w:r>
            <w:r w:rsidR="0063054D" w:rsidRPr="00B96A18">
              <w:rPr>
                <w:b/>
                <w:bCs/>
                <w:i/>
                <w:iCs/>
                <w:sz w:val="24"/>
                <w:szCs w:val="24"/>
              </w:rPr>
              <w:t>Origin</w:t>
            </w:r>
            <w:r w:rsidR="00363001">
              <w:rPr>
                <w:b/>
                <w:bCs/>
                <w:i/>
                <w:iCs/>
                <w:sz w:val="24"/>
                <w:szCs w:val="24"/>
              </w:rPr>
              <w:t xml:space="preserve"> Assessment </w:t>
            </w:r>
            <w:r w:rsidR="00363001" w:rsidRPr="008A60BF">
              <w:rPr>
                <w:sz w:val="24"/>
                <w:szCs w:val="24"/>
              </w:rPr>
              <w:t>or</w:t>
            </w:r>
            <w:r w:rsidR="00363001">
              <w:rPr>
                <w:b/>
                <w:bCs/>
                <w:i/>
                <w:iCs/>
                <w:sz w:val="24"/>
                <w:szCs w:val="24"/>
              </w:rPr>
              <w:t xml:space="preserve"> Family of Origin </w:t>
            </w:r>
            <w:r w:rsidR="004A022E">
              <w:rPr>
                <w:b/>
                <w:bCs/>
                <w:i/>
                <w:iCs/>
                <w:sz w:val="24"/>
                <w:szCs w:val="24"/>
              </w:rPr>
              <w:t>PowerPoint</w:t>
            </w:r>
            <w:r w:rsidR="006D099F">
              <w:rPr>
                <w:b/>
                <w:bCs/>
                <w:i/>
                <w:iCs/>
                <w:sz w:val="24"/>
                <w:szCs w:val="24"/>
              </w:rPr>
              <w:t>,</w:t>
            </w:r>
            <w:r w:rsidR="000268C3" w:rsidRPr="00B96A18">
              <w:rPr>
                <w:sz w:val="24"/>
                <w:szCs w:val="24"/>
              </w:rPr>
              <w:t xml:space="preserve"> is </w:t>
            </w:r>
            <w:r w:rsidR="00032D40" w:rsidRPr="00B96A18">
              <w:rPr>
                <w:sz w:val="24"/>
                <w:szCs w:val="24"/>
              </w:rPr>
              <w:t>essential in</w:t>
            </w:r>
            <w:r w:rsidR="008A60BF">
              <w:rPr>
                <w:sz w:val="24"/>
                <w:szCs w:val="24"/>
              </w:rPr>
              <w:t xml:space="preserve"> helping</w:t>
            </w:r>
            <w:r w:rsidR="000268C3" w:rsidRPr="00B96A18">
              <w:rPr>
                <w:sz w:val="24"/>
                <w:szCs w:val="24"/>
              </w:rPr>
              <w:t xml:space="preserve"> students </w:t>
            </w:r>
            <w:r w:rsidR="00072418" w:rsidRPr="00B96A18">
              <w:rPr>
                <w:sz w:val="24"/>
                <w:szCs w:val="24"/>
              </w:rPr>
              <w:t xml:space="preserve">understand their family of origin and </w:t>
            </w:r>
            <w:r w:rsidR="003B4F44" w:rsidRPr="00B96A18">
              <w:rPr>
                <w:sz w:val="24"/>
                <w:szCs w:val="24"/>
              </w:rPr>
              <w:t>its</w:t>
            </w:r>
            <w:r w:rsidR="00072418" w:rsidRPr="00B96A18">
              <w:rPr>
                <w:sz w:val="24"/>
                <w:szCs w:val="24"/>
              </w:rPr>
              <w:t xml:space="preserve"> major impact</w:t>
            </w:r>
            <w:r w:rsidR="00072418" w:rsidRPr="008D0C63">
              <w:rPr>
                <w:sz w:val="24"/>
                <w:szCs w:val="24"/>
              </w:rPr>
              <w:t xml:space="preserve"> on the development of self</w:t>
            </w:r>
            <w:r w:rsidR="00F62B3D">
              <w:rPr>
                <w:sz w:val="24"/>
                <w:szCs w:val="24"/>
              </w:rPr>
              <w:t xml:space="preserve"> </w:t>
            </w:r>
            <w:r w:rsidR="00BF502C">
              <w:rPr>
                <w:sz w:val="24"/>
                <w:szCs w:val="24"/>
              </w:rPr>
              <w:t xml:space="preserve">and </w:t>
            </w:r>
            <w:r w:rsidR="00BF502C" w:rsidRPr="008D0C63">
              <w:rPr>
                <w:sz w:val="24"/>
                <w:szCs w:val="24"/>
              </w:rPr>
              <w:t>develop</w:t>
            </w:r>
            <w:r w:rsidR="00072418" w:rsidRPr="008D0C63">
              <w:rPr>
                <w:sz w:val="24"/>
                <w:szCs w:val="24"/>
              </w:rPr>
              <w:t xml:space="preserve"> self-a</w:t>
            </w:r>
            <w:r w:rsidR="00CC6292" w:rsidRPr="008D0C63">
              <w:rPr>
                <w:sz w:val="24"/>
                <w:szCs w:val="24"/>
              </w:rPr>
              <w:t xml:space="preserve">wareness to ensure that countertransference </w:t>
            </w:r>
            <w:r w:rsidR="00EB4342" w:rsidRPr="008D0C63">
              <w:rPr>
                <w:sz w:val="24"/>
                <w:szCs w:val="24"/>
              </w:rPr>
              <w:t>and value imposition</w:t>
            </w:r>
            <w:r w:rsidR="00A64B1E" w:rsidRPr="008D0C63">
              <w:rPr>
                <w:sz w:val="24"/>
                <w:szCs w:val="24"/>
              </w:rPr>
              <w:t xml:space="preserve"> </w:t>
            </w:r>
            <w:r w:rsidR="00D92BB5" w:rsidRPr="008D0C63">
              <w:rPr>
                <w:sz w:val="24"/>
                <w:szCs w:val="24"/>
              </w:rPr>
              <w:t>do</w:t>
            </w:r>
            <w:r w:rsidR="00A64B1E" w:rsidRPr="008D0C63">
              <w:rPr>
                <w:sz w:val="24"/>
                <w:szCs w:val="24"/>
              </w:rPr>
              <w:t xml:space="preserve"> not occur during the therapeutic process with clients. </w:t>
            </w:r>
          </w:p>
          <w:p w14:paraId="57D8DF16" w14:textId="77777777" w:rsidR="00BF7958" w:rsidRPr="00BF7958" w:rsidRDefault="00BF7958" w:rsidP="00BF7958">
            <w:pPr>
              <w:spacing w:before="15"/>
              <w:rPr>
                <w:sz w:val="24"/>
              </w:rPr>
            </w:pPr>
          </w:p>
          <w:p w14:paraId="35F3429C" w14:textId="0C0164EF" w:rsidR="00BF7958" w:rsidRPr="004A022E" w:rsidRDefault="00BF7958" w:rsidP="004A022E">
            <w:pPr>
              <w:rPr>
                <w:sz w:val="24"/>
                <w:szCs w:val="24"/>
              </w:rPr>
            </w:pPr>
            <w:r w:rsidRPr="004A022E">
              <w:rPr>
                <w:sz w:val="24"/>
                <w:szCs w:val="24"/>
              </w:rPr>
              <w:t xml:space="preserve">In </w:t>
            </w:r>
            <w:r w:rsidR="00924EBF" w:rsidRPr="003B4F44">
              <w:rPr>
                <w:sz w:val="24"/>
                <w:szCs w:val="24"/>
              </w:rPr>
              <w:t>{HUS 211}</w:t>
            </w:r>
            <w:r w:rsidR="00924EBF" w:rsidRPr="004A022E">
              <w:rPr>
                <w:sz w:val="24"/>
                <w:szCs w:val="24"/>
              </w:rPr>
              <w:t xml:space="preserve"> Crisis</w:t>
            </w:r>
            <w:r w:rsidRPr="004A022E">
              <w:rPr>
                <w:sz w:val="24"/>
                <w:szCs w:val="24"/>
              </w:rPr>
              <w:t xml:space="preserve"> Intervention and Counseling</w:t>
            </w:r>
            <w:r w:rsidR="00F62B3D">
              <w:rPr>
                <w:sz w:val="24"/>
                <w:szCs w:val="24"/>
              </w:rPr>
              <w:t>,</w:t>
            </w:r>
            <w:r w:rsidRPr="004A022E">
              <w:rPr>
                <w:sz w:val="24"/>
                <w:szCs w:val="24"/>
              </w:rPr>
              <w:t xml:space="preserve"> </w:t>
            </w:r>
            <w:r w:rsidR="00F62B3D" w:rsidRPr="00F62B3D">
              <w:rPr>
                <w:sz w:val="24"/>
                <w:szCs w:val="24"/>
              </w:rPr>
              <w:t>students engage in lectures and class discussions to understand the significance of setting boundaries and recognizing countertransference, while also examining the consequences of neglecting these essential practices.</w:t>
            </w:r>
            <w:r w:rsidR="00982BBD">
              <w:rPr>
                <w:sz w:val="24"/>
                <w:szCs w:val="24"/>
              </w:rPr>
              <w:t xml:space="preserve">  </w:t>
            </w:r>
            <w:r w:rsidR="00982BBD" w:rsidRPr="004A022E">
              <w:rPr>
                <w:sz w:val="24"/>
                <w:szCs w:val="24"/>
              </w:rPr>
              <w:t>Students also have an assignment in which they must outline why informed consent and competence are important aspects of professional practice. These reflections support the process of students sustaining ethical behaviors that are essential for the field</w:t>
            </w:r>
            <w:r w:rsidR="006366A7" w:rsidRPr="004A022E">
              <w:rPr>
                <w:sz w:val="24"/>
                <w:szCs w:val="24"/>
              </w:rPr>
              <w:t xml:space="preserve">. </w:t>
            </w:r>
            <w:r w:rsidR="003322C7" w:rsidRPr="004A022E">
              <w:rPr>
                <w:sz w:val="24"/>
                <w:szCs w:val="24"/>
              </w:rPr>
              <w:t xml:space="preserve"> </w:t>
            </w:r>
          </w:p>
          <w:p w14:paraId="6CF6287D" w14:textId="77777777" w:rsidR="004A022E" w:rsidRPr="004A022E" w:rsidRDefault="004A022E" w:rsidP="004A022E">
            <w:pPr>
              <w:rPr>
                <w:sz w:val="24"/>
                <w:szCs w:val="24"/>
              </w:rPr>
            </w:pPr>
          </w:p>
          <w:p w14:paraId="504F1890" w14:textId="51DD52F6" w:rsidR="00BF7958" w:rsidRPr="004A022E" w:rsidRDefault="00BF7958" w:rsidP="004A022E">
            <w:pPr>
              <w:rPr>
                <w:sz w:val="24"/>
                <w:szCs w:val="24"/>
              </w:rPr>
            </w:pPr>
            <w:r w:rsidRPr="004A022E">
              <w:rPr>
                <w:sz w:val="24"/>
                <w:szCs w:val="24"/>
              </w:rPr>
              <w:t xml:space="preserve">In </w:t>
            </w:r>
            <w:r w:rsidR="00982BBD" w:rsidRPr="003B4F44">
              <w:rPr>
                <w:sz w:val="24"/>
                <w:szCs w:val="24"/>
              </w:rPr>
              <w:t>{HUS 216}</w:t>
            </w:r>
            <w:r w:rsidR="006D099F">
              <w:rPr>
                <w:sz w:val="24"/>
                <w:szCs w:val="24"/>
              </w:rPr>
              <w:t xml:space="preserve"> </w:t>
            </w:r>
            <w:r w:rsidRPr="004A022E">
              <w:rPr>
                <w:sz w:val="24"/>
                <w:szCs w:val="24"/>
              </w:rPr>
              <w:t>Theories of Counseling</w:t>
            </w:r>
            <w:r w:rsidR="006D099F">
              <w:rPr>
                <w:sz w:val="24"/>
                <w:szCs w:val="24"/>
              </w:rPr>
              <w:t>,</w:t>
            </w:r>
            <w:r w:rsidRPr="004A022E">
              <w:rPr>
                <w:sz w:val="24"/>
                <w:szCs w:val="24"/>
              </w:rPr>
              <w:t xml:space="preserve"> students are developing and sustaining behaviors that are congruent with the values and ethics of the profession through lectures and chapter readings.</w:t>
            </w:r>
            <w:r w:rsidR="00B4024A" w:rsidRPr="004A022E">
              <w:rPr>
                <w:sz w:val="24"/>
                <w:szCs w:val="24"/>
              </w:rPr>
              <w:t xml:space="preserve"> </w:t>
            </w:r>
            <w:r w:rsidR="00A200AB" w:rsidRPr="004A022E">
              <w:rPr>
                <w:sz w:val="24"/>
                <w:szCs w:val="24"/>
              </w:rPr>
              <w:t>Through role plays</w:t>
            </w:r>
            <w:r w:rsidR="001E3397">
              <w:rPr>
                <w:sz w:val="24"/>
                <w:szCs w:val="24"/>
              </w:rPr>
              <w:t>,</w:t>
            </w:r>
            <w:r w:rsidR="003D0729" w:rsidRPr="004A022E">
              <w:rPr>
                <w:sz w:val="24"/>
                <w:szCs w:val="24"/>
              </w:rPr>
              <w:t xml:space="preserve"> </w:t>
            </w:r>
            <w:r w:rsidR="00BD0ACA">
              <w:rPr>
                <w:sz w:val="24"/>
                <w:szCs w:val="24"/>
              </w:rPr>
              <w:t xml:space="preserve">class lectures and discussions students learn the importance of self-awareness, ethical bracketing and monitoring countertransference. </w:t>
            </w:r>
            <w:r w:rsidR="004532DB" w:rsidRPr="004A022E">
              <w:rPr>
                <w:sz w:val="24"/>
                <w:szCs w:val="24"/>
              </w:rPr>
              <w:t xml:space="preserve">  </w:t>
            </w:r>
          </w:p>
          <w:p w14:paraId="26C9314F" w14:textId="77777777" w:rsidR="003E4261" w:rsidRPr="004A022E" w:rsidRDefault="003E4261" w:rsidP="004A022E">
            <w:pPr>
              <w:rPr>
                <w:sz w:val="24"/>
                <w:szCs w:val="24"/>
              </w:rPr>
            </w:pPr>
          </w:p>
          <w:p w14:paraId="056E2781" w14:textId="3D740631" w:rsidR="00BF7958" w:rsidRDefault="00BF7958" w:rsidP="004A022E">
            <w:pPr>
              <w:rPr>
                <w:sz w:val="24"/>
                <w:szCs w:val="24"/>
              </w:rPr>
            </w:pPr>
            <w:r w:rsidRPr="004A022E">
              <w:rPr>
                <w:sz w:val="24"/>
                <w:szCs w:val="24"/>
              </w:rPr>
              <w:t xml:space="preserve">In Trauma Informed Care </w:t>
            </w:r>
            <w:r w:rsidRPr="008E6EF8">
              <w:rPr>
                <w:sz w:val="24"/>
                <w:szCs w:val="24"/>
              </w:rPr>
              <w:t>{HUS 234}</w:t>
            </w:r>
            <w:r w:rsidRPr="004A022E">
              <w:rPr>
                <w:sz w:val="24"/>
                <w:szCs w:val="24"/>
              </w:rPr>
              <w:t xml:space="preserve"> students learn the importance of establishing and maintaining a professional rapport with a client. Students discuss the vulnerabilities of survivors of trauma and the impact of lack of professional boundaries.</w:t>
            </w:r>
          </w:p>
          <w:p w14:paraId="0E701FD7" w14:textId="77777777" w:rsidR="00BD0ACA" w:rsidRPr="004A022E" w:rsidRDefault="00BD0ACA" w:rsidP="004A022E">
            <w:pPr>
              <w:rPr>
                <w:sz w:val="24"/>
                <w:szCs w:val="24"/>
              </w:rPr>
            </w:pPr>
          </w:p>
          <w:p w14:paraId="2653CDF7" w14:textId="6B63BBD8" w:rsidR="002A0153" w:rsidRPr="00BD0ACA" w:rsidRDefault="00BF7958" w:rsidP="00BD0ACA">
            <w:pPr>
              <w:rPr>
                <w:sz w:val="24"/>
                <w:szCs w:val="24"/>
              </w:rPr>
            </w:pPr>
            <w:r w:rsidRPr="00BD0ACA">
              <w:rPr>
                <w:sz w:val="24"/>
                <w:szCs w:val="24"/>
              </w:rPr>
              <w:t xml:space="preserve">Developing and sustaining behaviors that are congruent with the values and ethics of the profession is one of the primary purposes of the field placement courses {HUS 115, </w:t>
            </w:r>
            <w:proofErr w:type="gramStart"/>
            <w:r w:rsidRPr="00BD0ACA">
              <w:rPr>
                <w:sz w:val="24"/>
                <w:szCs w:val="24"/>
              </w:rPr>
              <w:t>217}.</w:t>
            </w:r>
            <w:proofErr w:type="gramEnd"/>
            <w:r w:rsidRPr="00BD0ACA">
              <w:rPr>
                <w:sz w:val="24"/>
                <w:szCs w:val="24"/>
              </w:rPr>
              <w:t xml:space="preserve"> Students are evaluated on their ability to “Demonstrate Professional Attitudes” (Goal II) and their ability to “Engage in Professional Behaviors” </w:t>
            </w:r>
            <w:r w:rsidR="00F62B3D">
              <w:rPr>
                <w:sz w:val="24"/>
                <w:szCs w:val="24"/>
              </w:rPr>
              <w:t>(</w:t>
            </w:r>
            <w:r w:rsidRPr="00BD0ACA">
              <w:rPr>
                <w:sz w:val="24"/>
                <w:szCs w:val="24"/>
              </w:rPr>
              <w:t>Goal V</w:t>
            </w:r>
            <w:r w:rsidR="00F62B3D">
              <w:rPr>
                <w:sz w:val="24"/>
                <w:szCs w:val="24"/>
              </w:rPr>
              <w:t>)</w:t>
            </w:r>
            <w:r w:rsidRPr="00BD0ACA">
              <w:rPr>
                <w:sz w:val="24"/>
                <w:szCs w:val="24"/>
              </w:rPr>
              <w:t xml:space="preserve">, as found in the </w:t>
            </w:r>
            <w:r w:rsidRPr="00BD0ACA">
              <w:rPr>
                <w:b/>
                <w:bCs/>
                <w:i/>
                <w:iCs/>
                <w:sz w:val="24"/>
                <w:szCs w:val="24"/>
              </w:rPr>
              <w:t>Performance Evaluation</w:t>
            </w:r>
            <w:r w:rsidR="00BD0ACA" w:rsidRPr="00BD0ACA">
              <w:rPr>
                <w:b/>
                <w:bCs/>
                <w:i/>
                <w:iCs/>
                <w:sz w:val="24"/>
                <w:szCs w:val="24"/>
              </w:rPr>
              <w:t xml:space="preserve"> of Student</w:t>
            </w:r>
            <w:r w:rsidR="00F62B3D">
              <w:rPr>
                <w:b/>
                <w:bCs/>
                <w:i/>
                <w:iCs/>
                <w:sz w:val="24"/>
                <w:szCs w:val="24"/>
              </w:rPr>
              <w:t>s</w:t>
            </w:r>
            <w:r w:rsidR="00BD0ACA" w:rsidRPr="00BD0ACA">
              <w:rPr>
                <w:b/>
                <w:bCs/>
                <w:i/>
                <w:iCs/>
                <w:sz w:val="24"/>
                <w:szCs w:val="24"/>
              </w:rPr>
              <w:t>.</w:t>
            </w:r>
            <w:r w:rsidR="00310D66" w:rsidRPr="00BD0ACA">
              <w:rPr>
                <w:sz w:val="24"/>
                <w:szCs w:val="24"/>
              </w:rPr>
              <w:t xml:space="preserve"> </w:t>
            </w:r>
          </w:p>
        </w:tc>
      </w:tr>
    </w:tbl>
    <w:p w14:paraId="7196D064" w14:textId="77777777" w:rsidR="007D40BE" w:rsidRDefault="007D40BE">
      <w:pPr>
        <w:pStyle w:val="BodyText"/>
        <w:spacing w:before="241"/>
      </w:pPr>
    </w:p>
    <w:p w14:paraId="202A98AF" w14:textId="77777777" w:rsidR="00D00734" w:rsidRDefault="00D00734">
      <w:pPr>
        <w:pStyle w:val="BodyText"/>
        <w:spacing w:before="241"/>
      </w:pPr>
    </w:p>
    <w:p w14:paraId="602BDA4A" w14:textId="77777777" w:rsidR="00D00734" w:rsidRDefault="00D00734">
      <w:pPr>
        <w:pStyle w:val="BodyText"/>
        <w:spacing w:before="241"/>
      </w:pPr>
    </w:p>
    <w:p w14:paraId="2D8B15E3" w14:textId="77777777" w:rsidR="006978B9" w:rsidRDefault="006978B9">
      <w:pPr>
        <w:pStyle w:val="BodyText"/>
        <w:spacing w:before="241"/>
      </w:pPr>
    </w:p>
    <w:p w14:paraId="0E024986" w14:textId="77777777" w:rsidR="00D00734" w:rsidRDefault="00D00734">
      <w:pPr>
        <w:pStyle w:val="BodyText"/>
        <w:spacing w:before="241"/>
      </w:pPr>
    </w:p>
    <w:p w14:paraId="033A78AA" w14:textId="594EBB1A" w:rsidR="007D40BE" w:rsidRPr="00201577" w:rsidRDefault="00201577" w:rsidP="00201577">
      <w:pPr>
        <w:pStyle w:val="Heading1"/>
        <w:jc w:val="center"/>
      </w:pPr>
      <w:bookmarkStart w:id="38" w:name="8._Client-Related_Values_and_Attitudes"/>
      <w:bookmarkEnd w:id="38"/>
      <w:r w:rsidRPr="009B4E3A">
        <w:lastRenderedPageBreak/>
        <w:t xml:space="preserve">8. </w:t>
      </w:r>
      <w:r w:rsidR="00BB2F7E" w:rsidRPr="009B4E3A">
        <w:t>Client-Related Values and Attitudes</w:t>
      </w:r>
    </w:p>
    <w:p w14:paraId="2012B17B" w14:textId="77777777" w:rsidR="007D40BE" w:rsidRDefault="00BB2F7E">
      <w:pPr>
        <w:pStyle w:val="BodyText"/>
        <w:spacing w:before="264" w:line="271" w:lineRule="auto"/>
        <w:ind w:left="247" w:right="630"/>
        <w:jc w:val="both"/>
      </w:pPr>
      <w:r>
        <w:rPr>
          <w:b/>
          <w:i/>
        </w:rPr>
        <w:t>Context:</w:t>
      </w:r>
      <w:r>
        <w:rPr>
          <w:b/>
          <w:i/>
          <w:spacing w:val="-12"/>
        </w:rPr>
        <w:t xml:space="preserve"> </w:t>
      </w:r>
      <w:r>
        <w:t>There are</w:t>
      </w:r>
      <w:r>
        <w:rPr>
          <w:spacing w:val="-5"/>
        </w:rPr>
        <w:t xml:space="preserve"> </w:t>
      </w:r>
      <w:r>
        <w:t>values</w:t>
      </w:r>
      <w:r>
        <w:rPr>
          <w:spacing w:val="-4"/>
        </w:rPr>
        <w:t xml:space="preserve"> </w:t>
      </w:r>
      <w:r>
        <w:t>and ethics</w:t>
      </w:r>
      <w:r>
        <w:rPr>
          <w:spacing w:val="-4"/>
        </w:rPr>
        <w:t xml:space="preserve"> </w:t>
      </w:r>
      <w:r>
        <w:t>intrinsic</w:t>
      </w:r>
      <w:r>
        <w:rPr>
          <w:spacing w:val="-15"/>
        </w:rPr>
        <w:t xml:space="preserve"> </w:t>
      </w:r>
      <w:r>
        <w:t>to</w:t>
      </w:r>
      <w:r>
        <w:rPr>
          <w:spacing w:val="-6"/>
        </w:rPr>
        <w:t xml:space="preserve"> </w:t>
      </w:r>
      <w:r>
        <w:t>the</w:t>
      </w:r>
      <w:r>
        <w:rPr>
          <w:spacing w:val="-5"/>
        </w:rPr>
        <w:t xml:space="preserve"> </w:t>
      </w:r>
      <w:r>
        <w:t>human services</w:t>
      </w:r>
      <w:r>
        <w:rPr>
          <w:spacing w:val="-15"/>
        </w:rPr>
        <w:t xml:space="preserve"> </w:t>
      </w:r>
      <w:r>
        <w:t>profession</w:t>
      </w:r>
      <w:r>
        <w:rPr>
          <w:spacing w:val="-15"/>
        </w:rPr>
        <w:t xml:space="preserve"> </w:t>
      </w:r>
      <w:r>
        <w:t>that</w:t>
      </w:r>
      <w:r>
        <w:rPr>
          <w:spacing w:val="-1"/>
        </w:rPr>
        <w:t xml:space="preserve"> </w:t>
      </w:r>
      <w:r>
        <w:t>have been agreed to as governing principles of professional practice.</w:t>
      </w:r>
    </w:p>
    <w:p w14:paraId="34FF1C98" w14:textId="77777777" w:rsidR="007D40BE" w:rsidRDefault="007D40BE">
      <w:pPr>
        <w:pStyle w:val="BodyText"/>
        <w:spacing w:before="3" w:after="1"/>
        <w:rPr>
          <w:sz w:val="15"/>
        </w:rPr>
      </w:pPr>
    </w:p>
    <w:tbl>
      <w:tblPr>
        <w:tblW w:w="0" w:type="auto"/>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00"/>
        <w:gridCol w:w="9480"/>
      </w:tblGrid>
      <w:tr w:rsidR="007D40BE" w14:paraId="5A1E56E4" w14:textId="77777777" w:rsidTr="432D0519">
        <w:trPr>
          <w:trHeight w:val="945"/>
        </w:trPr>
        <w:tc>
          <w:tcPr>
            <w:tcW w:w="10080" w:type="dxa"/>
            <w:gridSpan w:val="2"/>
          </w:tcPr>
          <w:p w14:paraId="201AD031" w14:textId="77777777" w:rsidR="007D40BE" w:rsidRDefault="00BB2F7E">
            <w:pPr>
              <w:pStyle w:val="TableParagraph"/>
              <w:spacing w:before="62" w:line="249" w:lineRule="auto"/>
              <w:ind w:right="87"/>
              <w:rPr>
                <w:b/>
                <w:sz w:val="24"/>
              </w:rPr>
            </w:pPr>
            <w:r>
              <w:rPr>
                <w:b/>
                <w:sz w:val="24"/>
                <w:u w:val="thick"/>
              </w:rPr>
              <w:t>Standard</w:t>
            </w:r>
            <w:r>
              <w:rPr>
                <w:b/>
                <w:sz w:val="24"/>
              </w:rPr>
              <w:t xml:space="preserve"> 18: The curriculum shall incorporate human services values and attitudes and promote</w:t>
            </w:r>
            <w:r>
              <w:rPr>
                <w:b/>
                <w:spacing w:val="-7"/>
                <w:sz w:val="24"/>
              </w:rPr>
              <w:t xml:space="preserve"> </w:t>
            </w:r>
            <w:r>
              <w:rPr>
                <w:b/>
                <w:sz w:val="24"/>
              </w:rPr>
              <w:t>understanding of</w:t>
            </w:r>
            <w:r>
              <w:rPr>
                <w:b/>
                <w:spacing w:val="-4"/>
                <w:sz w:val="24"/>
              </w:rPr>
              <w:t xml:space="preserve"> </w:t>
            </w:r>
            <w:r>
              <w:rPr>
                <w:b/>
                <w:sz w:val="24"/>
              </w:rPr>
              <w:t>human services</w:t>
            </w:r>
            <w:r>
              <w:rPr>
                <w:b/>
                <w:spacing w:val="-6"/>
                <w:sz w:val="24"/>
              </w:rPr>
              <w:t xml:space="preserve"> </w:t>
            </w:r>
            <w:r>
              <w:rPr>
                <w:b/>
                <w:sz w:val="24"/>
              </w:rPr>
              <w:t>ethics</w:t>
            </w:r>
            <w:r>
              <w:rPr>
                <w:b/>
                <w:spacing w:val="-6"/>
                <w:sz w:val="24"/>
              </w:rPr>
              <w:t xml:space="preserve"> </w:t>
            </w:r>
            <w:r>
              <w:rPr>
                <w:b/>
                <w:sz w:val="24"/>
              </w:rPr>
              <w:t>and their</w:t>
            </w:r>
            <w:r>
              <w:rPr>
                <w:b/>
                <w:spacing w:val="-7"/>
                <w:sz w:val="24"/>
              </w:rPr>
              <w:t xml:space="preserve"> </w:t>
            </w:r>
            <w:r>
              <w:rPr>
                <w:b/>
                <w:sz w:val="24"/>
              </w:rPr>
              <w:t>application in practice. Describe and</w:t>
            </w:r>
          </w:p>
          <w:p w14:paraId="3BCEDFAA" w14:textId="77777777" w:rsidR="007D40BE" w:rsidRDefault="00BB2F7E">
            <w:pPr>
              <w:pStyle w:val="TableParagraph"/>
              <w:spacing w:before="14" w:line="275" w:lineRule="exact"/>
              <w:rPr>
                <w:b/>
                <w:sz w:val="24"/>
              </w:rPr>
            </w:pPr>
            <w:r>
              <w:rPr>
                <w:b/>
                <w:sz w:val="24"/>
              </w:rPr>
              <w:t>provide</w:t>
            </w:r>
            <w:r>
              <w:rPr>
                <w:b/>
                <w:spacing w:val="2"/>
                <w:sz w:val="24"/>
              </w:rPr>
              <w:t xml:space="preserve"> </w:t>
            </w:r>
            <w:r>
              <w:rPr>
                <w:b/>
                <w:sz w:val="24"/>
              </w:rPr>
              <w:t>evidence</w:t>
            </w:r>
            <w:r>
              <w:rPr>
                <w:b/>
                <w:spacing w:val="5"/>
                <w:sz w:val="24"/>
              </w:rPr>
              <w:t xml:space="preserve"> </w:t>
            </w:r>
            <w:r>
              <w:rPr>
                <w:b/>
                <w:sz w:val="24"/>
              </w:rPr>
              <w:t>that</w:t>
            </w:r>
            <w:r>
              <w:rPr>
                <w:b/>
                <w:spacing w:val="8"/>
                <w:sz w:val="24"/>
              </w:rPr>
              <w:t xml:space="preserve"> </w:t>
            </w:r>
            <w:r>
              <w:rPr>
                <w:b/>
                <w:sz w:val="24"/>
              </w:rPr>
              <w:t>the</w:t>
            </w:r>
            <w:r>
              <w:rPr>
                <w:b/>
                <w:spacing w:val="5"/>
                <w:sz w:val="24"/>
              </w:rPr>
              <w:t xml:space="preserve"> </w:t>
            </w:r>
            <w:r>
              <w:rPr>
                <w:b/>
                <w:sz w:val="24"/>
              </w:rPr>
              <w:t>following</w:t>
            </w:r>
            <w:r>
              <w:rPr>
                <w:b/>
                <w:spacing w:val="3"/>
                <w:sz w:val="24"/>
              </w:rPr>
              <w:t xml:space="preserve"> </w:t>
            </w:r>
            <w:r>
              <w:rPr>
                <w:b/>
                <w:sz w:val="24"/>
              </w:rPr>
              <w:t>are</w:t>
            </w:r>
            <w:r>
              <w:rPr>
                <w:b/>
                <w:spacing w:val="5"/>
                <w:sz w:val="24"/>
              </w:rPr>
              <w:t xml:space="preserve"> </w:t>
            </w:r>
            <w:r>
              <w:rPr>
                <w:b/>
                <w:sz w:val="24"/>
              </w:rPr>
              <w:t>adequately</w:t>
            </w:r>
            <w:r>
              <w:rPr>
                <w:b/>
                <w:spacing w:val="4"/>
                <w:sz w:val="24"/>
              </w:rPr>
              <w:t xml:space="preserve"> </w:t>
            </w:r>
            <w:r>
              <w:rPr>
                <w:b/>
                <w:sz w:val="24"/>
              </w:rPr>
              <w:t>addressed</w:t>
            </w:r>
            <w:r>
              <w:rPr>
                <w:b/>
                <w:spacing w:val="1"/>
                <w:sz w:val="24"/>
              </w:rPr>
              <w:t xml:space="preserve"> </w:t>
            </w:r>
            <w:r>
              <w:rPr>
                <w:b/>
                <w:sz w:val="24"/>
              </w:rPr>
              <w:t>in</w:t>
            </w:r>
            <w:r>
              <w:rPr>
                <w:b/>
                <w:spacing w:val="2"/>
                <w:sz w:val="24"/>
              </w:rPr>
              <w:t xml:space="preserve"> </w:t>
            </w:r>
            <w:r>
              <w:rPr>
                <w:b/>
                <w:sz w:val="24"/>
              </w:rPr>
              <w:t>the</w:t>
            </w:r>
            <w:r>
              <w:rPr>
                <w:b/>
                <w:spacing w:val="5"/>
                <w:sz w:val="24"/>
              </w:rPr>
              <w:t xml:space="preserve"> </w:t>
            </w:r>
            <w:r>
              <w:rPr>
                <w:b/>
                <w:spacing w:val="-2"/>
                <w:sz w:val="24"/>
              </w:rPr>
              <w:t>curriculum:</w:t>
            </w:r>
          </w:p>
        </w:tc>
      </w:tr>
      <w:tr w:rsidR="007D40BE" w14:paraId="3EE12D98" w14:textId="77777777" w:rsidTr="432D0519">
        <w:trPr>
          <w:trHeight w:val="549"/>
        </w:trPr>
        <w:tc>
          <w:tcPr>
            <w:tcW w:w="600" w:type="dxa"/>
          </w:tcPr>
          <w:p w14:paraId="7A20950A" w14:textId="77777777" w:rsidR="007D40BE" w:rsidRDefault="00BB2F7E">
            <w:pPr>
              <w:pStyle w:val="TableParagraph"/>
              <w:ind w:left="100"/>
              <w:rPr>
                <w:sz w:val="24"/>
              </w:rPr>
            </w:pPr>
            <w:r>
              <w:rPr>
                <w:spacing w:val="-5"/>
                <w:sz w:val="24"/>
              </w:rPr>
              <w:t>a.</w:t>
            </w:r>
          </w:p>
        </w:tc>
        <w:tc>
          <w:tcPr>
            <w:tcW w:w="9480" w:type="dxa"/>
          </w:tcPr>
          <w:p w14:paraId="3780D856" w14:textId="77777777" w:rsidR="007D40BE" w:rsidRDefault="00BB2F7E" w:rsidP="00D9069E">
            <w:pPr>
              <w:pStyle w:val="TableParagraph"/>
              <w:ind w:left="0"/>
              <w:rPr>
                <w:spacing w:val="-2"/>
                <w:sz w:val="24"/>
              </w:rPr>
            </w:pPr>
            <w:r>
              <w:rPr>
                <w:sz w:val="24"/>
              </w:rPr>
              <w:t>The</w:t>
            </w:r>
            <w:r>
              <w:rPr>
                <w:spacing w:val="11"/>
                <w:sz w:val="24"/>
              </w:rPr>
              <w:t xml:space="preserve"> </w:t>
            </w:r>
            <w:r>
              <w:rPr>
                <w:sz w:val="24"/>
              </w:rPr>
              <w:t>least</w:t>
            </w:r>
            <w:r>
              <w:rPr>
                <w:spacing w:val="19"/>
                <w:sz w:val="24"/>
              </w:rPr>
              <w:t xml:space="preserve"> </w:t>
            </w:r>
            <w:r>
              <w:rPr>
                <w:sz w:val="24"/>
              </w:rPr>
              <w:t>intrusive</w:t>
            </w:r>
            <w:r>
              <w:rPr>
                <w:spacing w:val="14"/>
                <w:sz w:val="24"/>
              </w:rPr>
              <w:t xml:space="preserve"> </w:t>
            </w:r>
            <w:r>
              <w:rPr>
                <w:sz w:val="24"/>
              </w:rPr>
              <w:t>intervention</w:t>
            </w:r>
            <w:r>
              <w:rPr>
                <w:spacing w:val="13"/>
                <w:sz w:val="24"/>
              </w:rPr>
              <w:t xml:space="preserve"> </w:t>
            </w:r>
            <w:r>
              <w:rPr>
                <w:sz w:val="24"/>
              </w:rPr>
              <w:t>in</w:t>
            </w:r>
            <w:r>
              <w:rPr>
                <w:spacing w:val="12"/>
                <w:sz w:val="24"/>
              </w:rPr>
              <w:t xml:space="preserve"> </w:t>
            </w:r>
            <w:r>
              <w:rPr>
                <w:sz w:val="24"/>
              </w:rPr>
              <w:t>the</w:t>
            </w:r>
            <w:r>
              <w:rPr>
                <w:spacing w:val="14"/>
                <w:sz w:val="24"/>
              </w:rPr>
              <w:t xml:space="preserve"> </w:t>
            </w:r>
            <w:r>
              <w:rPr>
                <w:sz w:val="24"/>
              </w:rPr>
              <w:t>least</w:t>
            </w:r>
            <w:r>
              <w:rPr>
                <w:spacing w:val="19"/>
                <w:sz w:val="24"/>
              </w:rPr>
              <w:t xml:space="preserve"> </w:t>
            </w:r>
            <w:r>
              <w:rPr>
                <w:sz w:val="24"/>
              </w:rPr>
              <w:t>restrictive</w:t>
            </w:r>
            <w:r>
              <w:rPr>
                <w:spacing w:val="14"/>
                <w:sz w:val="24"/>
              </w:rPr>
              <w:t xml:space="preserve"> </w:t>
            </w:r>
            <w:r>
              <w:rPr>
                <w:spacing w:val="-2"/>
                <w:sz w:val="24"/>
              </w:rPr>
              <w:t>environment.</w:t>
            </w:r>
          </w:p>
          <w:p w14:paraId="05A67A4A" w14:textId="30135AB3" w:rsidR="00D9069E" w:rsidRDefault="004A5A23" w:rsidP="004E19BA">
            <w:pPr>
              <w:pStyle w:val="TableParagraph"/>
              <w:spacing w:line="274" w:lineRule="exact"/>
              <w:ind w:left="0"/>
              <w:rPr>
                <w:b/>
                <w:sz w:val="24"/>
              </w:rPr>
            </w:pPr>
            <w:r>
              <w:rPr>
                <w:b/>
                <w:spacing w:val="-2"/>
                <w:sz w:val="24"/>
                <w:u w:val="thick"/>
              </w:rPr>
              <w:t>R</w:t>
            </w:r>
            <w:r w:rsidR="00D9069E">
              <w:rPr>
                <w:b/>
                <w:spacing w:val="-2"/>
                <w:sz w:val="24"/>
                <w:u w:val="thick"/>
              </w:rPr>
              <w:t>esponse:</w:t>
            </w:r>
          </w:p>
          <w:p w14:paraId="1C8C51A8" w14:textId="77777777" w:rsidR="00D9069E" w:rsidRDefault="00D9069E" w:rsidP="004E19BA">
            <w:pPr>
              <w:pStyle w:val="TableParagraph"/>
              <w:ind w:left="0" w:right="366"/>
              <w:rPr>
                <w:sz w:val="24"/>
              </w:rPr>
            </w:pPr>
            <w:r>
              <w:rPr>
                <w:sz w:val="24"/>
              </w:rPr>
              <w:t>The</w:t>
            </w:r>
            <w:r>
              <w:rPr>
                <w:spacing w:val="-11"/>
                <w:sz w:val="24"/>
              </w:rPr>
              <w:t xml:space="preserve"> </w:t>
            </w:r>
            <w:r>
              <w:rPr>
                <w:sz w:val="24"/>
              </w:rPr>
              <w:t>least</w:t>
            </w:r>
            <w:r>
              <w:rPr>
                <w:spacing w:val="-5"/>
                <w:sz w:val="24"/>
              </w:rPr>
              <w:t xml:space="preserve"> </w:t>
            </w:r>
            <w:r>
              <w:rPr>
                <w:sz w:val="24"/>
              </w:rPr>
              <w:t>intrusive</w:t>
            </w:r>
            <w:r>
              <w:rPr>
                <w:spacing w:val="-9"/>
                <w:sz w:val="24"/>
              </w:rPr>
              <w:t xml:space="preserve"> </w:t>
            </w:r>
            <w:r>
              <w:rPr>
                <w:sz w:val="24"/>
              </w:rPr>
              <w:t>intervention</w:t>
            </w:r>
            <w:r>
              <w:rPr>
                <w:spacing w:val="-7"/>
                <w:sz w:val="24"/>
              </w:rPr>
              <w:t xml:space="preserve"> </w:t>
            </w:r>
            <w:r>
              <w:rPr>
                <w:sz w:val="24"/>
              </w:rPr>
              <w:t>in</w:t>
            </w:r>
            <w:r>
              <w:rPr>
                <w:spacing w:val="-3"/>
                <w:sz w:val="24"/>
              </w:rPr>
              <w:t xml:space="preserve"> </w:t>
            </w:r>
            <w:r>
              <w:rPr>
                <w:sz w:val="24"/>
              </w:rPr>
              <w:t>the</w:t>
            </w:r>
            <w:r>
              <w:rPr>
                <w:spacing w:val="-9"/>
                <w:sz w:val="24"/>
              </w:rPr>
              <w:t xml:space="preserve"> </w:t>
            </w:r>
            <w:r>
              <w:rPr>
                <w:sz w:val="24"/>
              </w:rPr>
              <w:t>least</w:t>
            </w:r>
            <w:r>
              <w:rPr>
                <w:spacing w:val="-3"/>
                <w:sz w:val="24"/>
              </w:rPr>
              <w:t xml:space="preserve"> </w:t>
            </w:r>
            <w:r>
              <w:rPr>
                <w:sz w:val="24"/>
              </w:rPr>
              <w:t>restrictive</w:t>
            </w:r>
            <w:r>
              <w:rPr>
                <w:spacing w:val="-6"/>
                <w:sz w:val="24"/>
              </w:rPr>
              <w:t xml:space="preserve"> </w:t>
            </w:r>
            <w:r>
              <w:rPr>
                <w:sz w:val="24"/>
              </w:rPr>
              <w:t>environment</w:t>
            </w:r>
            <w:r>
              <w:rPr>
                <w:spacing w:val="-7"/>
                <w:sz w:val="24"/>
              </w:rPr>
              <w:t xml:space="preserve"> </w:t>
            </w:r>
            <w:r>
              <w:rPr>
                <w:sz w:val="24"/>
              </w:rPr>
              <w:t>is</w:t>
            </w:r>
            <w:r>
              <w:rPr>
                <w:spacing w:val="-3"/>
                <w:sz w:val="24"/>
              </w:rPr>
              <w:t xml:space="preserve"> </w:t>
            </w:r>
            <w:r>
              <w:rPr>
                <w:sz w:val="24"/>
              </w:rPr>
              <w:t>emphasized</w:t>
            </w:r>
            <w:r>
              <w:rPr>
                <w:spacing w:val="-3"/>
                <w:sz w:val="24"/>
              </w:rPr>
              <w:t xml:space="preserve"> </w:t>
            </w:r>
            <w:r>
              <w:rPr>
                <w:sz w:val="24"/>
              </w:rPr>
              <w:t>in</w:t>
            </w:r>
            <w:r>
              <w:rPr>
                <w:spacing w:val="-3"/>
                <w:sz w:val="24"/>
              </w:rPr>
              <w:t xml:space="preserve"> </w:t>
            </w:r>
            <w:r>
              <w:rPr>
                <w:sz w:val="24"/>
              </w:rPr>
              <w:t>the</w:t>
            </w:r>
            <w:r>
              <w:rPr>
                <w:spacing w:val="-6"/>
                <w:sz w:val="24"/>
              </w:rPr>
              <w:t xml:space="preserve"> </w:t>
            </w:r>
            <w:r>
              <w:rPr>
                <w:sz w:val="24"/>
              </w:rPr>
              <w:t xml:space="preserve">following courses. </w:t>
            </w:r>
          </w:p>
          <w:p w14:paraId="3549C281" w14:textId="77777777" w:rsidR="0003494B" w:rsidRDefault="0003494B" w:rsidP="004E19BA">
            <w:pPr>
              <w:rPr>
                <w:sz w:val="24"/>
                <w:szCs w:val="24"/>
              </w:rPr>
            </w:pPr>
          </w:p>
          <w:p w14:paraId="062E7117" w14:textId="77777777" w:rsidR="004A5A23" w:rsidRDefault="004A5A23" w:rsidP="004E19BA">
            <w:pPr>
              <w:rPr>
                <w:sz w:val="24"/>
                <w:szCs w:val="24"/>
              </w:rPr>
            </w:pPr>
          </w:p>
          <w:p w14:paraId="5EAE24D3" w14:textId="0BF1B58D" w:rsidR="00D9069E" w:rsidRPr="004046F9" w:rsidRDefault="00D9069E" w:rsidP="004E19BA">
            <w:pPr>
              <w:rPr>
                <w:b/>
                <w:bCs/>
                <w:sz w:val="24"/>
                <w:szCs w:val="24"/>
              </w:rPr>
            </w:pPr>
            <w:r w:rsidRPr="008B0CB1">
              <w:rPr>
                <w:b/>
                <w:bCs/>
                <w:sz w:val="24"/>
                <w:szCs w:val="24"/>
              </w:rPr>
              <w:t>HUS 101 Human Service and Addiction Counseling Ethics in Practice</w:t>
            </w:r>
          </w:p>
          <w:p w14:paraId="59C7987B" w14:textId="04DB10C5" w:rsidR="00D9069E" w:rsidRPr="004046F9" w:rsidRDefault="00D9069E" w:rsidP="004E19BA">
            <w:pPr>
              <w:rPr>
                <w:b/>
                <w:bCs/>
                <w:sz w:val="24"/>
                <w:szCs w:val="24"/>
              </w:rPr>
            </w:pPr>
            <w:r w:rsidRPr="008B0CB1">
              <w:rPr>
                <w:b/>
                <w:bCs/>
                <w:sz w:val="24"/>
                <w:szCs w:val="24"/>
              </w:rPr>
              <w:t>HUS 114 Counseling, Assessment and Case Management</w:t>
            </w:r>
          </w:p>
          <w:p w14:paraId="39AA5728" w14:textId="2B262147" w:rsidR="004E19BA" w:rsidRPr="004046F9" w:rsidRDefault="00D9069E" w:rsidP="004E19BA">
            <w:pPr>
              <w:rPr>
                <w:b/>
                <w:bCs/>
                <w:sz w:val="24"/>
                <w:szCs w:val="24"/>
              </w:rPr>
            </w:pPr>
            <w:r w:rsidRPr="008B0CB1">
              <w:rPr>
                <w:b/>
                <w:bCs/>
                <w:sz w:val="24"/>
                <w:szCs w:val="24"/>
              </w:rPr>
              <w:t>HUS 115 Fieldwork: Counseling, Assessment and Case Management</w:t>
            </w:r>
            <w:r w:rsidRPr="004046F9">
              <w:rPr>
                <w:b/>
                <w:bCs/>
                <w:sz w:val="24"/>
                <w:szCs w:val="24"/>
              </w:rPr>
              <w:t xml:space="preserve"> </w:t>
            </w:r>
          </w:p>
          <w:p w14:paraId="6D31D5A7" w14:textId="182A58C9" w:rsidR="004E19BA" w:rsidRPr="004046F9" w:rsidRDefault="00D9069E" w:rsidP="004E19BA">
            <w:pPr>
              <w:rPr>
                <w:b/>
                <w:bCs/>
                <w:sz w:val="24"/>
                <w:szCs w:val="24"/>
              </w:rPr>
            </w:pPr>
            <w:r w:rsidRPr="008B0CB1">
              <w:rPr>
                <w:b/>
                <w:bCs/>
                <w:sz w:val="24"/>
                <w:szCs w:val="24"/>
              </w:rPr>
              <w:t>HUS 211 Crisis Intervention and Counseling</w:t>
            </w:r>
            <w:r w:rsidRPr="004046F9">
              <w:rPr>
                <w:b/>
                <w:bCs/>
                <w:sz w:val="24"/>
                <w:szCs w:val="24"/>
              </w:rPr>
              <w:t xml:space="preserve"> </w:t>
            </w:r>
          </w:p>
          <w:p w14:paraId="0A6F73F0" w14:textId="2F4527F9" w:rsidR="004E19BA" w:rsidRPr="004046F9" w:rsidRDefault="00D9069E" w:rsidP="004E19BA">
            <w:pPr>
              <w:rPr>
                <w:b/>
                <w:bCs/>
                <w:sz w:val="24"/>
                <w:szCs w:val="24"/>
              </w:rPr>
            </w:pPr>
            <w:r w:rsidRPr="008B0CB1">
              <w:rPr>
                <w:b/>
                <w:bCs/>
                <w:sz w:val="24"/>
                <w:szCs w:val="24"/>
              </w:rPr>
              <w:t>HUS 217 Fieldwork: Theories of Counseling</w:t>
            </w:r>
            <w:r w:rsidRPr="004046F9">
              <w:rPr>
                <w:b/>
                <w:bCs/>
                <w:sz w:val="24"/>
                <w:szCs w:val="24"/>
              </w:rPr>
              <w:t xml:space="preserve"> </w:t>
            </w:r>
          </w:p>
          <w:p w14:paraId="40618A81" w14:textId="77777777" w:rsidR="00D9069E" w:rsidRPr="004E19BA" w:rsidRDefault="00D9069E" w:rsidP="004E19BA"/>
          <w:p w14:paraId="790B4E9A" w14:textId="5CEBE2B5" w:rsidR="00D9069E" w:rsidRPr="007A6BA9" w:rsidRDefault="00D9069E" w:rsidP="004046F9">
            <w:pPr>
              <w:rPr>
                <w:sz w:val="24"/>
                <w:szCs w:val="24"/>
              </w:rPr>
            </w:pPr>
            <w:r w:rsidRPr="007A6BA9">
              <w:rPr>
                <w:sz w:val="24"/>
                <w:szCs w:val="24"/>
              </w:rPr>
              <w:t>In all fieldwork classes {HUS 115, 217</w:t>
            </w:r>
            <w:r w:rsidR="006978B9">
              <w:rPr>
                <w:sz w:val="24"/>
                <w:szCs w:val="24"/>
              </w:rPr>
              <w:t>}</w:t>
            </w:r>
            <w:r w:rsidRPr="007A6BA9">
              <w:rPr>
                <w:sz w:val="24"/>
                <w:szCs w:val="24"/>
              </w:rPr>
              <w:t xml:space="preserve"> students provide and receive peer support on clinical issues. Students discuss treatment planning and implementation for clients at their respective fieldwork placements. These in-class discussions help students understand how treatment plans are implemented for clients based on </w:t>
            </w:r>
            <w:r w:rsidR="00DF1DC5" w:rsidRPr="007A6BA9">
              <w:rPr>
                <w:sz w:val="24"/>
                <w:szCs w:val="24"/>
              </w:rPr>
              <w:t>the least</w:t>
            </w:r>
            <w:r w:rsidRPr="007A6BA9">
              <w:rPr>
                <w:sz w:val="24"/>
                <w:szCs w:val="24"/>
              </w:rPr>
              <w:t xml:space="preserve"> restrictive criteria.</w:t>
            </w:r>
          </w:p>
          <w:p w14:paraId="48A4810D" w14:textId="717C15EF" w:rsidR="004046F9" w:rsidRPr="007A6BA9" w:rsidRDefault="004046F9" w:rsidP="004046F9">
            <w:pPr>
              <w:rPr>
                <w:sz w:val="24"/>
                <w:szCs w:val="24"/>
              </w:rPr>
            </w:pPr>
          </w:p>
          <w:p w14:paraId="41D35EAF" w14:textId="7B11D866" w:rsidR="00D9069E" w:rsidRPr="007A6BA9" w:rsidRDefault="00D9069E" w:rsidP="004046F9">
            <w:pPr>
              <w:rPr>
                <w:sz w:val="24"/>
                <w:szCs w:val="24"/>
              </w:rPr>
            </w:pPr>
            <w:r w:rsidRPr="007A6BA9">
              <w:rPr>
                <w:sz w:val="24"/>
                <w:szCs w:val="24"/>
              </w:rPr>
              <w:t xml:space="preserve">In </w:t>
            </w:r>
            <w:r w:rsidR="00574F93" w:rsidRPr="007A6BA9">
              <w:rPr>
                <w:sz w:val="24"/>
                <w:szCs w:val="24"/>
              </w:rPr>
              <w:t>{HUS 101</w:t>
            </w:r>
            <w:r w:rsidR="000B25D4" w:rsidRPr="007A6BA9">
              <w:rPr>
                <w:sz w:val="24"/>
                <w:szCs w:val="24"/>
              </w:rPr>
              <w:t>,</w:t>
            </w:r>
            <w:r w:rsidRPr="007A6BA9">
              <w:rPr>
                <w:sz w:val="24"/>
                <w:szCs w:val="24"/>
              </w:rPr>
              <w:t xml:space="preserve"> HUS 114, and HUS </w:t>
            </w:r>
            <w:proofErr w:type="gramStart"/>
            <w:r w:rsidRPr="007A6BA9">
              <w:rPr>
                <w:sz w:val="24"/>
                <w:szCs w:val="24"/>
              </w:rPr>
              <w:t>211},</w:t>
            </w:r>
            <w:proofErr w:type="gramEnd"/>
            <w:r w:rsidRPr="007A6BA9">
              <w:rPr>
                <w:sz w:val="24"/>
                <w:szCs w:val="24"/>
              </w:rPr>
              <w:t xml:space="preserve"> ethical obligations, such as duty to warn and protect and duty to report, are reviewed and discussed. In the HUS 101 textbook, students read actual landmark cases, such as “The Tarasoff Case,” “The Bradley Case,” and the “Jablonski Case.” Students review guidelines for dealing with dangerous clients and for protecting suicidal clients. Students complete an assignment in which they outline the steps they would take if a client disclosed suicidal intentions. The goal of the assignment is to help students understand how to implement a plan of action to prevent suicide and psychiatric hospitalization.</w:t>
            </w:r>
          </w:p>
          <w:p w14:paraId="1831DC27" w14:textId="77777777" w:rsidR="00B04406" w:rsidRPr="004046F9" w:rsidRDefault="00B04406" w:rsidP="004046F9"/>
          <w:p w14:paraId="227B692F" w14:textId="4BF43931" w:rsidR="00D9069E" w:rsidRPr="007A6BA9" w:rsidRDefault="00D9069E" w:rsidP="007A6BA9">
            <w:pPr>
              <w:rPr>
                <w:sz w:val="24"/>
                <w:szCs w:val="24"/>
              </w:rPr>
            </w:pPr>
            <w:r w:rsidRPr="007A6BA9">
              <w:rPr>
                <w:sz w:val="24"/>
                <w:szCs w:val="24"/>
              </w:rPr>
              <w:t>In the {HUS 114}</w:t>
            </w:r>
            <w:r w:rsidR="005152C7">
              <w:rPr>
                <w:sz w:val="24"/>
                <w:szCs w:val="24"/>
              </w:rPr>
              <w:t xml:space="preserve"> Counseling, Assessment and Case Management</w:t>
            </w:r>
            <w:r w:rsidRPr="007A6BA9">
              <w:rPr>
                <w:sz w:val="24"/>
                <w:szCs w:val="24"/>
              </w:rPr>
              <w:t xml:space="preserve"> textbook, students review and </w:t>
            </w:r>
            <w:r w:rsidR="00B34A19">
              <w:rPr>
                <w:sz w:val="24"/>
                <w:szCs w:val="24"/>
              </w:rPr>
              <w:t>complete</w:t>
            </w:r>
            <w:r w:rsidR="00B34A19" w:rsidRPr="007A6BA9">
              <w:rPr>
                <w:sz w:val="24"/>
                <w:szCs w:val="24"/>
              </w:rPr>
              <w:t xml:space="preserve"> </w:t>
            </w:r>
            <w:r w:rsidRPr="007A6BA9">
              <w:rPr>
                <w:sz w:val="24"/>
                <w:szCs w:val="24"/>
              </w:rPr>
              <w:t xml:space="preserve">workbook exercises regarding the various legal obligations such as duty of care, duty to respect privacy, duty to warn, and duty to report. </w:t>
            </w:r>
            <w:r w:rsidR="00B34A19">
              <w:rPr>
                <w:sz w:val="24"/>
                <w:szCs w:val="24"/>
              </w:rPr>
              <w:t>These</w:t>
            </w:r>
            <w:r w:rsidRPr="007A6BA9">
              <w:rPr>
                <w:sz w:val="24"/>
                <w:szCs w:val="24"/>
              </w:rPr>
              <w:t xml:space="preserve"> exercises help students understand the least intrusive intervention in the least restrictive environment.</w:t>
            </w:r>
          </w:p>
          <w:p w14:paraId="22E37353" w14:textId="77777777" w:rsidR="006A36F2" w:rsidRPr="007A6BA9" w:rsidRDefault="006A36F2" w:rsidP="007A6BA9">
            <w:pPr>
              <w:rPr>
                <w:sz w:val="24"/>
                <w:szCs w:val="24"/>
              </w:rPr>
            </w:pPr>
          </w:p>
          <w:p w14:paraId="4E2B3AAF" w14:textId="68421609" w:rsidR="006A36F2" w:rsidRPr="007A6BA9" w:rsidRDefault="006A36F2" w:rsidP="007A6BA9">
            <w:pPr>
              <w:rPr>
                <w:sz w:val="24"/>
                <w:szCs w:val="24"/>
              </w:rPr>
            </w:pPr>
            <w:r w:rsidRPr="007A6BA9">
              <w:rPr>
                <w:sz w:val="24"/>
                <w:szCs w:val="24"/>
              </w:rPr>
              <w:t>In the {HUS 211}</w:t>
            </w:r>
            <w:r w:rsidR="005152C7">
              <w:rPr>
                <w:sz w:val="24"/>
                <w:szCs w:val="24"/>
              </w:rPr>
              <w:t xml:space="preserve"> Crisis Intervention and Counseling</w:t>
            </w:r>
            <w:r w:rsidRPr="007A6BA9">
              <w:rPr>
                <w:sz w:val="24"/>
                <w:szCs w:val="24"/>
              </w:rPr>
              <w:t xml:space="preserve"> textbook, students learn about the history of crisis management, </w:t>
            </w:r>
            <w:r w:rsidR="00B34A19">
              <w:rPr>
                <w:sz w:val="24"/>
                <w:szCs w:val="24"/>
              </w:rPr>
              <w:t>including</w:t>
            </w:r>
            <w:r w:rsidRPr="007A6BA9">
              <w:rPr>
                <w:sz w:val="24"/>
                <w:szCs w:val="24"/>
              </w:rPr>
              <w:t xml:space="preserve"> deinstitutionalization and short-term medical models. Students learn </w:t>
            </w:r>
            <w:r w:rsidR="00B34A19">
              <w:rPr>
                <w:sz w:val="24"/>
                <w:szCs w:val="24"/>
              </w:rPr>
              <w:t xml:space="preserve">how to use </w:t>
            </w:r>
            <w:r w:rsidRPr="007A6BA9">
              <w:rPr>
                <w:sz w:val="24"/>
                <w:szCs w:val="24"/>
              </w:rPr>
              <w:t xml:space="preserve">the </w:t>
            </w:r>
            <w:r w:rsidR="007D05F9" w:rsidRPr="00B34A19">
              <w:rPr>
                <w:b/>
                <w:bCs/>
                <w:i/>
                <w:iCs/>
                <w:sz w:val="24"/>
                <w:szCs w:val="24"/>
              </w:rPr>
              <w:t>ABC Assessment Model</w:t>
            </w:r>
            <w:r w:rsidRPr="007A6BA9">
              <w:rPr>
                <w:sz w:val="24"/>
                <w:szCs w:val="24"/>
              </w:rPr>
              <w:t xml:space="preserve"> for clients in crisis, in addition to learning how to develop a plan of care</w:t>
            </w:r>
            <w:r w:rsidR="00ED723B" w:rsidRPr="007A6BA9">
              <w:rPr>
                <w:sz w:val="24"/>
                <w:szCs w:val="24"/>
              </w:rPr>
              <w:t>.</w:t>
            </w:r>
            <w:r w:rsidRPr="007A6BA9">
              <w:rPr>
                <w:sz w:val="24"/>
                <w:szCs w:val="24"/>
              </w:rPr>
              <w:t xml:space="preserve"> Using the </w:t>
            </w:r>
            <w:r w:rsidRPr="001D4AB2">
              <w:rPr>
                <w:i/>
                <w:iCs/>
                <w:sz w:val="24"/>
                <w:szCs w:val="24"/>
              </w:rPr>
              <w:t>Fundamentals of Case Management</w:t>
            </w:r>
            <w:r w:rsidRPr="007A6BA9">
              <w:rPr>
                <w:sz w:val="24"/>
                <w:szCs w:val="24"/>
              </w:rPr>
              <w:t xml:space="preserve"> textbook, students learn about case management and how to complete a psychosocial assessment, conduct a mental health status exam, and develop a full-scale case management plan.</w:t>
            </w:r>
            <w:r w:rsidR="00B26DBC" w:rsidRPr="007A6BA9">
              <w:rPr>
                <w:sz w:val="24"/>
                <w:szCs w:val="24"/>
              </w:rPr>
              <w:t xml:space="preserve"> Students learn through early intervention</w:t>
            </w:r>
            <w:r w:rsidR="006E7D26" w:rsidRPr="007A6BA9">
              <w:rPr>
                <w:sz w:val="24"/>
                <w:szCs w:val="24"/>
              </w:rPr>
              <w:t xml:space="preserve"> how</w:t>
            </w:r>
            <w:r w:rsidR="00B26DBC" w:rsidRPr="007A6BA9">
              <w:rPr>
                <w:sz w:val="24"/>
                <w:szCs w:val="24"/>
              </w:rPr>
              <w:t xml:space="preserve"> using the AB</w:t>
            </w:r>
            <w:r w:rsidR="00ED723B" w:rsidRPr="007A6BA9">
              <w:rPr>
                <w:sz w:val="24"/>
                <w:szCs w:val="24"/>
              </w:rPr>
              <w:t>C</w:t>
            </w:r>
            <w:r w:rsidR="001B1D64">
              <w:rPr>
                <w:sz w:val="24"/>
                <w:szCs w:val="24"/>
              </w:rPr>
              <w:t xml:space="preserve"> assessment</w:t>
            </w:r>
            <w:r w:rsidR="00ED723B" w:rsidRPr="007A6BA9">
              <w:rPr>
                <w:sz w:val="24"/>
                <w:szCs w:val="24"/>
              </w:rPr>
              <w:t xml:space="preserve"> can support</w:t>
            </w:r>
            <w:r w:rsidR="00403A86" w:rsidRPr="007A6BA9">
              <w:rPr>
                <w:sz w:val="24"/>
                <w:szCs w:val="24"/>
              </w:rPr>
              <w:t xml:space="preserve"> the least restrictive criteria. </w:t>
            </w:r>
          </w:p>
          <w:p w14:paraId="737EE319" w14:textId="77777777" w:rsidR="00D9069E" w:rsidRDefault="00D9069E" w:rsidP="006A36F2">
            <w:pPr>
              <w:pStyle w:val="TableParagraph"/>
              <w:spacing w:before="1"/>
              <w:jc w:val="center"/>
              <w:rPr>
                <w:sz w:val="24"/>
              </w:rPr>
            </w:pPr>
          </w:p>
          <w:p w14:paraId="489FCDCF" w14:textId="22351A4A" w:rsidR="00D9069E" w:rsidRDefault="00D9069E" w:rsidP="00D9069E">
            <w:pPr>
              <w:pStyle w:val="TableParagraph"/>
              <w:ind w:left="0"/>
              <w:rPr>
                <w:sz w:val="24"/>
              </w:rPr>
            </w:pPr>
          </w:p>
        </w:tc>
      </w:tr>
      <w:tr w:rsidR="007D40BE" w14:paraId="5DBDDD1A" w14:textId="77777777" w:rsidTr="432D0519">
        <w:trPr>
          <w:trHeight w:val="548"/>
        </w:trPr>
        <w:tc>
          <w:tcPr>
            <w:tcW w:w="600" w:type="dxa"/>
          </w:tcPr>
          <w:p w14:paraId="14ECD7B9" w14:textId="77777777" w:rsidR="007D40BE" w:rsidRDefault="00BB2F7E">
            <w:pPr>
              <w:pStyle w:val="TableParagraph"/>
              <w:ind w:left="100"/>
              <w:rPr>
                <w:sz w:val="24"/>
              </w:rPr>
            </w:pPr>
            <w:r>
              <w:rPr>
                <w:spacing w:val="-5"/>
                <w:sz w:val="24"/>
              </w:rPr>
              <w:lastRenderedPageBreak/>
              <w:t>b.</w:t>
            </w:r>
          </w:p>
        </w:tc>
        <w:tc>
          <w:tcPr>
            <w:tcW w:w="9480" w:type="dxa"/>
          </w:tcPr>
          <w:p w14:paraId="02D19F7A" w14:textId="77777777" w:rsidR="007D40BE" w:rsidRDefault="00BB2F7E" w:rsidP="00091A24">
            <w:pPr>
              <w:pStyle w:val="TableParagraph"/>
              <w:ind w:left="0"/>
              <w:rPr>
                <w:spacing w:val="-2"/>
                <w:sz w:val="24"/>
              </w:rPr>
            </w:pPr>
            <w:r>
              <w:rPr>
                <w:sz w:val="24"/>
              </w:rPr>
              <w:t>Client</w:t>
            </w:r>
            <w:r>
              <w:rPr>
                <w:spacing w:val="27"/>
                <w:sz w:val="24"/>
              </w:rPr>
              <w:t xml:space="preserve"> </w:t>
            </w:r>
            <w:r>
              <w:rPr>
                <w:sz w:val="24"/>
              </w:rPr>
              <w:t>self-</w:t>
            </w:r>
            <w:r>
              <w:rPr>
                <w:spacing w:val="-2"/>
                <w:sz w:val="24"/>
              </w:rPr>
              <w:t>determination.</w:t>
            </w:r>
          </w:p>
          <w:p w14:paraId="29C9F77C" w14:textId="77777777" w:rsidR="00091A24" w:rsidRDefault="00091A24" w:rsidP="00091A24">
            <w:pPr>
              <w:pStyle w:val="TableParagraph"/>
              <w:ind w:left="0"/>
              <w:rPr>
                <w:b/>
                <w:spacing w:val="-2"/>
                <w:sz w:val="24"/>
                <w:u w:val="thick"/>
              </w:rPr>
            </w:pPr>
          </w:p>
          <w:p w14:paraId="3EDFAE9D" w14:textId="4FC092BB" w:rsidR="00A90DB3" w:rsidRDefault="00A90DB3" w:rsidP="00091A24">
            <w:pPr>
              <w:pStyle w:val="TableParagraph"/>
              <w:ind w:left="0"/>
              <w:rPr>
                <w:b/>
                <w:sz w:val="24"/>
              </w:rPr>
            </w:pPr>
            <w:r>
              <w:rPr>
                <w:b/>
                <w:spacing w:val="-2"/>
                <w:sz w:val="24"/>
                <w:u w:val="thick"/>
              </w:rPr>
              <w:t>Response:</w:t>
            </w:r>
          </w:p>
          <w:p w14:paraId="263A85B8" w14:textId="77777777" w:rsidR="00A90DB3" w:rsidRDefault="5D0AFC65" w:rsidP="432D0519">
            <w:pPr>
              <w:pStyle w:val="TableParagraph"/>
              <w:ind w:left="0"/>
              <w:rPr>
                <w:sz w:val="24"/>
                <w:szCs w:val="24"/>
              </w:rPr>
            </w:pPr>
            <w:r w:rsidRPr="432D0519">
              <w:rPr>
                <w:sz w:val="24"/>
                <w:szCs w:val="24"/>
              </w:rPr>
              <w:t>Client</w:t>
            </w:r>
            <w:r w:rsidRPr="432D0519">
              <w:rPr>
                <w:spacing w:val="-8"/>
                <w:sz w:val="24"/>
                <w:szCs w:val="24"/>
              </w:rPr>
              <w:t xml:space="preserve"> </w:t>
            </w:r>
            <w:r w:rsidRPr="432D0519">
              <w:rPr>
                <w:sz w:val="24"/>
                <w:szCs w:val="24"/>
              </w:rPr>
              <w:t>self-determination</w:t>
            </w:r>
            <w:r w:rsidRPr="432D0519">
              <w:rPr>
                <w:spacing w:val="-1"/>
                <w:sz w:val="24"/>
                <w:szCs w:val="24"/>
              </w:rPr>
              <w:t xml:space="preserve"> </w:t>
            </w:r>
            <w:r w:rsidRPr="432D0519">
              <w:rPr>
                <w:sz w:val="24"/>
                <w:szCs w:val="24"/>
              </w:rPr>
              <w:t>is</w:t>
            </w:r>
            <w:r w:rsidRPr="432D0519">
              <w:rPr>
                <w:spacing w:val="-5"/>
                <w:sz w:val="24"/>
                <w:szCs w:val="24"/>
              </w:rPr>
              <w:t xml:space="preserve"> </w:t>
            </w:r>
            <w:r w:rsidRPr="432D0519">
              <w:rPr>
                <w:sz w:val="24"/>
                <w:szCs w:val="24"/>
              </w:rPr>
              <w:t>emphasized</w:t>
            </w:r>
            <w:r w:rsidRPr="432D0519">
              <w:rPr>
                <w:spacing w:val="-4"/>
                <w:sz w:val="24"/>
                <w:szCs w:val="24"/>
              </w:rPr>
              <w:t xml:space="preserve"> </w:t>
            </w:r>
            <w:r w:rsidRPr="432D0519">
              <w:rPr>
                <w:sz w:val="24"/>
                <w:szCs w:val="24"/>
              </w:rPr>
              <w:t>in</w:t>
            </w:r>
            <w:r w:rsidRPr="432D0519">
              <w:rPr>
                <w:spacing w:val="-1"/>
                <w:sz w:val="24"/>
                <w:szCs w:val="24"/>
              </w:rPr>
              <w:t xml:space="preserve"> </w:t>
            </w:r>
            <w:r w:rsidRPr="432D0519">
              <w:rPr>
                <w:sz w:val="24"/>
                <w:szCs w:val="24"/>
              </w:rPr>
              <w:t>the</w:t>
            </w:r>
            <w:r w:rsidRPr="432D0519">
              <w:rPr>
                <w:spacing w:val="-9"/>
                <w:sz w:val="24"/>
                <w:szCs w:val="24"/>
              </w:rPr>
              <w:t xml:space="preserve"> </w:t>
            </w:r>
            <w:r w:rsidRPr="432D0519">
              <w:rPr>
                <w:sz w:val="24"/>
                <w:szCs w:val="24"/>
              </w:rPr>
              <w:t>following</w:t>
            </w:r>
            <w:r w:rsidRPr="432D0519">
              <w:rPr>
                <w:spacing w:val="-8"/>
                <w:sz w:val="24"/>
                <w:szCs w:val="24"/>
              </w:rPr>
              <w:t xml:space="preserve"> </w:t>
            </w:r>
            <w:r w:rsidRPr="432D0519">
              <w:rPr>
                <w:spacing w:val="-2"/>
                <w:sz w:val="24"/>
                <w:szCs w:val="24"/>
              </w:rPr>
              <w:t>courses.</w:t>
            </w:r>
          </w:p>
          <w:p w14:paraId="632F208D" w14:textId="77777777" w:rsidR="0003494B" w:rsidRDefault="0003494B" w:rsidP="00091A24">
            <w:pPr>
              <w:rPr>
                <w:sz w:val="24"/>
                <w:szCs w:val="24"/>
              </w:rPr>
            </w:pPr>
          </w:p>
          <w:p w14:paraId="2C93FB0F" w14:textId="1C7DBBFA" w:rsidR="00091A24" w:rsidRPr="001B1D64" w:rsidRDefault="00A90DB3" w:rsidP="00091A24">
            <w:pPr>
              <w:rPr>
                <w:b/>
                <w:bCs/>
                <w:sz w:val="24"/>
                <w:szCs w:val="24"/>
              </w:rPr>
            </w:pPr>
            <w:r w:rsidRPr="008B0CB1">
              <w:rPr>
                <w:b/>
                <w:bCs/>
                <w:sz w:val="24"/>
                <w:szCs w:val="24"/>
              </w:rPr>
              <w:t>HUS 101 Human Service and Addiction Counseling Ethics in Practice</w:t>
            </w:r>
            <w:r w:rsidRPr="001B1D64">
              <w:rPr>
                <w:b/>
                <w:bCs/>
                <w:sz w:val="24"/>
                <w:szCs w:val="24"/>
              </w:rPr>
              <w:t xml:space="preserve"> </w:t>
            </w:r>
          </w:p>
          <w:p w14:paraId="2E28B5AB" w14:textId="18E8D935" w:rsidR="00A90DB3" w:rsidRPr="001B1D64" w:rsidRDefault="00A90DB3" w:rsidP="00091A24">
            <w:pPr>
              <w:rPr>
                <w:b/>
                <w:bCs/>
                <w:sz w:val="24"/>
                <w:szCs w:val="24"/>
              </w:rPr>
            </w:pPr>
            <w:r w:rsidRPr="008B0CB1">
              <w:rPr>
                <w:b/>
                <w:bCs/>
                <w:sz w:val="24"/>
                <w:szCs w:val="24"/>
              </w:rPr>
              <w:t>HUS 114 Counseling, Assessment and Case Management</w:t>
            </w:r>
          </w:p>
          <w:p w14:paraId="4522469D" w14:textId="0E9D7D15" w:rsidR="00945D0F" w:rsidRPr="001B1D64" w:rsidRDefault="00A90DB3" w:rsidP="00091A24">
            <w:pPr>
              <w:rPr>
                <w:b/>
                <w:bCs/>
              </w:rPr>
            </w:pPr>
            <w:r w:rsidRPr="008B0CB1">
              <w:rPr>
                <w:b/>
                <w:bCs/>
                <w:sz w:val="24"/>
                <w:szCs w:val="24"/>
              </w:rPr>
              <w:t>HUS 115 Fieldwork: Counseling, Assessment and Case Management</w:t>
            </w:r>
          </w:p>
          <w:p w14:paraId="31A0FDE0" w14:textId="4B1CAA97" w:rsidR="00091A24" w:rsidRPr="00945D0F" w:rsidRDefault="00945D0F" w:rsidP="002F0B22">
            <w:pPr>
              <w:rPr>
                <w:b/>
                <w:sz w:val="24"/>
                <w:szCs w:val="24"/>
              </w:rPr>
            </w:pPr>
            <w:r w:rsidRPr="002F0B22">
              <w:rPr>
                <w:b/>
                <w:sz w:val="24"/>
                <w:szCs w:val="24"/>
              </w:rPr>
              <w:t>HUS 141 Group Dynamics</w:t>
            </w:r>
            <w:r w:rsidR="00A90DB3" w:rsidRPr="00945D0F">
              <w:rPr>
                <w:b/>
                <w:bCs/>
                <w:sz w:val="24"/>
                <w:szCs w:val="24"/>
              </w:rPr>
              <w:t xml:space="preserve"> </w:t>
            </w:r>
            <w:r w:rsidRPr="00945D0F">
              <w:rPr>
                <w:b/>
                <w:bCs/>
                <w:sz w:val="24"/>
                <w:szCs w:val="24"/>
              </w:rPr>
              <w:t xml:space="preserve"> </w:t>
            </w:r>
          </w:p>
          <w:p w14:paraId="57734E26" w14:textId="63C3351B" w:rsidR="00091A24" w:rsidRPr="001B1D64" w:rsidRDefault="00A90DB3" w:rsidP="00091A24">
            <w:pPr>
              <w:rPr>
                <w:b/>
                <w:bCs/>
                <w:sz w:val="24"/>
                <w:szCs w:val="24"/>
              </w:rPr>
            </w:pPr>
            <w:r w:rsidRPr="008B0CB1">
              <w:rPr>
                <w:b/>
                <w:bCs/>
                <w:sz w:val="24"/>
                <w:szCs w:val="24"/>
              </w:rPr>
              <w:t>HUS 211 Crisis Intervention and Counseling</w:t>
            </w:r>
          </w:p>
          <w:p w14:paraId="00FE6BFB" w14:textId="17D8F40D" w:rsidR="00A90DB3" w:rsidRPr="001B1D64" w:rsidRDefault="00A90DB3" w:rsidP="00091A24">
            <w:pPr>
              <w:rPr>
                <w:b/>
                <w:bCs/>
                <w:sz w:val="24"/>
                <w:szCs w:val="24"/>
              </w:rPr>
            </w:pPr>
            <w:r w:rsidRPr="008B0CB1">
              <w:rPr>
                <w:b/>
                <w:bCs/>
                <w:sz w:val="24"/>
                <w:szCs w:val="24"/>
              </w:rPr>
              <w:t>HUS 216 Theories of Counseling</w:t>
            </w:r>
          </w:p>
          <w:p w14:paraId="095708A0" w14:textId="0C40CFF3" w:rsidR="007758EE" w:rsidRDefault="00A90DB3" w:rsidP="00091A24">
            <w:pPr>
              <w:rPr>
                <w:b/>
                <w:bCs/>
                <w:sz w:val="24"/>
                <w:szCs w:val="24"/>
              </w:rPr>
            </w:pPr>
            <w:r w:rsidRPr="008B0CB1">
              <w:rPr>
                <w:b/>
                <w:bCs/>
                <w:sz w:val="24"/>
                <w:szCs w:val="24"/>
              </w:rPr>
              <w:t>HUS 217 Fieldwork: Theories of Counseling</w:t>
            </w:r>
            <w:r w:rsidRPr="001B1D64">
              <w:rPr>
                <w:b/>
                <w:bCs/>
                <w:sz w:val="24"/>
                <w:szCs w:val="24"/>
              </w:rPr>
              <w:t xml:space="preserve"> </w:t>
            </w:r>
          </w:p>
          <w:p w14:paraId="4717DF72" w14:textId="77777777" w:rsidR="008142E5" w:rsidRDefault="008142E5" w:rsidP="00091A24">
            <w:pPr>
              <w:rPr>
                <w:b/>
                <w:bCs/>
                <w:sz w:val="24"/>
                <w:szCs w:val="24"/>
              </w:rPr>
            </w:pPr>
          </w:p>
          <w:p w14:paraId="66B2D74B" w14:textId="77777777" w:rsidR="008142E5" w:rsidRDefault="008142E5" w:rsidP="008142E5">
            <w:pPr>
              <w:rPr>
                <w:sz w:val="24"/>
                <w:szCs w:val="24"/>
              </w:rPr>
            </w:pPr>
            <w:r w:rsidRPr="00EB13C7">
              <w:rPr>
                <w:sz w:val="24"/>
                <w:szCs w:val="24"/>
              </w:rPr>
              <w:t>I</w:t>
            </w:r>
            <w:r>
              <w:rPr>
                <w:sz w:val="24"/>
                <w:szCs w:val="24"/>
              </w:rPr>
              <w:t xml:space="preserve">n </w:t>
            </w:r>
            <w:r w:rsidRPr="00EB13C7">
              <w:rPr>
                <w:sz w:val="24"/>
                <w:szCs w:val="24"/>
              </w:rPr>
              <w:t>{HUS 101}</w:t>
            </w:r>
            <w:r w:rsidRPr="00944938">
              <w:rPr>
                <w:sz w:val="24"/>
                <w:szCs w:val="24"/>
              </w:rPr>
              <w:t xml:space="preserve"> Human Service and Addiction Counseling Ethics in Practic</w:t>
            </w:r>
            <w:r>
              <w:rPr>
                <w:sz w:val="24"/>
                <w:szCs w:val="24"/>
              </w:rPr>
              <w:t xml:space="preserve">e </w:t>
            </w:r>
            <w:r w:rsidRPr="00EB13C7">
              <w:rPr>
                <w:sz w:val="24"/>
                <w:szCs w:val="24"/>
              </w:rPr>
              <w:t>students review various Codes of Ethics to understand the concept of, and focus on, client self-determination and the right to autonomy. Students begin to learn the process</w:t>
            </w:r>
            <w:r>
              <w:rPr>
                <w:sz w:val="24"/>
                <w:szCs w:val="24"/>
              </w:rPr>
              <w:t xml:space="preserve"> of</w:t>
            </w:r>
            <w:r w:rsidRPr="00EB13C7">
              <w:rPr>
                <w:sz w:val="24"/>
                <w:szCs w:val="24"/>
              </w:rPr>
              <w:t xml:space="preserve"> treatment planning and collaborative goal setting to encourage client self-determination. In the Ethics textbook, students learn the informed consent process; they discuss the importance of informed consent and the potential consequences when the informed consent process is not followed. Students are required to research the Tuskegee Experiment in addition to other unethical experiments that have been conducted in the</w:t>
            </w:r>
            <w:r>
              <w:rPr>
                <w:sz w:val="24"/>
                <w:szCs w:val="24"/>
              </w:rPr>
              <w:t xml:space="preserve"> medical or social sciences</w:t>
            </w:r>
            <w:r w:rsidRPr="00EB13C7">
              <w:rPr>
                <w:sz w:val="24"/>
                <w:szCs w:val="24"/>
              </w:rPr>
              <w:t xml:space="preserve"> field</w:t>
            </w:r>
            <w:r>
              <w:rPr>
                <w:sz w:val="24"/>
                <w:szCs w:val="24"/>
              </w:rPr>
              <w:t xml:space="preserve">s. This assignment helps students understand the importance of the informed consent process. </w:t>
            </w:r>
          </w:p>
          <w:p w14:paraId="6D1B064D" w14:textId="77777777" w:rsidR="006D043E" w:rsidRDefault="006D043E" w:rsidP="008142E5">
            <w:pPr>
              <w:rPr>
                <w:sz w:val="24"/>
                <w:szCs w:val="24"/>
              </w:rPr>
            </w:pPr>
          </w:p>
          <w:p w14:paraId="5ADA9173" w14:textId="77777777" w:rsidR="006D043E" w:rsidRDefault="006D043E" w:rsidP="006D043E">
            <w:pPr>
              <w:rPr>
                <w:sz w:val="24"/>
                <w:szCs w:val="24"/>
              </w:rPr>
            </w:pPr>
            <w:r w:rsidRPr="00C406D3">
              <w:rPr>
                <w:sz w:val="24"/>
                <w:szCs w:val="24"/>
              </w:rPr>
              <w:t>In</w:t>
            </w:r>
            <w:r>
              <w:rPr>
                <w:sz w:val="24"/>
                <w:szCs w:val="24"/>
              </w:rPr>
              <w:t xml:space="preserve"> </w:t>
            </w:r>
            <w:r w:rsidRPr="00C406D3">
              <w:rPr>
                <w:sz w:val="24"/>
                <w:szCs w:val="24"/>
              </w:rPr>
              <w:t>{HUS 114}</w:t>
            </w:r>
            <w:r>
              <w:rPr>
                <w:sz w:val="24"/>
                <w:szCs w:val="24"/>
              </w:rPr>
              <w:t xml:space="preserve"> Counseling, Assessment and Case Management</w:t>
            </w:r>
            <w:r w:rsidRPr="00C406D3">
              <w:rPr>
                <w:sz w:val="24"/>
                <w:szCs w:val="24"/>
              </w:rPr>
              <w:t xml:space="preserve"> students review several chapters and engage in workbook activities that reinforce the importance of self-determination. Lectures and discussions in class focus on the right to refuse services when not mandated and value imposition as it relates to self-determination.</w:t>
            </w:r>
          </w:p>
          <w:p w14:paraId="64144ED4" w14:textId="77777777" w:rsidR="00A90DB3" w:rsidRDefault="00A90DB3" w:rsidP="00A90DB3">
            <w:pPr>
              <w:pStyle w:val="TableParagraph"/>
              <w:spacing w:before="1"/>
              <w:rPr>
                <w:sz w:val="24"/>
              </w:rPr>
            </w:pPr>
          </w:p>
          <w:p w14:paraId="7A20FC45" w14:textId="11F55A4E" w:rsidR="00A90DB3" w:rsidRPr="001B1D64" w:rsidRDefault="00A90DB3" w:rsidP="001B1D64">
            <w:pPr>
              <w:rPr>
                <w:sz w:val="24"/>
                <w:szCs w:val="24"/>
              </w:rPr>
            </w:pPr>
            <w:r w:rsidRPr="001B1D64">
              <w:rPr>
                <w:sz w:val="24"/>
                <w:szCs w:val="24"/>
              </w:rPr>
              <w:t>Students in all fieldwork courses {HUS 115</w:t>
            </w:r>
            <w:r w:rsidR="008142E5">
              <w:rPr>
                <w:sz w:val="24"/>
                <w:szCs w:val="24"/>
              </w:rPr>
              <w:t xml:space="preserve"> and </w:t>
            </w:r>
            <w:r w:rsidR="006978B9" w:rsidRPr="001B1D64">
              <w:rPr>
                <w:sz w:val="24"/>
                <w:szCs w:val="24"/>
              </w:rPr>
              <w:t>217}</w:t>
            </w:r>
            <w:r w:rsidRPr="001B1D64">
              <w:rPr>
                <w:sz w:val="24"/>
                <w:szCs w:val="24"/>
              </w:rPr>
              <w:t xml:space="preserve"> develop practice skills for working within the human services profession. Students provide and receive peer support on clinical issues and discuss ethical dilemmas experienced or witnessed at their field placements. </w:t>
            </w:r>
            <w:r w:rsidR="004C491F">
              <w:rPr>
                <w:sz w:val="24"/>
                <w:szCs w:val="24"/>
              </w:rPr>
              <w:t>C</w:t>
            </w:r>
            <w:r w:rsidRPr="001B1D64">
              <w:rPr>
                <w:sz w:val="24"/>
                <w:szCs w:val="24"/>
              </w:rPr>
              <w:t xml:space="preserve">lass discussions of clinical issues help shape the development of professional values and attitudes, as well as demonstrate how to use various Codes of Ethics to </w:t>
            </w:r>
            <w:proofErr w:type="gramStart"/>
            <w:r w:rsidRPr="001B1D64">
              <w:rPr>
                <w:sz w:val="24"/>
                <w:szCs w:val="24"/>
              </w:rPr>
              <w:t>problem</w:t>
            </w:r>
            <w:r w:rsidR="00F000D7">
              <w:rPr>
                <w:sz w:val="24"/>
                <w:szCs w:val="24"/>
              </w:rPr>
              <w:t>-</w:t>
            </w:r>
            <w:r w:rsidRPr="001B1D64">
              <w:rPr>
                <w:sz w:val="24"/>
                <w:szCs w:val="24"/>
              </w:rPr>
              <w:t>solve</w:t>
            </w:r>
            <w:proofErr w:type="gramEnd"/>
            <w:r w:rsidRPr="001B1D64">
              <w:rPr>
                <w:sz w:val="24"/>
                <w:szCs w:val="24"/>
              </w:rPr>
              <w:t>.</w:t>
            </w:r>
          </w:p>
          <w:p w14:paraId="5E7ADA6D" w14:textId="77777777" w:rsidR="00A90DB3" w:rsidRPr="001B1D64" w:rsidRDefault="00A90DB3" w:rsidP="001B1D64">
            <w:pPr>
              <w:rPr>
                <w:sz w:val="24"/>
                <w:szCs w:val="24"/>
              </w:rPr>
            </w:pPr>
          </w:p>
          <w:p w14:paraId="2A1A6F13" w14:textId="239986B4" w:rsidR="00A90DB3" w:rsidRPr="001B1D64" w:rsidRDefault="00A90DB3" w:rsidP="001B1D64">
            <w:pPr>
              <w:rPr>
                <w:sz w:val="24"/>
                <w:szCs w:val="24"/>
              </w:rPr>
            </w:pPr>
            <w:r w:rsidRPr="001B1D64">
              <w:rPr>
                <w:sz w:val="24"/>
                <w:szCs w:val="24"/>
              </w:rPr>
              <w:t xml:space="preserve">Students are encouraged to promote client self-determination through the informed consent process and collaborative </w:t>
            </w:r>
            <w:r w:rsidR="00EB13C7" w:rsidRPr="001B1D64">
              <w:rPr>
                <w:sz w:val="24"/>
                <w:szCs w:val="24"/>
              </w:rPr>
              <w:t>goal setting</w:t>
            </w:r>
            <w:r w:rsidRPr="001B1D64">
              <w:rPr>
                <w:sz w:val="24"/>
                <w:szCs w:val="24"/>
              </w:rPr>
              <w:t xml:space="preserve"> with clients. Discussion of specific case examples from students’ internships helps students </w:t>
            </w:r>
            <w:r w:rsidR="008326A4" w:rsidRPr="001B1D64">
              <w:rPr>
                <w:sz w:val="24"/>
                <w:szCs w:val="24"/>
              </w:rPr>
              <w:t>understand the</w:t>
            </w:r>
            <w:r w:rsidRPr="001B1D64">
              <w:rPr>
                <w:sz w:val="24"/>
                <w:szCs w:val="24"/>
              </w:rPr>
              <w:t xml:space="preserve"> concept of self-determination through real-world examples. Concepts include the right to refuse treatment, respecting clients’ cultural practices, and allowing clients to make autonomous decisions.</w:t>
            </w:r>
          </w:p>
          <w:p w14:paraId="5323FFD2" w14:textId="77777777" w:rsidR="00A90DB3" w:rsidRDefault="00A90DB3" w:rsidP="00A90DB3">
            <w:pPr>
              <w:pStyle w:val="TableParagraph"/>
              <w:rPr>
                <w:sz w:val="24"/>
              </w:rPr>
            </w:pPr>
          </w:p>
          <w:p w14:paraId="2C61A7B1" w14:textId="249160AD" w:rsidR="00A90DB3" w:rsidRDefault="00A90DB3" w:rsidP="00C406D3">
            <w:pPr>
              <w:rPr>
                <w:sz w:val="24"/>
                <w:szCs w:val="24"/>
              </w:rPr>
            </w:pPr>
            <w:r w:rsidRPr="00C406D3">
              <w:rPr>
                <w:sz w:val="24"/>
                <w:szCs w:val="24"/>
              </w:rPr>
              <w:t>In</w:t>
            </w:r>
            <w:r w:rsidR="00E25CFB">
              <w:rPr>
                <w:sz w:val="24"/>
                <w:szCs w:val="24"/>
              </w:rPr>
              <w:t xml:space="preserve"> </w:t>
            </w:r>
            <w:r w:rsidR="00E25CFB" w:rsidRPr="00C406D3">
              <w:rPr>
                <w:sz w:val="24"/>
                <w:szCs w:val="24"/>
              </w:rPr>
              <w:t>{HUS 114}</w:t>
            </w:r>
            <w:r w:rsidR="001A0A40">
              <w:rPr>
                <w:sz w:val="24"/>
                <w:szCs w:val="24"/>
              </w:rPr>
              <w:t xml:space="preserve"> Counseling, Assessment and Case Management</w:t>
            </w:r>
            <w:r w:rsidRPr="00C406D3">
              <w:rPr>
                <w:sz w:val="24"/>
                <w:szCs w:val="24"/>
              </w:rPr>
              <w:t xml:space="preserve"> students review several chapters and engage in workbook activities that reinforce the importance of self-determination. Lectures and discussions in class focus on </w:t>
            </w:r>
            <w:r w:rsidR="00B605CB" w:rsidRPr="00C406D3">
              <w:rPr>
                <w:sz w:val="24"/>
                <w:szCs w:val="24"/>
              </w:rPr>
              <w:t>the right</w:t>
            </w:r>
            <w:r w:rsidRPr="00C406D3">
              <w:rPr>
                <w:sz w:val="24"/>
                <w:szCs w:val="24"/>
              </w:rPr>
              <w:t xml:space="preserve"> to refuse services when not mandated and value imposition as it relates to self-determination.</w:t>
            </w:r>
          </w:p>
          <w:p w14:paraId="0A0F3988" w14:textId="77777777" w:rsidR="00C406D3" w:rsidRPr="00C406D3" w:rsidRDefault="00C406D3" w:rsidP="00C406D3">
            <w:pPr>
              <w:rPr>
                <w:sz w:val="24"/>
                <w:szCs w:val="24"/>
              </w:rPr>
            </w:pPr>
          </w:p>
          <w:p w14:paraId="419EEA90" w14:textId="142B6FC1" w:rsidR="00945D0F" w:rsidRPr="00C406D3" w:rsidRDefault="00FF445B" w:rsidP="00C406D3">
            <w:pPr>
              <w:rPr>
                <w:sz w:val="24"/>
                <w:szCs w:val="24"/>
              </w:rPr>
            </w:pPr>
            <w:r w:rsidRPr="00C406D3">
              <w:rPr>
                <w:sz w:val="24"/>
                <w:szCs w:val="24"/>
              </w:rPr>
              <w:t>In</w:t>
            </w:r>
            <w:r w:rsidR="00E92C49">
              <w:rPr>
                <w:sz w:val="24"/>
                <w:szCs w:val="24"/>
              </w:rPr>
              <w:t xml:space="preserve"> </w:t>
            </w:r>
            <w:r w:rsidR="00982BBD" w:rsidRPr="00C406D3">
              <w:rPr>
                <w:sz w:val="24"/>
                <w:szCs w:val="24"/>
              </w:rPr>
              <w:t>{HUS 141</w:t>
            </w:r>
            <w:r w:rsidR="00982BBD">
              <w:rPr>
                <w:sz w:val="24"/>
                <w:szCs w:val="24"/>
              </w:rPr>
              <w:t>}</w:t>
            </w:r>
            <w:r w:rsidR="00982BBD" w:rsidRPr="00C406D3">
              <w:rPr>
                <w:sz w:val="24"/>
                <w:szCs w:val="24"/>
              </w:rPr>
              <w:t xml:space="preserve"> </w:t>
            </w:r>
            <w:r w:rsidRPr="00C406D3">
              <w:rPr>
                <w:sz w:val="24"/>
                <w:szCs w:val="24"/>
              </w:rPr>
              <w:t>G</w:t>
            </w:r>
            <w:r w:rsidR="00287337">
              <w:rPr>
                <w:sz w:val="24"/>
                <w:szCs w:val="24"/>
              </w:rPr>
              <w:t>rou</w:t>
            </w:r>
            <w:r w:rsidRPr="00C406D3">
              <w:rPr>
                <w:sz w:val="24"/>
                <w:szCs w:val="24"/>
              </w:rPr>
              <w:t>p</w:t>
            </w:r>
            <w:r w:rsidR="00287337">
              <w:rPr>
                <w:sz w:val="24"/>
                <w:szCs w:val="24"/>
              </w:rPr>
              <w:t xml:space="preserve"> Dynamics</w:t>
            </w:r>
            <w:r w:rsidR="00E92C49">
              <w:rPr>
                <w:sz w:val="24"/>
                <w:szCs w:val="24"/>
              </w:rPr>
              <w:t xml:space="preserve"> </w:t>
            </w:r>
            <w:r w:rsidRPr="00C406D3">
              <w:rPr>
                <w:sz w:val="24"/>
                <w:szCs w:val="24"/>
              </w:rPr>
              <w:t xml:space="preserve">students discuss the importance of informed consent and the potential consequences when </w:t>
            </w:r>
            <w:r w:rsidR="00176348">
              <w:rPr>
                <w:sz w:val="24"/>
                <w:szCs w:val="24"/>
              </w:rPr>
              <w:t xml:space="preserve">the </w:t>
            </w:r>
            <w:r w:rsidRPr="00C406D3">
              <w:rPr>
                <w:sz w:val="24"/>
                <w:szCs w:val="24"/>
              </w:rPr>
              <w:t>process is not followed.</w:t>
            </w:r>
          </w:p>
          <w:p w14:paraId="19786908" w14:textId="77777777" w:rsidR="00B04406" w:rsidRDefault="00B04406" w:rsidP="00B04406">
            <w:pPr>
              <w:pStyle w:val="TableParagraph"/>
              <w:spacing w:before="68"/>
              <w:ind w:left="0" w:right="167"/>
              <w:rPr>
                <w:sz w:val="24"/>
              </w:rPr>
            </w:pPr>
          </w:p>
          <w:p w14:paraId="3FF8EB1F" w14:textId="7FC20AB9" w:rsidR="00B04406" w:rsidRDefault="00A90DB3" w:rsidP="00F000D7">
            <w:pPr>
              <w:rPr>
                <w:sz w:val="24"/>
                <w:szCs w:val="24"/>
              </w:rPr>
            </w:pPr>
            <w:r w:rsidRPr="00533701">
              <w:rPr>
                <w:sz w:val="24"/>
                <w:szCs w:val="24"/>
              </w:rPr>
              <w:t>In</w:t>
            </w:r>
            <w:r w:rsidR="00E92C49">
              <w:rPr>
                <w:sz w:val="24"/>
                <w:szCs w:val="24"/>
              </w:rPr>
              <w:t xml:space="preserve"> </w:t>
            </w:r>
            <w:r w:rsidR="00E92C49" w:rsidRPr="00533701">
              <w:rPr>
                <w:sz w:val="24"/>
                <w:szCs w:val="24"/>
              </w:rPr>
              <w:t>{HUS 21</w:t>
            </w:r>
            <w:r w:rsidR="00E92C49">
              <w:rPr>
                <w:sz w:val="24"/>
                <w:szCs w:val="24"/>
              </w:rPr>
              <w:t>1}</w:t>
            </w:r>
            <w:r w:rsidR="00533701">
              <w:rPr>
                <w:sz w:val="24"/>
                <w:szCs w:val="24"/>
              </w:rPr>
              <w:t xml:space="preserve"> Crisis Intervention and Counseling</w:t>
            </w:r>
            <w:r w:rsidRPr="00533701">
              <w:rPr>
                <w:sz w:val="24"/>
                <w:szCs w:val="24"/>
              </w:rPr>
              <w:t xml:space="preserve"> students learn how to develop a plan of</w:t>
            </w:r>
            <w:r w:rsidR="00B605CB" w:rsidRPr="00533701">
              <w:rPr>
                <w:sz w:val="24"/>
                <w:szCs w:val="24"/>
              </w:rPr>
              <w:t xml:space="preserve"> action</w:t>
            </w:r>
            <w:r w:rsidRPr="00533701">
              <w:rPr>
                <w:sz w:val="24"/>
                <w:szCs w:val="24"/>
              </w:rPr>
              <w:t xml:space="preserve"> by using the </w:t>
            </w:r>
            <w:r w:rsidRPr="00F000D7">
              <w:rPr>
                <w:b/>
                <w:bCs/>
                <w:i/>
                <w:iCs/>
                <w:sz w:val="24"/>
                <w:szCs w:val="24"/>
              </w:rPr>
              <w:t xml:space="preserve">ABC </w:t>
            </w:r>
            <w:r w:rsidR="00176348" w:rsidRPr="00F000D7">
              <w:rPr>
                <w:b/>
                <w:bCs/>
                <w:i/>
                <w:iCs/>
                <w:sz w:val="24"/>
                <w:szCs w:val="24"/>
              </w:rPr>
              <w:t>Assessment Model</w:t>
            </w:r>
            <w:r w:rsidRPr="00533701">
              <w:rPr>
                <w:sz w:val="24"/>
                <w:szCs w:val="24"/>
              </w:rPr>
              <w:t xml:space="preserve">. </w:t>
            </w:r>
            <w:r w:rsidR="006802DF" w:rsidRPr="006802DF">
              <w:rPr>
                <w:sz w:val="24"/>
                <w:szCs w:val="24"/>
              </w:rPr>
              <w:t>Students develop the ability to evaluate client impairments and perform comprehensive risk assessments. They also learn how to use supportive, educational, reframing, and empowerment statements to encourage client self-determination and autonomy throughout the treatment process. Additionally, students are taught to create actionable plans by analyzing clients’ past and present coping strategies, further reinforcing autonomy and self-directed growth.</w:t>
            </w:r>
          </w:p>
          <w:p w14:paraId="6DFFA1EF" w14:textId="77777777" w:rsidR="008142E5" w:rsidRDefault="008142E5" w:rsidP="00F000D7">
            <w:pPr>
              <w:rPr>
                <w:sz w:val="24"/>
              </w:rPr>
            </w:pPr>
          </w:p>
          <w:p w14:paraId="746CE508" w14:textId="56EB146E" w:rsidR="00A90DB3" w:rsidRPr="00CC39F2" w:rsidRDefault="00CC39F2" w:rsidP="00CC39F2">
            <w:pPr>
              <w:rPr>
                <w:sz w:val="24"/>
                <w:szCs w:val="24"/>
              </w:rPr>
            </w:pPr>
            <w:r w:rsidRPr="00CC39F2">
              <w:rPr>
                <w:sz w:val="24"/>
                <w:szCs w:val="24"/>
              </w:rPr>
              <w:t xml:space="preserve">In </w:t>
            </w:r>
            <w:r w:rsidR="00E92C49" w:rsidRPr="00CC39F2">
              <w:rPr>
                <w:sz w:val="24"/>
                <w:szCs w:val="24"/>
              </w:rPr>
              <w:t>{HUS 216}</w:t>
            </w:r>
            <w:r w:rsidR="00F000D7">
              <w:rPr>
                <w:sz w:val="24"/>
                <w:szCs w:val="24"/>
              </w:rPr>
              <w:t xml:space="preserve"> </w:t>
            </w:r>
            <w:r>
              <w:rPr>
                <w:sz w:val="24"/>
                <w:szCs w:val="24"/>
              </w:rPr>
              <w:t xml:space="preserve">Theories of </w:t>
            </w:r>
            <w:r w:rsidR="00B93BC7">
              <w:rPr>
                <w:sz w:val="24"/>
                <w:szCs w:val="24"/>
              </w:rPr>
              <w:t>Counseling</w:t>
            </w:r>
            <w:r w:rsidR="00A90DB3" w:rsidRPr="00CC39F2">
              <w:rPr>
                <w:sz w:val="24"/>
                <w:szCs w:val="24"/>
              </w:rPr>
              <w:t xml:space="preserve">, students learn how to develop a </w:t>
            </w:r>
            <w:r w:rsidR="00A90DB3" w:rsidRPr="00CC39F2">
              <w:rPr>
                <w:b/>
                <w:bCs/>
                <w:i/>
                <w:iCs/>
                <w:sz w:val="24"/>
                <w:szCs w:val="24"/>
              </w:rPr>
              <w:t>Therapeutic Treatment Plan</w:t>
            </w:r>
            <w:r w:rsidR="00A90DB3" w:rsidRPr="00CC39F2">
              <w:rPr>
                <w:sz w:val="24"/>
                <w:szCs w:val="24"/>
              </w:rPr>
              <w:t xml:space="preserve"> using various theoretical perspectives. Students develop treatment plans using </w:t>
            </w:r>
            <w:r w:rsidR="006802DF">
              <w:rPr>
                <w:sz w:val="24"/>
                <w:szCs w:val="24"/>
              </w:rPr>
              <w:t xml:space="preserve">a strengths-based perspective, </w:t>
            </w:r>
            <w:r w:rsidR="00A90DB3" w:rsidRPr="00CC39F2">
              <w:rPr>
                <w:sz w:val="24"/>
                <w:szCs w:val="24"/>
              </w:rPr>
              <w:t>long-term goals and short-term</w:t>
            </w:r>
            <w:r w:rsidR="00091A24" w:rsidRPr="00CC39F2">
              <w:rPr>
                <w:sz w:val="24"/>
                <w:szCs w:val="24"/>
              </w:rPr>
              <w:t xml:space="preserve"> objectives. To promote client self-determination, students learn the importance of reviewing treatment plans with clients and making changes accordingly.</w:t>
            </w:r>
          </w:p>
        </w:tc>
      </w:tr>
      <w:tr w:rsidR="007D40BE" w14:paraId="6F8F8558" w14:textId="77777777" w:rsidTr="432D0519">
        <w:trPr>
          <w:trHeight w:val="549"/>
        </w:trPr>
        <w:tc>
          <w:tcPr>
            <w:tcW w:w="600" w:type="dxa"/>
          </w:tcPr>
          <w:p w14:paraId="1CCBC49A" w14:textId="77777777" w:rsidR="007D40BE" w:rsidRDefault="00BB2F7E">
            <w:pPr>
              <w:pStyle w:val="TableParagraph"/>
              <w:ind w:left="100"/>
              <w:rPr>
                <w:sz w:val="24"/>
              </w:rPr>
            </w:pPr>
            <w:r>
              <w:rPr>
                <w:spacing w:val="-5"/>
                <w:sz w:val="24"/>
              </w:rPr>
              <w:lastRenderedPageBreak/>
              <w:t>c.</w:t>
            </w:r>
          </w:p>
        </w:tc>
        <w:tc>
          <w:tcPr>
            <w:tcW w:w="9480" w:type="dxa"/>
          </w:tcPr>
          <w:p w14:paraId="48AEBE88" w14:textId="77777777" w:rsidR="007D40BE" w:rsidRPr="00AD67A0" w:rsidRDefault="00BB2F7E" w:rsidP="0090737B">
            <w:pPr>
              <w:pStyle w:val="TableParagraph"/>
              <w:ind w:left="0"/>
              <w:rPr>
                <w:b/>
                <w:bCs/>
                <w:spacing w:val="-2"/>
                <w:sz w:val="24"/>
              </w:rPr>
            </w:pPr>
            <w:r w:rsidRPr="000A1161">
              <w:rPr>
                <w:sz w:val="24"/>
              </w:rPr>
              <w:t>Confidentiality</w:t>
            </w:r>
            <w:r w:rsidRPr="000A1161">
              <w:rPr>
                <w:spacing w:val="15"/>
                <w:sz w:val="24"/>
              </w:rPr>
              <w:t xml:space="preserve"> </w:t>
            </w:r>
            <w:r w:rsidRPr="000A1161">
              <w:rPr>
                <w:sz w:val="24"/>
              </w:rPr>
              <w:t>of</w:t>
            </w:r>
            <w:r w:rsidRPr="000A1161">
              <w:rPr>
                <w:spacing w:val="20"/>
                <w:sz w:val="24"/>
              </w:rPr>
              <w:t xml:space="preserve"> </w:t>
            </w:r>
            <w:r w:rsidRPr="000A1161">
              <w:rPr>
                <w:spacing w:val="-2"/>
                <w:sz w:val="24"/>
              </w:rPr>
              <w:t>information</w:t>
            </w:r>
            <w:r w:rsidRPr="00AD67A0">
              <w:rPr>
                <w:b/>
                <w:bCs/>
                <w:spacing w:val="-2"/>
                <w:sz w:val="24"/>
              </w:rPr>
              <w:t>.</w:t>
            </w:r>
          </w:p>
          <w:p w14:paraId="3030A25D" w14:textId="77777777" w:rsidR="0090737B" w:rsidRPr="00AD67A0" w:rsidRDefault="0090737B" w:rsidP="0090737B">
            <w:pPr>
              <w:pStyle w:val="TableParagraph"/>
              <w:spacing w:before="1"/>
              <w:ind w:left="0"/>
              <w:rPr>
                <w:b/>
                <w:bCs/>
                <w:spacing w:val="-2"/>
                <w:sz w:val="24"/>
                <w:u w:val="thick"/>
              </w:rPr>
            </w:pPr>
          </w:p>
          <w:p w14:paraId="72D04164" w14:textId="62BE0E1F" w:rsidR="0090737B" w:rsidRPr="00AD67A0" w:rsidRDefault="0090737B" w:rsidP="0090737B">
            <w:pPr>
              <w:pStyle w:val="TableParagraph"/>
              <w:spacing w:before="1"/>
              <w:ind w:left="0"/>
              <w:rPr>
                <w:b/>
                <w:bCs/>
                <w:sz w:val="24"/>
              </w:rPr>
            </w:pPr>
            <w:r w:rsidRPr="00AD67A0">
              <w:rPr>
                <w:b/>
                <w:bCs/>
                <w:spacing w:val="-2"/>
                <w:sz w:val="24"/>
                <w:u w:val="thick"/>
              </w:rPr>
              <w:t>Response:</w:t>
            </w:r>
          </w:p>
          <w:p w14:paraId="3A699F4D" w14:textId="77777777" w:rsidR="0090737B" w:rsidRPr="000A1161" w:rsidRDefault="0090737B" w:rsidP="0090737B">
            <w:pPr>
              <w:pStyle w:val="TableParagraph"/>
              <w:spacing w:before="103"/>
              <w:ind w:left="0"/>
              <w:rPr>
                <w:sz w:val="24"/>
              </w:rPr>
            </w:pPr>
            <w:r w:rsidRPr="000A1161">
              <w:rPr>
                <w:sz w:val="24"/>
              </w:rPr>
              <w:t>Confidentiality</w:t>
            </w:r>
            <w:r w:rsidRPr="000A1161">
              <w:rPr>
                <w:spacing w:val="-18"/>
                <w:sz w:val="24"/>
              </w:rPr>
              <w:t xml:space="preserve"> </w:t>
            </w:r>
            <w:r w:rsidRPr="000A1161">
              <w:rPr>
                <w:sz w:val="24"/>
              </w:rPr>
              <w:t>of</w:t>
            </w:r>
            <w:r w:rsidRPr="000A1161">
              <w:rPr>
                <w:spacing w:val="-8"/>
                <w:sz w:val="24"/>
              </w:rPr>
              <w:t xml:space="preserve"> </w:t>
            </w:r>
            <w:r w:rsidRPr="000A1161">
              <w:rPr>
                <w:sz w:val="24"/>
              </w:rPr>
              <w:t>information is emphasized</w:t>
            </w:r>
            <w:r w:rsidRPr="000A1161">
              <w:rPr>
                <w:spacing w:val="-6"/>
                <w:sz w:val="24"/>
              </w:rPr>
              <w:t xml:space="preserve"> </w:t>
            </w:r>
            <w:r w:rsidRPr="000A1161">
              <w:rPr>
                <w:sz w:val="24"/>
              </w:rPr>
              <w:t>in</w:t>
            </w:r>
            <w:r w:rsidRPr="000A1161">
              <w:rPr>
                <w:spacing w:val="-1"/>
                <w:sz w:val="24"/>
              </w:rPr>
              <w:t xml:space="preserve"> </w:t>
            </w:r>
            <w:r w:rsidRPr="000A1161">
              <w:rPr>
                <w:sz w:val="24"/>
              </w:rPr>
              <w:t>the</w:t>
            </w:r>
            <w:r w:rsidRPr="000A1161">
              <w:rPr>
                <w:spacing w:val="-7"/>
                <w:sz w:val="24"/>
              </w:rPr>
              <w:t xml:space="preserve"> </w:t>
            </w:r>
            <w:r w:rsidRPr="000A1161">
              <w:rPr>
                <w:sz w:val="24"/>
              </w:rPr>
              <w:t>following</w:t>
            </w:r>
            <w:r w:rsidRPr="000A1161">
              <w:rPr>
                <w:spacing w:val="-7"/>
                <w:sz w:val="24"/>
              </w:rPr>
              <w:t xml:space="preserve"> </w:t>
            </w:r>
            <w:r w:rsidRPr="000A1161">
              <w:rPr>
                <w:spacing w:val="-2"/>
                <w:sz w:val="24"/>
              </w:rPr>
              <w:t>courses.</w:t>
            </w:r>
          </w:p>
          <w:p w14:paraId="7914828F" w14:textId="77777777" w:rsidR="0090737B" w:rsidRPr="000A1161" w:rsidRDefault="0090737B" w:rsidP="0090737B">
            <w:pPr>
              <w:rPr>
                <w:u w:val="single"/>
              </w:rPr>
            </w:pPr>
          </w:p>
          <w:p w14:paraId="092306F0" w14:textId="428C1B43" w:rsidR="0090737B" w:rsidRPr="000A1161" w:rsidRDefault="0090737B" w:rsidP="0090737B">
            <w:pPr>
              <w:rPr>
                <w:b/>
                <w:bCs/>
              </w:rPr>
            </w:pPr>
            <w:r w:rsidRPr="008B0CB1">
              <w:rPr>
                <w:b/>
                <w:bCs/>
              </w:rPr>
              <w:t>HUS 101 Human Service and Addiction Counseling Ethics in Practice</w:t>
            </w:r>
            <w:r w:rsidRPr="000A1161">
              <w:rPr>
                <w:b/>
                <w:bCs/>
              </w:rPr>
              <w:t xml:space="preserve"> </w:t>
            </w:r>
          </w:p>
          <w:p w14:paraId="01111E20" w14:textId="493334D7" w:rsidR="0090737B" w:rsidRPr="000A1161" w:rsidRDefault="0090737B" w:rsidP="0090737B">
            <w:pPr>
              <w:rPr>
                <w:b/>
                <w:bCs/>
              </w:rPr>
            </w:pPr>
            <w:r w:rsidRPr="008B0CB1">
              <w:rPr>
                <w:b/>
                <w:bCs/>
              </w:rPr>
              <w:t>HUS 114 Counseling, Assessment and Case Management</w:t>
            </w:r>
          </w:p>
          <w:p w14:paraId="3970673D" w14:textId="5A675F6A" w:rsidR="0090737B" w:rsidRPr="000A1161" w:rsidRDefault="0090737B" w:rsidP="0090737B">
            <w:pPr>
              <w:rPr>
                <w:b/>
                <w:bCs/>
              </w:rPr>
            </w:pPr>
            <w:r w:rsidRPr="008B0CB1">
              <w:rPr>
                <w:b/>
                <w:bCs/>
              </w:rPr>
              <w:t>HUS 115 Fieldwork: Counseling, Assessment and Case Management</w:t>
            </w:r>
            <w:r w:rsidRPr="000A1161">
              <w:rPr>
                <w:b/>
                <w:bCs/>
              </w:rPr>
              <w:t xml:space="preserve"> </w:t>
            </w:r>
          </w:p>
          <w:p w14:paraId="08BD5A3D" w14:textId="010D31F5" w:rsidR="0090737B" w:rsidRPr="000A1161" w:rsidRDefault="0090737B" w:rsidP="0090737B">
            <w:pPr>
              <w:rPr>
                <w:b/>
                <w:bCs/>
              </w:rPr>
            </w:pPr>
            <w:r w:rsidRPr="008B0CB1">
              <w:rPr>
                <w:b/>
                <w:bCs/>
              </w:rPr>
              <w:t>HUS 130 Introduction to Family Counseling</w:t>
            </w:r>
          </w:p>
          <w:p w14:paraId="633B9ADE" w14:textId="36D13B64" w:rsidR="0090737B" w:rsidRPr="000A1161" w:rsidRDefault="008B0CB1" w:rsidP="0090737B">
            <w:pPr>
              <w:rPr>
                <w:b/>
                <w:bCs/>
              </w:rPr>
            </w:pPr>
            <w:r w:rsidRPr="008B0CB1">
              <w:rPr>
                <w:b/>
                <w:bCs/>
              </w:rPr>
              <w:t>H</w:t>
            </w:r>
            <w:hyperlink r:id="rId102">
              <w:r w:rsidR="0090737B" w:rsidRPr="000A1161">
                <w:rPr>
                  <w:rStyle w:val="Hyperlink"/>
                  <w:b/>
                  <w:bCs/>
                  <w:color w:val="auto"/>
                  <w:u w:val="none"/>
                </w:rPr>
                <w:t>US 141 Group Dynamics</w:t>
              </w:r>
            </w:hyperlink>
          </w:p>
          <w:p w14:paraId="00B131A6" w14:textId="55F4B20F" w:rsidR="0090737B" w:rsidRPr="000A1161" w:rsidRDefault="0090737B" w:rsidP="0090737B">
            <w:pPr>
              <w:rPr>
                <w:b/>
                <w:bCs/>
              </w:rPr>
            </w:pPr>
            <w:r w:rsidRPr="008B0CB1">
              <w:rPr>
                <w:b/>
                <w:bCs/>
              </w:rPr>
              <w:t>HUS 211 Crisis Intervention and Counseling</w:t>
            </w:r>
          </w:p>
          <w:p w14:paraId="0EAB5BFF" w14:textId="036F3606" w:rsidR="0090737B" w:rsidRDefault="0090737B" w:rsidP="0090737B">
            <w:pPr>
              <w:rPr>
                <w:b/>
                <w:bCs/>
              </w:rPr>
            </w:pPr>
            <w:r w:rsidRPr="008B0CB1">
              <w:rPr>
                <w:b/>
                <w:bCs/>
              </w:rPr>
              <w:t>HUS 217 Fieldwork: Theories of Counseling</w:t>
            </w:r>
            <w:r w:rsidRPr="000A1161">
              <w:rPr>
                <w:b/>
                <w:bCs/>
              </w:rPr>
              <w:t xml:space="preserve"> </w:t>
            </w:r>
          </w:p>
          <w:p w14:paraId="7015B8D4" w14:textId="77777777" w:rsidR="006D043E" w:rsidRPr="000A1161" w:rsidRDefault="006D043E" w:rsidP="0090737B">
            <w:pPr>
              <w:rPr>
                <w:b/>
                <w:bCs/>
              </w:rPr>
            </w:pPr>
          </w:p>
          <w:p w14:paraId="5DD0AE52" w14:textId="4A21D9AB" w:rsidR="0090737B" w:rsidRDefault="0090737B" w:rsidP="264032E0">
            <w:pPr>
              <w:pStyle w:val="TableParagraph"/>
              <w:ind w:left="0" w:right="326"/>
              <w:rPr>
                <w:sz w:val="24"/>
                <w:szCs w:val="24"/>
              </w:rPr>
            </w:pPr>
            <w:r w:rsidRPr="000A1161">
              <w:rPr>
                <w:sz w:val="24"/>
                <w:szCs w:val="24"/>
              </w:rPr>
              <w:t xml:space="preserve">At the beginning of the semester, students in </w:t>
            </w:r>
            <w:r w:rsidR="000A1161">
              <w:rPr>
                <w:sz w:val="24"/>
                <w:szCs w:val="24"/>
              </w:rPr>
              <w:t>Human Services and Addiction Counseling Ethics in Practice</w:t>
            </w:r>
            <w:r w:rsidRPr="000A1161">
              <w:rPr>
                <w:sz w:val="24"/>
                <w:szCs w:val="24"/>
              </w:rPr>
              <w:t xml:space="preserve"> </w:t>
            </w:r>
            <w:r w:rsidR="00574F93" w:rsidRPr="000A1161">
              <w:rPr>
                <w:sz w:val="24"/>
                <w:szCs w:val="24"/>
              </w:rPr>
              <w:t>{HUS 101}</w:t>
            </w:r>
            <w:r w:rsidRPr="000A1161">
              <w:rPr>
                <w:sz w:val="24"/>
                <w:szCs w:val="24"/>
              </w:rPr>
              <w:t xml:space="preserve"> class are given a pre-test </w:t>
            </w:r>
            <w:r w:rsidRPr="00DC1E79">
              <w:rPr>
                <w:b/>
                <w:bCs/>
                <w:i/>
                <w:iCs/>
                <w:sz w:val="24"/>
                <w:szCs w:val="24"/>
              </w:rPr>
              <w:t>Ethical Dilemma Surve</w:t>
            </w:r>
            <w:r w:rsidR="00DC1E79" w:rsidRPr="00DC1E79">
              <w:rPr>
                <w:b/>
                <w:bCs/>
                <w:i/>
                <w:iCs/>
                <w:sz w:val="24"/>
                <w:szCs w:val="24"/>
              </w:rPr>
              <w:t>y</w:t>
            </w:r>
            <w:r w:rsidRPr="000A1161">
              <w:rPr>
                <w:sz w:val="24"/>
                <w:szCs w:val="24"/>
              </w:rPr>
              <w:t xml:space="preserve"> outlining various ethical dilemmas regarding confidentiality, dual relationships, values/attitudes, treatment services and rights, self-awareness, safety, self-disclosure, and other topics. The</w:t>
            </w:r>
            <w:r w:rsidR="00E1182E">
              <w:rPr>
                <w:sz w:val="24"/>
                <w:szCs w:val="24"/>
              </w:rPr>
              <w:t xml:space="preserve"> </w:t>
            </w:r>
            <w:r w:rsidR="005E006D" w:rsidRPr="000A1161">
              <w:rPr>
                <w:sz w:val="24"/>
                <w:szCs w:val="24"/>
              </w:rPr>
              <w:t>survey</w:t>
            </w:r>
            <w:r w:rsidRPr="000A1161">
              <w:rPr>
                <w:sz w:val="24"/>
                <w:szCs w:val="24"/>
              </w:rPr>
              <w:t xml:space="preserve"> </w:t>
            </w:r>
            <w:r w:rsidR="003E69AA">
              <w:rPr>
                <w:sz w:val="24"/>
                <w:szCs w:val="24"/>
              </w:rPr>
              <w:t xml:space="preserve">results </w:t>
            </w:r>
            <w:r w:rsidRPr="000A1161">
              <w:rPr>
                <w:sz w:val="24"/>
                <w:szCs w:val="24"/>
              </w:rPr>
              <w:t xml:space="preserve">allow instructors to determine areas in which students need development and additional insight and knowledge. In addition, students in </w:t>
            </w:r>
            <w:r w:rsidR="00574F93" w:rsidRPr="000A1161">
              <w:rPr>
                <w:sz w:val="24"/>
                <w:szCs w:val="24"/>
              </w:rPr>
              <w:t>{HUS 101}</w:t>
            </w:r>
            <w:r w:rsidRPr="000A1161">
              <w:rPr>
                <w:sz w:val="24"/>
                <w:szCs w:val="24"/>
              </w:rPr>
              <w:t xml:space="preserve"> </w:t>
            </w:r>
            <w:r w:rsidR="006802DF">
              <w:rPr>
                <w:sz w:val="24"/>
                <w:szCs w:val="24"/>
              </w:rPr>
              <w:t>use</w:t>
            </w:r>
            <w:r w:rsidRPr="000A1161">
              <w:rPr>
                <w:sz w:val="24"/>
                <w:szCs w:val="24"/>
              </w:rPr>
              <w:t xml:space="preserve"> chapter readings </w:t>
            </w:r>
            <w:r w:rsidR="006802DF">
              <w:rPr>
                <w:sz w:val="24"/>
                <w:szCs w:val="24"/>
              </w:rPr>
              <w:t xml:space="preserve">and discuss </w:t>
            </w:r>
            <w:r w:rsidRPr="000A1161">
              <w:rPr>
                <w:sz w:val="24"/>
                <w:szCs w:val="24"/>
              </w:rPr>
              <w:t>the importance of maintaining confidentiality, a</w:t>
            </w:r>
            <w:r w:rsidR="005E006D">
              <w:rPr>
                <w:sz w:val="24"/>
                <w:szCs w:val="24"/>
              </w:rPr>
              <w:t>s well as</w:t>
            </w:r>
            <w:r w:rsidRPr="000A1161">
              <w:rPr>
                <w:sz w:val="24"/>
                <w:szCs w:val="24"/>
              </w:rPr>
              <w:t xml:space="preserve"> the </w:t>
            </w:r>
            <w:r w:rsidR="00B03DC9" w:rsidRPr="000A1161">
              <w:rPr>
                <w:sz w:val="24"/>
                <w:szCs w:val="24"/>
              </w:rPr>
              <w:t>exceptions to</w:t>
            </w:r>
            <w:r w:rsidRPr="000A1161">
              <w:rPr>
                <w:sz w:val="24"/>
                <w:szCs w:val="24"/>
              </w:rPr>
              <w:t xml:space="preserve"> confidentiality, using various case vignettes</w:t>
            </w:r>
            <w:r w:rsidRPr="00AD67A0">
              <w:rPr>
                <w:sz w:val="24"/>
                <w:szCs w:val="24"/>
              </w:rPr>
              <w:t>.</w:t>
            </w:r>
          </w:p>
          <w:p w14:paraId="000CE706" w14:textId="77777777" w:rsidR="005E006D" w:rsidRPr="00AD67A0" w:rsidRDefault="005E006D" w:rsidP="264032E0">
            <w:pPr>
              <w:pStyle w:val="TableParagraph"/>
              <w:ind w:left="0" w:right="326"/>
              <w:rPr>
                <w:sz w:val="24"/>
                <w:szCs w:val="24"/>
              </w:rPr>
            </w:pPr>
          </w:p>
          <w:p w14:paraId="29BC689E" w14:textId="7ED2DE09" w:rsidR="0090737B" w:rsidRPr="005E006D" w:rsidRDefault="0090737B" w:rsidP="005E006D">
            <w:pPr>
              <w:rPr>
                <w:sz w:val="24"/>
                <w:szCs w:val="24"/>
              </w:rPr>
            </w:pPr>
            <w:r w:rsidRPr="005E006D">
              <w:rPr>
                <w:sz w:val="24"/>
                <w:szCs w:val="24"/>
              </w:rPr>
              <w:t>Students in all fieldwork courses {HUS 115,</w:t>
            </w:r>
            <w:r w:rsidR="005871FA" w:rsidRPr="005E006D">
              <w:rPr>
                <w:sz w:val="24"/>
                <w:szCs w:val="24"/>
              </w:rPr>
              <w:t xml:space="preserve"> </w:t>
            </w:r>
            <w:r w:rsidRPr="005E006D">
              <w:rPr>
                <w:sz w:val="24"/>
                <w:szCs w:val="24"/>
              </w:rPr>
              <w:t xml:space="preserve">217} develop practice skills for working within the human services profession. Students provide and receive peer support on clinical issues, and they discuss </w:t>
            </w:r>
            <w:r w:rsidR="005871FA" w:rsidRPr="005E006D">
              <w:rPr>
                <w:sz w:val="24"/>
                <w:szCs w:val="24"/>
              </w:rPr>
              <w:t>ethical dilemmas</w:t>
            </w:r>
            <w:r w:rsidRPr="005E006D">
              <w:rPr>
                <w:sz w:val="24"/>
                <w:szCs w:val="24"/>
              </w:rPr>
              <w:t xml:space="preserve"> experienced or witnessed at their field placements regarding potential breach of confidentiality. Students are responsible for protecting the identity of their clients and agency confidentiality, in addition to information discussed in class. In all fieldwork classes, students are required to sign a </w:t>
            </w:r>
            <w:proofErr w:type="gramStart"/>
            <w:r w:rsidR="00681BA1" w:rsidRPr="00681BA1">
              <w:rPr>
                <w:b/>
                <w:bCs/>
                <w:i/>
                <w:iCs/>
                <w:sz w:val="24"/>
                <w:szCs w:val="24"/>
              </w:rPr>
              <w:t>HIPAA Compliance</w:t>
            </w:r>
            <w:proofErr w:type="gramEnd"/>
            <w:r w:rsidR="00F000D7">
              <w:rPr>
                <w:b/>
                <w:bCs/>
                <w:i/>
                <w:iCs/>
                <w:sz w:val="24"/>
                <w:szCs w:val="24"/>
              </w:rPr>
              <w:t xml:space="preserve"> </w:t>
            </w:r>
            <w:r w:rsidR="00681BA1" w:rsidRPr="00681BA1">
              <w:rPr>
                <w:b/>
                <w:bCs/>
                <w:i/>
                <w:iCs/>
                <w:sz w:val="24"/>
                <w:szCs w:val="24"/>
              </w:rPr>
              <w:t>Student Affidavit</w:t>
            </w:r>
            <w:r w:rsidR="00F000D7">
              <w:rPr>
                <w:b/>
                <w:bCs/>
                <w:i/>
                <w:iCs/>
                <w:sz w:val="24"/>
                <w:szCs w:val="24"/>
              </w:rPr>
              <w:t xml:space="preserve"> </w:t>
            </w:r>
            <w:r w:rsidR="00681BA1" w:rsidRPr="00681BA1">
              <w:rPr>
                <w:b/>
                <w:bCs/>
                <w:i/>
                <w:iCs/>
                <w:sz w:val="24"/>
                <w:szCs w:val="24"/>
              </w:rPr>
              <w:t>Self Care Statement</w:t>
            </w:r>
            <w:r w:rsidR="00681BA1">
              <w:rPr>
                <w:b/>
                <w:bCs/>
                <w:i/>
                <w:iCs/>
                <w:sz w:val="24"/>
                <w:szCs w:val="24"/>
              </w:rPr>
              <w:t xml:space="preserve"> </w:t>
            </w:r>
            <w:r w:rsidRPr="005E006D">
              <w:rPr>
                <w:sz w:val="24"/>
                <w:szCs w:val="24"/>
              </w:rPr>
              <w:t xml:space="preserve">document to ensure that they maintain client confidentiality. Policies in the </w:t>
            </w:r>
            <w:r w:rsidR="00EA7CC9" w:rsidRPr="003E69AA">
              <w:rPr>
                <w:b/>
                <w:bCs/>
                <w:i/>
                <w:iCs/>
                <w:sz w:val="24"/>
                <w:szCs w:val="24"/>
              </w:rPr>
              <w:t>HUS Program Manual</w:t>
            </w:r>
            <w:r w:rsidRPr="003E69AA">
              <w:rPr>
                <w:b/>
                <w:bCs/>
                <w:i/>
                <w:iCs/>
                <w:sz w:val="24"/>
                <w:szCs w:val="24"/>
              </w:rPr>
              <w:t xml:space="preserve"> </w:t>
            </w:r>
            <w:r w:rsidR="003E69AA" w:rsidRPr="003E69AA">
              <w:rPr>
                <w:b/>
                <w:bCs/>
                <w:i/>
                <w:iCs/>
                <w:sz w:val="24"/>
                <w:szCs w:val="24"/>
              </w:rPr>
              <w:t>2025</w:t>
            </w:r>
            <w:r w:rsidR="003E69AA">
              <w:rPr>
                <w:sz w:val="24"/>
                <w:szCs w:val="24"/>
              </w:rPr>
              <w:t xml:space="preserve"> </w:t>
            </w:r>
            <w:r w:rsidRPr="005E006D">
              <w:rPr>
                <w:sz w:val="24"/>
                <w:szCs w:val="24"/>
              </w:rPr>
              <w:t xml:space="preserve">also specify that breach of confidentiality can result in grading penalties or possible </w:t>
            </w:r>
            <w:r w:rsidRPr="005E006D">
              <w:rPr>
                <w:sz w:val="24"/>
                <w:szCs w:val="24"/>
              </w:rPr>
              <w:lastRenderedPageBreak/>
              <w:t>termination of field placement.</w:t>
            </w:r>
          </w:p>
          <w:p w14:paraId="3C062D4C" w14:textId="77777777" w:rsidR="0090737B" w:rsidRPr="005E006D" w:rsidRDefault="0090737B" w:rsidP="005E006D">
            <w:pPr>
              <w:rPr>
                <w:sz w:val="24"/>
                <w:szCs w:val="24"/>
              </w:rPr>
            </w:pPr>
          </w:p>
          <w:p w14:paraId="41176188" w14:textId="1FC0AAF5" w:rsidR="00FD675F" w:rsidRPr="005E006D" w:rsidRDefault="0090737B" w:rsidP="005E006D">
            <w:pPr>
              <w:rPr>
                <w:sz w:val="24"/>
                <w:szCs w:val="24"/>
              </w:rPr>
            </w:pPr>
            <w:r w:rsidRPr="005E006D">
              <w:rPr>
                <w:sz w:val="24"/>
                <w:szCs w:val="24"/>
              </w:rPr>
              <w:t xml:space="preserve">In </w:t>
            </w:r>
            <w:r w:rsidR="00AF3501" w:rsidRPr="003E2E39">
              <w:rPr>
                <w:sz w:val="24"/>
                <w:szCs w:val="24"/>
              </w:rPr>
              <w:t>{HUS 114}</w:t>
            </w:r>
            <w:r w:rsidR="00AF3501">
              <w:rPr>
                <w:sz w:val="24"/>
                <w:szCs w:val="24"/>
              </w:rPr>
              <w:t xml:space="preserve"> Counseling</w:t>
            </w:r>
            <w:r w:rsidR="003E2E39">
              <w:rPr>
                <w:sz w:val="24"/>
                <w:szCs w:val="24"/>
              </w:rPr>
              <w:t xml:space="preserve">, Assessment and Case </w:t>
            </w:r>
            <w:r w:rsidR="008E3EAA">
              <w:rPr>
                <w:sz w:val="24"/>
                <w:szCs w:val="24"/>
              </w:rPr>
              <w:t>Management</w:t>
            </w:r>
            <w:r w:rsidR="008E3EAA" w:rsidRPr="003E2E39">
              <w:rPr>
                <w:sz w:val="24"/>
                <w:szCs w:val="24"/>
              </w:rPr>
              <w:t xml:space="preserve"> </w:t>
            </w:r>
            <w:r w:rsidRPr="005E006D">
              <w:rPr>
                <w:sz w:val="24"/>
                <w:szCs w:val="24"/>
              </w:rPr>
              <w:t>faculty use actual case examples to demonstrate the importance of confidentiality. Chapter readings</w:t>
            </w:r>
            <w:r w:rsidR="00314D00" w:rsidRPr="005E006D">
              <w:rPr>
                <w:sz w:val="24"/>
                <w:szCs w:val="24"/>
              </w:rPr>
              <w:t xml:space="preserve"> and</w:t>
            </w:r>
            <w:r w:rsidRPr="005E006D">
              <w:rPr>
                <w:sz w:val="24"/>
                <w:szCs w:val="24"/>
              </w:rPr>
              <w:t xml:space="preserve"> workbook exercises reinforce the importance of confidentiality. In</w:t>
            </w:r>
            <w:r w:rsidR="00AF3501">
              <w:rPr>
                <w:sz w:val="24"/>
                <w:szCs w:val="24"/>
              </w:rPr>
              <w:t xml:space="preserve"> </w:t>
            </w:r>
            <w:r w:rsidR="00AF3501" w:rsidRPr="003E2E39">
              <w:rPr>
                <w:sz w:val="24"/>
                <w:szCs w:val="24"/>
              </w:rPr>
              <w:t>{HUS 130}</w:t>
            </w:r>
            <w:r w:rsidR="00AF3501" w:rsidRPr="005E006D">
              <w:rPr>
                <w:sz w:val="24"/>
                <w:szCs w:val="24"/>
              </w:rPr>
              <w:t xml:space="preserve"> </w:t>
            </w:r>
            <w:r w:rsidR="00AF3501">
              <w:rPr>
                <w:sz w:val="24"/>
                <w:szCs w:val="24"/>
              </w:rPr>
              <w:t>Introduction</w:t>
            </w:r>
            <w:r w:rsidR="008E3EAA">
              <w:rPr>
                <w:sz w:val="24"/>
                <w:szCs w:val="24"/>
              </w:rPr>
              <w:t xml:space="preserve"> to Family Counseling</w:t>
            </w:r>
            <w:r w:rsidRPr="005E006D">
              <w:rPr>
                <w:sz w:val="24"/>
                <w:szCs w:val="24"/>
              </w:rPr>
              <w:t xml:space="preserve"> students explore the unique quality of confidentiality within the family counseling setting</w:t>
            </w:r>
            <w:r w:rsidR="0026037F" w:rsidRPr="005E006D">
              <w:rPr>
                <w:sz w:val="24"/>
                <w:szCs w:val="24"/>
              </w:rPr>
              <w:t xml:space="preserve">, particularly the issues around counseling </w:t>
            </w:r>
            <w:r w:rsidR="00E6327B" w:rsidRPr="005E006D">
              <w:rPr>
                <w:sz w:val="24"/>
                <w:szCs w:val="24"/>
              </w:rPr>
              <w:t xml:space="preserve">the individuals </w:t>
            </w:r>
            <w:r w:rsidR="00DB4200" w:rsidRPr="005E006D">
              <w:rPr>
                <w:sz w:val="24"/>
                <w:szCs w:val="24"/>
              </w:rPr>
              <w:t>in</w:t>
            </w:r>
            <w:r w:rsidR="00E6327B" w:rsidRPr="005E006D">
              <w:rPr>
                <w:sz w:val="24"/>
                <w:szCs w:val="24"/>
              </w:rPr>
              <w:t xml:space="preserve"> the family and the family as whole. </w:t>
            </w:r>
            <w:r w:rsidRPr="005E006D">
              <w:rPr>
                <w:sz w:val="24"/>
                <w:szCs w:val="24"/>
              </w:rPr>
              <w:t xml:space="preserve"> </w:t>
            </w:r>
            <w:r w:rsidR="00937803">
              <w:rPr>
                <w:sz w:val="24"/>
                <w:szCs w:val="24"/>
              </w:rPr>
              <w:t>In Group Dynamics</w:t>
            </w:r>
            <w:r w:rsidR="00AF3501">
              <w:rPr>
                <w:sz w:val="24"/>
                <w:szCs w:val="24"/>
              </w:rPr>
              <w:t xml:space="preserve"> </w:t>
            </w:r>
            <w:r w:rsidR="00AF3501" w:rsidRPr="008E3EAA">
              <w:rPr>
                <w:sz w:val="24"/>
                <w:szCs w:val="24"/>
              </w:rPr>
              <w:t>{HUS141}</w:t>
            </w:r>
            <w:r w:rsidRPr="005E006D">
              <w:rPr>
                <w:sz w:val="24"/>
                <w:szCs w:val="24"/>
              </w:rPr>
              <w:t>, students explore the unique quality of confidentiality within the group context</w:t>
            </w:r>
            <w:r w:rsidR="00FD675F" w:rsidRPr="005E006D">
              <w:rPr>
                <w:sz w:val="24"/>
                <w:szCs w:val="24"/>
              </w:rPr>
              <w:t xml:space="preserve"> and how</w:t>
            </w:r>
            <w:r w:rsidR="003B31B3" w:rsidRPr="005E006D">
              <w:rPr>
                <w:sz w:val="24"/>
                <w:szCs w:val="24"/>
              </w:rPr>
              <w:t xml:space="preserve"> to</w:t>
            </w:r>
            <w:r w:rsidR="00FD675F" w:rsidRPr="005E006D">
              <w:rPr>
                <w:sz w:val="24"/>
                <w:szCs w:val="24"/>
              </w:rPr>
              <w:t xml:space="preserve"> </w:t>
            </w:r>
            <w:r w:rsidR="00786981" w:rsidRPr="005E006D">
              <w:rPr>
                <w:sz w:val="24"/>
                <w:szCs w:val="24"/>
              </w:rPr>
              <w:t xml:space="preserve">ethically handle confidentiality and </w:t>
            </w:r>
            <w:r w:rsidR="000F4191">
              <w:rPr>
                <w:sz w:val="24"/>
                <w:szCs w:val="24"/>
              </w:rPr>
              <w:t xml:space="preserve">a </w:t>
            </w:r>
            <w:r w:rsidR="00786981" w:rsidRPr="005E006D">
              <w:rPr>
                <w:sz w:val="24"/>
                <w:szCs w:val="24"/>
              </w:rPr>
              <w:t>bre</w:t>
            </w:r>
            <w:r w:rsidR="000F4191">
              <w:rPr>
                <w:sz w:val="24"/>
                <w:szCs w:val="24"/>
              </w:rPr>
              <w:t>ach</w:t>
            </w:r>
            <w:r w:rsidR="00786981" w:rsidRPr="005E006D">
              <w:rPr>
                <w:sz w:val="24"/>
                <w:szCs w:val="24"/>
              </w:rPr>
              <w:t xml:space="preserve"> </w:t>
            </w:r>
            <w:r w:rsidR="000F4191">
              <w:rPr>
                <w:sz w:val="24"/>
                <w:szCs w:val="24"/>
              </w:rPr>
              <w:t xml:space="preserve">of </w:t>
            </w:r>
            <w:r w:rsidR="00786981" w:rsidRPr="005E006D">
              <w:rPr>
                <w:sz w:val="24"/>
                <w:szCs w:val="24"/>
              </w:rPr>
              <w:t>confidentiality in a group setting.</w:t>
            </w:r>
          </w:p>
          <w:p w14:paraId="227573F7" w14:textId="77777777" w:rsidR="00FD675F" w:rsidRPr="009B57C6" w:rsidRDefault="00FD675F" w:rsidP="00FD675F">
            <w:pPr>
              <w:pStyle w:val="TableParagraph"/>
              <w:spacing w:before="1"/>
              <w:ind w:left="0" w:right="232"/>
              <w:rPr>
                <w:sz w:val="24"/>
              </w:rPr>
            </w:pPr>
          </w:p>
          <w:p w14:paraId="584928DC" w14:textId="6697339F" w:rsidR="0090737B" w:rsidRPr="00A943C6" w:rsidRDefault="00AD67A0" w:rsidP="00A943C6">
            <w:pPr>
              <w:rPr>
                <w:sz w:val="24"/>
                <w:szCs w:val="24"/>
              </w:rPr>
            </w:pPr>
            <w:r w:rsidRPr="00A943C6">
              <w:rPr>
                <w:sz w:val="24"/>
                <w:szCs w:val="24"/>
              </w:rPr>
              <w:t>In</w:t>
            </w:r>
            <w:r w:rsidR="00AF3501">
              <w:rPr>
                <w:sz w:val="24"/>
                <w:szCs w:val="24"/>
              </w:rPr>
              <w:t xml:space="preserve"> </w:t>
            </w:r>
            <w:r w:rsidR="00AF3501" w:rsidRPr="00A943C6">
              <w:rPr>
                <w:sz w:val="24"/>
                <w:szCs w:val="24"/>
              </w:rPr>
              <w:t>{HUS 21</w:t>
            </w:r>
            <w:r w:rsidR="00AF3501">
              <w:rPr>
                <w:sz w:val="24"/>
                <w:szCs w:val="24"/>
              </w:rPr>
              <w:t>1}</w:t>
            </w:r>
            <w:r w:rsidR="00A943C6">
              <w:rPr>
                <w:sz w:val="24"/>
                <w:szCs w:val="24"/>
              </w:rPr>
              <w:t xml:space="preserve"> Crisis Intervention and Counseling</w:t>
            </w:r>
            <w:r w:rsidRPr="00A943C6">
              <w:rPr>
                <w:sz w:val="24"/>
                <w:szCs w:val="24"/>
              </w:rPr>
              <w:t xml:space="preserve"> s</w:t>
            </w:r>
            <w:r w:rsidR="00AD0B72" w:rsidRPr="00A943C6">
              <w:rPr>
                <w:sz w:val="24"/>
                <w:szCs w:val="24"/>
              </w:rPr>
              <w:t xml:space="preserve">tudents have assignments in which they </w:t>
            </w:r>
            <w:r w:rsidR="003E69AA" w:rsidRPr="00A943C6">
              <w:rPr>
                <w:sz w:val="24"/>
                <w:szCs w:val="24"/>
              </w:rPr>
              <w:t>must</w:t>
            </w:r>
            <w:r w:rsidR="00AD0B72" w:rsidRPr="00A943C6">
              <w:rPr>
                <w:sz w:val="24"/>
                <w:szCs w:val="24"/>
              </w:rPr>
              <w:t xml:space="preserve"> differentiate between ethical obligations such as duty to warn and duty to report and confidentiality and privileged communication.</w:t>
            </w:r>
            <w:r w:rsidR="006A4EC5" w:rsidRPr="00A943C6">
              <w:rPr>
                <w:sz w:val="24"/>
                <w:szCs w:val="24"/>
              </w:rPr>
              <w:t xml:space="preserve">  Students also discuss the </w:t>
            </w:r>
            <w:r w:rsidR="00EF6661" w:rsidRPr="00A943C6">
              <w:rPr>
                <w:sz w:val="24"/>
                <w:szCs w:val="24"/>
              </w:rPr>
              <w:t>importance of</w:t>
            </w:r>
            <w:r w:rsidR="00EF6661">
              <w:rPr>
                <w:sz w:val="24"/>
                <w:szCs w:val="24"/>
              </w:rPr>
              <w:t xml:space="preserve"> why</w:t>
            </w:r>
            <w:r w:rsidR="00467FF4" w:rsidRPr="00A943C6">
              <w:rPr>
                <w:sz w:val="24"/>
                <w:szCs w:val="24"/>
              </w:rPr>
              <w:t xml:space="preserve"> informed </w:t>
            </w:r>
            <w:r w:rsidR="00807776" w:rsidRPr="00A943C6">
              <w:rPr>
                <w:sz w:val="24"/>
                <w:szCs w:val="24"/>
              </w:rPr>
              <w:t>consent and</w:t>
            </w:r>
            <w:r w:rsidR="00467FF4" w:rsidRPr="00A943C6">
              <w:rPr>
                <w:sz w:val="24"/>
                <w:szCs w:val="24"/>
              </w:rPr>
              <w:t xml:space="preserve"> competence are important aspects of the field of human services</w:t>
            </w:r>
            <w:r w:rsidR="003E69AA">
              <w:rPr>
                <w:sz w:val="24"/>
                <w:szCs w:val="24"/>
              </w:rPr>
              <w:t>.</w:t>
            </w:r>
          </w:p>
        </w:tc>
      </w:tr>
      <w:tr w:rsidR="007D40BE" w14:paraId="74565735" w14:textId="77777777" w:rsidTr="432D0519">
        <w:trPr>
          <w:trHeight w:val="945"/>
        </w:trPr>
        <w:tc>
          <w:tcPr>
            <w:tcW w:w="600" w:type="dxa"/>
          </w:tcPr>
          <w:p w14:paraId="20C401CD" w14:textId="77777777" w:rsidR="007D40BE" w:rsidRDefault="00BB2F7E">
            <w:pPr>
              <w:pStyle w:val="TableParagraph"/>
              <w:ind w:left="100"/>
              <w:rPr>
                <w:sz w:val="24"/>
              </w:rPr>
            </w:pPr>
            <w:r>
              <w:rPr>
                <w:spacing w:val="-5"/>
                <w:sz w:val="24"/>
              </w:rPr>
              <w:lastRenderedPageBreak/>
              <w:t>d.</w:t>
            </w:r>
          </w:p>
        </w:tc>
        <w:tc>
          <w:tcPr>
            <w:tcW w:w="9480" w:type="dxa"/>
          </w:tcPr>
          <w:p w14:paraId="18F5D11D" w14:textId="7870AE3C" w:rsidR="007D40BE" w:rsidRPr="006F2705" w:rsidRDefault="00272174" w:rsidP="00272174">
            <w:pPr>
              <w:pStyle w:val="TableParagraph"/>
              <w:spacing w:before="14" w:line="275" w:lineRule="exact"/>
              <w:ind w:left="0"/>
              <w:rPr>
                <w:spacing w:val="-2"/>
                <w:sz w:val="24"/>
                <w:szCs w:val="24"/>
              </w:rPr>
            </w:pPr>
            <w:r w:rsidRPr="006F2705">
              <w:rPr>
                <w:sz w:val="24"/>
                <w:szCs w:val="24"/>
              </w:rPr>
              <w:t>The worth and uniqueness of individuals based on intercultural fluency, including how they identify and the cultural groups to which they belong</w:t>
            </w:r>
            <w:r w:rsidR="006F2705">
              <w:rPr>
                <w:sz w:val="24"/>
                <w:szCs w:val="24"/>
              </w:rPr>
              <w:t>.</w:t>
            </w:r>
          </w:p>
          <w:p w14:paraId="26F746B6" w14:textId="77777777" w:rsidR="00C77907" w:rsidRDefault="00C77907" w:rsidP="00C77907">
            <w:pPr>
              <w:pStyle w:val="TableParagraph"/>
              <w:spacing w:before="14" w:line="275" w:lineRule="exact"/>
              <w:ind w:left="0"/>
              <w:rPr>
                <w:spacing w:val="-2"/>
                <w:sz w:val="24"/>
              </w:rPr>
            </w:pPr>
          </w:p>
          <w:p w14:paraId="1CCA4400" w14:textId="77777777" w:rsidR="00C77907" w:rsidRDefault="00C77907" w:rsidP="00CC1D23">
            <w:pPr>
              <w:pStyle w:val="TableParagraph"/>
              <w:spacing w:line="274" w:lineRule="exact"/>
              <w:ind w:left="0"/>
              <w:rPr>
                <w:b/>
                <w:sz w:val="24"/>
              </w:rPr>
            </w:pPr>
            <w:r>
              <w:rPr>
                <w:b/>
                <w:spacing w:val="-2"/>
                <w:sz w:val="24"/>
                <w:u w:val="single"/>
              </w:rPr>
              <w:t>Response:</w:t>
            </w:r>
          </w:p>
          <w:p w14:paraId="169F82AD" w14:textId="48B8353B" w:rsidR="00C77907" w:rsidRPr="006F2705" w:rsidRDefault="006F2705" w:rsidP="00C77907">
            <w:pPr>
              <w:pStyle w:val="TableParagraph"/>
              <w:ind w:left="0" w:right="326"/>
              <w:rPr>
                <w:sz w:val="24"/>
                <w:szCs w:val="24"/>
              </w:rPr>
            </w:pPr>
            <w:r w:rsidRPr="006F2705">
              <w:rPr>
                <w:sz w:val="24"/>
                <w:szCs w:val="24"/>
              </w:rPr>
              <w:t>The worth and uniqueness of individuals based on intercultural fluency, including how they identify and the cultural groups to which they belong</w:t>
            </w:r>
            <w:r w:rsidR="00C77907" w:rsidRPr="006F2705">
              <w:rPr>
                <w:spacing w:val="-2"/>
                <w:sz w:val="24"/>
                <w:szCs w:val="24"/>
              </w:rPr>
              <w:t xml:space="preserve"> </w:t>
            </w:r>
            <w:r w:rsidR="00C77907" w:rsidRPr="006F2705">
              <w:rPr>
                <w:sz w:val="24"/>
                <w:szCs w:val="24"/>
              </w:rPr>
              <w:t>is emphasized in the following courses.</w:t>
            </w:r>
          </w:p>
          <w:p w14:paraId="06680480" w14:textId="77777777" w:rsidR="00C77907" w:rsidRDefault="00C77907" w:rsidP="00C77907">
            <w:pPr>
              <w:pStyle w:val="TableParagraph"/>
              <w:ind w:left="0" w:right="326"/>
              <w:rPr>
                <w:sz w:val="24"/>
              </w:rPr>
            </w:pPr>
          </w:p>
          <w:p w14:paraId="545275FD" w14:textId="6F98222A" w:rsidR="00C77907" w:rsidRPr="006F2705" w:rsidRDefault="00C77907" w:rsidP="00C77907">
            <w:pPr>
              <w:rPr>
                <w:b/>
                <w:bCs/>
              </w:rPr>
            </w:pPr>
            <w:r w:rsidRPr="008B0CB1">
              <w:rPr>
                <w:b/>
                <w:bCs/>
              </w:rPr>
              <w:t>HUS 101 Human Service and Addiction Counseling Ethics in Practice</w:t>
            </w:r>
            <w:r w:rsidRPr="006F2705">
              <w:rPr>
                <w:b/>
                <w:bCs/>
              </w:rPr>
              <w:t xml:space="preserve"> </w:t>
            </w:r>
          </w:p>
          <w:p w14:paraId="0064F60D" w14:textId="14B83276" w:rsidR="00C77907" w:rsidRPr="006F2705" w:rsidRDefault="00C77907" w:rsidP="00C77907">
            <w:pPr>
              <w:rPr>
                <w:b/>
                <w:bCs/>
              </w:rPr>
            </w:pPr>
            <w:r w:rsidRPr="008B0CB1">
              <w:rPr>
                <w:b/>
                <w:bCs/>
              </w:rPr>
              <w:t>HUS 114 Counseling, Assessment and Case Management</w:t>
            </w:r>
          </w:p>
          <w:p w14:paraId="66046769" w14:textId="1A071C7C" w:rsidR="00C77907" w:rsidRPr="006F2705" w:rsidRDefault="00C77907" w:rsidP="00C77907">
            <w:pPr>
              <w:rPr>
                <w:b/>
                <w:bCs/>
              </w:rPr>
            </w:pPr>
            <w:r w:rsidRPr="008B0CB1">
              <w:rPr>
                <w:b/>
                <w:bCs/>
              </w:rPr>
              <w:t>HUS 130 Introduction to Family</w:t>
            </w:r>
            <w:r w:rsidRPr="006F2705">
              <w:rPr>
                <w:b/>
                <w:bCs/>
              </w:rPr>
              <w:t xml:space="preserve"> </w:t>
            </w:r>
          </w:p>
          <w:p w14:paraId="3C4003F9" w14:textId="6512749F" w:rsidR="00C77907" w:rsidRPr="006F2705" w:rsidRDefault="00C77907" w:rsidP="00C77907">
            <w:pPr>
              <w:rPr>
                <w:b/>
                <w:bCs/>
              </w:rPr>
            </w:pPr>
            <w:r w:rsidRPr="008B0CB1">
              <w:rPr>
                <w:b/>
                <w:bCs/>
              </w:rPr>
              <w:t>HUS 141 Group Dynamics</w:t>
            </w:r>
          </w:p>
          <w:p w14:paraId="68FE2981" w14:textId="079FB509" w:rsidR="00C77907" w:rsidRPr="006F2705" w:rsidRDefault="00C77907" w:rsidP="00C77907">
            <w:pPr>
              <w:rPr>
                <w:b/>
                <w:bCs/>
              </w:rPr>
            </w:pPr>
            <w:r w:rsidRPr="008B0CB1">
              <w:rPr>
                <w:b/>
                <w:bCs/>
              </w:rPr>
              <w:t>HUS 211 Crisis Intervention and Counseling</w:t>
            </w:r>
            <w:r w:rsidRPr="006F2705">
              <w:rPr>
                <w:b/>
                <w:bCs/>
              </w:rPr>
              <w:t xml:space="preserve"> </w:t>
            </w:r>
          </w:p>
          <w:p w14:paraId="7EE54A96" w14:textId="3DE9EAD9" w:rsidR="00C77907" w:rsidRDefault="00C77907" w:rsidP="00C77907">
            <w:pPr>
              <w:rPr>
                <w:b/>
                <w:bCs/>
              </w:rPr>
            </w:pPr>
            <w:r w:rsidRPr="008B0CB1">
              <w:rPr>
                <w:b/>
                <w:bCs/>
              </w:rPr>
              <w:t>HUS 216 Theories of Counseling</w:t>
            </w:r>
          </w:p>
          <w:p w14:paraId="10E9B9F3" w14:textId="77777777" w:rsidR="003C4BF9" w:rsidRPr="006F2705" w:rsidRDefault="003C4BF9" w:rsidP="00C77907">
            <w:pPr>
              <w:rPr>
                <w:b/>
                <w:bCs/>
              </w:rPr>
            </w:pPr>
          </w:p>
          <w:p w14:paraId="3D6B50A2" w14:textId="3DFA6A75" w:rsidR="00C77907" w:rsidRPr="003C4BF9" w:rsidRDefault="00C77907" w:rsidP="003C4BF9">
            <w:pPr>
              <w:rPr>
                <w:sz w:val="24"/>
                <w:szCs w:val="24"/>
              </w:rPr>
            </w:pPr>
            <w:r w:rsidRPr="003C4BF9">
              <w:rPr>
                <w:sz w:val="24"/>
                <w:szCs w:val="24"/>
              </w:rPr>
              <w:t xml:space="preserve">As part of several classes, students participate in various diversity activities across campus, such as </w:t>
            </w:r>
            <w:r w:rsidRPr="003C4BF9">
              <w:rPr>
                <w:i/>
                <w:iCs/>
                <w:sz w:val="24"/>
                <w:szCs w:val="24"/>
              </w:rPr>
              <w:t xml:space="preserve">National Coming </w:t>
            </w:r>
            <w:r w:rsidR="00573770" w:rsidRPr="003C4BF9">
              <w:rPr>
                <w:i/>
                <w:iCs/>
                <w:sz w:val="24"/>
                <w:szCs w:val="24"/>
              </w:rPr>
              <w:t>Out</w:t>
            </w:r>
            <w:r w:rsidR="00573770" w:rsidRPr="003C4BF9">
              <w:rPr>
                <w:sz w:val="24"/>
                <w:szCs w:val="24"/>
              </w:rPr>
              <w:t xml:space="preserve"> week</w:t>
            </w:r>
            <w:r w:rsidRPr="003C4BF9">
              <w:rPr>
                <w:sz w:val="24"/>
                <w:szCs w:val="24"/>
              </w:rPr>
              <w:t xml:space="preserve"> events, the </w:t>
            </w:r>
            <w:r w:rsidRPr="003C4BF9">
              <w:rPr>
                <w:i/>
                <w:iCs/>
                <w:sz w:val="24"/>
                <w:szCs w:val="24"/>
              </w:rPr>
              <w:t>Race Card project</w:t>
            </w:r>
            <w:r w:rsidRPr="003C4BF9">
              <w:rPr>
                <w:sz w:val="24"/>
                <w:szCs w:val="24"/>
              </w:rPr>
              <w:t xml:space="preserve">, and the </w:t>
            </w:r>
            <w:r w:rsidRPr="003C4BF9">
              <w:rPr>
                <w:i/>
                <w:iCs/>
                <w:sz w:val="24"/>
                <w:szCs w:val="24"/>
              </w:rPr>
              <w:t>Meeting of the Mind</w:t>
            </w:r>
            <w:r w:rsidR="003C4BF9" w:rsidRPr="003C4BF9">
              <w:rPr>
                <w:i/>
                <w:iCs/>
                <w:sz w:val="24"/>
                <w:szCs w:val="24"/>
              </w:rPr>
              <w:t>s</w:t>
            </w:r>
            <w:r w:rsidRPr="003C4BF9">
              <w:rPr>
                <w:sz w:val="24"/>
                <w:szCs w:val="24"/>
              </w:rPr>
              <w:t xml:space="preserve">, which is a campuswide discussion group focusing on </w:t>
            </w:r>
            <w:r w:rsidR="0088220D">
              <w:rPr>
                <w:sz w:val="24"/>
                <w:szCs w:val="24"/>
              </w:rPr>
              <w:t>controversial</w:t>
            </w:r>
            <w:r w:rsidRPr="003C4BF9">
              <w:rPr>
                <w:sz w:val="24"/>
                <w:szCs w:val="24"/>
              </w:rPr>
              <w:t xml:space="preserve"> diversity issues.</w:t>
            </w:r>
          </w:p>
          <w:p w14:paraId="59011F4E" w14:textId="77777777" w:rsidR="00C77907" w:rsidRDefault="00C77907" w:rsidP="00C77907">
            <w:pPr>
              <w:pStyle w:val="TableParagraph"/>
              <w:spacing w:before="69"/>
              <w:rPr>
                <w:sz w:val="24"/>
              </w:rPr>
            </w:pPr>
          </w:p>
          <w:p w14:paraId="71F57E36" w14:textId="0A340FC3" w:rsidR="00C77907" w:rsidRDefault="00C77907" w:rsidP="0088220D">
            <w:pPr>
              <w:rPr>
                <w:sz w:val="24"/>
                <w:szCs w:val="24"/>
              </w:rPr>
            </w:pPr>
            <w:r w:rsidRPr="0088220D">
              <w:rPr>
                <w:sz w:val="24"/>
                <w:szCs w:val="24"/>
              </w:rPr>
              <w:t xml:space="preserve">In </w:t>
            </w:r>
            <w:r w:rsidR="00574F93" w:rsidRPr="0088220D">
              <w:rPr>
                <w:sz w:val="24"/>
                <w:szCs w:val="24"/>
              </w:rPr>
              <w:t>{HUS 101</w:t>
            </w:r>
            <w:r w:rsidRPr="0088220D">
              <w:rPr>
                <w:sz w:val="24"/>
                <w:szCs w:val="24"/>
              </w:rPr>
              <w:t>,</w:t>
            </w:r>
            <w:r w:rsidR="007701B9">
              <w:rPr>
                <w:sz w:val="24"/>
                <w:szCs w:val="24"/>
              </w:rPr>
              <w:t xml:space="preserve"> </w:t>
            </w:r>
            <w:r w:rsidRPr="0088220D">
              <w:rPr>
                <w:sz w:val="24"/>
                <w:szCs w:val="24"/>
              </w:rPr>
              <w:t>HUS 114,</w:t>
            </w:r>
            <w:r w:rsidR="007701B9">
              <w:rPr>
                <w:sz w:val="24"/>
                <w:szCs w:val="24"/>
              </w:rPr>
              <w:t xml:space="preserve"> H</w:t>
            </w:r>
            <w:r w:rsidRPr="0088220D">
              <w:rPr>
                <w:sz w:val="24"/>
                <w:szCs w:val="24"/>
              </w:rPr>
              <w:t>US 130,</w:t>
            </w:r>
            <w:r w:rsidR="007701B9">
              <w:rPr>
                <w:sz w:val="24"/>
                <w:szCs w:val="24"/>
              </w:rPr>
              <w:t xml:space="preserve"> </w:t>
            </w:r>
            <w:r w:rsidRPr="0088220D">
              <w:rPr>
                <w:sz w:val="24"/>
                <w:szCs w:val="24"/>
              </w:rPr>
              <w:t>HUS 141,</w:t>
            </w:r>
            <w:r w:rsidR="007701B9">
              <w:rPr>
                <w:sz w:val="24"/>
                <w:szCs w:val="24"/>
              </w:rPr>
              <w:t xml:space="preserve"> </w:t>
            </w:r>
            <w:r w:rsidRPr="0088220D">
              <w:rPr>
                <w:sz w:val="24"/>
                <w:szCs w:val="24"/>
              </w:rPr>
              <w:t xml:space="preserve">HUS 211 and HUS </w:t>
            </w:r>
            <w:proofErr w:type="gramStart"/>
            <w:r w:rsidRPr="0088220D">
              <w:rPr>
                <w:sz w:val="24"/>
                <w:szCs w:val="24"/>
              </w:rPr>
              <w:t>216},</w:t>
            </w:r>
            <w:proofErr w:type="gramEnd"/>
            <w:r w:rsidRPr="0088220D">
              <w:rPr>
                <w:sz w:val="24"/>
                <w:szCs w:val="24"/>
              </w:rPr>
              <w:t xml:space="preserve"> all textbooks </w:t>
            </w:r>
            <w:r w:rsidR="007D1252" w:rsidRPr="0088220D">
              <w:rPr>
                <w:sz w:val="24"/>
                <w:szCs w:val="24"/>
              </w:rPr>
              <w:t>have chapters</w:t>
            </w:r>
            <w:r w:rsidRPr="0088220D">
              <w:rPr>
                <w:sz w:val="24"/>
                <w:szCs w:val="24"/>
              </w:rPr>
              <w:t xml:space="preserve"> that focus on cultural diversity. In each class, students learn about diverse populations and the relevance of culture when working with these populations. Students learn how to apply culturally relevant practices.</w:t>
            </w:r>
          </w:p>
          <w:p w14:paraId="4E3F18F1" w14:textId="77777777" w:rsidR="00B74334" w:rsidRPr="0088220D" w:rsidRDefault="00B74334" w:rsidP="0088220D">
            <w:pPr>
              <w:rPr>
                <w:sz w:val="24"/>
                <w:szCs w:val="24"/>
              </w:rPr>
            </w:pPr>
          </w:p>
          <w:p w14:paraId="71F7C803" w14:textId="104DAAD7" w:rsidR="00C77907" w:rsidRPr="00B74334" w:rsidRDefault="00C77907" w:rsidP="00B74334">
            <w:pPr>
              <w:rPr>
                <w:sz w:val="24"/>
                <w:szCs w:val="24"/>
              </w:rPr>
            </w:pPr>
            <w:r w:rsidRPr="00B74334">
              <w:rPr>
                <w:sz w:val="24"/>
                <w:szCs w:val="24"/>
              </w:rPr>
              <w:t xml:space="preserve">Students also take various self-assessments to help them to become more self-aware. For example, in </w:t>
            </w:r>
            <w:r w:rsidR="00982BBD" w:rsidRPr="00B74334">
              <w:rPr>
                <w:sz w:val="24"/>
                <w:szCs w:val="24"/>
              </w:rPr>
              <w:t>{HUS 101}</w:t>
            </w:r>
            <w:r w:rsidR="007701B9">
              <w:rPr>
                <w:sz w:val="24"/>
                <w:szCs w:val="24"/>
              </w:rPr>
              <w:t xml:space="preserve"> </w:t>
            </w:r>
            <w:r w:rsidR="00B74334">
              <w:rPr>
                <w:sz w:val="24"/>
                <w:szCs w:val="24"/>
              </w:rPr>
              <w:t xml:space="preserve">Human Services and Addiction Counseling in </w:t>
            </w:r>
            <w:r w:rsidR="007D1252">
              <w:rPr>
                <w:sz w:val="24"/>
                <w:szCs w:val="24"/>
              </w:rPr>
              <w:t>Ethics</w:t>
            </w:r>
            <w:r w:rsidRPr="00B74334">
              <w:rPr>
                <w:sz w:val="24"/>
                <w:szCs w:val="24"/>
              </w:rPr>
              <w:t xml:space="preserve">, students complete self-assessments regarding their unique social location, with respect to race, socioeconomic status, sexual orientation, religion and other diversity elements. These assignments help students to identify with the challenges that clients </w:t>
            </w:r>
            <w:r w:rsidR="008F24CA">
              <w:rPr>
                <w:sz w:val="24"/>
                <w:szCs w:val="24"/>
              </w:rPr>
              <w:t xml:space="preserve">from diverse cultural groups </w:t>
            </w:r>
            <w:r w:rsidRPr="00B74334">
              <w:rPr>
                <w:sz w:val="24"/>
                <w:szCs w:val="24"/>
              </w:rPr>
              <w:t>face regarding</w:t>
            </w:r>
            <w:r w:rsidR="000928DB">
              <w:rPr>
                <w:sz w:val="24"/>
                <w:szCs w:val="24"/>
              </w:rPr>
              <w:t xml:space="preserve"> </w:t>
            </w:r>
            <w:r w:rsidRPr="00B74334">
              <w:rPr>
                <w:sz w:val="24"/>
                <w:szCs w:val="24"/>
              </w:rPr>
              <w:t>societal “isms.”</w:t>
            </w:r>
          </w:p>
          <w:p w14:paraId="49C11898" w14:textId="77777777" w:rsidR="00C77907" w:rsidRDefault="00C77907" w:rsidP="00C77907">
            <w:pPr>
              <w:pStyle w:val="TableParagraph"/>
              <w:spacing w:before="1"/>
              <w:rPr>
                <w:sz w:val="24"/>
              </w:rPr>
            </w:pPr>
          </w:p>
          <w:p w14:paraId="0FD962A7" w14:textId="4CF7C6C6" w:rsidR="00C77907" w:rsidRPr="001D365E" w:rsidRDefault="00C77907" w:rsidP="00C77907">
            <w:pPr>
              <w:pStyle w:val="TableParagraph"/>
              <w:ind w:left="0"/>
              <w:rPr>
                <w:sz w:val="24"/>
              </w:rPr>
            </w:pPr>
            <w:r w:rsidRPr="00A5072C">
              <w:rPr>
                <w:sz w:val="24"/>
                <w:szCs w:val="24"/>
              </w:rPr>
              <w:t xml:space="preserve">In </w:t>
            </w:r>
            <w:r w:rsidR="00982BBD" w:rsidRPr="00307EFA">
              <w:rPr>
                <w:sz w:val="24"/>
                <w:szCs w:val="24"/>
              </w:rPr>
              <w:t>{HUS 114}</w:t>
            </w:r>
            <w:r w:rsidR="00307EFA">
              <w:rPr>
                <w:sz w:val="24"/>
                <w:szCs w:val="24"/>
              </w:rPr>
              <w:t xml:space="preserve">Counseling, Assessment and Case </w:t>
            </w:r>
            <w:r w:rsidR="00DC2799">
              <w:rPr>
                <w:sz w:val="24"/>
                <w:szCs w:val="24"/>
              </w:rPr>
              <w:t>Management</w:t>
            </w:r>
            <w:r w:rsidRPr="00307EFA">
              <w:rPr>
                <w:sz w:val="24"/>
                <w:szCs w:val="24"/>
              </w:rPr>
              <w:t>,</w:t>
            </w:r>
            <w:r w:rsidRPr="00A5072C">
              <w:rPr>
                <w:sz w:val="24"/>
                <w:szCs w:val="24"/>
              </w:rPr>
              <w:t xml:space="preserve"> students engage in experiential in-class activities</w:t>
            </w:r>
            <w:r w:rsidR="00E00EA4" w:rsidRPr="00A5072C">
              <w:rPr>
                <w:sz w:val="24"/>
                <w:szCs w:val="24"/>
              </w:rPr>
              <w:t xml:space="preserve"> such</w:t>
            </w:r>
            <w:r w:rsidR="004C31D1">
              <w:rPr>
                <w:sz w:val="24"/>
                <w:szCs w:val="24"/>
              </w:rPr>
              <w:t xml:space="preserve"> as</w:t>
            </w:r>
            <w:r w:rsidR="00E00EA4" w:rsidRPr="00A5072C">
              <w:rPr>
                <w:sz w:val="24"/>
                <w:szCs w:val="24"/>
              </w:rPr>
              <w:t xml:space="preserve"> </w:t>
            </w:r>
            <w:r w:rsidR="00E00EA4" w:rsidRPr="00307EFA">
              <w:rPr>
                <w:i/>
                <w:iCs/>
                <w:sz w:val="24"/>
                <w:szCs w:val="24"/>
              </w:rPr>
              <w:t>A Ticket to Know You</w:t>
            </w:r>
            <w:r w:rsidR="00084F5A">
              <w:rPr>
                <w:sz w:val="24"/>
                <w:szCs w:val="24"/>
              </w:rPr>
              <w:t xml:space="preserve"> </w:t>
            </w:r>
            <w:hyperlink r:id="rId103" w:history="1">
              <w:r w:rsidR="004C31D1" w:rsidRPr="004C31D1">
                <w:rPr>
                  <w:rStyle w:val="Hyperlink"/>
                  <w:sz w:val="24"/>
                  <w:szCs w:val="24"/>
                </w:rPr>
                <w:t>{A Ticket to Know You}</w:t>
              </w:r>
            </w:hyperlink>
            <w:r w:rsidR="004C31D1">
              <w:rPr>
                <w:sz w:val="24"/>
                <w:szCs w:val="24"/>
              </w:rPr>
              <w:t>.</w:t>
            </w:r>
            <w:r w:rsidR="00E00EA4" w:rsidRPr="00A5072C">
              <w:rPr>
                <w:sz w:val="24"/>
                <w:szCs w:val="24"/>
              </w:rPr>
              <w:t xml:space="preserve">  </w:t>
            </w:r>
            <w:r w:rsidR="00C52240" w:rsidRPr="00A5072C">
              <w:rPr>
                <w:sz w:val="24"/>
                <w:szCs w:val="24"/>
              </w:rPr>
              <w:t xml:space="preserve">This activity invites </w:t>
            </w:r>
            <w:r w:rsidR="00C52240" w:rsidRPr="00A5072C">
              <w:rPr>
                <w:sz w:val="24"/>
                <w:szCs w:val="24"/>
              </w:rPr>
              <w:lastRenderedPageBreak/>
              <w:t xml:space="preserve">participants to engage in paired conversations and reflect on the experiences that have shaped their personal cultural identities, </w:t>
            </w:r>
            <w:proofErr w:type="gramStart"/>
            <w:r w:rsidR="00C52240" w:rsidRPr="00A5072C">
              <w:rPr>
                <w:sz w:val="24"/>
                <w:szCs w:val="24"/>
              </w:rPr>
              <w:t>fostering</w:t>
            </w:r>
            <w:proofErr w:type="gramEnd"/>
            <w:r w:rsidR="00C52240" w:rsidRPr="00A5072C">
              <w:rPr>
                <w:sz w:val="24"/>
                <w:szCs w:val="24"/>
              </w:rPr>
              <w:t xml:space="preserve"> connection and sparking meaningful dialogue.</w:t>
            </w:r>
            <w:r w:rsidR="00303D94" w:rsidRPr="00A5072C">
              <w:rPr>
                <w:sz w:val="24"/>
                <w:szCs w:val="24"/>
              </w:rPr>
              <w:t xml:space="preserve"> Students further discuss micro</w:t>
            </w:r>
            <w:r w:rsidR="00AB709E" w:rsidRPr="00A5072C">
              <w:rPr>
                <w:sz w:val="24"/>
                <w:szCs w:val="24"/>
              </w:rPr>
              <w:t>-</w:t>
            </w:r>
            <w:proofErr w:type="gramStart"/>
            <w:r w:rsidR="00AB709E" w:rsidRPr="00A5072C">
              <w:rPr>
                <w:sz w:val="24"/>
                <w:szCs w:val="24"/>
              </w:rPr>
              <w:t>aggressions</w:t>
            </w:r>
            <w:proofErr w:type="gramEnd"/>
            <w:r w:rsidR="00AB709E" w:rsidRPr="00A5072C">
              <w:rPr>
                <w:sz w:val="24"/>
                <w:szCs w:val="24"/>
              </w:rPr>
              <w:t xml:space="preserve"> and social justice issues and the importance </w:t>
            </w:r>
            <w:r w:rsidR="00880BB2" w:rsidRPr="00A5072C">
              <w:rPr>
                <w:sz w:val="24"/>
                <w:szCs w:val="24"/>
              </w:rPr>
              <w:t>of advocacy in</w:t>
            </w:r>
            <w:r w:rsidR="00AB709E" w:rsidRPr="00A5072C">
              <w:rPr>
                <w:sz w:val="24"/>
                <w:szCs w:val="24"/>
              </w:rPr>
              <w:t xml:space="preserve"> human services</w:t>
            </w:r>
            <w:r w:rsidR="00880BB2">
              <w:rPr>
                <w:sz w:val="24"/>
              </w:rPr>
              <w:t>.</w:t>
            </w:r>
          </w:p>
          <w:p w14:paraId="21AA5592" w14:textId="77777777" w:rsidR="00C77907" w:rsidRDefault="00C77907" w:rsidP="00C77907">
            <w:pPr>
              <w:pStyle w:val="TableParagraph"/>
              <w:rPr>
                <w:sz w:val="24"/>
              </w:rPr>
            </w:pPr>
          </w:p>
          <w:p w14:paraId="3484CAD9" w14:textId="0438B631" w:rsidR="00C77907" w:rsidRPr="000239AF" w:rsidRDefault="00C77907" w:rsidP="000239AF">
            <w:pPr>
              <w:rPr>
                <w:sz w:val="24"/>
                <w:szCs w:val="24"/>
              </w:rPr>
            </w:pPr>
            <w:r w:rsidRPr="000239AF">
              <w:rPr>
                <w:sz w:val="24"/>
                <w:szCs w:val="24"/>
              </w:rPr>
              <w:t>In</w:t>
            </w:r>
            <w:r w:rsidR="00982BBD">
              <w:rPr>
                <w:sz w:val="24"/>
                <w:szCs w:val="24"/>
              </w:rPr>
              <w:t xml:space="preserve"> </w:t>
            </w:r>
            <w:r w:rsidR="00982BBD" w:rsidRPr="000239AF">
              <w:rPr>
                <w:sz w:val="24"/>
                <w:szCs w:val="24"/>
              </w:rPr>
              <w:t>{HUS 130}</w:t>
            </w:r>
            <w:r w:rsidR="000239AF">
              <w:rPr>
                <w:sz w:val="24"/>
                <w:szCs w:val="24"/>
              </w:rPr>
              <w:t xml:space="preserve"> Introduction to Family Counseling</w:t>
            </w:r>
            <w:r w:rsidRPr="000239AF">
              <w:rPr>
                <w:sz w:val="24"/>
                <w:szCs w:val="24"/>
              </w:rPr>
              <w:t>, students learn about families from a cultural perspective (e.g., African American, European American, Asian, Latino, etc.) and apply culturally relevant practices when working with these families.</w:t>
            </w:r>
            <w:r w:rsidR="00761ACC" w:rsidRPr="000239AF">
              <w:rPr>
                <w:sz w:val="24"/>
                <w:szCs w:val="24"/>
              </w:rPr>
              <w:t xml:space="preserve"> </w:t>
            </w:r>
            <w:r w:rsidR="0020592E" w:rsidRPr="000239AF">
              <w:rPr>
                <w:sz w:val="24"/>
                <w:szCs w:val="24"/>
              </w:rPr>
              <w:t xml:space="preserve">Students also learn </w:t>
            </w:r>
            <w:r w:rsidR="00237707" w:rsidRPr="000239AF">
              <w:rPr>
                <w:sz w:val="24"/>
                <w:szCs w:val="24"/>
              </w:rPr>
              <w:t xml:space="preserve">about intergenerational trauma and decolonization and how these concepts apply to family counseling. </w:t>
            </w:r>
            <w:r w:rsidR="00362CE2" w:rsidRPr="000239AF">
              <w:rPr>
                <w:sz w:val="24"/>
                <w:szCs w:val="24"/>
              </w:rPr>
              <w:t xml:space="preserve"> </w:t>
            </w:r>
            <w:r w:rsidRPr="000239AF">
              <w:rPr>
                <w:sz w:val="24"/>
                <w:szCs w:val="24"/>
              </w:rPr>
              <w:t>Case vignettes and in-class activities are used to help students develop culturally sensitive practices.</w:t>
            </w:r>
          </w:p>
          <w:p w14:paraId="6566BC2C" w14:textId="77777777" w:rsidR="00C77907" w:rsidRPr="000239AF" w:rsidRDefault="00C77907" w:rsidP="000239AF">
            <w:pPr>
              <w:rPr>
                <w:sz w:val="24"/>
                <w:szCs w:val="24"/>
              </w:rPr>
            </w:pPr>
          </w:p>
          <w:p w14:paraId="314DDFEB" w14:textId="1B0D997E" w:rsidR="00C77907" w:rsidRPr="005E2C86" w:rsidRDefault="00C77907" w:rsidP="005E2C86">
            <w:pPr>
              <w:rPr>
                <w:sz w:val="24"/>
                <w:szCs w:val="24"/>
              </w:rPr>
            </w:pPr>
            <w:r w:rsidRPr="0025508A">
              <w:rPr>
                <w:sz w:val="24"/>
                <w:szCs w:val="24"/>
              </w:rPr>
              <w:t>In</w:t>
            </w:r>
            <w:r w:rsidR="005E2C86" w:rsidRPr="0025508A">
              <w:rPr>
                <w:sz w:val="24"/>
                <w:szCs w:val="24"/>
              </w:rPr>
              <w:t xml:space="preserve"> </w:t>
            </w:r>
            <w:r w:rsidR="00361B0A" w:rsidRPr="0025508A">
              <w:rPr>
                <w:sz w:val="24"/>
                <w:szCs w:val="24"/>
              </w:rPr>
              <w:t>{HUS 141}</w:t>
            </w:r>
            <w:r w:rsidR="00086A6A">
              <w:rPr>
                <w:sz w:val="24"/>
                <w:szCs w:val="24"/>
              </w:rPr>
              <w:t xml:space="preserve"> </w:t>
            </w:r>
            <w:r w:rsidR="005E2C86" w:rsidRPr="0025508A">
              <w:rPr>
                <w:sz w:val="24"/>
                <w:szCs w:val="24"/>
              </w:rPr>
              <w:t>Group Dynamics</w:t>
            </w:r>
            <w:r w:rsidRPr="0025508A">
              <w:rPr>
                <w:sz w:val="24"/>
                <w:szCs w:val="24"/>
              </w:rPr>
              <w:t xml:space="preserve"> students discuss how diversity within the group counseling setting can impact the dynamics of the groups and use role-plays to practice the skills of handling conflicts when various diversity factors cause conflicts. Students participate in an activity using the </w:t>
            </w:r>
            <w:r w:rsidRPr="0025508A">
              <w:rPr>
                <w:b/>
                <w:i/>
                <w:sz w:val="24"/>
                <w:szCs w:val="24"/>
              </w:rPr>
              <w:t>Identity Signs Surve</w:t>
            </w:r>
            <w:r w:rsidR="002D60BE" w:rsidRPr="0025508A">
              <w:rPr>
                <w:b/>
                <w:i/>
                <w:sz w:val="24"/>
                <w:szCs w:val="24"/>
              </w:rPr>
              <w:t>y</w:t>
            </w:r>
            <w:r w:rsidRPr="0025508A">
              <w:rPr>
                <w:sz w:val="24"/>
                <w:szCs w:val="24"/>
              </w:rPr>
              <w:t>, where they explore their own identities in relation to their role as a practitioner</w:t>
            </w:r>
            <w:r w:rsidR="00086A6A">
              <w:rPr>
                <w:sz w:val="24"/>
                <w:szCs w:val="24"/>
              </w:rPr>
              <w:t>.</w:t>
            </w:r>
          </w:p>
          <w:p w14:paraId="496758E6" w14:textId="77777777" w:rsidR="00C77907" w:rsidRPr="005E2C86" w:rsidRDefault="00C77907" w:rsidP="005E2C86">
            <w:pPr>
              <w:rPr>
                <w:sz w:val="24"/>
                <w:szCs w:val="24"/>
              </w:rPr>
            </w:pPr>
          </w:p>
          <w:p w14:paraId="7F0E9BC9" w14:textId="776D3D19" w:rsidR="00AD18FC" w:rsidRPr="00DA12EE" w:rsidRDefault="00362CE2" w:rsidP="00DA12EE">
            <w:pPr>
              <w:rPr>
                <w:sz w:val="24"/>
                <w:szCs w:val="24"/>
              </w:rPr>
            </w:pPr>
            <w:r w:rsidRPr="00DA12EE">
              <w:rPr>
                <w:sz w:val="24"/>
                <w:szCs w:val="24"/>
              </w:rPr>
              <w:t>In</w:t>
            </w:r>
            <w:r w:rsidR="00361B0A">
              <w:rPr>
                <w:sz w:val="24"/>
                <w:szCs w:val="24"/>
              </w:rPr>
              <w:t xml:space="preserve"> </w:t>
            </w:r>
            <w:r w:rsidR="00361B0A" w:rsidRPr="00DA12EE">
              <w:rPr>
                <w:sz w:val="24"/>
                <w:szCs w:val="24"/>
              </w:rPr>
              <w:t>{HUS 211</w:t>
            </w:r>
            <w:r w:rsidR="00D00734" w:rsidRPr="00DA12EE">
              <w:rPr>
                <w:sz w:val="24"/>
                <w:szCs w:val="24"/>
              </w:rPr>
              <w:t>} Crisis</w:t>
            </w:r>
            <w:r w:rsidRPr="00DA12EE">
              <w:rPr>
                <w:sz w:val="24"/>
                <w:szCs w:val="24"/>
              </w:rPr>
              <w:t xml:space="preserve"> Intervention and Counseling</w:t>
            </w:r>
            <w:r w:rsidR="00DA12EE">
              <w:rPr>
                <w:sz w:val="24"/>
                <w:szCs w:val="24"/>
              </w:rPr>
              <w:t xml:space="preserve"> </w:t>
            </w:r>
            <w:r w:rsidR="00E757F9" w:rsidRPr="00DA12EE">
              <w:rPr>
                <w:sz w:val="24"/>
                <w:szCs w:val="24"/>
              </w:rPr>
              <w:t>students</w:t>
            </w:r>
            <w:r w:rsidRPr="00DA12EE">
              <w:rPr>
                <w:sz w:val="24"/>
                <w:szCs w:val="24"/>
              </w:rPr>
              <w:t xml:space="preserve"> explore the unique worth o</w:t>
            </w:r>
            <w:r w:rsidR="00AD18FC" w:rsidRPr="00DA12EE">
              <w:rPr>
                <w:sz w:val="24"/>
                <w:szCs w:val="24"/>
              </w:rPr>
              <w:t xml:space="preserve">f </w:t>
            </w:r>
            <w:r w:rsidRPr="00DA12EE">
              <w:rPr>
                <w:sz w:val="24"/>
                <w:szCs w:val="24"/>
              </w:rPr>
              <w:t xml:space="preserve">culturally diverse populations through </w:t>
            </w:r>
            <w:r w:rsidR="004746E5" w:rsidRPr="00DA12EE">
              <w:rPr>
                <w:sz w:val="24"/>
                <w:szCs w:val="24"/>
              </w:rPr>
              <w:t xml:space="preserve">readings and lectures.  Students explore how crisis impacts diverse populations such as </w:t>
            </w:r>
            <w:r w:rsidR="00D97A19" w:rsidRPr="00DA12EE">
              <w:rPr>
                <w:sz w:val="24"/>
                <w:szCs w:val="24"/>
              </w:rPr>
              <w:t>V</w:t>
            </w:r>
            <w:r w:rsidR="004746E5" w:rsidRPr="00DA12EE">
              <w:rPr>
                <w:sz w:val="24"/>
                <w:szCs w:val="24"/>
              </w:rPr>
              <w:t xml:space="preserve">eterans, African Americans, </w:t>
            </w:r>
            <w:r w:rsidR="00F72730" w:rsidRPr="00DA12EE">
              <w:rPr>
                <w:sz w:val="24"/>
                <w:szCs w:val="24"/>
              </w:rPr>
              <w:t>lower socio-economic populations</w:t>
            </w:r>
            <w:r w:rsidR="00C22D48" w:rsidRPr="00DA12EE">
              <w:rPr>
                <w:sz w:val="24"/>
                <w:szCs w:val="24"/>
              </w:rPr>
              <w:t>, mental</w:t>
            </w:r>
            <w:r w:rsidR="00D97A19" w:rsidRPr="00DA12EE">
              <w:rPr>
                <w:sz w:val="24"/>
                <w:szCs w:val="24"/>
              </w:rPr>
              <w:t>ly ill</w:t>
            </w:r>
            <w:r w:rsidR="00C22D48" w:rsidRPr="00DA12EE">
              <w:rPr>
                <w:sz w:val="24"/>
                <w:szCs w:val="24"/>
              </w:rPr>
              <w:t>,</w:t>
            </w:r>
            <w:r w:rsidR="00D11AA0" w:rsidRPr="00DA12EE">
              <w:rPr>
                <w:sz w:val="24"/>
                <w:szCs w:val="24"/>
              </w:rPr>
              <w:t xml:space="preserve"> </w:t>
            </w:r>
            <w:r w:rsidR="00DA5A19" w:rsidRPr="00DA12EE">
              <w:rPr>
                <w:sz w:val="24"/>
                <w:szCs w:val="24"/>
              </w:rPr>
              <w:t>the aging</w:t>
            </w:r>
            <w:r w:rsidR="00D97A19" w:rsidRPr="00DA12EE">
              <w:rPr>
                <w:sz w:val="24"/>
                <w:szCs w:val="24"/>
              </w:rPr>
              <w:t xml:space="preserve"> and a</w:t>
            </w:r>
            <w:r w:rsidR="00E70D2D" w:rsidRPr="00DA12EE">
              <w:rPr>
                <w:sz w:val="24"/>
                <w:szCs w:val="24"/>
              </w:rPr>
              <w:t>ddiction</w:t>
            </w:r>
            <w:r w:rsidR="00D11AA0" w:rsidRPr="00DA12EE">
              <w:rPr>
                <w:sz w:val="24"/>
                <w:szCs w:val="24"/>
              </w:rPr>
              <w:t>s populations</w:t>
            </w:r>
            <w:r w:rsidR="003206C9" w:rsidRPr="00DA12EE">
              <w:rPr>
                <w:sz w:val="24"/>
                <w:szCs w:val="24"/>
              </w:rPr>
              <w:t>,</w:t>
            </w:r>
            <w:r w:rsidR="00C22D48" w:rsidRPr="00DA12EE">
              <w:rPr>
                <w:sz w:val="24"/>
                <w:szCs w:val="24"/>
              </w:rPr>
              <w:t xml:space="preserve"> etc.</w:t>
            </w:r>
          </w:p>
          <w:p w14:paraId="2E77504C" w14:textId="6E7B66BA" w:rsidR="00362CE2" w:rsidRPr="00DA12EE" w:rsidRDefault="00362CE2" w:rsidP="00DA12EE">
            <w:pPr>
              <w:rPr>
                <w:sz w:val="24"/>
                <w:szCs w:val="24"/>
              </w:rPr>
            </w:pPr>
          </w:p>
          <w:p w14:paraId="5F775C1D" w14:textId="117609CC" w:rsidR="007A2830" w:rsidRPr="00DA12EE" w:rsidRDefault="007A2830" w:rsidP="00DA12EE">
            <w:pPr>
              <w:rPr>
                <w:sz w:val="24"/>
                <w:szCs w:val="24"/>
              </w:rPr>
            </w:pPr>
            <w:r w:rsidRPr="00DA12EE">
              <w:rPr>
                <w:sz w:val="24"/>
                <w:szCs w:val="24"/>
              </w:rPr>
              <w:t>In</w:t>
            </w:r>
            <w:r w:rsidR="00E757F9">
              <w:rPr>
                <w:sz w:val="24"/>
                <w:szCs w:val="24"/>
              </w:rPr>
              <w:t xml:space="preserve"> </w:t>
            </w:r>
            <w:r w:rsidR="00361B0A" w:rsidRPr="00E757F9">
              <w:rPr>
                <w:sz w:val="24"/>
                <w:szCs w:val="24"/>
              </w:rPr>
              <w:t>{HUS 216}</w:t>
            </w:r>
            <w:r w:rsidR="00361B0A" w:rsidRPr="00DA12EE">
              <w:rPr>
                <w:sz w:val="24"/>
                <w:szCs w:val="24"/>
              </w:rPr>
              <w:t xml:space="preserve"> </w:t>
            </w:r>
            <w:r w:rsidR="00E757F9">
              <w:rPr>
                <w:sz w:val="24"/>
                <w:szCs w:val="24"/>
              </w:rPr>
              <w:t>Theories of Counseling</w:t>
            </w:r>
            <w:r w:rsidRPr="00DA12EE">
              <w:rPr>
                <w:sz w:val="24"/>
                <w:szCs w:val="24"/>
              </w:rPr>
              <w:t xml:space="preserve"> students </w:t>
            </w:r>
            <w:r w:rsidR="00DC2D2B">
              <w:rPr>
                <w:sz w:val="24"/>
                <w:szCs w:val="24"/>
              </w:rPr>
              <w:t>conduct</w:t>
            </w:r>
            <w:r w:rsidRPr="00DA12EE">
              <w:rPr>
                <w:sz w:val="24"/>
                <w:szCs w:val="24"/>
              </w:rPr>
              <w:t xml:space="preserve"> group projects </w:t>
            </w:r>
            <w:r w:rsidR="0038323D" w:rsidRPr="00BE2242">
              <w:rPr>
                <w:b/>
                <w:bCs/>
                <w:i/>
                <w:iCs/>
                <w:sz w:val="24"/>
                <w:szCs w:val="24"/>
              </w:rPr>
              <w:t>Wellness Resor</w:t>
            </w:r>
            <w:r w:rsidR="007701B9">
              <w:rPr>
                <w:b/>
                <w:bCs/>
                <w:i/>
                <w:iCs/>
                <w:sz w:val="24"/>
                <w:szCs w:val="24"/>
              </w:rPr>
              <w:t>t</w:t>
            </w:r>
            <w:r w:rsidR="00BE2242">
              <w:rPr>
                <w:b/>
                <w:bCs/>
                <w:i/>
                <w:iCs/>
                <w:sz w:val="24"/>
                <w:szCs w:val="24"/>
              </w:rPr>
              <w:t xml:space="preserve"> </w:t>
            </w:r>
            <w:r w:rsidRPr="00DA12EE">
              <w:rPr>
                <w:sz w:val="24"/>
                <w:szCs w:val="24"/>
              </w:rPr>
              <w:t xml:space="preserve">focusing on </w:t>
            </w:r>
            <w:r w:rsidR="002A4C4C" w:rsidRPr="00DA12EE">
              <w:rPr>
                <w:sz w:val="24"/>
                <w:szCs w:val="24"/>
              </w:rPr>
              <w:t>culturally relevant practices.</w:t>
            </w:r>
            <w:r w:rsidRPr="00DA12EE">
              <w:rPr>
                <w:sz w:val="24"/>
                <w:szCs w:val="24"/>
              </w:rPr>
              <w:t xml:space="preserve"> Students </w:t>
            </w:r>
            <w:r w:rsidR="002A4C4C" w:rsidRPr="00DA12EE">
              <w:rPr>
                <w:sz w:val="24"/>
                <w:szCs w:val="24"/>
              </w:rPr>
              <w:t>are task</w:t>
            </w:r>
            <w:r w:rsidR="00DD0154" w:rsidRPr="00DA12EE">
              <w:rPr>
                <w:sz w:val="24"/>
                <w:szCs w:val="24"/>
              </w:rPr>
              <w:t>ed</w:t>
            </w:r>
            <w:r w:rsidR="002A4C4C" w:rsidRPr="00DA12EE">
              <w:rPr>
                <w:sz w:val="24"/>
                <w:szCs w:val="24"/>
              </w:rPr>
              <w:t xml:space="preserve"> with designing a wellness resort and </w:t>
            </w:r>
            <w:r w:rsidRPr="00DA12EE">
              <w:rPr>
                <w:sz w:val="24"/>
                <w:szCs w:val="24"/>
              </w:rPr>
              <w:t>research</w:t>
            </w:r>
            <w:r w:rsidR="002A4C4C" w:rsidRPr="00DA12EE">
              <w:rPr>
                <w:sz w:val="24"/>
                <w:szCs w:val="24"/>
              </w:rPr>
              <w:t>ing</w:t>
            </w:r>
            <w:r w:rsidR="00435A29" w:rsidRPr="00DA12EE">
              <w:rPr>
                <w:sz w:val="24"/>
                <w:szCs w:val="24"/>
              </w:rPr>
              <w:t xml:space="preserve"> </w:t>
            </w:r>
            <w:r w:rsidRPr="00DA12EE">
              <w:rPr>
                <w:sz w:val="24"/>
                <w:szCs w:val="24"/>
              </w:rPr>
              <w:t>culturally</w:t>
            </w:r>
            <w:r w:rsidR="00B811BC" w:rsidRPr="00DA12EE">
              <w:rPr>
                <w:sz w:val="24"/>
                <w:szCs w:val="24"/>
              </w:rPr>
              <w:t xml:space="preserve"> relevant practices with</w:t>
            </w:r>
            <w:r w:rsidRPr="00DA12EE">
              <w:rPr>
                <w:sz w:val="24"/>
                <w:szCs w:val="24"/>
              </w:rPr>
              <w:t xml:space="preserve"> diverse</w:t>
            </w:r>
            <w:r w:rsidR="00B811BC" w:rsidRPr="00DA12EE">
              <w:rPr>
                <w:sz w:val="24"/>
                <w:szCs w:val="24"/>
              </w:rPr>
              <w:t xml:space="preserve"> cultures</w:t>
            </w:r>
            <w:r w:rsidRPr="00DA12EE">
              <w:rPr>
                <w:sz w:val="24"/>
                <w:szCs w:val="24"/>
              </w:rPr>
              <w:t xml:space="preserve"> (e.g.,</w:t>
            </w:r>
            <w:r w:rsidR="00435A29" w:rsidRPr="00DA12EE">
              <w:rPr>
                <w:sz w:val="24"/>
                <w:szCs w:val="24"/>
              </w:rPr>
              <w:t xml:space="preserve"> </w:t>
            </w:r>
            <w:r w:rsidR="00B811BC" w:rsidRPr="00DA12EE">
              <w:rPr>
                <w:sz w:val="24"/>
                <w:szCs w:val="24"/>
              </w:rPr>
              <w:t>cultural and ethnic diversity</w:t>
            </w:r>
            <w:r w:rsidR="00435A29" w:rsidRPr="00DA12EE">
              <w:rPr>
                <w:sz w:val="24"/>
                <w:szCs w:val="24"/>
              </w:rPr>
              <w:t xml:space="preserve">, </w:t>
            </w:r>
            <w:r w:rsidR="00B811BC" w:rsidRPr="00DA12EE">
              <w:rPr>
                <w:sz w:val="24"/>
                <w:szCs w:val="24"/>
              </w:rPr>
              <w:t>social class</w:t>
            </w:r>
            <w:r w:rsidR="00435A29" w:rsidRPr="00DA12EE">
              <w:rPr>
                <w:sz w:val="24"/>
                <w:szCs w:val="24"/>
              </w:rPr>
              <w:t>,</w:t>
            </w:r>
            <w:r w:rsidR="00B811BC" w:rsidRPr="00DA12EE">
              <w:rPr>
                <w:sz w:val="24"/>
                <w:szCs w:val="24"/>
              </w:rPr>
              <w:t xml:space="preserve"> sexual orientation and gender identity, religion and spiritual diversity, disability and neurodiversity, </w:t>
            </w:r>
            <w:r w:rsidR="003304E2" w:rsidRPr="00DA12EE">
              <w:rPr>
                <w:sz w:val="24"/>
                <w:szCs w:val="24"/>
              </w:rPr>
              <w:t>veterans and active-duty military</w:t>
            </w:r>
            <w:r w:rsidRPr="00DA12EE">
              <w:rPr>
                <w:sz w:val="24"/>
                <w:szCs w:val="24"/>
              </w:rPr>
              <w:t>) and how to provide culturally rel</w:t>
            </w:r>
            <w:r w:rsidR="00B94945">
              <w:rPr>
                <w:sz w:val="24"/>
                <w:szCs w:val="24"/>
              </w:rPr>
              <w:t>evant practices</w:t>
            </w:r>
            <w:r w:rsidRPr="00DA12EE">
              <w:rPr>
                <w:sz w:val="24"/>
                <w:szCs w:val="24"/>
              </w:rPr>
              <w:t xml:space="preserve"> </w:t>
            </w:r>
            <w:r w:rsidR="002A034D" w:rsidRPr="00DA12EE">
              <w:rPr>
                <w:sz w:val="24"/>
                <w:szCs w:val="24"/>
              </w:rPr>
              <w:t>in a therapeutic setting.</w:t>
            </w:r>
          </w:p>
          <w:p w14:paraId="7C8B2BCB" w14:textId="77777777" w:rsidR="00C77907" w:rsidRDefault="00C77907">
            <w:pPr>
              <w:pStyle w:val="TableParagraph"/>
              <w:spacing w:before="14" w:line="275" w:lineRule="exact"/>
              <w:ind w:left="148"/>
              <w:rPr>
                <w:spacing w:val="-2"/>
                <w:sz w:val="24"/>
              </w:rPr>
            </w:pPr>
          </w:p>
          <w:p w14:paraId="608FB5EA" w14:textId="77777777" w:rsidR="00C77907" w:rsidRPr="00EB051F" w:rsidRDefault="00C77907">
            <w:pPr>
              <w:pStyle w:val="TableParagraph"/>
              <w:spacing w:before="14" w:line="275" w:lineRule="exact"/>
              <w:ind w:left="148"/>
              <w:rPr>
                <w:b/>
                <w:bCs/>
                <w:sz w:val="24"/>
              </w:rPr>
            </w:pPr>
          </w:p>
        </w:tc>
      </w:tr>
      <w:tr w:rsidR="007D40BE" w14:paraId="4C8C2FDC" w14:textId="77777777" w:rsidTr="432D0519">
        <w:trPr>
          <w:trHeight w:val="548"/>
        </w:trPr>
        <w:tc>
          <w:tcPr>
            <w:tcW w:w="600" w:type="dxa"/>
          </w:tcPr>
          <w:p w14:paraId="54FDA012" w14:textId="77777777" w:rsidR="007D40BE" w:rsidRDefault="00BB2F7E">
            <w:pPr>
              <w:pStyle w:val="TableParagraph"/>
              <w:spacing w:before="38"/>
              <w:ind w:left="100"/>
              <w:rPr>
                <w:sz w:val="24"/>
              </w:rPr>
            </w:pPr>
            <w:r>
              <w:rPr>
                <w:spacing w:val="-5"/>
                <w:sz w:val="24"/>
              </w:rPr>
              <w:lastRenderedPageBreak/>
              <w:t>e.</w:t>
            </w:r>
          </w:p>
        </w:tc>
        <w:tc>
          <w:tcPr>
            <w:tcW w:w="9480" w:type="dxa"/>
          </w:tcPr>
          <w:p w14:paraId="1661CDCD" w14:textId="77777777" w:rsidR="007D40BE" w:rsidRDefault="00BB2F7E" w:rsidP="006B5858">
            <w:pPr>
              <w:pStyle w:val="TableParagraph"/>
              <w:spacing w:before="38"/>
              <w:ind w:left="0"/>
              <w:rPr>
                <w:spacing w:val="-2"/>
                <w:sz w:val="24"/>
              </w:rPr>
            </w:pPr>
            <w:r>
              <w:rPr>
                <w:sz w:val="24"/>
              </w:rPr>
              <w:t>Belief</w:t>
            </w:r>
            <w:r>
              <w:rPr>
                <w:spacing w:val="12"/>
                <w:sz w:val="24"/>
              </w:rPr>
              <w:t xml:space="preserve"> </w:t>
            </w:r>
            <w:r>
              <w:rPr>
                <w:sz w:val="24"/>
              </w:rPr>
              <w:t>that</w:t>
            </w:r>
            <w:r>
              <w:rPr>
                <w:spacing w:val="17"/>
                <w:sz w:val="24"/>
              </w:rPr>
              <w:t xml:space="preserve"> </w:t>
            </w:r>
            <w:r>
              <w:rPr>
                <w:sz w:val="24"/>
              </w:rPr>
              <w:t>individuals,</w:t>
            </w:r>
            <w:r>
              <w:rPr>
                <w:spacing w:val="10"/>
                <w:sz w:val="24"/>
              </w:rPr>
              <w:t xml:space="preserve"> </w:t>
            </w:r>
            <w:r>
              <w:rPr>
                <w:sz w:val="24"/>
              </w:rPr>
              <w:t>services</w:t>
            </w:r>
            <w:r>
              <w:rPr>
                <w:spacing w:val="13"/>
                <w:sz w:val="24"/>
              </w:rPr>
              <w:t xml:space="preserve"> </w:t>
            </w:r>
            <w:r>
              <w:rPr>
                <w:sz w:val="24"/>
              </w:rPr>
              <w:t>systems,</w:t>
            </w:r>
            <w:r>
              <w:rPr>
                <w:spacing w:val="9"/>
                <w:sz w:val="24"/>
              </w:rPr>
              <w:t xml:space="preserve"> </w:t>
            </w:r>
            <w:r>
              <w:rPr>
                <w:sz w:val="24"/>
              </w:rPr>
              <w:t>and</w:t>
            </w:r>
            <w:r>
              <w:rPr>
                <w:spacing w:val="10"/>
                <w:sz w:val="24"/>
              </w:rPr>
              <w:t xml:space="preserve"> </w:t>
            </w:r>
            <w:r>
              <w:rPr>
                <w:sz w:val="24"/>
              </w:rPr>
              <w:t>society</w:t>
            </w:r>
            <w:r>
              <w:rPr>
                <w:spacing w:val="10"/>
                <w:sz w:val="24"/>
              </w:rPr>
              <w:t xml:space="preserve"> </w:t>
            </w:r>
            <w:r>
              <w:rPr>
                <w:sz w:val="24"/>
              </w:rPr>
              <w:t>can</w:t>
            </w:r>
            <w:r>
              <w:rPr>
                <w:spacing w:val="11"/>
                <w:sz w:val="24"/>
              </w:rPr>
              <w:t xml:space="preserve"> </w:t>
            </w:r>
            <w:r>
              <w:rPr>
                <w:spacing w:val="-2"/>
                <w:sz w:val="24"/>
              </w:rPr>
              <w:t>change.</w:t>
            </w:r>
          </w:p>
          <w:p w14:paraId="281A2F9E" w14:textId="77777777" w:rsidR="006B5858" w:rsidRDefault="006B5858" w:rsidP="006B5858">
            <w:pPr>
              <w:pStyle w:val="TableParagraph"/>
              <w:spacing w:before="266" w:line="275" w:lineRule="exact"/>
              <w:ind w:left="0"/>
              <w:rPr>
                <w:b/>
                <w:sz w:val="24"/>
              </w:rPr>
            </w:pPr>
            <w:r>
              <w:rPr>
                <w:b/>
                <w:spacing w:val="-2"/>
                <w:sz w:val="24"/>
                <w:u w:val="thick"/>
              </w:rPr>
              <w:t>Response:</w:t>
            </w:r>
          </w:p>
          <w:p w14:paraId="0FA185EF" w14:textId="0C0DDE41" w:rsidR="006B5858" w:rsidRDefault="006B5858" w:rsidP="006B5858">
            <w:pPr>
              <w:pStyle w:val="TableParagraph"/>
              <w:spacing w:line="275" w:lineRule="exact"/>
              <w:ind w:left="0"/>
              <w:rPr>
                <w:spacing w:val="-2"/>
                <w:sz w:val="24"/>
              </w:rPr>
            </w:pPr>
            <w:r>
              <w:rPr>
                <w:sz w:val="24"/>
              </w:rPr>
              <w:t>The</w:t>
            </w:r>
            <w:r>
              <w:rPr>
                <w:spacing w:val="-9"/>
                <w:sz w:val="24"/>
              </w:rPr>
              <w:t xml:space="preserve"> </w:t>
            </w:r>
            <w:r>
              <w:rPr>
                <w:sz w:val="24"/>
              </w:rPr>
              <w:t>following</w:t>
            </w:r>
            <w:r>
              <w:rPr>
                <w:spacing w:val="-10"/>
                <w:sz w:val="24"/>
              </w:rPr>
              <w:t xml:space="preserve"> </w:t>
            </w:r>
            <w:r>
              <w:rPr>
                <w:sz w:val="24"/>
              </w:rPr>
              <w:t>courses</w:t>
            </w:r>
            <w:r>
              <w:rPr>
                <w:spacing w:val="-1"/>
                <w:sz w:val="24"/>
              </w:rPr>
              <w:t xml:space="preserve"> </w:t>
            </w:r>
            <w:r>
              <w:rPr>
                <w:sz w:val="24"/>
              </w:rPr>
              <w:t>emphasize</w:t>
            </w:r>
            <w:r>
              <w:rPr>
                <w:spacing w:val="-5"/>
                <w:sz w:val="24"/>
              </w:rPr>
              <w:t xml:space="preserve"> </w:t>
            </w:r>
            <w:r>
              <w:rPr>
                <w:sz w:val="24"/>
              </w:rPr>
              <w:t>the</w:t>
            </w:r>
            <w:r>
              <w:rPr>
                <w:spacing w:val="-6"/>
                <w:sz w:val="24"/>
              </w:rPr>
              <w:t xml:space="preserve"> </w:t>
            </w:r>
            <w:r>
              <w:rPr>
                <w:sz w:val="24"/>
              </w:rPr>
              <w:t>belief</w:t>
            </w:r>
            <w:r>
              <w:rPr>
                <w:spacing w:val="-7"/>
                <w:sz w:val="24"/>
              </w:rPr>
              <w:t xml:space="preserve"> </w:t>
            </w:r>
            <w:r>
              <w:rPr>
                <w:sz w:val="24"/>
              </w:rPr>
              <w:t>that</w:t>
            </w:r>
            <w:r>
              <w:rPr>
                <w:spacing w:val="-3"/>
                <w:sz w:val="24"/>
              </w:rPr>
              <w:t xml:space="preserve"> </w:t>
            </w:r>
            <w:r>
              <w:rPr>
                <w:sz w:val="24"/>
              </w:rPr>
              <w:t>individuals, service</w:t>
            </w:r>
            <w:r w:rsidR="00086A6A">
              <w:rPr>
                <w:sz w:val="24"/>
              </w:rPr>
              <w:t>s</w:t>
            </w:r>
            <w:r>
              <w:rPr>
                <w:spacing w:val="-6"/>
                <w:sz w:val="24"/>
              </w:rPr>
              <w:t xml:space="preserve"> </w:t>
            </w:r>
            <w:r>
              <w:rPr>
                <w:sz w:val="24"/>
              </w:rPr>
              <w:t>systems,</w:t>
            </w:r>
            <w:r>
              <w:rPr>
                <w:spacing w:val="1"/>
                <w:sz w:val="24"/>
              </w:rPr>
              <w:t xml:space="preserve"> </w:t>
            </w:r>
            <w:r>
              <w:rPr>
                <w:sz w:val="24"/>
              </w:rPr>
              <w:t>and</w:t>
            </w:r>
            <w:r>
              <w:rPr>
                <w:spacing w:val="-1"/>
                <w:sz w:val="24"/>
              </w:rPr>
              <w:t xml:space="preserve"> </w:t>
            </w:r>
            <w:r>
              <w:rPr>
                <w:sz w:val="24"/>
              </w:rPr>
              <w:t>society</w:t>
            </w:r>
            <w:r>
              <w:rPr>
                <w:spacing w:val="-11"/>
                <w:sz w:val="24"/>
              </w:rPr>
              <w:t xml:space="preserve"> </w:t>
            </w:r>
            <w:r>
              <w:rPr>
                <w:sz w:val="24"/>
              </w:rPr>
              <w:t>can</w:t>
            </w:r>
            <w:r>
              <w:rPr>
                <w:spacing w:val="2"/>
                <w:sz w:val="24"/>
              </w:rPr>
              <w:t xml:space="preserve"> </w:t>
            </w:r>
            <w:r>
              <w:rPr>
                <w:spacing w:val="-2"/>
                <w:sz w:val="24"/>
              </w:rPr>
              <w:t>change.</w:t>
            </w:r>
          </w:p>
          <w:p w14:paraId="666A88DB" w14:textId="77777777" w:rsidR="006B5858" w:rsidRDefault="006B5858" w:rsidP="006B5858">
            <w:pPr>
              <w:pStyle w:val="TableParagraph"/>
              <w:spacing w:line="275" w:lineRule="exact"/>
              <w:ind w:left="0"/>
              <w:rPr>
                <w:sz w:val="24"/>
              </w:rPr>
            </w:pPr>
          </w:p>
          <w:p w14:paraId="06848B29" w14:textId="34E42D04" w:rsidR="006B5858" w:rsidRPr="000C6F88" w:rsidRDefault="006B5858" w:rsidP="006B5858">
            <w:pPr>
              <w:rPr>
                <w:b/>
                <w:bCs/>
              </w:rPr>
            </w:pPr>
            <w:r w:rsidRPr="008B0CB1">
              <w:rPr>
                <w:b/>
                <w:bCs/>
              </w:rPr>
              <w:t>HUS 101 Human Service and Addiction Counseling Ethics in Practice</w:t>
            </w:r>
            <w:r w:rsidRPr="000C6F88">
              <w:rPr>
                <w:b/>
                <w:bCs/>
              </w:rPr>
              <w:t xml:space="preserve"> </w:t>
            </w:r>
          </w:p>
          <w:p w14:paraId="429BEAE1" w14:textId="43D3B16F" w:rsidR="006B5858" w:rsidRPr="000C6F88" w:rsidRDefault="006B5858" w:rsidP="006B5858">
            <w:pPr>
              <w:rPr>
                <w:b/>
                <w:bCs/>
              </w:rPr>
            </w:pPr>
            <w:r w:rsidRPr="008B0CB1">
              <w:rPr>
                <w:b/>
                <w:bCs/>
              </w:rPr>
              <w:t>HUS 114 Counseling, Assessment and Case Management</w:t>
            </w:r>
          </w:p>
          <w:p w14:paraId="6A466E18" w14:textId="0A28EB6F" w:rsidR="006B5858" w:rsidRPr="000C6F88" w:rsidRDefault="006B5858" w:rsidP="006B5858">
            <w:pPr>
              <w:rPr>
                <w:b/>
                <w:bCs/>
              </w:rPr>
            </w:pPr>
            <w:r w:rsidRPr="008B0CB1">
              <w:rPr>
                <w:b/>
                <w:bCs/>
              </w:rPr>
              <w:t>HUS 115 Fieldwork: Counseling, Assessment and Case Management</w:t>
            </w:r>
          </w:p>
          <w:p w14:paraId="11F1C2DB" w14:textId="5C04AE48" w:rsidR="006B5858" w:rsidRPr="000C6F88" w:rsidRDefault="006B5858" w:rsidP="006B5858">
            <w:pPr>
              <w:rPr>
                <w:b/>
                <w:bCs/>
                <w:sz w:val="24"/>
              </w:rPr>
            </w:pPr>
            <w:r w:rsidRPr="008B0CB1">
              <w:rPr>
                <w:b/>
                <w:bCs/>
              </w:rPr>
              <w:t>HUS 211 Crisis Intervention and Counseling</w:t>
            </w:r>
            <w:r w:rsidRPr="000C6F88">
              <w:rPr>
                <w:b/>
                <w:bCs/>
                <w:sz w:val="24"/>
              </w:rPr>
              <w:t xml:space="preserve"> </w:t>
            </w:r>
          </w:p>
          <w:p w14:paraId="0F521792" w14:textId="56BEAA45" w:rsidR="006B5858" w:rsidRDefault="006B5858" w:rsidP="006B5858">
            <w:pPr>
              <w:rPr>
                <w:b/>
                <w:bCs/>
              </w:rPr>
            </w:pPr>
            <w:r w:rsidRPr="008B0CB1">
              <w:rPr>
                <w:b/>
                <w:bCs/>
                <w:u w:color="0000FF"/>
              </w:rPr>
              <w:t>HUS</w:t>
            </w:r>
            <w:r w:rsidRPr="008B0CB1">
              <w:rPr>
                <w:b/>
                <w:bCs/>
                <w:spacing w:val="-9"/>
                <w:u w:color="0000FF"/>
              </w:rPr>
              <w:t xml:space="preserve"> </w:t>
            </w:r>
            <w:r w:rsidRPr="008B0CB1">
              <w:rPr>
                <w:b/>
                <w:bCs/>
                <w:u w:color="0000FF"/>
              </w:rPr>
              <w:t>217</w:t>
            </w:r>
            <w:r w:rsidRPr="008B0CB1">
              <w:rPr>
                <w:b/>
                <w:bCs/>
                <w:spacing w:val="-9"/>
                <w:u w:color="0000FF"/>
              </w:rPr>
              <w:t xml:space="preserve"> </w:t>
            </w:r>
            <w:r w:rsidRPr="008B0CB1">
              <w:rPr>
                <w:b/>
                <w:bCs/>
                <w:u w:color="0000FF"/>
              </w:rPr>
              <w:t>Fieldwork:</w:t>
            </w:r>
            <w:r w:rsidRPr="008B0CB1">
              <w:rPr>
                <w:b/>
                <w:bCs/>
                <w:spacing w:val="-9"/>
                <w:u w:color="0000FF"/>
              </w:rPr>
              <w:t xml:space="preserve"> </w:t>
            </w:r>
            <w:r w:rsidRPr="008B0CB1">
              <w:rPr>
                <w:b/>
                <w:bCs/>
                <w:u w:color="0000FF"/>
              </w:rPr>
              <w:t>Theories</w:t>
            </w:r>
            <w:r w:rsidRPr="008B0CB1">
              <w:rPr>
                <w:b/>
                <w:bCs/>
                <w:spacing w:val="-9"/>
                <w:u w:color="0000FF"/>
              </w:rPr>
              <w:t xml:space="preserve"> </w:t>
            </w:r>
            <w:r w:rsidRPr="008B0CB1">
              <w:rPr>
                <w:b/>
                <w:bCs/>
                <w:u w:color="0000FF"/>
              </w:rPr>
              <w:t>of</w:t>
            </w:r>
            <w:r w:rsidRPr="008B0CB1">
              <w:rPr>
                <w:b/>
                <w:bCs/>
                <w:spacing w:val="-9"/>
                <w:u w:color="0000FF"/>
              </w:rPr>
              <w:t xml:space="preserve"> </w:t>
            </w:r>
            <w:r w:rsidRPr="008B0CB1">
              <w:rPr>
                <w:b/>
                <w:bCs/>
                <w:u w:color="0000FF"/>
              </w:rPr>
              <w:t>Counseling</w:t>
            </w:r>
            <w:r w:rsidRPr="008B0CB1">
              <w:rPr>
                <w:b/>
                <w:bCs/>
              </w:rPr>
              <w:t xml:space="preserve"> </w:t>
            </w:r>
          </w:p>
          <w:p w14:paraId="15A68A6D" w14:textId="77777777" w:rsidR="006978B9" w:rsidRPr="008B0CB1" w:rsidRDefault="006978B9" w:rsidP="006B5858">
            <w:pPr>
              <w:rPr>
                <w:b/>
                <w:bCs/>
              </w:rPr>
            </w:pPr>
          </w:p>
          <w:p w14:paraId="022DC894" w14:textId="3773E5E7" w:rsidR="006B5858" w:rsidRPr="000C6F88" w:rsidRDefault="006B5858" w:rsidP="000C6F88">
            <w:pPr>
              <w:rPr>
                <w:sz w:val="24"/>
                <w:szCs w:val="24"/>
              </w:rPr>
            </w:pPr>
            <w:r w:rsidRPr="000C6F88">
              <w:rPr>
                <w:sz w:val="24"/>
                <w:szCs w:val="24"/>
              </w:rPr>
              <w:t xml:space="preserve">Students are encouraged to embrace the belief that individuals, services systems, and society can evolve and change; consult with colleagues and other disciplines; apply appropriate boundaries in all their encounters; value the worth and uniqueness of each person; and adhere to the Human Services Code of Ethics. In all fieldwork classes </w:t>
            </w:r>
            <w:r w:rsidRPr="00476A43">
              <w:rPr>
                <w:sz w:val="24"/>
                <w:szCs w:val="24"/>
              </w:rPr>
              <w:t xml:space="preserve">{HUS 115, </w:t>
            </w:r>
            <w:proofErr w:type="gramStart"/>
            <w:r w:rsidRPr="00476A43">
              <w:rPr>
                <w:sz w:val="24"/>
                <w:szCs w:val="24"/>
              </w:rPr>
              <w:t>217}</w:t>
            </w:r>
            <w:r w:rsidRPr="000C6F88">
              <w:rPr>
                <w:sz w:val="24"/>
                <w:szCs w:val="24"/>
              </w:rPr>
              <w:t>,</w:t>
            </w:r>
            <w:proofErr w:type="gramEnd"/>
            <w:r w:rsidRPr="000C6F88">
              <w:rPr>
                <w:sz w:val="24"/>
                <w:szCs w:val="24"/>
              </w:rPr>
              <w:t xml:space="preserve"> students discuss their interactions with clients at their internships and explore ways to promote change within clients. </w:t>
            </w:r>
            <w:r w:rsidRPr="000C6F88">
              <w:rPr>
                <w:sz w:val="24"/>
                <w:szCs w:val="24"/>
              </w:rPr>
              <w:lastRenderedPageBreak/>
              <w:t>Students discuss how various techniques taught in class, such as rapport building, active and reflective listening, and collaborative treatment planning with clients</w:t>
            </w:r>
            <w:r w:rsidR="00F93DCA">
              <w:rPr>
                <w:sz w:val="24"/>
                <w:szCs w:val="24"/>
              </w:rPr>
              <w:t>,</w:t>
            </w:r>
            <w:r w:rsidRPr="000C6F88">
              <w:rPr>
                <w:sz w:val="24"/>
                <w:szCs w:val="24"/>
              </w:rPr>
              <w:t xml:space="preserve"> can promote positive change within clients.</w:t>
            </w:r>
          </w:p>
          <w:p w14:paraId="317497B4" w14:textId="77777777" w:rsidR="006B5858" w:rsidRDefault="006B5858" w:rsidP="000C6F88">
            <w:pPr>
              <w:rPr>
                <w:sz w:val="24"/>
                <w:szCs w:val="24"/>
              </w:rPr>
            </w:pPr>
          </w:p>
          <w:p w14:paraId="60ECA83C" w14:textId="57414124" w:rsidR="006B5858" w:rsidRPr="001759B7" w:rsidRDefault="006B5858" w:rsidP="001759B7">
            <w:pPr>
              <w:rPr>
                <w:sz w:val="24"/>
                <w:szCs w:val="24"/>
              </w:rPr>
            </w:pPr>
            <w:r w:rsidRPr="001759B7">
              <w:rPr>
                <w:sz w:val="24"/>
                <w:szCs w:val="24"/>
              </w:rPr>
              <w:t>In</w:t>
            </w:r>
            <w:r w:rsidR="000228D5">
              <w:rPr>
                <w:sz w:val="24"/>
                <w:szCs w:val="24"/>
              </w:rPr>
              <w:t xml:space="preserve"> {</w:t>
            </w:r>
            <w:r w:rsidR="000228D5" w:rsidRPr="001759B7">
              <w:rPr>
                <w:sz w:val="24"/>
                <w:szCs w:val="24"/>
              </w:rPr>
              <w:t>HUS 101}</w:t>
            </w:r>
            <w:r w:rsidR="00F32324">
              <w:rPr>
                <w:sz w:val="24"/>
                <w:szCs w:val="24"/>
              </w:rPr>
              <w:t xml:space="preserve"> Human Services and Addiction Counseling Ethics</w:t>
            </w:r>
            <w:r w:rsidR="000228D5">
              <w:rPr>
                <w:sz w:val="24"/>
                <w:szCs w:val="24"/>
              </w:rPr>
              <w:t>,</w:t>
            </w:r>
            <w:r w:rsidRPr="001759B7">
              <w:rPr>
                <w:sz w:val="24"/>
                <w:szCs w:val="24"/>
              </w:rPr>
              <w:t xml:space="preserve"> students review various codes of ethics and discuss how to adhere to the codes of ethics when working with clients and systems. In the Ethics textbook, students define the various roles of the human services worker, including advocate, change agent, advisor, consultant, and facilitator</w:t>
            </w:r>
            <w:r w:rsidR="00F93DCA">
              <w:rPr>
                <w:sz w:val="24"/>
                <w:szCs w:val="24"/>
              </w:rPr>
              <w:t>.</w:t>
            </w:r>
            <w:r w:rsidRPr="001759B7">
              <w:rPr>
                <w:sz w:val="24"/>
                <w:szCs w:val="24"/>
              </w:rPr>
              <w:t xml:space="preserve"> Students reflect on how they would use these roles to support clients in the community.</w:t>
            </w:r>
          </w:p>
          <w:p w14:paraId="71FF0074" w14:textId="77777777" w:rsidR="006B5858" w:rsidRPr="001759B7" w:rsidRDefault="006B5858" w:rsidP="001759B7">
            <w:pPr>
              <w:rPr>
                <w:sz w:val="24"/>
                <w:szCs w:val="24"/>
              </w:rPr>
            </w:pPr>
          </w:p>
          <w:p w14:paraId="5EC1493E" w14:textId="404A40D1" w:rsidR="006B5858" w:rsidRPr="002E2310" w:rsidRDefault="006B5858" w:rsidP="002E2310">
            <w:pPr>
              <w:rPr>
                <w:sz w:val="24"/>
                <w:szCs w:val="24"/>
              </w:rPr>
            </w:pPr>
            <w:r w:rsidRPr="002E2310">
              <w:rPr>
                <w:sz w:val="24"/>
                <w:szCs w:val="24"/>
              </w:rPr>
              <w:t>In</w:t>
            </w:r>
            <w:r w:rsidR="000228D5">
              <w:rPr>
                <w:sz w:val="24"/>
                <w:szCs w:val="24"/>
              </w:rPr>
              <w:t xml:space="preserve"> </w:t>
            </w:r>
            <w:r w:rsidR="000228D5" w:rsidRPr="002E2310">
              <w:rPr>
                <w:sz w:val="24"/>
                <w:szCs w:val="24"/>
              </w:rPr>
              <w:t xml:space="preserve">{HUS 114} </w:t>
            </w:r>
            <w:r w:rsidR="002E2310">
              <w:rPr>
                <w:sz w:val="24"/>
                <w:szCs w:val="24"/>
              </w:rPr>
              <w:t>Counseling, Assessment and Case Management</w:t>
            </w:r>
            <w:r w:rsidRPr="002E2310">
              <w:rPr>
                <w:sz w:val="24"/>
                <w:szCs w:val="24"/>
              </w:rPr>
              <w:t xml:space="preserve"> </w:t>
            </w:r>
            <w:r w:rsidR="00DF2CC0" w:rsidRPr="002E2310">
              <w:rPr>
                <w:sz w:val="24"/>
                <w:szCs w:val="24"/>
              </w:rPr>
              <w:t>students</w:t>
            </w:r>
            <w:r w:rsidRPr="002E2310">
              <w:rPr>
                <w:sz w:val="24"/>
                <w:szCs w:val="24"/>
              </w:rPr>
              <w:t xml:space="preserve"> complete a self-assessment to help them examine their strengths and weaknesses regarding their ability to effectively help clients. This assessment also encourages students to be reflective regarding the potential impac</w:t>
            </w:r>
            <w:r w:rsidR="00C004E5" w:rsidRPr="002E2310">
              <w:rPr>
                <w:sz w:val="24"/>
                <w:szCs w:val="24"/>
              </w:rPr>
              <w:t>t</w:t>
            </w:r>
            <w:r w:rsidR="009C502A" w:rsidRPr="002E2310">
              <w:rPr>
                <w:sz w:val="24"/>
                <w:szCs w:val="24"/>
              </w:rPr>
              <w:t xml:space="preserve"> a helper</w:t>
            </w:r>
            <w:r w:rsidRPr="002E2310">
              <w:rPr>
                <w:sz w:val="24"/>
                <w:szCs w:val="24"/>
              </w:rPr>
              <w:t xml:space="preserve"> can have when promoting change in individuals and for society at large.</w:t>
            </w:r>
          </w:p>
          <w:p w14:paraId="3823A6F7" w14:textId="77777777" w:rsidR="006B5858" w:rsidRPr="002E2310" w:rsidRDefault="006B5858" w:rsidP="002E2310">
            <w:pPr>
              <w:rPr>
                <w:sz w:val="24"/>
                <w:szCs w:val="24"/>
              </w:rPr>
            </w:pPr>
          </w:p>
          <w:p w14:paraId="4AC92A98" w14:textId="4ADABD81" w:rsidR="006B5858" w:rsidRPr="002E2310" w:rsidRDefault="006B5858" w:rsidP="002E2310">
            <w:pPr>
              <w:rPr>
                <w:sz w:val="24"/>
                <w:szCs w:val="24"/>
              </w:rPr>
            </w:pPr>
            <w:r w:rsidRPr="002E2310">
              <w:rPr>
                <w:sz w:val="24"/>
                <w:szCs w:val="24"/>
              </w:rPr>
              <w:t>In</w:t>
            </w:r>
            <w:r w:rsidR="000228D5">
              <w:rPr>
                <w:sz w:val="24"/>
                <w:szCs w:val="24"/>
              </w:rPr>
              <w:t xml:space="preserve"> </w:t>
            </w:r>
            <w:r w:rsidR="000228D5" w:rsidRPr="00DF2CC0">
              <w:rPr>
                <w:sz w:val="24"/>
                <w:szCs w:val="24"/>
              </w:rPr>
              <w:t>{HUS 211}</w:t>
            </w:r>
            <w:r w:rsidR="000228D5" w:rsidRPr="002E2310">
              <w:rPr>
                <w:sz w:val="24"/>
                <w:szCs w:val="24"/>
              </w:rPr>
              <w:t xml:space="preserve"> </w:t>
            </w:r>
            <w:r w:rsidR="00DF2CC0">
              <w:rPr>
                <w:sz w:val="24"/>
                <w:szCs w:val="24"/>
              </w:rPr>
              <w:t xml:space="preserve">Crisis Intervention and Counseling </w:t>
            </w:r>
            <w:r w:rsidR="00DF2CC0" w:rsidRPr="002E2310">
              <w:rPr>
                <w:sz w:val="24"/>
                <w:szCs w:val="24"/>
              </w:rPr>
              <w:t>students</w:t>
            </w:r>
            <w:r w:rsidRPr="002E2310">
              <w:rPr>
                <w:sz w:val="24"/>
                <w:szCs w:val="24"/>
              </w:rPr>
              <w:t xml:space="preserve"> learn the </w:t>
            </w:r>
            <w:r w:rsidRPr="00BC213F">
              <w:rPr>
                <w:b/>
                <w:bCs/>
                <w:i/>
                <w:iCs/>
                <w:sz w:val="24"/>
                <w:szCs w:val="24"/>
              </w:rPr>
              <w:t xml:space="preserve">ABC </w:t>
            </w:r>
            <w:r w:rsidR="00BC213F" w:rsidRPr="00BC213F">
              <w:rPr>
                <w:b/>
                <w:bCs/>
                <w:i/>
                <w:iCs/>
                <w:sz w:val="24"/>
                <w:szCs w:val="24"/>
              </w:rPr>
              <w:t>A</w:t>
            </w:r>
            <w:r w:rsidRPr="00BC213F">
              <w:rPr>
                <w:b/>
                <w:bCs/>
                <w:i/>
                <w:iCs/>
                <w:sz w:val="24"/>
                <w:szCs w:val="24"/>
              </w:rPr>
              <w:t xml:space="preserve">ssessment </w:t>
            </w:r>
            <w:r w:rsidR="00BC213F" w:rsidRPr="00BC213F">
              <w:rPr>
                <w:b/>
                <w:bCs/>
                <w:i/>
                <w:iCs/>
                <w:sz w:val="24"/>
                <w:szCs w:val="24"/>
              </w:rPr>
              <w:t>M</w:t>
            </w:r>
            <w:r w:rsidRPr="00BC213F">
              <w:rPr>
                <w:b/>
                <w:bCs/>
                <w:i/>
                <w:iCs/>
                <w:sz w:val="24"/>
                <w:szCs w:val="24"/>
              </w:rPr>
              <w:t>odel.</w:t>
            </w:r>
            <w:r w:rsidRPr="002E2310">
              <w:rPr>
                <w:sz w:val="24"/>
                <w:szCs w:val="24"/>
              </w:rPr>
              <w:t xml:space="preserve"> Within the assessment </w:t>
            </w:r>
            <w:r w:rsidR="00B315B0">
              <w:rPr>
                <w:sz w:val="24"/>
                <w:szCs w:val="24"/>
              </w:rPr>
              <w:t>process</w:t>
            </w:r>
            <w:r w:rsidRPr="002E2310">
              <w:rPr>
                <w:sz w:val="24"/>
                <w:szCs w:val="24"/>
              </w:rPr>
              <w:t>, students learn to use empowerment, educational, reframing, and supportive statements to promote change within clients and the community. Students also learn to assess clients’ strengths and needs, develop case management plans and develop goals and objectives to support clients within the community.</w:t>
            </w:r>
          </w:p>
          <w:p w14:paraId="02011200" w14:textId="77777777" w:rsidR="00CC1D23" w:rsidRPr="002E2310" w:rsidRDefault="00CC1D23" w:rsidP="002E2310">
            <w:pPr>
              <w:rPr>
                <w:sz w:val="24"/>
                <w:szCs w:val="24"/>
              </w:rPr>
            </w:pPr>
          </w:p>
          <w:p w14:paraId="4F893D6C" w14:textId="7A68EA52" w:rsidR="006B5858" w:rsidRDefault="006B5858" w:rsidP="002E2310">
            <w:pPr>
              <w:rPr>
                <w:sz w:val="24"/>
              </w:rPr>
            </w:pPr>
            <w:r w:rsidRPr="002E2310">
              <w:rPr>
                <w:sz w:val="24"/>
                <w:szCs w:val="24"/>
              </w:rPr>
              <w:t xml:space="preserve">In </w:t>
            </w:r>
            <w:r w:rsidRPr="00B315B0">
              <w:rPr>
                <w:sz w:val="24"/>
                <w:szCs w:val="24"/>
              </w:rPr>
              <w:t>{HUS 217}</w:t>
            </w:r>
            <w:r w:rsidR="000228D5">
              <w:rPr>
                <w:sz w:val="24"/>
                <w:szCs w:val="24"/>
              </w:rPr>
              <w:t xml:space="preserve"> Theories of Counseling</w:t>
            </w:r>
            <w:r w:rsidRPr="002E2310">
              <w:rPr>
                <w:sz w:val="24"/>
                <w:szCs w:val="24"/>
              </w:rPr>
              <w:t xml:space="preserve"> students engage in journal-writing assignments </w:t>
            </w:r>
            <w:r w:rsidRPr="00B315B0">
              <w:rPr>
                <w:b/>
                <w:bCs/>
                <w:i/>
                <w:iCs/>
                <w:sz w:val="24"/>
                <w:szCs w:val="24"/>
              </w:rPr>
              <w:t xml:space="preserve">Journal </w:t>
            </w:r>
            <w:r w:rsidR="0049616D">
              <w:rPr>
                <w:b/>
                <w:bCs/>
                <w:i/>
                <w:iCs/>
                <w:sz w:val="24"/>
                <w:szCs w:val="24"/>
              </w:rPr>
              <w:t>Q</w:t>
            </w:r>
            <w:r w:rsidRPr="00B315B0">
              <w:rPr>
                <w:b/>
                <w:bCs/>
                <w:i/>
                <w:iCs/>
                <w:sz w:val="24"/>
                <w:szCs w:val="24"/>
              </w:rPr>
              <w:t xml:space="preserve">uestion 3 and </w:t>
            </w:r>
            <w:r w:rsidR="00B315B0" w:rsidRPr="00B315B0">
              <w:rPr>
                <w:b/>
                <w:bCs/>
                <w:i/>
                <w:iCs/>
                <w:sz w:val="24"/>
                <w:szCs w:val="24"/>
              </w:rPr>
              <w:t>4</w:t>
            </w:r>
            <w:r w:rsidRPr="002E2310">
              <w:rPr>
                <w:sz w:val="24"/>
                <w:szCs w:val="24"/>
              </w:rPr>
              <w:t xml:space="preserve"> that help them understand and assess organizations. In assessing organizations, students reflect on agency climate, the agency’s focus on client success, workers’ caseloads, agency policies and procedures, and other</w:t>
            </w:r>
            <w:r w:rsidR="00CC1D23" w:rsidRPr="002E2310">
              <w:rPr>
                <w:sz w:val="24"/>
                <w:szCs w:val="24"/>
              </w:rPr>
              <w:t xml:space="preserve"> important factors. Students assess both strengths and weaknesses within human services organizations and the impact on clients’ success and society at large.</w:t>
            </w:r>
          </w:p>
        </w:tc>
      </w:tr>
      <w:tr w:rsidR="007D40BE" w14:paraId="6F33F4E7" w14:textId="77777777" w:rsidTr="432D0519">
        <w:trPr>
          <w:trHeight w:val="560"/>
        </w:trPr>
        <w:tc>
          <w:tcPr>
            <w:tcW w:w="600" w:type="dxa"/>
          </w:tcPr>
          <w:p w14:paraId="30EE1C3C" w14:textId="77777777" w:rsidR="007D40BE" w:rsidRDefault="00BB2F7E">
            <w:pPr>
              <w:pStyle w:val="TableParagraph"/>
              <w:ind w:left="100"/>
              <w:rPr>
                <w:sz w:val="24"/>
              </w:rPr>
            </w:pPr>
            <w:r>
              <w:rPr>
                <w:spacing w:val="-5"/>
                <w:sz w:val="24"/>
              </w:rPr>
              <w:lastRenderedPageBreak/>
              <w:t>f.</w:t>
            </w:r>
          </w:p>
        </w:tc>
        <w:tc>
          <w:tcPr>
            <w:tcW w:w="9480" w:type="dxa"/>
          </w:tcPr>
          <w:p w14:paraId="66A71687" w14:textId="77777777" w:rsidR="007D40BE" w:rsidRDefault="00BB2F7E" w:rsidP="00E53325">
            <w:pPr>
              <w:pStyle w:val="TableParagraph"/>
              <w:ind w:left="0"/>
              <w:rPr>
                <w:spacing w:val="-2"/>
                <w:sz w:val="24"/>
              </w:rPr>
            </w:pPr>
            <w:r>
              <w:rPr>
                <w:sz w:val="24"/>
              </w:rPr>
              <w:t>Interdisciplinary</w:t>
            </w:r>
            <w:r>
              <w:rPr>
                <w:spacing w:val="9"/>
                <w:sz w:val="24"/>
              </w:rPr>
              <w:t xml:space="preserve"> </w:t>
            </w:r>
            <w:r>
              <w:rPr>
                <w:sz w:val="24"/>
              </w:rPr>
              <w:t>team</w:t>
            </w:r>
            <w:r>
              <w:rPr>
                <w:spacing w:val="18"/>
                <w:sz w:val="24"/>
              </w:rPr>
              <w:t xml:space="preserve"> </w:t>
            </w:r>
            <w:proofErr w:type="gramStart"/>
            <w:r>
              <w:rPr>
                <w:sz w:val="24"/>
              </w:rPr>
              <w:t>approaches</w:t>
            </w:r>
            <w:r>
              <w:rPr>
                <w:spacing w:val="13"/>
                <w:sz w:val="24"/>
              </w:rPr>
              <w:t xml:space="preserve"> </w:t>
            </w:r>
            <w:r>
              <w:rPr>
                <w:sz w:val="24"/>
              </w:rPr>
              <w:t>to</w:t>
            </w:r>
            <w:proofErr w:type="gramEnd"/>
            <w:r>
              <w:rPr>
                <w:spacing w:val="12"/>
                <w:sz w:val="24"/>
              </w:rPr>
              <w:t xml:space="preserve"> </w:t>
            </w:r>
            <w:r>
              <w:rPr>
                <w:sz w:val="24"/>
              </w:rPr>
              <w:t>problem</w:t>
            </w:r>
            <w:r>
              <w:rPr>
                <w:spacing w:val="18"/>
                <w:sz w:val="24"/>
              </w:rPr>
              <w:t xml:space="preserve"> </w:t>
            </w:r>
            <w:r>
              <w:rPr>
                <w:spacing w:val="-2"/>
                <w:sz w:val="24"/>
              </w:rPr>
              <w:t>solving.</w:t>
            </w:r>
          </w:p>
          <w:p w14:paraId="3E1A93F4" w14:textId="77777777" w:rsidR="00E53325" w:rsidRDefault="00E53325">
            <w:pPr>
              <w:pStyle w:val="TableParagraph"/>
              <w:ind w:left="148"/>
              <w:rPr>
                <w:spacing w:val="-2"/>
                <w:sz w:val="24"/>
              </w:rPr>
            </w:pPr>
          </w:p>
          <w:p w14:paraId="1CAAD767" w14:textId="77777777" w:rsidR="00E53325" w:rsidRDefault="00E53325" w:rsidP="00E53325">
            <w:pPr>
              <w:pStyle w:val="TableParagraph"/>
              <w:spacing w:line="274" w:lineRule="exact"/>
              <w:ind w:left="0"/>
              <w:rPr>
                <w:b/>
                <w:sz w:val="24"/>
              </w:rPr>
            </w:pPr>
            <w:r>
              <w:rPr>
                <w:b/>
                <w:spacing w:val="-2"/>
                <w:sz w:val="24"/>
                <w:u w:val="thick"/>
              </w:rPr>
              <w:t>Response:</w:t>
            </w:r>
          </w:p>
          <w:p w14:paraId="61164323" w14:textId="77777777" w:rsidR="00E53325" w:rsidRDefault="00E53325" w:rsidP="00E53325">
            <w:pPr>
              <w:pStyle w:val="TableParagraph"/>
              <w:spacing w:line="274" w:lineRule="exact"/>
              <w:ind w:left="0"/>
              <w:rPr>
                <w:sz w:val="24"/>
              </w:rPr>
            </w:pPr>
            <w:r>
              <w:rPr>
                <w:sz w:val="24"/>
              </w:rPr>
              <w:t>Interdisciplinary</w:t>
            </w:r>
            <w:r>
              <w:rPr>
                <w:spacing w:val="-14"/>
                <w:sz w:val="24"/>
              </w:rPr>
              <w:t xml:space="preserve"> </w:t>
            </w:r>
            <w:r>
              <w:rPr>
                <w:sz w:val="24"/>
              </w:rPr>
              <w:t>team</w:t>
            </w:r>
            <w:r>
              <w:rPr>
                <w:spacing w:val="-1"/>
                <w:sz w:val="24"/>
              </w:rPr>
              <w:t xml:space="preserve"> </w:t>
            </w:r>
            <w:r>
              <w:rPr>
                <w:sz w:val="24"/>
              </w:rPr>
              <w:t>approaches</w:t>
            </w:r>
            <w:r>
              <w:rPr>
                <w:spacing w:val="-1"/>
                <w:sz w:val="24"/>
              </w:rPr>
              <w:t xml:space="preserve"> </w:t>
            </w:r>
            <w:r>
              <w:rPr>
                <w:sz w:val="24"/>
              </w:rPr>
              <w:t>to</w:t>
            </w:r>
            <w:r>
              <w:rPr>
                <w:spacing w:val="1"/>
                <w:sz w:val="24"/>
              </w:rPr>
              <w:t xml:space="preserve"> </w:t>
            </w:r>
            <w:r>
              <w:rPr>
                <w:sz w:val="24"/>
              </w:rPr>
              <w:t>problem</w:t>
            </w:r>
            <w:r>
              <w:rPr>
                <w:spacing w:val="-1"/>
                <w:sz w:val="24"/>
              </w:rPr>
              <w:t xml:space="preserve"> </w:t>
            </w:r>
            <w:r>
              <w:rPr>
                <w:sz w:val="24"/>
              </w:rPr>
              <w:t>solving</w:t>
            </w:r>
            <w:r>
              <w:rPr>
                <w:spacing w:val="-5"/>
                <w:sz w:val="24"/>
              </w:rPr>
              <w:t xml:space="preserve"> </w:t>
            </w:r>
            <w:r>
              <w:rPr>
                <w:sz w:val="24"/>
              </w:rPr>
              <w:t>are</w:t>
            </w:r>
            <w:r>
              <w:rPr>
                <w:spacing w:val="-3"/>
                <w:sz w:val="24"/>
              </w:rPr>
              <w:t xml:space="preserve"> </w:t>
            </w:r>
            <w:r>
              <w:rPr>
                <w:sz w:val="24"/>
              </w:rPr>
              <w:t>emphasized in</w:t>
            </w:r>
            <w:r>
              <w:rPr>
                <w:spacing w:val="-1"/>
                <w:sz w:val="24"/>
              </w:rPr>
              <w:t xml:space="preserve"> </w:t>
            </w:r>
            <w:r>
              <w:rPr>
                <w:sz w:val="24"/>
              </w:rPr>
              <w:t>the</w:t>
            </w:r>
            <w:r>
              <w:rPr>
                <w:spacing w:val="-1"/>
                <w:sz w:val="24"/>
              </w:rPr>
              <w:t xml:space="preserve"> </w:t>
            </w:r>
            <w:r>
              <w:rPr>
                <w:sz w:val="24"/>
              </w:rPr>
              <w:t>following</w:t>
            </w:r>
            <w:r>
              <w:rPr>
                <w:spacing w:val="-7"/>
                <w:sz w:val="24"/>
              </w:rPr>
              <w:t xml:space="preserve"> </w:t>
            </w:r>
            <w:r>
              <w:rPr>
                <w:spacing w:val="-2"/>
                <w:sz w:val="24"/>
              </w:rPr>
              <w:t>courses.</w:t>
            </w:r>
          </w:p>
          <w:p w14:paraId="24766BEC" w14:textId="77777777" w:rsidR="00E53325" w:rsidRDefault="00E53325" w:rsidP="00E53325"/>
          <w:p w14:paraId="1D859563" w14:textId="44D92A01" w:rsidR="00E53325" w:rsidRPr="00B638C4" w:rsidRDefault="00E53325" w:rsidP="00E53325">
            <w:pPr>
              <w:rPr>
                <w:b/>
                <w:bCs/>
                <w:sz w:val="24"/>
                <w:szCs w:val="24"/>
              </w:rPr>
            </w:pPr>
            <w:r w:rsidRPr="008B0CB1">
              <w:rPr>
                <w:b/>
                <w:bCs/>
                <w:sz w:val="24"/>
                <w:szCs w:val="24"/>
              </w:rPr>
              <w:t>HUS 115 Fieldwork: Counseling, Assessment and Case Management</w:t>
            </w:r>
            <w:r w:rsidRPr="00B638C4">
              <w:rPr>
                <w:b/>
                <w:bCs/>
                <w:sz w:val="24"/>
                <w:szCs w:val="24"/>
              </w:rPr>
              <w:t xml:space="preserve"> </w:t>
            </w:r>
          </w:p>
          <w:p w14:paraId="4A192B05" w14:textId="46A6B4C0" w:rsidR="00E53325" w:rsidRPr="00B638C4" w:rsidRDefault="00E53325" w:rsidP="00E53325">
            <w:pPr>
              <w:rPr>
                <w:b/>
                <w:bCs/>
                <w:sz w:val="24"/>
                <w:szCs w:val="24"/>
              </w:rPr>
            </w:pPr>
            <w:r w:rsidRPr="008B0CB1">
              <w:rPr>
                <w:b/>
                <w:bCs/>
                <w:sz w:val="24"/>
                <w:szCs w:val="24"/>
              </w:rPr>
              <w:t>HUS 211 Crisis Intervention and Counseling</w:t>
            </w:r>
          </w:p>
          <w:p w14:paraId="42944744" w14:textId="0B2C9CBC" w:rsidR="00E53325" w:rsidRDefault="00E53325" w:rsidP="00E53325">
            <w:pPr>
              <w:rPr>
                <w:b/>
                <w:bCs/>
                <w:sz w:val="24"/>
                <w:szCs w:val="24"/>
              </w:rPr>
            </w:pPr>
            <w:r w:rsidRPr="008B0CB1">
              <w:rPr>
                <w:b/>
                <w:bCs/>
                <w:sz w:val="24"/>
                <w:szCs w:val="24"/>
              </w:rPr>
              <w:t>HUS 217 Fieldwork: Theories of Counseling</w:t>
            </w:r>
          </w:p>
          <w:p w14:paraId="108B7129" w14:textId="77777777" w:rsidR="006978B9" w:rsidRPr="00B638C4" w:rsidRDefault="006978B9" w:rsidP="00E53325">
            <w:pPr>
              <w:rPr>
                <w:b/>
                <w:bCs/>
              </w:rPr>
            </w:pPr>
          </w:p>
          <w:p w14:paraId="1703B976" w14:textId="326A428D" w:rsidR="00E53325" w:rsidRPr="00E375D5" w:rsidRDefault="00E53325" w:rsidP="00E375D5">
            <w:pPr>
              <w:rPr>
                <w:sz w:val="24"/>
                <w:szCs w:val="24"/>
              </w:rPr>
            </w:pPr>
            <w:r w:rsidRPr="00E375D5">
              <w:rPr>
                <w:sz w:val="24"/>
                <w:szCs w:val="24"/>
              </w:rPr>
              <w:t xml:space="preserve">In all fieldwork </w:t>
            </w:r>
            <w:r w:rsidR="000228D5" w:rsidRPr="00E375D5">
              <w:rPr>
                <w:sz w:val="24"/>
                <w:szCs w:val="24"/>
              </w:rPr>
              <w:t>classes {</w:t>
            </w:r>
            <w:r w:rsidRPr="00E375D5">
              <w:rPr>
                <w:sz w:val="24"/>
                <w:szCs w:val="24"/>
              </w:rPr>
              <w:t xml:space="preserve">HUS 115, 217} students develop practice skills for working within the human services profession. </w:t>
            </w:r>
            <w:r w:rsidR="00F93DCA" w:rsidRPr="00F93DCA">
              <w:rPr>
                <w:sz w:val="24"/>
                <w:szCs w:val="24"/>
              </w:rPr>
              <w:t xml:space="preserve">Classroom discussions on clinical topics help students apply ethical codes to real-world problem-solving. Through collaborative exercises, students support their peers in navigating complex ethical dilemmas and </w:t>
            </w:r>
            <w:proofErr w:type="gramStart"/>
            <w:r w:rsidR="00F93DCA" w:rsidRPr="00F93DCA">
              <w:rPr>
                <w:sz w:val="24"/>
                <w:szCs w:val="24"/>
              </w:rPr>
              <w:t>explore</w:t>
            </w:r>
            <w:proofErr w:type="gramEnd"/>
            <w:r w:rsidR="00F93DCA" w:rsidRPr="00F93DCA">
              <w:rPr>
                <w:sz w:val="24"/>
                <w:szCs w:val="24"/>
              </w:rPr>
              <w:t xml:space="preserve"> various approaches to co-leading groups and conducting individual sessions. Additionally, by observing interdisciplinary team meetings during their field placements, students gain insight into how collaborative problem-solving is practiced in professional settings.</w:t>
            </w:r>
          </w:p>
          <w:p w14:paraId="0379DD3B" w14:textId="77777777" w:rsidR="00E53325" w:rsidRDefault="00E53325" w:rsidP="00E375D5">
            <w:pPr>
              <w:rPr>
                <w:sz w:val="24"/>
                <w:szCs w:val="24"/>
              </w:rPr>
            </w:pPr>
          </w:p>
          <w:p w14:paraId="3FDDA90C" w14:textId="4DF837E2" w:rsidR="00E53325" w:rsidRPr="00137F9B" w:rsidRDefault="00E53325" w:rsidP="00E375D5">
            <w:pPr>
              <w:rPr>
                <w:sz w:val="24"/>
              </w:rPr>
            </w:pPr>
            <w:r w:rsidRPr="00E375D5">
              <w:rPr>
                <w:sz w:val="24"/>
                <w:szCs w:val="24"/>
              </w:rPr>
              <w:t>In {HUS 211</w:t>
            </w:r>
            <w:r w:rsidR="005F0BBB" w:rsidRPr="00E375D5">
              <w:rPr>
                <w:sz w:val="24"/>
                <w:szCs w:val="24"/>
              </w:rPr>
              <w:t>}</w:t>
            </w:r>
            <w:r w:rsidR="000228D5">
              <w:rPr>
                <w:sz w:val="24"/>
                <w:szCs w:val="24"/>
              </w:rPr>
              <w:t xml:space="preserve"> Crisis Intervention and Counseling</w:t>
            </w:r>
            <w:r w:rsidR="005F0BBB" w:rsidRPr="00E375D5">
              <w:rPr>
                <w:sz w:val="24"/>
                <w:szCs w:val="24"/>
              </w:rPr>
              <w:t>, students</w:t>
            </w:r>
            <w:r w:rsidR="00C37D31" w:rsidRPr="00E375D5">
              <w:rPr>
                <w:sz w:val="24"/>
                <w:szCs w:val="24"/>
              </w:rPr>
              <w:t xml:space="preserve"> learn the importance of interdisciplinary </w:t>
            </w:r>
            <w:r w:rsidR="00770530" w:rsidRPr="00E375D5">
              <w:rPr>
                <w:sz w:val="24"/>
                <w:szCs w:val="24"/>
              </w:rPr>
              <w:t xml:space="preserve">team approaches when engaging with clients who are in crisis. Students </w:t>
            </w:r>
            <w:r w:rsidR="00F93DCA">
              <w:rPr>
                <w:sz w:val="24"/>
                <w:szCs w:val="24"/>
              </w:rPr>
              <w:t>receive</w:t>
            </w:r>
            <w:r w:rsidR="00770530" w:rsidRPr="00E375D5">
              <w:rPr>
                <w:sz w:val="24"/>
                <w:szCs w:val="24"/>
              </w:rPr>
              <w:t xml:space="preserve"> resources </w:t>
            </w:r>
            <w:r w:rsidR="00F93DCA">
              <w:rPr>
                <w:sz w:val="24"/>
                <w:szCs w:val="24"/>
              </w:rPr>
              <w:t>to</w:t>
            </w:r>
            <w:r w:rsidR="00770530" w:rsidRPr="00E375D5">
              <w:rPr>
                <w:sz w:val="24"/>
                <w:szCs w:val="24"/>
              </w:rPr>
              <w:t xml:space="preserve"> assist </w:t>
            </w:r>
            <w:r w:rsidR="00EC0D40" w:rsidRPr="00E375D5">
              <w:rPr>
                <w:sz w:val="24"/>
                <w:szCs w:val="24"/>
              </w:rPr>
              <w:t>them</w:t>
            </w:r>
            <w:r w:rsidR="00770530" w:rsidRPr="00E375D5">
              <w:rPr>
                <w:sz w:val="24"/>
                <w:szCs w:val="24"/>
              </w:rPr>
              <w:t xml:space="preserve"> in understanding </w:t>
            </w:r>
            <w:r w:rsidR="00A13C53" w:rsidRPr="00E375D5">
              <w:rPr>
                <w:sz w:val="24"/>
                <w:szCs w:val="24"/>
              </w:rPr>
              <w:t>the integration of service</w:t>
            </w:r>
            <w:r w:rsidR="00EC0CF5" w:rsidRPr="00E375D5">
              <w:rPr>
                <w:sz w:val="24"/>
                <w:szCs w:val="24"/>
              </w:rPr>
              <w:t>s</w:t>
            </w:r>
            <w:r w:rsidR="00A13C53" w:rsidRPr="00E375D5">
              <w:rPr>
                <w:sz w:val="24"/>
                <w:szCs w:val="24"/>
              </w:rPr>
              <w:t xml:space="preserve"> when working with th</w:t>
            </w:r>
            <w:r w:rsidR="00F93DCA">
              <w:rPr>
                <w:sz w:val="24"/>
                <w:szCs w:val="24"/>
              </w:rPr>
              <w:t>is</w:t>
            </w:r>
            <w:r w:rsidR="00A13C53" w:rsidRPr="00E375D5">
              <w:rPr>
                <w:sz w:val="24"/>
                <w:szCs w:val="24"/>
              </w:rPr>
              <w:t xml:space="preserve"> </w:t>
            </w:r>
            <w:r w:rsidR="00A13C53" w:rsidRPr="00E375D5">
              <w:rPr>
                <w:sz w:val="24"/>
                <w:szCs w:val="24"/>
              </w:rPr>
              <w:lastRenderedPageBreak/>
              <w:t>population.</w:t>
            </w:r>
            <w:r w:rsidR="00DA717D" w:rsidRPr="00E375D5">
              <w:rPr>
                <w:sz w:val="24"/>
                <w:szCs w:val="24"/>
              </w:rPr>
              <w:t xml:space="preserve"> Through lectures students learn</w:t>
            </w:r>
            <w:r w:rsidR="00D27975" w:rsidRPr="00E375D5">
              <w:rPr>
                <w:sz w:val="24"/>
                <w:szCs w:val="24"/>
              </w:rPr>
              <w:t xml:space="preserve"> </w:t>
            </w:r>
            <w:r w:rsidR="00417EF1" w:rsidRPr="00E375D5">
              <w:rPr>
                <w:sz w:val="24"/>
                <w:szCs w:val="24"/>
              </w:rPr>
              <w:t xml:space="preserve">how to </w:t>
            </w:r>
            <w:r w:rsidR="00D27975" w:rsidRPr="00E375D5">
              <w:rPr>
                <w:sz w:val="24"/>
                <w:szCs w:val="24"/>
              </w:rPr>
              <w:t>coordinat</w:t>
            </w:r>
            <w:r w:rsidR="00417EF1" w:rsidRPr="00E375D5">
              <w:rPr>
                <w:sz w:val="24"/>
                <w:szCs w:val="24"/>
              </w:rPr>
              <w:t>e</w:t>
            </w:r>
            <w:r w:rsidR="00D27975" w:rsidRPr="00E375D5">
              <w:rPr>
                <w:sz w:val="24"/>
                <w:szCs w:val="24"/>
              </w:rPr>
              <w:t xml:space="preserve"> </w:t>
            </w:r>
            <w:r w:rsidR="00417EF1" w:rsidRPr="00E375D5">
              <w:rPr>
                <w:sz w:val="24"/>
                <w:szCs w:val="24"/>
              </w:rPr>
              <w:t xml:space="preserve">resources and services </w:t>
            </w:r>
            <w:r w:rsidR="00137F9B" w:rsidRPr="00E375D5">
              <w:rPr>
                <w:sz w:val="24"/>
                <w:szCs w:val="24"/>
              </w:rPr>
              <w:t xml:space="preserve">within </w:t>
            </w:r>
            <w:r w:rsidR="00417EF1" w:rsidRPr="00E375D5">
              <w:rPr>
                <w:sz w:val="24"/>
                <w:szCs w:val="24"/>
              </w:rPr>
              <w:t>the community</w:t>
            </w:r>
            <w:r w:rsidR="00137F9B" w:rsidRPr="00E375D5">
              <w:rPr>
                <w:sz w:val="24"/>
                <w:szCs w:val="24"/>
              </w:rPr>
              <w:t xml:space="preserve"> to provide an integrative plan of action for clients</w:t>
            </w:r>
            <w:r w:rsidR="00137F9B" w:rsidRPr="00B6256D">
              <w:rPr>
                <w:sz w:val="24"/>
                <w:szCs w:val="24"/>
              </w:rPr>
              <w:t>.</w:t>
            </w:r>
            <w:r w:rsidR="00417EF1" w:rsidRPr="00B6256D">
              <w:rPr>
                <w:spacing w:val="-3"/>
                <w:sz w:val="24"/>
                <w:szCs w:val="24"/>
              </w:rPr>
              <w:t xml:space="preserve">  </w:t>
            </w:r>
          </w:p>
        </w:tc>
      </w:tr>
    </w:tbl>
    <w:p w14:paraId="48A21919" w14:textId="77777777" w:rsidR="007D40BE" w:rsidRDefault="007D40BE">
      <w:pPr>
        <w:pStyle w:val="BodyText"/>
        <w:spacing w:before="60"/>
        <w:rPr>
          <w:sz w:val="20"/>
        </w:rPr>
      </w:pPr>
    </w:p>
    <w:tbl>
      <w:tblPr>
        <w:tblW w:w="0" w:type="auto"/>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00"/>
        <w:gridCol w:w="9480"/>
      </w:tblGrid>
      <w:tr w:rsidR="007D40BE" w14:paraId="52D36A38" w14:textId="77777777">
        <w:trPr>
          <w:trHeight w:val="548"/>
        </w:trPr>
        <w:tc>
          <w:tcPr>
            <w:tcW w:w="600" w:type="dxa"/>
          </w:tcPr>
          <w:p w14:paraId="7041263E" w14:textId="77777777" w:rsidR="007D40BE" w:rsidRDefault="00BB2F7E">
            <w:pPr>
              <w:pStyle w:val="TableParagraph"/>
              <w:ind w:left="100"/>
              <w:rPr>
                <w:sz w:val="24"/>
              </w:rPr>
            </w:pPr>
            <w:r>
              <w:rPr>
                <w:spacing w:val="-5"/>
                <w:sz w:val="24"/>
              </w:rPr>
              <w:t>g.</w:t>
            </w:r>
          </w:p>
        </w:tc>
        <w:tc>
          <w:tcPr>
            <w:tcW w:w="9480" w:type="dxa"/>
          </w:tcPr>
          <w:p w14:paraId="147497B7" w14:textId="77777777" w:rsidR="007D40BE" w:rsidRPr="00F70C03" w:rsidRDefault="00BB2F7E" w:rsidP="00EB1FEB">
            <w:pPr>
              <w:pStyle w:val="TableParagraph"/>
              <w:ind w:left="0"/>
              <w:rPr>
                <w:spacing w:val="-2"/>
                <w:sz w:val="24"/>
                <w:szCs w:val="24"/>
              </w:rPr>
            </w:pPr>
            <w:r w:rsidRPr="00F70C03">
              <w:rPr>
                <w:sz w:val="24"/>
                <w:szCs w:val="24"/>
              </w:rPr>
              <w:t>Appropriate</w:t>
            </w:r>
            <w:r w:rsidRPr="00F70C03">
              <w:rPr>
                <w:spacing w:val="16"/>
                <w:sz w:val="24"/>
                <w:szCs w:val="24"/>
              </w:rPr>
              <w:t xml:space="preserve"> </w:t>
            </w:r>
            <w:r w:rsidRPr="00F70C03">
              <w:rPr>
                <w:sz w:val="24"/>
                <w:szCs w:val="24"/>
              </w:rPr>
              <w:t>professional</w:t>
            </w:r>
            <w:r w:rsidRPr="00F70C03">
              <w:rPr>
                <w:spacing w:val="22"/>
                <w:sz w:val="24"/>
                <w:szCs w:val="24"/>
              </w:rPr>
              <w:t xml:space="preserve"> </w:t>
            </w:r>
            <w:r w:rsidRPr="00F70C03">
              <w:rPr>
                <w:spacing w:val="-2"/>
                <w:sz w:val="24"/>
                <w:szCs w:val="24"/>
              </w:rPr>
              <w:t>boundaries.</w:t>
            </w:r>
          </w:p>
          <w:p w14:paraId="382828E7" w14:textId="77777777" w:rsidR="00EB1FEB" w:rsidRPr="00F70C03" w:rsidRDefault="00EB1FEB" w:rsidP="00EB1FEB">
            <w:pPr>
              <w:pStyle w:val="TableParagraph"/>
              <w:ind w:left="0"/>
              <w:rPr>
                <w:spacing w:val="-2"/>
                <w:sz w:val="24"/>
                <w:szCs w:val="24"/>
              </w:rPr>
            </w:pPr>
          </w:p>
          <w:p w14:paraId="77B5F843" w14:textId="77777777" w:rsidR="00EB1FEB" w:rsidRPr="00F70C03" w:rsidRDefault="00EB1FEB" w:rsidP="00EB1FEB">
            <w:pPr>
              <w:pStyle w:val="TableParagraph"/>
              <w:ind w:left="0"/>
              <w:rPr>
                <w:b/>
                <w:sz w:val="24"/>
                <w:szCs w:val="24"/>
              </w:rPr>
            </w:pPr>
            <w:r w:rsidRPr="00F70C03">
              <w:rPr>
                <w:b/>
                <w:spacing w:val="-2"/>
                <w:sz w:val="24"/>
                <w:szCs w:val="24"/>
                <w:u w:val="thick"/>
              </w:rPr>
              <w:t>Response:</w:t>
            </w:r>
          </w:p>
          <w:p w14:paraId="1B021415" w14:textId="68364D45" w:rsidR="00EB1FEB" w:rsidRPr="00F70C03" w:rsidRDefault="00EB1FEB" w:rsidP="00EB1FEB">
            <w:pPr>
              <w:pStyle w:val="TableParagraph"/>
              <w:ind w:left="0"/>
              <w:rPr>
                <w:sz w:val="24"/>
                <w:szCs w:val="24"/>
              </w:rPr>
            </w:pPr>
            <w:r w:rsidRPr="00F70C03">
              <w:rPr>
                <w:sz w:val="24"/>
                <w:szCs w:val="24"/>
              </w:rPr>
              <w:t>Appropriate</w:t>
            </w:r>
            <w:r w:rsidR="00C24ABE">
              <w:rPr>
                <w:sz w:val="24"/>
                <w:szCs w:val="24"/>
              </w:rPr>
              <w:t xml:space="preserve"> professional</w:t>
            </w:r>
            <w:r w:rsidRPr="00F70C03">
              <w:rPr>
                <w:spacing w:val="-8"/>
                <w:sz w:val="24"/>
                <w:szCs w:val="24"/>
              </w:rPr>
              <w:t xml:space="preserve"> </w:t>
            </w:r>
            <w:r w:rsidRPr="00F70C03">
              <w:rPr>
                <w:sz w:val="24"/>
                <w:szCs w:val="24"/>
              </w:rPr>
              <w:t>boundaries</w:t>
            </w:r>
            <w:r w:rsidRPr="00F70C03">
              <w:rPr>
                <w:spacing w:val="1"/>
                <w:sz w:val="24"/>
                <w:szCs w:val="24"/>
              </w:rPr>
              <w:t xml:space="preserve"> </w:t>
            </w:r>
            <w:r w:rsidRPr="00F70C03">
              <w:rPr>
                <w:sz w:val="24"/>
                <w:szCs w:val="24"/>
              </w:rPr>
              <w:t>are</w:t>
            </w:r>
            <w:r w:rsidRPr="00F70C03">
              <w:rPr>
                <w:spacing w:val="-8"/>
                <w:sz w:val="24"/>
                <w:szCs w:val="24"/>
              </w:rPr>
              <w:t xml:space="preserve"> </w:t>
            </w:r>
            <w:r w:rsidRPr="00F70C03">
              <w:rPr>
                <w:sz w:val="24"/>
                <w:szCs w:val="24"/>
              </w:rPr>
              <w:t>emphasized in the</w:t>
            </w:r>
            <w:r w:rsidRPr="00F70C03">
              <w:rPr>
                <w:spacing w:val="-7"/>
                <w:sz w:val="24"/>
                <w:szCs w:val="24"/>
              </w:rPr>
              <w:t xml:space="preserve"> </w:t>
            </w:r>
            <w:r w:rsidRPr="00F70C03">
              <w:rPr>
                <w:sz w:val="24"/>
                <w:szCs w:val="24"/>
              </w:rPr>
              <w:t>following</w:t>
            </w:r>
            <w:r w:rsidRPr="00F70C03">
              <w:rPr>
                <w:spacing w:val="-7"/>
                <w:sz w:val="24"/>
                <w:szCs w:val="24"/>
              </w:rPr>
              <w:t xml:space="preserve"> </w:t>
            </w:r>
            <w:r w:rsidRPr="00F70C03">
              <w:rPr>
                <w:spacing w:val="-2"/>
                <w:sz w:val="24"/>
                <w:szCs w:val="24"/>
              </w:rPr>
              <w:t>courses.</w:t>
            </w:r>
          </w:p>
          <w:p w14:paraId="27492FA4" w14:textId="77777777" w:rsidR="00BC213F" w:rsidRPr="00F70C03" w:rsidRDefault="00BC213F" w:rsidP="00EB1FEB">
            <w:pPr>
              <w:rPr>
                <w:sz w:val="24"/>
                <w:szCs w:val="24"/>
              </w:rPr>
            </w:pPr>
          </w:p>
          <w:p w14:paraId="289299B5" w14:textId="4E558881" w:rsidR="00EB1FEB" w:rsidRPr="00F70C03" w:rsidRDefault="00EB1FEB" w:rsidP="00EB1FEB">
            <w:pPr>
              <w:rPr>
                <w:b/>
                <w:bCs/>
                <w:sz w:val="24"/>
                <w:szCs w:val="24"/>
              </w:rPr>
            </w:pPr>
            <w:r w:rsidRPr="008B0CB1">
              <w:rPr>
                <w:b/>
                <w:bCs/>
                <w:sz w:val="24"/>
                <w:szCs w:val="24"/>
              </w:rPr>
              <w:t xml:space="preserve">HUS 101 Human Service and Addiction Counseling Ethics in </w:t>
            </w:r>
            <w:r w:rsidR="008B0CB1" w:rsidRPr="008B0CB1">
              <w:rPr>
                <w:b/>
                <w:bCs/>
                <w:sz w:val="24"/>
                <w:szCs w:val="24"/>
              </w:rPr>
              <w:t>P</w:t>
            </w:r>
            <w:r w:rsidRPr="008B0CB1">
              <w:rPr>
                <w:b/>
                <w:bCs/>
                <w:sz w:val="24"/>
                <w:szCs w:val="24"/>
              </w:rPr>
              <w:t>ractice</w:t>
            </w:r>
            <w:r w:rsidRPr="00F70C03">
              <w:rPr>
                <w:b/>
                <w:bCs/>
                <w:sz w:val="24"/>
                <w:szCs w:val="24"/>
              </w:rPr>
              <w:t xml:space="preserve"> </w:t>
            </w:r>
          </w:p>
          <w:p w14:paraId="39C93947" w14:textId="6DA58F9E" w:rsidR="00EB1FEB" w:rsidRPr="00F70C03" w:rsidRDefault="00EB1FEB" w:rsidP="00EB1FEB">
            <w:pPr>
              <w:rPr>
                <w:b/>
                <w:bCs/>
                <w:sz w:val="24"/>
                <w:szCs w:val="24"/>
              </w:rPr>
            </w:pPr>
            <w:r w:rsidRPr="008B0CB1">
              <w:rPr>
                <w:b/>
                <w:bCs/>
                <w:sz w:val="24"/>
                <w:szCs w:val="24"/>
              </w:rPr>
              <w:t>HUS 114 Counseling, Assessment and Case Management</w:t>
            </w:r>
          </w:p>
          <w:p w14:paraId="214A2173" w14:textId="113CC3BF" w:rsidR="00EB1FEB" w:rsidRPr="00F70C03" w:rsidRDefault="00EB1FEB" w:rsidP="00EB1FEB">
            <w:pPr>
              <w:rPr>
                <w:b/>
                <w:bCs/>
                <w:sz w:val="24"/>
                <w:szCs w:val="24"/>
              </w:rPr>
            </w:pPr>
            <w:r w:rsidRPr="008B0CB1">
              <w:rPr>
                <w:b/>
                <w:bCs/>
                <w:sz w:val="24"/>
                <w:szCs w:val="24"/>
              </w:rPr>
              <w:t>HUS 115 Fieldwork: Counseling, Assessment and Case Management</w:t>
            </w:r>
            <w:r w:rsidRPr="00F70C03">
              <w:rPr>
                <w:b/>
                <w:bCs/>
                <w:sz w:val="24"/>
                <w:szCs w:val="24"/>
              </w:rPr>
              <w:t xml:space="preserve"> </w:t>
            </w:r>
          </w:p>
          <w:p w14:paraId="77A735DA" w14:textId="158417C7" w:rsidR="00EB1FEB" w:rsidRPr="00F70C03" w:rsidRDefault="00EB1FEB" w:rsidP="00EB1FEB">
            <w:pPr>
              <w:rPr>
                <w:b/>
                <w:bCs/>
                <w:sz w:val="24"/>
                <w:szCs w:val="24"/>
              </w:rPr>
            </w:pPr>
            <w:r w:rsidRPr="008B0CB1">
              <w:rPr>
                <w:b/>
                <w:bCs/>
                <w:sz w:val="24"/>
                <w:szCs w:val="24"/>
              </w:rPr>
              <w:t>HUS 141 Group Dynamics</w:t>
            </w:r>
          </w:p>
          <w:p w14:paraId="64C9DCF6" w14:textId="3CA3A8BF" w:rsidR="00EB1FEB" w:rsidRPr="00F70C03" w:rsidRDefault="00EB1FEB" w:rsidP="00EB1FEB">
            <w:pPr>
              <w:rPr>
                <w:b/>
                <w:bCs/>
                <w:sz w:val="24"/>
                <w:szCs w:val="24"/>
              </w:rPr>
            </w:pPr>
            <w:r w:rsidRPr="008B0CB1">
              <w:rPr>
                <w:b/>
                <w:bCs/>
                <w:sz w:val="24"/>
                <w:szCs w:val="24"/>
              </w:rPr>
              <w:t>HUS 211 Crisis Intervention and Counseling</w:t>
            </w:r>
          </w:p>
          <w:p w14:paraId="2F2EB172" w14:textId="33F20B63" w:rsidR="00EB1FEB" w:rsidRDefault="00EB1FEB" w:rsidP="00EB1FEB">
            <w:hyperlink r:id="rId104">
              <w:r w:rsidRPr="00F70C03">
                <w:rPr>
                  <w:rStyle w:val="Hyperlink"/>
                  <w:b/>
                  <w:bCs/>
                  <w:color w:val="auto"/>
                  <w:sz w:val="24"/>
                  <w:szCs w:val="24"/>
                  <w:u w:val="none"/>
                </w:rPr>
                <w:t xml:space="preserve">HUS 217 </w:t>
              </w:r>
            </w:hyperlink>
            <w:r w:rsidRPr="00F70C03">
              <w:rPr>
                <w:b/>
                <w:bCs/>
                <w:sz w:val="24"/>
                <w:szCs w:val="24"/>
              </w:rPr>
              <w:t xml:space="preserve"> </w:t>
            </w:r>
            <w:hyperlink r:id="rId105">
              <w:r w:rsidRPr="00F70C03">
                <w:rPr>
                  <w:rStyle w:val="Hyperlink"/>
                  <w:b/>
                  <w:bCs/>
                  <w:color w:val="auto"/>
                  <w:sz w:val="24"/>
                  <w:szCs w:val="24"/>
                  <w:u w:val="none"/>
                </w:rPr>
                <w:t>Fieldwork: Theories of Counseling</w:t>
              </w:r>
            </w:hyperlink>
          </w:p>
          <w:p w14:paraId="36D6DCFA" w14:textId="77777777" w:rsidR="006978B9" w:rsidRPr="00F70C03" w:rsidRDefault="006978B9" w:rsidP="00EB1FEB">
            <w:pPr>
              <w:rPr>
                <w:b/>
                <w:bCs/>
                <w:sz w:val="24"/>
                <w:szCs w:val="24"/>
              </w:rPr>
            </w:pPr>
          </w:p>
          <w:p w14:paraId="3E2BB1D9" w14:textId="42CEC246" w:rsidR="00A308CC" w:rsidRPr="00F70C03" w:rsidRDefault="00EB1FEB" w:rsidP="00E375D5">
            <w:pPr>
              <w:rPr>
                <w:sz w:val="24"/>
                <w:szCs w:val="24"/>
              </w:rPr>
            </w:pPr>
            <w:r w:rsidRPr="00F70C03">
              <w:rPr>
                <w:sz w:val="24"/>
                <w:szCs w:val="24"/>
              </w:rPr>
              <w:t xml:space="preserve">In </w:t>
            </w:r>
            <w:r w:rsidR="00C4719D" w:rsidRPr="00F70C03">
              <w:rPr>
                <w:sz w:val="24"/>
                <w:szCs w:val="24"/>
              </w:rPr>
              <w:t xml:space="preserve">{HUS </w:t>
            </w:r>
            <w:r w:rsidR="00D00734" w:rsidRPr="00F70C03">
              <w:rPr>
                <w:sz w:val="24"/>
                <w:szCs w:val="24"/>
              </w:rPr>
              <w:t>101} Human</w:t>
            </w:r>
            <w:r w:rsidR="00E375D5" w:rsidRPr="00F70C03">
              <w:rPr>
                <w:sz w:val="24"/>
                <w:szCs w:val="24"/>
              </w:rPr>
              <w:t xml:space="preserve"> Services and Addiction Counseling </w:t>
            </w:r>
            <w:r w:rsidR="00C4719D" w:rsidRPr="00F70C03">
              <w:rPr>
                <w:sz w:val="24"/>
                <w:szCs w:val="24"/>
              </w:rPr>
              <w:t>Ethics</w:t>
            </w:r>
            <w:r w:rsidR="00B65994">
              <w:rPr>
                <w:sz w:val="24"/>
                <w:szCs w:val="24"/>
              </w:rPr>
              <w:t>,</w:t>
            </w:r>
            <w:r w:rsidRPr="00F70C03">
              <w:rPr>
                <w:sz w:val="24"/>
                <w:szCs w:val="24"/>
              </w:rPr>
              <w:t xml:space="preserve"> students review case vignettes</w:t>
            </w:r>
            <w:r w:rsidR="00B65994">
              <w:rPr>
                <w:sz w:val="24"/>
                <w:szCs w:val="24"/>
              </w:rPr>
              <w:t xml:space="preserve"> from the textbook</w:t>
            </w:r>
            <w:r w:rsidRPr="00F70C03">
              <w:rPr>
                <w:sz w:val="24"/>
                <w:szCs w:val="24"/>
              </w:rPr>
              <w:t xml:space="preserve"> and discuss the concept and </w:t>
            </w:r>
            <w:r w:rsidR="00A308CC" w:rsidRPr="00F70C03">
              <w:rPr>
                <w:sz w:val="24"/>
                <w:szCs w:val="24"/>
              </w:rPr>
              <w:t>impact of</w:t>
            </w:r>
            <w:r w:rsidRPr="00F70C03">
              <w:rPr>
                <w:sz w:val="24"/>
                <w:szCs w:val="24"/>
              </w:rPr>
              <w:t xml:space="preserve"> dual/multiple relationships on client success. Students also learn to assess situations that have the potential for dual/multiple relationships, as well as discuss the significance of boundary crossings </w:t>
            </w:r>
            <w:r w:rsidR="00A308CC" w:rsidRPr="00F70C03">
              <w:rPr>
                <w:sz w:val="24"/>
                <w:szCs w:val="24"/>
              </w:rPr>
              <w:t>versus boundary</w:t>
            </w:r>
            <w:r w:rsidRPr="00F70C03">
              <w:rPr>
                <w:sz w:val="24"/>
                <w:szCs w:val="24"/>
              </w:rPr>
              <w:t xml:space="preserve"> violations. Further class discussions and case vignettes include discussing concepts such as countertransference and value imposition. In the Ethics text, students complete self-assessments regarding their personal values. Students assess which clients may be difficult to work with based on</w:t>
            </w:r>
            <w:r w:rsidR="00A308CC" w:rsidRPr="00F70C03">
              <w:rPr>
                <w:sz w:val="24"/>
                <w:szCs w:val="24"/>
              </w:rPr>
              <w:t xml:space="preserve"> conflicting values. Assessment helps students identify potential areas in which they may impose their own values and how to prevent value imposition.</w:t>
            </w:r>
          </w:p>
          <w:p w14:paraId="26A95BA1" w14:textId="77777777" w:rsidR="00E375D5" w:rsidRPr="00F70C03" w:rsidRDefault="00E375D5" w:rsidP="00E375D5">
            <w:pPr>
              <w:rPr>
                <w:sz w:val="24"/>
                <w:szCs w:val="24"/>
              </w:rPr>
            </w:pPr>
          </w:p>
          <w:p w14:paraId="2D529BF0" w14:textId="31C4371C" w:rsidR="00A308CC" w:rsidRPr="00F70C03" w:rsidRDefault="00A308CC" w:rsidP="00E375D5">
            <w:pPr>
              <w:rPr>
                <w:sz w:val="24"/>
                <w:szCs w:val="24"/>
              </w:rPr>
            </w:pPr>
            <w:r w:rsidRPr="00F70C03">
              <w:rPr>
                <w:sz w:val="24"/>
                <w:szCs w:val="24"/>
              </w:rPr>
              <w:t>In all fieldwork classes {HUS 115,</w:t>
            </w:r>
            <w:r w:rsidR="00CF3488" w:rsidRPr="00F70C03">
              <w:rPr>
                <w:sz w:val="24"/>
                <w:szCs w:val="24"/>
              </w:rPr>
              <w:t xml:space="preserve"> </w:t>
            </w:r>
            <w:r w:rsidRPr="00F70C03">
              <w:rPr>
                <w:sz w:val="24"/>
                <w:szCs w:val="24"/>
              </w:rPr>
              <w:t xml:space="preserve">217}, students sign a </w:t>
            </w:r>
            <w:r w:rsidRPr="00F70C03">
              <w:rPr>
                <w:b/>
                <w:bCs/>
                <w:i/>
                <w:iCs/>
                <w:sz w:val="24"/>
                <w:szCs w:val="24"/>
              </w:rPr>
              <w:t xml:space="preserve">Field </w:t>
            </w:r>
            <w:r w:rsidR="00B65994">
              <w:rPr>
                <w:b/>
                <w:bCs/>
                <w:i/>
                <w:iCs/>
                <w:sz w:val="24"/>
                <w:szCs w:val="24"/>
              </w:rPr>
              <w:t>Placement Agency</w:t>
            </w:r>
            <w:r w:rsidR="00465C0B" w:rsidRPr="00F70C03">
              <w:rPr>
                <w:b/>
                <w:bCs/>
                <w:i/>
                <w:iCs/>
                <w:sz w:val="24"/>
                <w:szCs w:val="24"/>
              </w:rPr>
              <w:t xml:space="preserve"> Agreement</w:t>
            </w:r>
            <w:r w:rsidRPr="00F70C03">
              <w:rPr>
                <w:sz w:val="24"/>
                <w:szCs w:val="24"/>
              </w:rPr>
              <w:t xml:space="preserve"> and a </w:t>
            </w:r>
            <w:r w:rsidR="00EC2E70" w:rsidRPr="00EC2E70">
              <w:rPr>
                <w:b/>
                <w:bCs/>
                <w:i/>
                <w:iCs/>
                <w:sz w:val="24"/>
                <w:szCs w:val="24"/>
              </w:rPr>
              <w:t>HIPAA Compliance Student Affidavit Self Care Statement</w:t>
            </w:r>
            <w:r w:rsidR="00EC2E70">
              <w:rPr>
                <w:b/>
                <w:bCs/>
                <w:i/>
                <w:iCs/>
                <w:sz w:val="24"/>
                <w:szCs w:val="24"/>
              </w:rPr>
              <w:t xml:space="preserve"> </w:t>
            </w:r>
            <w:r w:rsidRPr="00F70C03">
              <w:rPr>
                <w:sz w:val="24"/>
                <w:szCs w:val="24"/>
              </w:rPr>
              <w:t xml:space="preserve">included in the </w:t>
            </w:r>
            <w:r w:rsidR="00465C0B" w:rsidRPr="00F70C03">
              <w:rPr>
                <w:b/>
                <w:bCs/>
                <w:i/>
                <w:iCs/>
                <w:sz w:val="24"/>
                <w:szCs w:val="24"/>
              </w:rPr>
              <w:t xml:space="preserve">HUS Program </w:t>
            </w:r>
            <w:r w:rsidR="006667E0" w:rsidRPr="00F70C03">
              <w:rPr>
                <w:b/>
                <w:bCs/>
                <w:i/>
                <w:iCs/>
                <w:sz w:val="24"/>
                <w:szCs w:val="24"/>
              </w:rPr>
              <w:t xml:space="preserve">Manual 2025.  </w:t>
            </w:r>
            <w:r w:rsidRPr="00F70C03">
              <w:rPr>
                <w:sz w:val="24"/>
                <w:szCs w:val="24"/>
              </w:rPr>
              <w:t xml:space="preserve">These documents outline </w:t>
            </w:r>
            <w:r w:rsidR="00CF3488" w:rsidRPr="00F70C03">
              <w:rPr>
                <w:sz w:val="24"/>
                <w:szCs w:val="24"/>
              </w:rPr>
              <w:t>the importance</w:t>
            </w:r>
            <w:r w:rsidRPr="00F70C03">
              <w:rPr>
                <w:sz w:val="24"/>
                <w:szCs w:val="24"/>
              </w:rPr>
              <w:t xml:space="preserve"> of maintaining professional boundaries. In fieldwork classes, students discuss the importance of professional boundaries, when professional boundaries in the fieldwork setting have </w:t>
            </w:r>
            <w:r w:rsidR="00CF3488" w:rsidRPr="00F70C03">
              <w:rPr>
                <w:sz w:val="24"/>
                <w:szCs w:val="24"/>
              </w:rPr>
              <w:t>been appropriately</w:t>
            </w:r>
            <w:r w:rsidRPr="00F70C03">
              <w:rPr>
                <w:sz w:val="24"/>
                <w:szCs w:val="24"/>
              </w:rPr>
              <w:t xml:space="preserve"> maintained, and the detriment to clients when boundaries have been crossed. Through class discussions, students learn about the importance of maintaining boundaries, appropriate self-disclosure vs. non-appropriate self-disclosure, over-identifying with clients and being able to </w:t>
            </w:r>
            <w:r w:rsidR="00CF3488" w:rsidRPr="00F70C03">
              <w:rPr>
                <w:sz w:val="24"/>
                <w:szCs w:val="24"/>
              </w:rPr>
              <w:t>recognize countertransference</w:t>
            </w:r>
            <w:r w:rsidRPr="00F70C03">
              <w:rPr>
                <w:sz w:val="24"/>
                <w:szCs w:val="24"/>
              </w:rPr>
              <w:t>.</w:t>
            </w:r>
          </w:p>
          <w:p w14:paraId="55351250" w14:textId="77777777" w:rsidR="00A308CC" w:rsidRPr="00F70C03" w:rsidRDefault="00A308CC" w:rsidP="00A308CC">
            <w:pPr>
              <w:pStyle w:val="TableParagraph"/>
              <w:spacing w:before="3"/>
              <w:rPr>
                <w:sz w:val="24"/>
                <w:szCs w:val="24"/>
              </w:rPr>
            </w:pPr>
          </w:p>
          <w:p w14:paraId="700C75E1" w14:textId="03E86B95" w:rsidR="00A308CC" w:rsidRPr="00F70C03" w:rsidRDefault="00A308CC" w:rsidP="001D62CE">
            <w:pPr>
              <w:rPr>
                <w:sz w:val="24"/>
                <w:szCs w:val="24"/>
              </w:rPr>
            </w:pPr>
            <w:r w:rsidRPr="00F70C03">
              <w:rPr>
                <w:sz w:val="24"/>
                <w:szCs w:val="24"/>
              </w:rPr>
              <w:t>In</w:t>
            </w:r>
            <w:r w:rsidR="001D62CE" w:rsidRPr="00F70C03">
              <w:rPr>
                <w:sz w:val="24"/>
                <w:szCs w:val="24"/>
              </w:rPr>
              <w:t xml:space="preserve"> </w:t>
            </w:r>
            <w:r w:rsidR="00C527B5" w:rsidRPr="00F70C03">
              <w:rPr>
                <w:sz w:val="24"/>
                <w:szCs w:val="24"/>
              </w:rPr>
              <w:t xml:space="preserve">{HUS 114} </w:t>
            </w:r>
            <w:r w:rsidR="001D62CE" w:rsidRPr="00F70C03">
              <w:rPr>
                <w:sz w:val="24"/>
                <w:szCs w:val="24"/>
              </w:rPr>
              <w:t>Counseling, Assessment and Case Management</w:t>
            </w:r>
            <w:r w:rsidRPr="00F70C03">
              <w:rPr>
                <w:sz w:val="24"/>
                <w:szCs w:val="24"/>
              </w:rPr>
              <w:t xml:space="preserve"> </w:t>
            </w:r>
            <w:r w:rsidR="00E149D4" w:rsidRPr="00F70C03">
              <w:rPr>
                <w:sz w:val="24"/>
                <w:szCs w:val="24"/>
              </w:rPr>
              <w:t>and Group</w:t>
            </w:r>
            <w:r w:rsidR="001D62CE" w:rsidRPr="00F70C03">
              <w:rPr>
                <w:sz w:val="24"/>
                <w:szCs w:val="24"/>
              </w:rPr>
              <w:t xml:space="preserve"> </w:t>
            </w:r>
            <w:r w:rsidR="00A80A48" w:rsidRPr="00F70C03">
              <w:rPr>
                <w:sz w:val="24"/>
                <w:szCs w:val="24"/>
              </w:rPr>
              <w:t>Dynamics {</w:t>
            </w:r>
            <w:r w:rsidRPr="00F70C03">
              <w:rPr>
                <w:sz w:val="24"/>
                <w:szCs w:val="24"/>
              </w:rPr>
              <w:t>HUS 141} students perform in-class role-plays to practice appropriate boundary setting. In</w:t>
            </w:r>
            <w:r w:rsidR="001D62CE" w:rsidRPr="00F70C03">
              <w:rPr>
                <w:sz w:val="24"/>
                <w:szCs w:val="24"/>
              </w:rPr>
              <w:t xml:space="preserve"> Counseling, Assessment and Case Management</w:t>
            </w:r>
            <w:r w:rsidRPr="00F70C03">
              <w:rPr>
                <w:sz w:val="24"/>
                <w:szCs w:val="24"/>
              </w:rPr>
              <w:t xml:space="preserve"> {HUS 114} students participate in role-plays using skills such as asking questions, </w:t>
            </w:r>
            <w:r w:rsidR="00D541CA">
              <w:rPr>
                <w:sz w:val="24"/>
                <w:szCs w:val="24"/>
              </w:rPr>
              <w:t>see</w:t>
            </w:r>
            <w:r w:rsidRPr="00F70C03">
              <w:rPr>
                <w:sz w:val="24"/>
                <w:szCs w:val="24"/>
              </w:rPr>
              <w:t>king clarification, reflecting content and feelings, and other pertinent skills. Faculty and classmates evaluate role-plays to ensure that students are maintaining appropriate professional boundaries.</w:t>
            </w:r>
          </w:p>
          <w:p w14:paraId="29132B61" w14:textId="77777777" w:rsidR="00A308CC" w:rsidRPr="00F70C03" w:rsidRDefault="00A308CC" w:rsidP="00A308CC">
            <w:pPr>
              <w:pStyle w:val="TableParagraph"/>
              <w:rPr>
                <w:sz w:val="24"/>
                <w:szCs w:val="24"/>
              </w:rPr>
            </w:pPr>
          </w:p>
          <w:p w14:paraId="5F73FEC7" w14:textId="6BFCF18F" w:rsidR="00A308CC" w:rsidRDefault="00A308CC" w:rsidP="00F70C03">
            <w:pPr>
              <w:rPr>
                <w:sz w:val="24"/>
                <w:szCs w:val="24"/>
              </w:rPr>
            </w:pPr>
            <w:r w:rsidRPr="00F70C03">
              <w:rPr>
                <w:sz w:val="24"/>
                <w:szCs w:val="24"/>
              </w:rPr>
              <w:t>In</w:t>
            </w:r>
            <w:r w:rsidR="00C527B5">
              <w:rPr>
                <w:sz w:val="24"/>
                <w:szCs w:val="24"/>
              </w:rPr>
              <w:t xml:space="preserve"> </w:t>
            </w:r>
            <w:r w:rsidR="00C527B5" w:rsidRPr="00F70C03">
              <w:rPr>
                <w:sz w:val="24"/>
                <w:szCs w:val="24"/>
              </w:rPr>
              <w:t xml:space="preserve">{HUS 141} </w:t>
            </w:r>
            <w:r w:rsidR="00C527B5">
              <w:rPr>
                <w:sz w:val="24"/>
                <w:szCs w:val="24"/>
              </w:rPr>
              <w:t>Group</w:t>
            </w:r>
            <w:r w:rsidR="00F70C03">
              <w:rPr>
                <w:sz w:val="24"/>
                <w:szCs w:val="24"/>
              </w:rPr>
              <w:t xml:space="preserve"> Dynamics</w:t>
            </w:r>
            <w:r w:rsidRPr="00F70C03">
              <w:rPr>
                <w:sz w:val="24"/>
                <w:szCs w:val="24"/>
              </w:rPr>
              <w:t xml:space="preserve"> various chapters within the textbook highlight appropriate self-disclosure within the group setting. Students learn when self-disclosure is appropriate and how to disclose in a way that is purposeful and therapeutic. Students also explore the concept of value imposition. Students learn the importance of separating their personal values from their profession and how to </w:t>
            </w:r>
            <w:r w:rsidR="00980306" w:rsidRPr="00F70C03">
              <w:rPr>
                <w:sz w:val="24"/>
                <w:szCs w:val="24"/>
              </w:rPr>
              <w:t>help clients</w:t>
            </w:r>
            <w:r w:rsidRPr="00F70C03">
              <w:rPr>
                <w:sz w:val="24"/>
                <w:szCs w:val="24"/>
              </w:rPr>
              <w:t xml:space="preserve"> align their own values with their behaviors.</w:t>
            </w:r>
          </w:p>
          <w:p w14:paraId="4B85C9C9" w14:textId="77777777" w:rsidR="008D0C95" w:rsidRPr="00F70C03" w:rsidRDefault="008D0C95" w:rsidP="00F70C03">
            <w:pPr>
              <w:rPr>
                <w:sz w:val="24"/>
                <w:szCs w:val="24"/>
              </w:rPr>
            </w:pPr>
          </w:p>
          <w:p w14:paraId="6A44BF63" w14:textId="0A883093" w:rsidR="00A308CC" w:rsidRPr="008D0C95" w:rsidRDefault="00A308CC" w:rsidP="008D0C95">
            <w:pPr>
              <w:rPr>
                <w:sz w:val="24"/>
                <w:szCs w:val="24"/>
              </w:rPr>
            </w:pPr>
            <w:r w:rsidRPr="008D0C95">
              <w:rPr>
                <w:sz w:val="24"/>
                <w:szCs w:val="24"/>
              </w:rPr>
              <w:t>In</w:t>
            </w:r>
            <w:r w:rsidR="00C527B5">
              <w:rPr>
                <w:sz w:val="24"/>
                <w:szCs w:val="24"/>
              </w:rPr>
              <w:t xml:space="preserve"> </w:t>
            </w:r>
            <w:r w:rsidR="00C527B5" w:rsidRPr="008D0C95">
              <w:rPr>
                <w:sz w:val="24"/>
                <w:szCs w:val="24"/>
              </w:rPr>
              <w:t>{HUS 211}</w:t>
            </w:r>
            <w:r w:rsidR="008D0C95">
              <w:rPr>
                <w:sz w:val="24"/>
                <w:szCs w:val="24"/>
              </w:rPr>
              <w:t xml:space="preserve"> Crisis Intervention and Counseling</w:t>
            </w:r>
            <w:r w:rsidRPr="008D0C95">
              <w:rPr>
                <w:sz w:val="24"/>
                <w:szCs w:val="24"/>
              </w:rPr>
              <w:t xml:space="preserve"> students revisit and review the concepts of confidentiality, privileged communication, duty to protect, dual/multiple relationships, supervision, and training that help reinforce professional boundaries. Students also learn about cultural diversity when interacting with clients, which further reinforces appropriate professional boundaries.</w:t>
            </w:r>
          </w:p>
          <w:p w14:paraId="6A6F1D11" w14:textId="77777777" w:rsidR="00A308CC" w:rsidRPr="008D0C95" w:rsidRDefault="00A308CC" w:rsidP="008D0C95">
            <w:pPr>
              <w:rPr>
                <w:sz w:val="24"/>
                <w:szCs w:val="24"/>
              </w:rPr>
            </w:pPr>
          </w:p>
          <w:p w14:paraId="36FDC0AC" w14:textId="51D45A5D" w:rsidR="00EB1FEB" w:rsidRPr="00F70C03" w:rsidRDefault="00A308CC" w:rsidP="008D0C95">
            <w:pPr>
              <w:rPr>
                <w:sz w:val="24"/>
                <w:szCs w:val="24"/>
              </w:rPr>
            </w:pPr>
            <w:r w:rsidRPr="008D0C95">
              <w:rPr>
                <w:sz w:val="24"/>
                <w:szCs w:val="24"/>
              </w:rPr>
              <w:t xml:space="preserve">The School of Health Sciences has developed a policy regarding social media that outlines expectations and rules regarding students’ usage of social media and ensures that students maintain appropriate professional boundaries. This policy can be found in the </w:t>
            </w:r>
            <w:r w:rsidR="00AC3581" w:rsidRPr="00AC3581">
              <w:rPr>
                <w:b/>
                <w:bCs/>
                <w:i/>
                <w:iCs/>
                <w:sz w:val="24"/>
                <w:szCs w:val="24"/>
              </w:rPr>
              <w:t xml:space="preserve">HUS </w:t>
            </w:r>
            <w:r w:rsidRPr="00AC3581">
              <w:rPr>
                <w:b/>
                <w:bCs/>
                <w:i/>
                <w:iCs/>
                <w:sz w:val="24"/>
                <w:szCs w:val="24"/>
              </w:rPr>
              <w:t>Program</w:t>
            </w:r>
            <w:r w:rsidR="00AC3581" w:rsidRPr="00AC3581">
              <w:rPr>
                <w:b/>
                <w:bCs/>
                <w:i/>
                <w:iCs/>
                <w:sz w:val="24"/>
                <w:szCs w:val="24"/>
              </w:rPr>
              <w:t xml:space="preserve"> </w:t>
            </w:r>
            <w:r w:rsidRPr="00AC3581">
              <w:rPr>
                <w:b/>
                <w:bCs/>
                <w:i/>
                <w:iCs/>
                <w:sz w:val="24"/>
                <w:szCs w:val="24"/>
              </w:rPr>
              <w:t>Manual</w:t>
            </w:r>
            <w:r w:rsidR="00AC3581" w:rsidRPr="00AC3581">
              <w:rPr>
                <w:b/>
                <w:bCs/>
                <w:i/>
                <w:iCs/>
                <w:sz w:val="24"/>
                <w:szCs w:val="24"/>
              </w:rPr>
              <w:t xml:space="preserve"> 2025</w:t>
            </w:r>
            <w:r w:rsidR="00B04D7E" w:rsidRPr="00AC3581">
              <w:rPr>
                <w:b/>
                <w:bCs/>
                <w:i/>
                <w:iCs/>
                <w:sz w:val="24"/>
                <w:szCs w:val="24"/>
              </w:rPr>
              <w:t>.</w:t>
            </w:r>
          </w:p>
        </w:tc>
      </w:tr>
      <w:tr w:rsidR="007D40BE" w14:paraId="7F7E9454" w14:textId="77777777">
        <w:trPr>
          <w:trHeight w:val="1149"/>
        </w:trPr>
        <w:tc>
          <w:tcPr>
            <w:tcW w:w="600" w:type="dxa"/>
          </w:tcPr>
          <w:p w14:paraId="44591FD1" w14:textId="6A8D6C14" w:rsidR="007D40BE" w:rsidRDefault="00B217CD">
            <w:pPr>
              <w:pStyle w:val="TableParagraph"/>
              <w:ind w:left="100"/>
              <w:rPr>
                <w:sz w:val="24"/>
              </w:rPr>
            </w:pPr>
            <w:r>
              <w:rPr>
                <w:sz w:val="24"/>
              </w:rPr>
              <w:lastRenderedPageBreak/>
              <w:t>h.</w:t>
            </w:r>
          </w:p>
        </w:tc>
        <w:tc>
          <w:tcPr>
            <w:tcW w:w="9480" w:type="dxa"/>
          </w:tcPr>
          <w:p w14:paraId="4E783433" w14:textId="77777777" w:rsidR="00B217CD" w:rsidRDefault="00B217CD" w:rsidP="00B04D7E">
            <w:r>
              <w:rPr>
                <w:sz w:val="24"/>
              </w:rPr>
              <w:t xml:space="preserve">Integration of the ethical standards outlined by the National Organization for Human Services </w:t>
            </w:r>
          </w:p>
          <w:p w14:paraId="22190B47" w14:textId="77777777" w:rsidR="00D81D4E" w:rsidRDefault="00B217CD" w:rsidP="00B168A3">
            <w:pPr>
              <w:pStyle w:val="TableParagraph"/>
              <w:spacing w:before="62" w:line="256" w:lineRule="auto"/>
              <w:ind w:left="0" w:right="315"/>
              <w:rPr>
                <w:sz w:val="24"/>
              </w:rPr>
            </w:pPr>
            <w:r>
              <w:rPr>
                <w:sz w:val="24"/>
              </w:rPr>
              <w:t xml:space="preserve">(NOHS) and the Council for Standards in Human Service Education (available at </w:t>
            </w:r>
          </w:p>
          <w:p w14:paraId="62E68151" w14:textId="068BC078" w:rsidR="007D40BE" w:rsidRDefault="00B168A3" w:rsidP="00B168A3">
            <w:pPr>
              <w:pStyle w:val="TableParagraph"/>
              <w:spacing w:before="62" w:line="256" w:lineRule="auto"/>
              <w:ind w:left="0" w:right="315"/>
              <w:rPr>
                <w:rFonts w:ascii="Arial" w:eastAsia="Arial" w:hAnsi="Arial" w:cs="Arial"/>
              </w:rPr>
            </w:pPr>
            <w:hyperlink r:id="rId106" w:history="1">
              <w:r w:rsidRPr="00DD5088">
                <w:rPr>
                  <w:rStyle w:val="Hyperlink"/>
                  <w:rFonts w:ascii="Arial" w:eastAsia="Arial" w:hAnsi="Arial" w:cs="Arial"/>
                </w:rPr>
                <w:t>https://www.nationalhumanservices.org/ethical-standards-for-hs-professionals</w:t>
              </w:r>
            </w:hyperlink>
            <w:r w:rsidR="00B217CD">
              <w:rPr>
                <w:rFonts w:ascii="Arial" w:eastAsia="Arial" w:hAnsi="Arial" w:cs="Arial"/>
              </w:rPr>
              <w:t>)</w:t>
            </w:r>
          </w:p>
          <w:p w14:paraId="0845E160" w14:textId="77777777" w:rsidR="00D81D4E" w:rsidRDefault="00D81D4E" w:rsidP="00B217CD">
            <w:pPr>
              <w:pStyle w:val="TableParagraph"/>
              <w:spacing w:before="62" w:line="256" w:lineRule="auto"/>
              <w:ind w:left="148" w:right="315"/>
              <w:rPr>
                <w:rFonts w:ascii="Arial" w:eastAsia="Arial" w:hAnsi="Arial" w:cs="Arial"/>
              </w:rPr>
            </w:pPr>
          </w:p>
          <w:p w14:paraId="3A565552" w14:textId="77777777" w:rsidR="006D4FDA" w:rsidRDefault="006D4FDA" w:rsidP="00B168A3">
            <w:pPr>
              <w:pStyle w:val="TableParagraph"/>
              <w:spacing w:line="274" w:lineRule="exact"/>
              <w:ind w:left="0"/>
              <w:rPr>
                <w:b/>
                <w:sz w:val="24"/>
              </w:rPr>
            </w:pPr>
            <w:r>
              <w:rPr>
                <w:b/>
                <w:spacing w:val="-2"/>
                <w:sz w:val="24"/>
                <w:u w:val="single"/>
              </w:rPr>
              <w:t>Response:</w:t>
            </w:r>
          </w:p>
          <w:p w14:paraId="1D13F472" w14:textId="30F41E93" w:rsidR="006D4FDA" w:rsidRDefault="006D4FDA" w:rsidP="00B168A3">
            <w:pPr>
              <w:pStyle w:val="TableParagraph"/>
              <w:ind w:left="0"/>
              <w:rPr>
                <w:sz w:val="24"/>
              </w:rPr>
            </w:pPr>
            <w:r>
              <w:rPr>
                <w:sz w:val="24"/>
              </w:rPr>
              <w:t>Integrating</w:t>
            </w:r>
            <w:r>
              <w:rPr>
                <w:spacing w:val="-5"/>
                <w:sz w:val="24"/>
              </w:rPr>
              <w:t xml:space="preserve"> </w:t>
            </w:r>
            <w:r>
              <w:rPr>
                <w:sz w:val="24"/>
              </w:rPr>
              <w:t>the</w:t>
            </w:r>
            <w:r>
              <w:rPr>
                <w:spacing w:val="-2"/>
                <w:sz w:val="24"/>
              </w:rPr>
              <w:t xml:space="preserve"> </w:t>
            </w:r>
            <w:r>
              <w:rPr>
                <w:sz w:val="24"/>
              </w:rPr>
              <w:t>ethical</w:t>
            </w:r>
            <w:r>
              <w:rPr>
                <w:spacing w:val="-2"/>
                <w:sz w:val="24"/>
              </w:rPr>
              <w:t xml:space="preserve"> </w:t>
            </w:r>
            <w:r>
              <w:rPr>
                <w:sz w:val="24"/>
              </w:rPr>
              <w:t>standards</w:t>
            </w:r>
            <w:r>
              <w:rPr>
                <w:spacing w:val="-2"/>
                <w:sz w:val="24"/>
              </w:rPr>
              <w:t xml:space="preserve"> </w:t>
            </w:r>
            <w:r>
              <w:rPr>
                <w:sz w:val="24"/>
              </w:rPr>
              <w:t>outlined</w:t>
            </w:r>
            <w:r>
              <w:rPr>
                <w:spacing w:val="-2"/>
                <w:sz w:val="24"/>
              </w:rPr>
              <w:t xml:space="preserve"> </w:t>
            </w:r>
            <w:r>
              <w:rPr>
                <w:sz w:val="24"/>
              </w:rPr>
              <w:t>by</w:t>
            </w:r>
            <w:r>
              <w:rPr>
                <w:spacing w:val="-7"/>
                <w:sz w:val="24"/>
              </w:rPr>
              <w:t xml:space="preserve"> </w:t>
            </w:r>
            <w:r>
              <w:rPr>
                <w:sz w:val="24"/>
              </w:rPr>
              <w:t>the</w:t>
            </w:r>
            <w:r>
              <w:rPr>
                <w:spacing w:val="-3"/>
                <w:sz w:val="24"/>
              </w:rPr>
              <w:t xml:space="preserve"> </w:t>
            </w:r>
            <w:r>
              <w:rPr>
                <w:sz w:val="24"/>
              </w:rPr>
              <w:t>NOHS</w:t>
            </w:r>
            <w:r>
              <w:rPr>
                <w:spacing w:val="-2"/>
                <w:sz w:val="24"/>
              </w:rPr>
              <w:t xml:space="preserve"> </w:t>
            </w:r>
            <w:r>
              <w:rPr>
                <w:sz w:val="24"/>
              </w:rPr>
              <w:t>and</w:t>
            </w:r>
            <w:r>
              <w:rPr>
                <w:spacing w:val="-2"/>
                <w:sz w:val="24"/>
              </w:rPr>
              <w:t xml:space="preserve"> </w:t>
            </w:r>
            <w:r>
              <w:rPr>
                <w:sz w:val="24"/>
              </w:rPr>
              <w:t>the</w:t>
            </w:r>
            <w:r w:rsidR="00B206E5">
              <w:rPr>
                <w:sz w:val="24"/>
              </w:rPr>
              <w:t xml:space="preserve"> Council for Standards in Human </w:t>
            </w:r>
            <w:r w:rsidR="00A4338F">
              <w:rPr>
                <w:sz w:val="24"/>
              </w:rPr>
              <w:t>Services Education</w:t>
            </w:r>
            <w:r>
              <w:rPr>
                <w:sz w:val="24"/>
              </w:rPr>
              <w:t xml:space="preserve"> </w:t>
            </w:r>
            <w:hyperlink r:id="rId107">
              <w:r w:rsidR="00A4338F">
                <w:rPr>
                  <w:color w:val="0460C1"/>
                  <w:sz w:val="24"/>
                  <w:u w:val="single" w:color="0460C1"/>
                </w:rPr>
                <w:t xml:space="preserve">{Council for Standards in </w:t>
              </w:r>
              <w:r w:rsidR="00A4338F">
                <w:rPr>
                  <w:color w:val="0460C1"/>
                  <w:sz w:val="24"/>
                  <w:u w:val="single" w:color="0460C1"/>
                </w:rPr>
                <w:t>H</w:t>
              </w:r>
              <w:r w:rsidR="00A4338F">
                <w:rPr>
                  <w:color w:val="0460C1"/>
                  <w:sz w:val="24"/>
                  <w:u w:val="single" w:color="0460C1"/>
                </w:rPr>
                <w:t xml:space="preserve">uman </w:t>
              </w:r>
              <w:proofErr w:type="gramStart"/>
              <w:r w:rsidR="00A4338F">
                <w:rPr>
                  <w:color w:val="0460C1"/>
                  <w:sz w:val="24"/>
                  <w:u w:val="single" w:color="0460C1"/>
                </w:rPr>
                <w:t>Service</w:t>
              </w:r>
              <w:r w:rsidR="00517CE1">
                <w:rPr>
                  <w:color w:val="0460C1"/>
                  <w:sz w:val="24"/>
                  <w:u w:val="single" w:color="0460C1"/>
                </w:rPr>
                <w:t>s</w:t>
              </w:r>
              <w:r w:rsidR="00A4338F">
                <w:rPr>
                  <w:color w:val="0460C1"/>
                  <w:sz w:val="24"/>
                  <w:u w:val="single" w:color="0460C1"/>
                </w:rPr>
                <w:t xml:space="preserve">  Education</w:t>
              </w:r>
              <w:proofErr w:type="gramEnd"/>
            </w:hyperlink>
            <w:r w:rsidR="00517CE1">
              <w:t xml:space="preserve">} </w:t>
            </w:r>
            <w:r>
              <w:rPr>
                <w:sz w:val="24"/>
              </w:rPr>
              <w:t>is emphasized in the following courses.</w:t>
            </w:r>
          </w:p>
          <w:p w14:paraId="21958219" w14:textId="77777777" w:rsidR="006D4FDA" w:rsidRDefault="006D4FDA" w:rsidP="006D4FDA">
            <w:pPr>
              <w:pStyle w:val="TableParagraph"/>
              <w:spacing w:before="101"/>
              <w:rPr>
                <w:sz w:val="24"/>
              </w:rPr>
            </w:pPr>
          </w:p>
          <w:p w14:paraId="1D10DBF4" w14:textId="7EAB4C51" w:rsidR="006D4FDA" w:rsidRPr="00494F08" w:rsidRDefault="006D4FDA" w:rsidP="006D4FDA">
            <w:pPr>
              <w:rPr>
                <w:b/>
                <w:bCs/>
                <w:sz w:val="24"/>
                <w:szCs w:val="24"/>
              </w:rPr>
            </w:pPr>
            <w:r w:rsidRPr="008B0CB1">
              <w:rPr>
                <w:b/>
                <w:bCs/>
                <w:sz w:val="24"/>
                <w:szCs w:val="24"/>
              </w:rPr>
              <w:t>HUS 101 Human Service and Addiction Counseling Ethics in Practice</w:t>
            </w:r>
          </w:p>
          <w:p w14:paraId="7FACB3E6" w14:textId="2A65761A" w:rsidR="006D4FDA" w:rsidRPr="00494F08" w:rsidRDefault="006D4FDA" w:rsidP="006D4FDA">
            <w:pPr>
              <w:rPr>
                <w:b/>
                <w:bCs/>
                <w:sz w:val="24"/>
                <w:szCs w:val="24"/>
              </w:rPr>
            </w:pPr>
            <w:r w:rsidRPr="008B0CB1">
              <w:rPr>
                <w:b/>
                <w:bCs/>
                <w:sz w:val="24"/>
                <w:szCs w:val="24"/>
              </w:rPr>
              <w:t>HUS 114 Counseling, Assessment and Case Management</w:t>
            </w:r>
          </w:p>
          <w:p w14:paraId="5D46D969" w14:textId="70D80D25" w:rsidR="006D4FDA" w:rsidRPr="00494F08" w:rsidRDefault="006D4FDA" w:rsidP="006D4FDA">
            <w:pPr>
              <w:rPr>
                <w:b/>
                <w:bCs/>
                <w:sz w:val="24"/>
                <w:szCs w:val="24"/>
              </w:rPr>
            </w:pPr>
            <w:r w:rsidRPr="008B0CB1">
              <w:rPr>
                <w:b/>
                <w:bCs/>
                <w:sz w:val="24"/>
                <w:szCs w:val="24"/>
              </w:rPr>
              <w:t>HUS 115 Fieldwork: Counseling, Assessment and Case Management</w:t>
            </w:r>
          </w:p>
          <w:p w14:paraId="6271816D" w14:textId="6AA9A1D6" w:rsidR="006D4FDA" w:rsidRPr="00494F08" w:rsidRDefault="006D4FDA" w:rsidP="006D4FDA">
            <w:pPr>
              <w:rPr>
                <w:b/>
                <w:bCs/>
                <w:sz w:val="24"/>
                <w:szCs w:val="24"/>
              </w:rPr>
            </w:pPr>
            <w:r w:rsidRPr="008B0CB1">
              <w:rPr>
                <w:b/>
                <w:bCs/>
                <w:sz w:val="24"/>
                <w:szCs w:val="24"/>
              </w:rPr>
              <w:t>HUS 211 Crisis Intervention and Counseling</w:t>
            </w:r>
            <w:r w:rsidRPr="00494F08">
              <w:rPr>
                <w:b/>
                <w:bCs/>
                <w:sz w:val="24"/>
                <w:szCs w:val="24"/>
              </w:rPr>
              <w:t xml:space="preserve"> </w:t>
            </w:r>
          </w:p>
          <w:p w14:paraId="5382CE51" w14:textId="118CA978" w:rsidR="00CC675C" w:rsidRDefault="006D4FDA" w:rsidP="006D4FDA">
            <w:pPr>
              <w:rPr>
                <w:b/>
                <w:bCs/>
                <w:sz w:val="24"/>
                <w:szCs w:val="24"/>
              </w:rPr>
            </w:pPr>
            <w:r w:rsidRPr="008B0CB1">
              <w:rPr>
                <w:b/>
                <w:bCs/>
                <w:sz w:val="24"/>
                <w:szCs w:val="24"/>
              </w:rPr>
              <w:t>HUS 217 Fieldwork: Theories of Counseling</w:t>
            </w:r>
          </w:p>
          <w:p w14:paraId="4F16F36A" w14:textId="77777777" w:rsidR="00494F08" w:rsidRDefault="00494F08" w:rsidP="006D4FDA"/>
          <w:p w14:paraId="51922F4C" w14:textId="28811D60" w:rsidR="00B168A3" w:rsidRDefault="00B168A3" w:rsidP="00494F08">
            <w:pPr>
              <w:rPr>
                <w:sz w:val="24"/>
                <w:szCs w:val="24"/>
              </w:rPr>
            </w:pPr>
            <w:r w:rsidRPr="00494F08">
              <w:rPr>
                <w:sz w:val="24"/>
                <w:szCs w:val="24"/>
              </w:rPr>
              <w:t xml:space="preserve">In </w:t>
            </w:r>
            <w:r w:rsidR="00C527B5" w:rsidRPr="003F530E">
              <w:rPr>
                <w:sz w:val="24"/>
                <w:szCs w:val="24"/>
              </w:rPr>
              <w:t xml:space="preserve">{HUS </w:t>
            </w:r>
            <w:r w:rsidR="00D00734" w:rsidRPr="003F530E">
              <w:rPr>
                <w:sz w:val="24"/>
                <w:szCs w:val="24"/>
              </w:rPr>
              <w:t>101}</w:t>
            </w:r>
            <w:r w:rsidR="00D00734">
              <w:rPr>
                <w:sz w:val="24"/>
                <w:szCs w:val="24"/>
              </w:rPr>
              <w:t xml:space="preserve"> Human</w:t>
            </w:r>
            <w:r w:rsidR="003F530E">
              <w:rPr>
                <w:sz w:val="24"/>
                <w:szCs w:val="24"/>
              </w:rPr>
              <w:t xml:space="preserve"> Service and Addiction Counseling Ethics </w:t>
            </w:r>
            <w:r w:rsidR="00517CE1">
              <w:rPr>
                <w:sz w:val="24"/>
                <w:szCs w:val="24"/>
              </w:rPr>
              <w:t xml:space="preserve">in Practice </w:t>
            </w:r>
            <w:r w:rsidRPr="00494F08">
              <w:rPr>
                <w:sz w:val="24"/>
                <w:szCs w:val="24"/>
              </w:rPr>
              <w:t xml:space="preserve">students review the NOHS Code of Ethics. In </w:t>
            </w:r>
            <w:r w:rsidR="00574F93" w:rsidRPr="003F530E">
              <w:rPr>
                <w:sz w:val="24"/>
                <w:szCs w:val="24"/>
              </w:rPr>
              <w:t xml:space="preserve">{HUS </w:t>
            </w:r>
            <w:r w:rsidR="00A80A48" w:rsidRPr="003F530E">
              <w:rPr>
                <w:sz w:val="24"/>
                <w:szCs w:val="24"/>
              </w:rPr>
              <w:t>101}</w:t>
            </w:r>
            <w:r w:rsidR="00A80A48" w:rsidRPr="00494F08">
              <w:rPr>
                <w:sz w:val="24"/>
                <w:szCs w:val="24"/>
              </w:rPr>
              <w:t xml:space="preserve"> students</w:t>
            </w:r>
            <w:r w:rsidRPr="00494F08">
              <w:rPr>
                <w:sz w:val="24"/>
                <w:szCs w:val="24"/>
              </w:rPr>
              <w:t xml:space="preserve"> complete the</w:t>
            </w:r>
            <w:r w:rsidR="003F530E">
              <w:rPr>
                <w:sz w:val="24"/>
                <w:szCs w:val="24"/>
              </w:rPr>
              <w:t xml:space="preserve"> </w:t>
            </w:r>
            <w:r w:rsidRPr="003F530E">
              <w:rPr>
                <w:b/>
                <w:bCs/>
                <w:i/>
                <w:iCs/>
                <w:sz w:val="24"/>
                <w:szCs w:val="24"/>
              </w:rPr>
              <w:t>Ethical Dilemma Survey</w:t>
            </w:r>
            <w:r w:rsidRPr="00494F08">
              <w:rPr>
                <w:sz w:val="24"/>
                <w:szCs w:val="24"/>
              </w:rPr>
              <w:t xml:space="preserve"> at the beginning of the semester and again at the end of semester, when they are given the opportunity to discuss any changes in answers based on knowledge acquired in class over the semester. Students also</w:t>
            </w:r>
            <w:r w:rsidR="00347BDB" w:rsidRPr="00494F08">
              <w:rPr>
                <w:sz w:val="24"/>
                <w:szCs w:val="24"/>
              </w:rPr>
              <w:t xml:space="preserve"> review the </w:t>
            </w:r>
            <w:r w:rsidRPr="00494F08">
              <w:rPr>
                <w:sz w:val="24"/>
                <w:szCs w:val="24"/>
              </w:rPr>
              <w:t xml:space="preserve">eight-step ethical decision model </w:t>
            </w:r>
            <w:r w:rsidR="00DB00BE" w:rsidRPr="00494F08">
              <w:rPr>
                <w:sz w:val="24"/>
                <w:szCs w:val="24"/>
              </w:rPr>
              <w:t xml:space="preserve">to understand how </w:t>
            </w:r>
            <w:r w:rsidRPr="00494F08">
              <w:rPr>
                <w:sz w:val="24"/>
                <w:szCs w:val="24"/>
              </w:rPr>
              <w:t>to resolve ethical dilemmas within a human services practice setting.</w:t>
            </w:r>
          </w:p>
          <w:p w14:paraId="6493C5AD" w14:textId="77777777" w:rsidR="003F530E" w:rsidRPr="00494F08" w:rsidRDefault="003F530E" w:rsidP="00494F08">
            <w:pPr>
              <w:rPr>
                <w:sz w:val="24"/>
                <w:szCs w:val="24"/>
              </w:rPr>
            </w:pPr>
          </w:p>
          <w:p w14:paraId="702D60C8" w14:textId="69D73D46" w:rsidR="00B168A3" w:rsidRPr="00494F08" w:rsidRDefault="00B168A3" w:rsidP="00494F08">
            <w:pPr>
              <w:rPr>
                <w:sz w:val="24"/>
                <w:szCs w:val="24"/>
              </w:rPr>
            </w:pPr>
            <w:r w:rsidRPr="00494F08">
              <w:rPr>
                <w:sz w:val="24"/>
                <w:szCs w:val="24"/>
              </w:rPr>
              <w:t>In</w:t>
            </w:r>
            <w:r w:rsidR="00D9733F">
              <w:rPr>
                <w:sz w:val="24"/>
                <w:szCs w:val="24"/>
              </w:rPr>
              <w:t xml:space="preserve"> the</w:t>
            </w:r>
            <w:r w:rsidR="00D90F26">
              <w:rPr>
                <w:sz w:val="24"/>
                <w:szCs w:val="24"/>
              </w:rPr>
              <w:t xml:space="preserve"> </w:t>
            </w:r>
            <w:r w:rsidR="00D9733F" w:rsidRPr="00576BA2">
              <w:rPr>
                <w:sz w:val="24"/>
                <w:szCs w:val="24"/>
              </w:rPr>
              <w:t>{HUS 114}</w:t>
            </w:r>
            <w:r w:rsidR="00517CE1">
              <w:rPr>
                <w:sz w:val="24"/>
                <w:szCs w:val="24"/>
              </w:rPr>
              <w:t xml:space="preserve"> </w:t>
            </w:r>
            <w:r w:rsidR="00A80A48" w:rsidRPr="00494F08">
              <w:rPr>
                <w:sz w:val="24"/>
                <w:szCs w:val="24"/>
              </w:rPr>
              <w:t>Counseling</w:t>
            </w:r>
            <w:r w:rsidR="00D90F26">
              <w:rPr>
                <w:sz w:val="24"/>
                <w:szCs w:val="24"/>
              </w:rPr>
              <w:t xml:space="preserve">, Assessment and Case </w:t>
            </w:r>
            <w:r w:rsidR="00032D40">
              <w:rPr>
                <w:sz w:val="24"/>
                <w:szCs w:val="24"/>
              </w:rPr>
              <w:t>Management</w:t>
            </w:r>
            <w:r w:rsidR="00032D40" w:rsidRPr="00494F08">
              <w:rPr>
                <w:sz w:val="24"/>
                <w:szCs w:val="24"/>
              </w:rPr>
              <w:t xml:space="preserve"> textbook</w:t>
            </w:r>
            <w:r w:rsidRPr="00494F08">
              <w:rPr>
                <w:sz w:val="24"/>
                <w:szCs w:val="24"/>
              </w:rPr>
              <w:t xml:space="preserve">, core competencies are explored that help students apply the code </w:t>
            </w:r>
            <w:r w:rsidR="00DB00BE" w:rsidRPr="00494F08">
              <w:rPr>
                <w:sz w:val="24"/>
                <w:szCs w:val="24"/>
              </w:rPr>
              <w:t>of ethics</w:t>
            </w:r>
            <w:r w:rsidRPr="00494F08">
              <w:rPr>
                <w:sz w:val="24"/>
                <w:szCs w:val="24"/>
              </w:rPr>
              <w:t>. Reading and exercises reinforce competencies such as professionalism, cultural diversity, written and oral communication, legal and ethical obligations, decision-making, advocacy and social justice, which help students to practice the code of ethics.</w:t>
            </w:r>
          </w:p>
          <w:p w14:paraId="17E6C142" w14:textId="77777777" w:rsidR="00B168A3" w:rsidRPr="00494F08" w:rsidRDefault="00B168A3" w:rsidP="00494F08">
            <w:pPr>
              <w:rPr>
                <w:sz w:val="24"/>
                <w:szCs w:val="24"/>
              </w:rPr>
            </w:pPr>
          </w:p>
          <w:p w14:paraId="0A90CA56" w14:textId="78D004BF" w:rsidR="00B168A3" w:rsidRPr="00494F08" w:rsidRDefault="00B168A3" w:rsidP="00494F08">
            <w:pPr>
              <w:rPr>
                <w:sz w:val="24"/>
                <w:szCs w:val="24"/>
              </w:rPr>
            </w:pPr>
            <w:r w:rsidRPr="00494F08">
              <w:rPr>
                <w:sz w:val="24"/>
                <w:szCs w:val="24"/>
              </w:rPr>
              <w:t>In</w:t>
            </w:r>
            <w:r w:rsidR="003C186D">
              <w:rPr>
                <w:sz w:val="24"/>
                <w:szCs w:val="24"/>
              </w:rPr>
              <w:t xml:space="preserve"> </w:t>
            </w:r>
            <w:r w:rsidR="003C186D" w:rsidRPr="00576BA2">
              <w:rPr>
                <w:sz w:val="24"/>
                <w:szCs w:val="24"/>
              </w:rPr>
              <w:t>{HUS 115</w:t>
            </w:r>
            <w:r w:rsidR="003C186D">
              <w:rPr>
                <w:sz w:val="24"/>
                <w:szCs w:val="24"/>
              </w:rPr>
              <w:t>}</w:t>
            </w:r>
            <w:r w:rsidR="00576BA2">
              <w:rPr>
                <w:sz w:val="24"/>
                <w:szCs w:val="24"/>
              </w:rPr>
              <w:t xml:space="preserve"> Counseling, Assessment and Case Management: Fieldwork</w:t>
            </w:r>
            <w:r w:rsidRPr="00494F08">
              <w:rPr>
                <w:sz w:val="24"/>
                <w:szCs w:val="24"/>
              </w:rPr>
              <w:t xml:space="preserve"> students discuss ethical dilemmas in class regarding what they are </w:t>
            </w:r>
            <w:r w:rsidR="00D541CA">
              <w:rPr>
                <w:sz w:val="24"/>
                <w:szCs w:val="24"/>
              </w:rPr>
              <w:t>see</w:t>
            </w:r>
            <w:r w:rsidRPr="00494F08">
              <w:rPr>
                <w:sz w:val="24"/>
                <w:szCs w:val="24"/>
              </w:rPr>
              <w:t>ing in their first field placement, tying these discussions to the NOHS Code of Ethics.</w:t>
            </w:r>
          </w:p>
          <w:p w14:paraId="6FAEF20C" w14:textId="77777777" w:rsidR="00B168A3" w:rsidRPr="00494F08" w:rsidRDefault="00B168A3" w:rsidP="00494F08">
            <w:pPr>
              <w:rPr>
                <w:sz w:val="24"/>
                <w:szCs w:val="24"/>
              </w:rPr>
            </w:pPr>
          </w:p>
          <w:p w14:paraId="2588A807" w14:textId="64E687FB" w:rsidR="00B168A3" w:rsidRPr="00494F08" w:rsidRDefault="00643703" w:rsidP="00494F08">
            <w:pPr>
              <w:rPr>
                <w:sz w:val="24"/>
                <w:szCs w:val="24"/>
              </w:rPr>
            </w:pPr>
            <w:r w:rsidRPr="00494F08">
              <w:rPr>
                <w:sz w:val="24"/>
                <w:szCs w:val="24"/>
              </w:rPr>
              <w:t>In</w:t>
            </w:r>
            <w:r w:rsidR="003C186D">
              <w:rPr>
                <w:sz w:val="24"/>
                <w:szCs w:val="24"/>
              </w:rPr>
              <w:t xml:space="preserve"> </w:t>
            </w:r>
            <w:r w:rsidR="003C186D" w:rsidRPr="00576BA2">
              <w:rPr>
                <w:sz w:val="24"/>
                <w:szCs w:val="24"/>
              </w:rPr>
              <w:t>{HUS 211</w:t>
            </w:r>
            <w:r w:rsidR="003C186D">
              <w:rPr>
                <w:sz w:val="24"/>
                <w:szCs w:val="24"/>
              </w:rPr>
              <w:t>}</w:t>
            </w:r>
            <w:r w:rsidRPr="00494F08">
              <w:rPr>
                <w:sz w:val="24"/>
                <w:szCs w:val="24"/>
              </w:rPr>
              <w:t xml:space="preserve"> </w:t>
            </w:r>
            <w:r>
              <w:rPr>
                <w:sz w:val="24"/>
                <w:szCs w:val="24"/>
              </w:rPr>
              <w:t>Crisis</w:t>
            </w:r>
            <w:r w:rsidR="00576BA2">
              <w:rPr>
                <w:sz w:val="24"/>
                <w:szCs w:val="24"/>
              </w:rPr>
              <w:t xml:space="preserve"> Intervention and </w:t>
            </w:r>
            <w:r w:rsidR="003C186D">
              <w:rPr>
                <w:sz w:val="24"/>
                <w:szCs w:val="24"/>
              </w:rPr>
              <w:t>Counseling,</w:t>
            </w:r>
            <w:r w:rsidR="003C186D" w:rsidRPr="00494F08">
              <w:rPr>
                <w:sz w:val="24"/>
                <w:szCs w:val="24"/>
              </w:rPr>
              <w:t xml:space="preserve"> students</w:t>
            </w:r>
            <w:r w:rsidR="00511778" w:rsidRPr="00494F08">
              <w:rPr>
                <w:sz w:val="24"/>
                <w:szCs w:val="24"/>
              </w:rPr>
              <w:t xml:space="preserve"> continue to review </w:t>
            </w:r>
            <w:r w:rsidR="00656F8D" w:rsidRPr="00494F08">
              <w:rPr>
                <w:sz w:val="24"/>
                <w:szCs w:val="24"/>
              </w:rPr>
              <w:t xml:space="preserve">through lectures and readings concepts such </w:t>
            </w:r>
            <w:r w:rsidR="00A80A48" w:rsidRPr="00494F08">
              <w:rPr>
                <w:sz w:val="24"/>
                <w:szCs w:val="24"/>
              </w:rPr>
              <w:t>as confidentiality</w:t>
            </w:r>
            <w:r w:rsidR="00B168A3" w:rsidRPr="00494F08">
              <w:rPr>
                <w:sz w:val="24"/>
                <w:szCs w:val="24"/>
              </w:rPr>
              <w:t>, privileged communication, duty to protect, dual/multiple relationships, supervision, and training. Students must be able to define</w:t>
            </w:r>
            <w:r w:rsidR="00906CBB" w:rsidRPr="00494F08">
              <w:rPr>
                <w:sz w:val="24"/>
                <w:szCs w:val="24"/>
              </w:rPr>
              <w:t xml:space="preserve"> and </w:t>
            </w:r>
            <w:r w:rsidR="00906CBB" w:rsidRPr="00494F08">
              <w:rPr>
                <w:sz w:val="24"/>
                <w:szCs w:val="24"/>
              </w:rPr>
              <w:lastRenderedPageBreak/>
              <w:t>differentiate</w:t>
            </w:r>
            <w:r w:rsidR="00B168A3" w:rsidRPr="00494F08">
              <w:rPr>
                <w:sz w:val="24"/>
                <w:szCs w:val="24"/>
              </w:rPr>
              <w:t xml:space="preserve"> the</w:t>
            </w:r>
            <w:r w:rsidR="00906CBB" w:rsidRPr="00494F08">
              <w:rPr>
                <w:sz w:val="24"/>
                <w:szCs w:val="24"/>
              </w:rPr>
              <w:t>se</w:t>
            </w:r>
            <w:r w:rsidR="00B168A3" w:rsidRPr="00494F08">
              <w:rPr>
                <w:sz w:val="24"/>
                <w:szCs w:val="24"/>
              </w:rPr>
              <w:t xml:space="preserve"> concepts, provide concrete examples</w:t>
            </w:r>
            <w:r w:rsidR="00906CBB" w:rsidRPr="00494F08">
              <w:rPr>
                <w:sz w:val="24"/>
                <w:szCs w:val="24"/>
              </w:rPr>
              <w:t xml:space="preserve"> as well as understand </w:t>
            </w:r>
            <w:r w:rsidR="00B168A3" w:rsidRPr="00494F08">
              <w:rPr>
                <w:sz w:val="24"/>
                <w:szCs w:val="24"/>
              </w:rPr>
              <w:t xml:space="preserve">the consequences when unethical practice </w:t>
            </w:r>
            <w:r w:rsidR="00A80A48">
              <w:rPr>
                <w:sz w:val="24"/>
                <w:szCs w:val="24"/>
              </w:rPr>
              <w:t>occurs</w:t>
            </w:r>
            <w:r w:rsidR="00260A0B">
              <w:rPr>
                <w:sz w:val="24"/>
                <w:szCs w:val="24"/>
              </w:rPr>
              <w:t>.</w:t>
            </w:r>
          </w:p>
          <w:p w14:paraId="06A2DD27" w14:textId="77777777" w:rsidR="00B168A3" w:rsidRDefault="00B168A3" w:rsidP="00B168A3">
            <w:pPr>
              <w:pStyle w:val="TableParagraph"/>
              <w:rPr>
                <w:sz w:val="24"/>
              </w:rPr>
            </w:pPr>
          </w:p>
          <w:p w14:paraId="7FF8588F" w14:textId="6322BE7E" w:rsidR="00CC675C" w:rsidRPr="00643703" w:rsidRDefault="003C186D" w:rsidP="00643703">
            <w:pPr>
              <w:rPr>
                <w:rFonts w:eastAsia="Arial"/>
                <w:sz w:val="24"/>
                <w:szCs w:val="24"/>
              </w:rPr>
            </w:pPr>
            <w:r w:rsidRPr="00643703">
              <w:rPr>
                <w:sz w:val="24"/>
                <w:szCs w:val="24"/>
              </w:rPr>
              <w:t xml:space="preserve">In </w:t>
            </w:r>
            <w:r>
              <w:rPr>
                <w:sz w:val="24"/>
                <w:szCs w:val="24"/>
              </w:rPr>
              <w:t>{</w:t>
            </w:r>
            <w:r w:rsidRPr="00643703">
              <w:rPr>
                <w:sz w:val="24"/>
                <w:szCs w:val="24"/>
              </w:rPr>
              <w:t xml:space="preserve">HUS </w:t>
            </w:r>
            <w:r w:rsidR="00D00734" w:rsidRPr="00643703">
              <w:rPr>
                <w:sz w:val="24"/>
                <w:szCs w:val="24"/>
              </w:rPr>
              <w:t>217} Theories</w:t>
            </w:r>
            <w:r w:rsidR="00643703" w:rsidRPr="00643703">
              <w:rPr>
                <w:sz w:val="24"/>
                <w:szCs w:val="24"/>
              </w:rPr>
              <w:t xml:space="preserve"> of Counseling</w:t>
            </w:r>
            <w:r w:rsidR="00B168A3" w:rsidRPr="00643703">
              <w:rPr>
                <w:sz w:val="24"/>
                <w:szCs w:val="24"/>
              </w:rPr>
              <w:t xml:space="preserve"> students must defend the </w:t>
            </w:r>
            <w:r w:rsidR="00B168A3" w:rsidRPr="00A84141">
              <w:rPr>
                <w:sz w:val="24"/>
                <w:szCs w:val="24"/>
              </w:rPr>
              <w:t>NOHS Code of Ethics</w:t>
            </w:r>
            <w:r w:rsidR="00B168A3" w:rsidRPr="00643703">
              <w:rPr>
                <w:sz w:val="24"/>
                <w:szCs w:val="24"/>
              </w:rPr>
              <w:t>. They are asked to explain the code of ethics, how to demonstrate the code, and list possible consequences if the code is not followed.</w:t>
            </w:r>
            <w:r w:rsidR="001C6798" w:rsidRPr="00643703">
              <w:rPr>
                <w:sz w:val="24"/>
                <w:szCs w:val="24"/>
              </w:rPr>
              <w:t xml:space="preserve">  </w:t>
            </w:r>
            <w:r w:rsidR="00EE4AAA" w:rsidRPr="00643703">
              <w:rPr>
                <w:sz w:val="24"/>
                <w:szCs w:val="24"/>
              </w:rPr>
              <w:t>Students are given case vignettes involving ethical dilemmas and work in groups to discuss how they would approach and resolve the situations ethically.</w:t>
            </w:r>
          </w:p>
          <w:p w14:paraId="35152158" w14:textId="747768CF" w:rsidR="00D81D4E" w:rsidRDefault="00D81D4E" w:rsidP="00B217CD">
            <w:pPr>
              <w:pStyle w:val="TableParagraph"/>
              <w:spacing w:before="62" w:line="256" w:lineRule="auto"/>
              <w:ind w:left="148" w:right="315"/>
              <w:rPr>
                <w:rFonts w:ascii="Arial"/>
                <w:sz w:val="21"/>
              </w:rPr>
            </w:pPr>
          </w:p>
        </w:tc>
      </w:tr>
    </w:tbl>
    <w:p w14:paraId="490D62F1" w14:textId="77777777" w:rsidR="003C186D" w:rsidRDefault="003C186D">
      <w:pPr>
        <w:pStyle w:val="BodyText"/>
        <w:spacing w:before="253"/>
      </w:pPr>
    </w:p>
    <w:p w14:paraId="71C7ED78" w14:textId="61CDA5D7" w:rsidR="007D40BE" w:rsidRPr="00201577" w:rsidRDefault="00201577" w:rsidP="00201577">
      <w:pPr>
        <w:pStyle w:val="Heading1"/>
        <w:jc w:val="center"/>
      </w:pPr>
      <w:bookmarkStart w:id="39" w:name="9._Self-Development"/>
      <w:bookmarkEnd w:id="39"/>
      <w:r>
        <w:t>9.</w:t>
      </w:r>
      <w:r w:rsidR="00BB2F7E" w:rsidRPr="00201577">
        <w:t>Self-Development</w:t>
      </w:r>
    </w:p>
    <w:p w14:paraId="010E0C64" w14:textId="77777777" w:rsidR="007D40BE" w:rsidRDefault="00BB2F7E">
      <w:pPr>
        <w:pStyle w:val="BodyText"/>
        <w:spacing w:before="264" w:line="261" w:lineRule="auto"/>
        <w:ind w:left="247" w:right="389"/>
      </w:pPr>
      <w:r>
        <w:rPr>
          <w:b/>
          <w:i/>
        </w:rPr>
        <w:t>Context</w:t>
      </w:r>
      <w:r>
        <w:rPr>
          <w:i/>
        </w:rPr>
        <w:t xml:space="preserve">: </w:t>
      </w:r>
      <w:r>
        <w:t xml:space="preserve">Human services professionals use their experience and knowledge </w:t>
      </w:r>
      <w:proofErr w:type="gramStart"/>
      <w:r>
        <w:t>for understanding</w:t>
      </w:r>
      <w:proofErr w:type="gramEnd"/>
      <w:r>
        <w:t xml:space="preserve"> and </w:t>
      </w:r>
      <w:proofErr w:type="gramStart"/>
      <w:r>
        <w:t>helping</w:t>
      </w:r>
      <w:proofErr w:type="gramEnd"/>
      <w:r>
        <w:t xml:space="preserve"> clients. This requires awareness of one’s own values, cultural bias, philosophies, personality, and style in the effective use of the professional self. It also requires an understanding of how these personal characteristics affect clients.</w:t>
      </w:r>
    </w:p>
    <w:p w14:paraId="238601FE" w14:textId="77777777" w:rsidR="007D40BE" w:rsidRDefault="007D40BE">
      <w:pPr>
        <w:pStyle w:val="BodyText"/>
        <w:spacing w:before="1"/>
        <w:rPr>
          <w:sz w:val="17"/>
        </w:rPr>
      </w:pPr>
    </w:p>
    <w:tbl>
      <w:tblPr>
        <w:tblW w:w="0" w:type="auto"/>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00"/>
        <w:gridCol w:w="9480"/>
      </w:tblGrid>
      <w:tr w:rsidR="007D40BE" w14:paraId="025D630E" w14:textId="77777777" w:rsidTr="432D0519">
        <w:trPr>
          <w:trHeight w:val="1232"/>
        </w:trPr>
        <w:tc>
          <w:tcPr>
            <w:tcW w:w="10080" w:type="dxa"/>
            <w:gridSpan w:val="2"/>
          </w:tcPr>
          <w:p w14:paraId="512C5DBF" w14:textId="77777777" w:rsidR="007D40BE" w:rsidRDefault="00BB2F7E">
            <w:pPr>
              <w:pStyle w:val="TableParagraph"/>
              <w:spacing w:line="261" w:lineRule="auto"/>
              <w:rPr>
                <w:b/>
                <w:sz w:val="24"/>
              </w:rPr>
            </w:pPr>
            <w:r>
              <w:rPr>
                <w:b/>
                <w:sz w:val="24"/>
                <w:u w:val="thick"/>
              </w:rPr>
              <w:t>Standard</w:t>
            </w:r>
            <w:r>
              <w:rPr>
                <w:b/>
                <w:spacing w:val="-2"/>
                <w:sz w:val="24"/>
                <w:u w:val="thick"/>
              </w:rPr>
              <w:t xml:space="preserve"> </w:t>
            </w:r>
            <w:r>
              <w:rPr>
                <w:b/>
                <w:sz w:val="24"/>
              </w:rPr>
              <w:t xml:space="preserve">19: The program shall provide </w:t>
            </w:r>
            <w:proofErr w:type="gramStart"/>
            <w:r>
              <w:rPr>
                <w:b/>
                <w:sz w:val="24"/>
              </w:rPr>
              <w:t>experiences</w:t>
            </w:r>
            <w:proofErr w:type="gramEnd"/>
            <w:r>
              <w:rPr>
                <w:b/>
                <w:sz w:val="24"/>
              </w:rPr>
              <w:t xml:space="preserve"> and</w:t>
            </w:r>
            <w:r>
              <w:rPr>
                <w:b/>
                <w:spacing w:val="-2"/>
                <w:sz w:val="24"/>
              </w:rPr>
              <w:t xml:space="preserve"> </w:t>
            </w:r>
            <w:r>
              <w:rPr>
                <w:b/>
                <w:sz w:val="24"/>
              </w:rPr>
              <w:t>support to enable students to develop awareness of their own values, personalities, reaction patterns, interpersonal styles, and</w:t>
            </w:r>
          </w:p>
          <w:p w14:paraId="0BFD4F64" w14:textId="77777777" w:rsidR="007D40BE" w:rsidRDefault="00BB2F7E">
            <w:pPr>
              <w:pStyle w:val="TableParagraph"/>
              <w:spacing w:before="0" w:line="274" w:lineRule="exact"/>
              <w:rPr>
                <w:b/>
                <w:sz w:val="24"/>
              </w:rPr>
            </w:pPr>
            <w:r>
              <w:rPr>
                <w:b/>
                <w:sz w:val="24"/>
              </w:rPr>
              <w:t>limitations.</w:t>
            </w:r>
            <w:r>
              <w:rPr>
                <w:b/>
                <w:spacing w:val="5"/>
                <w:sz w:val="24"/>
              </w:rPr>
              <w:t xml:space="preserve"> </w:t>
            </w:r>
            <w:r>
              <w:rPr>
                <w:b/>
                <w:sz w:val="24"/>
              </w:rPr>
              <w:t>Describe</w:t>
            </w:r>
            <w:r>
              <w:rPr>
                <w:b/>
                <w:spacing w:val="7"/>
                <w:sz w:val="24"/>
              </w:rPr>
              <w:t xml:space="preserve"> </w:t>
            </w:r>
            <w:r>
              <w:rPr>
                <w:b/>
                <w:sz w:val="24"/>
              </w:rPr>
              <w:t>and</w:t>
            </w:r>
            <w:r>
              <w:rPr>
                <w:b/>
                <w:spacing w:val="3"/>
                <w:sz w:val="24"/>
              </w:rPr>
              <w:t xml:space="preserve"> </w:t>
            </w:r>
            <w:r>
              <w:rPr>
                <w:b/>
                <w:sz w:val="24"/>
              </w:rPr>
              <w:t>provide</w:t>
            </w:r>
            <w:r>
              <w:rPr>
                <w:b/>
                <w:spacing w:val="7"/>
                <w:sz w:val="24"/>
              </w:rPr>
              <w:t xml:space="preserve"> </w:t>
            </w:r>
            <w:r>
              <w:rPr>
                <w:b/>
                <w:sz w:val="24"/>
              </w:rPr>
              <w:t>evidence</w:t>
            </w:r>
            <w:r>
              <w:rPr>
                <w:b/>
                <w:spacing w:val="6"/>
                <w:sz w:val="24"/>
              </w:rPr>
              <w:t xml:space="preserve"> </w:t>
            </w:r>
            <w:r>
              <w:rPr>
                <w:b/>
                <w:sz w:val="24"/>
              </w:rPr>
              <w:t>that</w:t>
            </w:r>
            <w:r>
              <w:rPr>
                <w:b/>
                <w:spacing w:val="10"/>
                <w:sz w:val="24"/>
              </w:rPr>
              <w:t xml:space="preserve"> </w:t>
            </w:r>
            <w:r>
              <w:rPr>
                <w:b/>
                <w:sz w:val="24"/>
              </w:rPr>
              <w:t>the</w:t>
            </w:r>
            <w:r>
              <w:rPr>
                <w:b/>
                <w:spacing w:val="7"/>
                <w:sz w:val="24"/>
              </w:rPr>
              <w:t xml:space="preserve"> </w:t>
            </w:r>
            <w:r>
              <w:rPr>
                <w:b/>
                <w:sz w:val="24"/>
              </w:rPr>
              <w:t>following</w:t>
            </w:r>
            <w:r>
              <w:rPr>
                <w:b/>
                <w:spacing w:val="6"/>
                <w:sz w:val="24"/>
              </w:rPr>
              <w:t xml:space="preserve"> </w:t>
            </w:r>
            <w:r>
              <w:rPr>
                <w:b/>
                <w:sz w:val="24"/>
              </w:rPr>
              <w:t>are</w:t>
            </w:r>
            <w:r>
              <w:rPr>
                <w:b/>
                <w:spacing w:val="6"/>
                <w:sz w:val="24"/>
              </w:rPr>
              <w:t xml:space="preserve"> </w:t>
            </w:r>
            <w:r>
              <w:rPr>
                <w:b/>
                <w:sz w:val="24"/>
              </w:rPr>
              <w:t>adequately</w:t>
            </w:r>
            <w:r>
              <w:rPr>
                <w:b/>
                <w:spacing w:val="6"/>
                <w:sz w:val="24"/>
              </w:rPr>
              <w:t xml:space="preserve"> </w:t>
            </w:r>
            <w:r>
              <w:rPr>
                <w:b/>
                <w:sz w:val="24"/>
              </w:rPr>
              <w:t>addressed</w:t>
            </w:r>
            <w:r>
              <w:rPr>
                <w:b/>
                <w:spacing w:val="3"/>
                <w:sz w:val="24"/>
              </w:rPr>
              <w:t xml:space="preserve"> </w:t>
            </w:r>
            <w:r>
              <w:rPr>
                <w:b/>
                <w:sz w:val="24"/>
              </w:rPr>
              <w:t>in</w:t>
            </w:r>
            <w:r>
              <w:rPr>
                <w:b/>
                <w:spacing w:val="4"/>
                <w:sz w:val="24"/>
              </w:rPr>
              <w:t xml:space="preserve"> </w:t>
            </w:r>
            <w:r>
              <w:rPr>
                <w:b/>
                <w:spacing w:val="-5"/>
                <w:sz w:val="24"/>
              </w:rPr>
              <w:t>the</w:t>
            </w:r>
          </w:p>
          <w:p w14:paraId="37CE1F0C" w14:textId="77777777" w:rsidR="007D40BE" w:rsidRDefault="00BB2F7E">
            <w:pPr>
              <w:pStyle w:val="TableParagraph"/>
              <w:spacing w:before="12" w:line="275" w:lineRule="exact"/>
              <w:rPr>
                <w:b/>
                <w:sz w:val="24"/>
              </w:rPr>
            </w:pPr>
            <w:r>
              <w:rPr>
                <w:b/>
                <w:spacing w:val="-2"/>
                <w:sz w:val="24"/>
              </w:rPr>
              <w:t>curriculum:</w:t>
            </w:r>
          </w:p>
        </w:tc>
      </w:tr>
      <w:tr w:rsidR="007D40BE" w14:paraId="2AC4F549" w14:textId="77777777" w:rsidTr="432D0519">
        <w:trPr>
          <w:trHeight w:val="548"/>
        </w:trPr>
        <w:tc>
          <w:tcPr>
            <w:tcW w:w="600" w:type="dxa"/>
          </w:tcPr>
          <w:p w14:paraId="14DBBA46" w14:textId="77777777" w:rsidR="007D40BE" w:rsidRDefault="00BB2F7E">
            <w:pPr>
              <w:pStyle w:val="TableParagraph"/>
              <w:ind w:left="100"/>
              <w:rPr>
                <w:sz w:val="24"/>
              </w:rPr>
            </w:pPr>
            <w:r>
              <w:rPr>
                <w:spacing w:val="-5"/>
                <w:sz w:val="24"/>
              </w:rPr>
              <w:t>a.</w:t>
            </w:r>
          </w:p>
        </w:tc>
        <w:tc>
          <w:tcPr>
            <w:tcW w:w="9480" w:type="dxa"/>
          </w:tcPr>
          <w:p w14:paraId="6C513104" w14:textId="77777777" w:rsidR="007D40BE" w:rsidRPr="009B4E3A" w:rsidRDefault="00BB2F7E" w:rsidP="009B4E3A">
            <w:pPr>
              <w:rPr>
                <w:sz w:val="24"/>
                <w:szCs w:val="24"/>
              </w:rPr>
            </w:pPr>
            <w:r w:rsidRPr="009B4E3A">
              <w:rPr>
                <w:sz w:val="24"/>
                <w:szCs w:val="24"/>
              </w:rPr>
              <w:t>Conscious use of self.</w:t>
            </w:r>
          </w:p>
          <w:p w14:paraId="62A56E20" w14:textId="77777777" w:rsidR="004C02FD" w:rsidRDefault="004C02FD" w:rsidP="009B4E3A">
            <w:pPr>
              <w:rPr>
                <w:b/>
                <w:bCs/>
                <w:sz w:val="24"/>
                <w:szCs w:val="24"/>
                <w:u w:val="single"/>
              </w:rPr>
            </w:pPr>
          </w:p>
          <w:p w14:paraId="01D24D55" w14:textId="529CC103" w:rsidR="004262F8" w:rsidRPr="004C02FD" w:rsidRDefault="004262F8" w:rsidP="009B4E3A">
            <w:pPr>
              <w:rPr>
                <w:b/>
                <w:bCs/>
                <w:sz w:val="24"/>
                <w:szCs w:val="24"/>
                <w:u w:val="single"/>
              </w:rPr>
            </w:pPr>
            <w:r w:rsidRPr="004C02FD">
              <w:rPr>
                <w:b/>
                <w:bCs/>
                <w:sz w:val="24"/>
                <w:szCs w:val="24"/>
                <w:u w:val="single"/>
              </w:rPr>
              <w:t>Response:</w:t>
            </w:r>
          </w:p>
          <w:p w14:paraId="7BED787D" w14:textId="1756F85D" w:rsidR="004262F8" w:rsidRPr="009B4E3A" w:rsidRDefault="004262F8" w:rsidP="009B4E3A">
            <w:pPr>
              <w:rPr>
                <w:sz w:val="24"/>
                <w:szCs w:val="24"/>
              </w:rPr>
            </w:pPr>
            <w:r w:rsidRPr="009B4E3A">
              <w:rPr>
                <w:sz w:val="24"/>
                <w:szCs w:val="24"/>
              </w:rPr>
              <w:t xml:space="preserve">The conscious use of self is emphasized throughout the entire Human Services program, combining knowledge, </w:t>
            </w:r>
            <w:r w:rsidR="00096D88" w:rsidRPr="009B4E3A">
              <w:rPr>
                <w:sz w:val="24"/>
                <w:szCs w:val="24"/>
              </w:rPr>
              <w:t>values and</w:t>
            </w:r>
            <w:r w:rsidRPr="009B4E3A">
              <w:rPr>
                <w:sz w:val="24"/>
                <w:szCs w:val="24"/>
              </w:rPr>
              <w:t xml:space="preserve"> skills gained with aspects of one’s personal self, including personality traits, belief systems, life experiences, and cultural heritage. It is specifically addressed through in-class activities and discussions, lectures, assigned readings </w:t>
            </w:r>
            <w:r w:rsidR="00096D88" w:rsidRPr="009B4E3A">
              <w:rPr>
                <w:sz w:val="24"/>
                <w:szCs w:val="24"/>
              </w:rPr>
              <w:t>and out</w:t>
            </w:r>
            <w:r w:rsidRPr="009B4E3A">
              <w:rPr>
                <w:sz w:val="24"/>
                <w:szCs w:val="24"/>
              </w:rPr>
              <w:t>-of-class activities in the following courses.</w:t>
            </w:r>
          </w:p>
          <w:p w14:paraId="4128C1C5" w14:textId="77777777" w:rsidR="00C91FAB" w:rsidRPr="009B4E3A" w:rsidRDefault="00C91FAB" w:rsidP="009B4E3A">
            <w:pPr>
              <w:rPr>
                <w:sz w:val="24"/>
                <w:szCs w:val="24"/>
              </w:rPr>
            </w:pPr>
          </w:p>
          <w:p w14:paraId="60343F9B" w14:textId="00C9F6CF" w:rsidR="004262F8" w:rsidRPr="009B4E3A" w:rsidRDefault="004262F8" w:rsidP="009B4E3A">
            <w:pPr>
              <w:rPr>
                <w:b/>
                <w:bCs/>
                <w:sz w:val="24"/>
                <w:szCs w:val="24"/>
              </w:rPr>
            </w:pPr>
            <w:r w:rsidRPr="008B0CB1">
              <w:rPr>
                <w:b/>
                <w:bCs/>
                <w:sz w:val="24"/>
                <w:szCs w:val="24"/>
              </w:rPr>
              <w:t>HUS 100 Introduction to Human Services</w:t>
            </w:r>
          </w:p>
          <w:p w14:paraId="39C3947C" w14:textId="222FF5D2" w:rsidR="00C91FAB" w:rsidRPr="009B4E3A" w:rsidRDefault="004262F8" w:rsidP="009B4E3A">
            <w:pPr>
              <w:rPr>
                <w:b/>
                <w:bCs/>
                <w:sz w:val="24"/>
                <w:szCs w:val="24"/>
              </w:rPr>
            </w:pPr>
            <w:r w:rsidRPr="008B0CB1">
              <w:rPr>
                <w:b/>
                <w:bCs/>
                <w:sz w:val="24"/>
                <w:szCs w:val="24"/>
              </w:rPr>
              <w:t>HUS 101 Human Service and Addiction Counseling Ethics in Practice</w:t>
            </w:r>
            <w:r w:rsidRPr="009B4E3A">
              <w:rPr>
                <w:b/>
                <w:bCs/>
                <w:sz w:val="24"/>
                <w:szCs w:val="24"/>
              </w:rPr>
              <w:t xml:space="preserve"> </w:t>
            </w:r>
          </w:p>
          <w:p w14:paraId="4F791950" w14:textId="01F5C819" w:rsidR="004262F8" w:rsidRPr="009B4E3A" w:rsidRDefault="004262F8" w:rsidP="009B4E3A">
            <w:pPr>
              <w:rPr>
                <w:b/>
                <w:bCs/>
                <w:sz w:val="24"/>
                <w:szCs w:val="24"/>
              </w:rPr>
            </w:pPr>
            <w:r w:rsidRPr="008B0CB1">
              <w:rPr>
                <w:b/>
                <w:bCs/>
                <w:sz w:val="24"/>
                <w:szCs w:val="24"/>
              </w:rPr>
              <w:t>HUS 114 Counseling, Assessment and Case Management</w:t>
            </w:r>
          </w:p>
          <w:p w14:paraId="475CE731" w14:textId="2F7AEC67" w:rsidR="00C91FAB" w:rsidRPr="009B4E3A" w:rsidRDefault="004262F8" w:rsidP="009B4E3A">
            <w:pPr>
              <w:rPr>
                <w:b/>
                <w:bCs/>
                <w:sz w:val="24"/>
                <w:szCs w:val="24"/>
              </w:rPr>
            </w:pPr>
            <w:r w:rsidRPr="008B0CB1">
              <w:rPr>
                <w:b/>
                <w:bCs/>
                <w:sz w:val="24"/>
                <w:szCs w:val="24"/>
              </w:rPr>
              <w:t>HUS 115 Fieldwork: Counseling, Assessment and Case Management</w:t>
            </w:r>
          </w:p>
          <w:p w14:paraId="73CD0380" w14:textId="64E00568" w:rsidR="004262F8" w:rsidRPr="009B4E3A" w:rsidRDefault="004262F8" w:rsidP="009B4E3A">
            <w:pPr>
              <w:rPr>
                <w:b/>
                <w:bCs/>
                <w:sz w:val="24"/>
                <w:szCs w:val="24"/>
              </w:rPr>
            </w:pPr>
            <w:r w:rsidRPr="008B0CB1">
              <w:rPr>
                <w:b/>
                <w:bCs/>
                <w:sz w:val="24"/>
                <w:szCs w:val="24"/>
              </w:rPr>
              <w:t>HUS 130 Introduction to Family Counseling</w:t>
            </w:r>
          </w:p>
          <w:p w14:paraId="1B0C45DB" w14:textId="33BA71B5" w:rsidR="004262F8" w:rsidRPr="009B4E3A" w:rsidRDefault="004262F8" w:rsidP="009B4E3A">
            <w:pPr>
              <w:rPr>
                <w:b/>
                <w:bCs/>
                <w:sz w:val="24"/>
                <w:szCs w:val="24"/>
              </w:rPr>
            </w:pPr>
            <w:r w:rsidRPr="00A047E8">
              <w:rPr>
                <w:b/>
                <w:bCs/>
                <w:sz w:val="24"/>
                <w:szCs w:val="24"/>
              </w:rPr>
              <w:t>HUS 141 Group Dynamics</w:t>
            </w:r>
          </w:p>
          <w:p w14:paraId="40E09BE1" w14:textId="3DE0A273" w:rsidR="004262F8" w:rsidRPr="009B4E3A" w:rsidRDefault="004262F8" w:rsidP="009B4E3A">
            <w:pPr>
              <w:rPr>
                <w:b/>
                <w:bCs/>
                <w:sz w:val="24"/>
                <w:szCs w:val="24"/>
              </w:rPr>
            </w:pPr>
            <w:r w:rsidRPr="00A047E8">
              <w:rPr>
                <w:b/>
                <w:bCs/>
                <w:sz w:val="24"/>
                <w:szCs w:val="24"/>
              </w:rPr>
              <w:t>HUS 211 Crisis Intervention and Counseling</w:t>
            </w:r>
          </w:p>
          <w:p w14:paraId="4E5B2EE8" w14:textId="18FA5C60" w:rsidR="00346651" w:rsidRDefault="004262F8" w:rsidP="009B4E3A">
            <w:pPr>
              <w:rPr>
                <w:b/>
                <w:bCs/>
                <w:sz w:val="24"/>
                <w:szCs w:val="24"/>
              </w:rPr>
            </w:pPr>
            <w:r w:rsidRPr="00A047E8">
              <w:rPr>
                <w:b/>
                <w:bCs/>
                <w:sz w:val="24"/>
                <w:szCs w:val="24"/>
              </w:rPr>
              <w:t>HUS 217 Theories of Counseling</w:t>
            </w:r>
            <w:r w:rsidRPr="009B4E3A">
              <w:rPr>
                <w:b/>
                <w:bCs/>
                <w:sz w:val="24"/>
                <w:szCs w:val="24"/>
              </w:rPr>
              <w:t xml:space="preserve"> </w:t>
            </w:r>
          </w:p>
          <w:p w14:paraId="53768EA4" w14:textId="77777777" w:rsidR="006D043E" w:rsidRPr="009B4E3A" w:rsidRDefault="006D043E" w:rsidP="009B4E3A">
            <w:pPr>
              <w:rPr>
                <w:b/>
                <w:bCs/>
                <w:sz w:val="24"/>
                <w:szCs w:val="24"/>
              </w:rPr>
            </w:pPr>
          </w:p>
          <w:p w14:paraId="2672A198" w14:textId="39899D38" w:rsidR="004262F8" w:rsidRPr="009B4E3A" w:rsidRDefault="004262F8" w:rsidP="009B4E3A">
            <w:pPr>
              <w:rPr>
                <w:sz w:val="24"/>
                <w:szCs w:val="24"/>
              </w:rPr>
            </w:pPr>
            <w:r w:rsidRPr="009B4E3A">
              <w:rPr>
                <w:sz w:val="24"/>
                <w:szCs w:val="24"/>
              </w:rPr>
              <w:t xml:space="preserve">Included in the {HUS 100} Introduction to Human Service class is the text </w:t>
            </w:r>
            <w:r w:rsidRPr="004C02FD">
              <w:rPr>
                <w:i/>
                <w:iCs/>
                <w:sz w:val="24"/>
                <w:szCs w:val="24"/>
              </w:rPr>
              <w:t xml:space="preserve">I Never Knew I Had a Choice </w:t>
            </w:r>
            <w:r w:rsidRPr="009B4E3A">
              <w:rPr>
                <w:sz w:val="24"/>
                <w:szCs w:val="24"/>
              </w:rPr>
              <w:t xml:space="preserve">by Corey and Corey. This book encourages students to explore their own personal growth. Through text </w:t>
            </w:r>
            <w:proofErr w:type="gramStart"/>
            <w:r w:rsidRPr="009B4E3A">
              <w:rPr>
                <w:sz w:val="24"/>
                <w:szCs w:val="24"/>
              </w:rPr>
              <w:t>readings</w:t>
            </w:r>
            <w:proofErr w:type="gramEnd"/>
            <w:r w:rsidR="009A233F" w:rsidRPr="009B4E3A">
              <w:rPr>
                <w:sz w:val="24"/>
                <w:szCs w:val="24"/>
              </w:rPr>
              <w:t xml:space="preserve"> </w:t>
            </w:r>
            <w:r w:rsidRPr="009B4E3A">
              <w:rPr>
                <w:sz w:val="24"/>
                <w:szCs w:val="24"/>
              </w:rPr>
              <w:t xml:space="preserve">and journal writing, students become more self-aware of their own values, personalities, reaction </w:t>
            </w:r>
            <w:r w:rsidR="00096D88" w:rsidRPr="009B4E3A">
              <w:rPr>
                <w:sz w:val="24"/>
                <w:szCs w:val="24"/>
              </w:rPr>
              <w:t>patterns, interpersonal</w:t>
            </w:r>
            <w:r w:rsidRPr="009B4E3A">
              <w:rPr>
                <w:sz w:val="24"/>
                <w:szCs w:val="24"/>
              </w:rPr>
              <w:t xml:space="preserve"> styles and limitations.</w:t>
            </w:r>
          </w:p>
          <w:p w14:paraId="4D878F37" w14:textId="77777777" w:rsidR="009B4E3A" w:rsidRPr="009B4E3A" w:rsidRDefault="009B4E3A" w:rsidP="009B4E3A">
            <w:pPr>
              <w:rPr>
                <w:sz w:val="24"/>
                <w:szCs w:val="24"/>
              </w:rPr>
            </w:pPr>
          </w:p>
          <w:p w14:paraId="2DBBDA0A" w14:textId="23E3C528" w:rsidR="004262F8" w:rsidRPr="009B4E3A" w:rsidRDefault="004262F8" w:rsidP="009B4E3A">
            <w:pPr>
              <w:rPr>
                <w:sz w:val="24"/>
                <w:szCs w:val="24"/>
              </w:rPr>
            </w:pPr>
            <w:r w:rsidRPr="009B4E3A">
              <w:rPr>
                <w:sz w:val="24"/>
                <w:szCs w:val="24"/>
              </w:rPr>
              <w:t>In</w:t>
            </w:r>
            <w:r w:rsidR="004C02FD">
              <w:rPr>
                <w:sz w:val="24"/>
                <w:szCs w:val="24"/>
              </w:rPr>
              <w:t xml:space="preserve"> </w:t>
            </w:r>
            <w:r w:rsidR="004C02FD" w:rsidRPr="009B4E3A">
              <w:rPr>
                <w:sz w:val="24"/>
                <w:szCs w:val="24"/>
              </w:rPr>
              <w:t xml:space="preserve">{HUS 101} </w:t>
            </w:r>
            <w:r w:rsidRPr="009B4E3A">
              <w:rPr>
                <w:sz w:val="24"/>
                <w:szCs w:val="24"/>
              </w:rPr>
              <w:t>Human Service and Addiction Counseling Ethics in Practice</w:t>
            </w:r>
            <w:r w:rsidR="00F04B0E">
              <w:rPr>
                <w:sz w:val="24"/>
                <w:szCs w:val="24"/>
              </w:rPr>
              <w:t xml:space="preserve"> </w:t>
            </w:r>
            <w:r w:rsidRPr="009B4E3A">
              <w:rPr>
                <w:sz w:val="24"/>
                <w:szCs w:val="24"/>
              </w:rPr>
              <w:t xml:space="preserve">students contemplate how </w:t>
            </w:r>
            <w:r w:rsidR="0035292F" w:rsidRPr="009B4E3A">
              <w:rPr>
                <w:sz w:val="24"/>
                <w:szCs w:val="24"/>
              </w:rPr>
              <w:t>one’s personal self</w:t>
            </w:r>
            <w:r w:rsidRPr="009B4E3A">
              <w:rPr>
                <w:sz w:val="24"/>
                <w:szCs w:val="24"/>
              </w:rPr>
              <w:t xml:space="preserve"> can positively and negatively impact the working relationship between </w:t>
            </w:r>
            <w:r w:rsidRPr="009B4E3A">
              <w:rPr>
                <w:sz w:val="24"/>
                <w:szCs w:val="24"/>
              </w:rPr>
              <w:lastRenderedPageBreak/>
              <w:t>worker and client</w:t>
            </w:r>
            <w:r w:rsidR="00322A48" w:rsidRPr="009B4E3A">
              <w:rPr>
                <w:sz w:val="24"/>
                <w:szCs w:val="24"/>
              </w:rPr>
              <w:t>.  Concepts such as values imposition,</w:t>
            </w:r>
            <w:r w:rsidRPr="009B4E3A">
              <w:rPr>
                <w:sz w:val="24"/>
                <w:szCs w:val="24"/>
              </w:rPr>
              <w:t xml:space="preserve"> transference and countertransference are discussed and applied in case studies. </w:t>
            </w:r>
            <w:r w:rsidR="009A622D" w:rsidRPr="004E2AC9">
              <w:rPr>
                <w:i/>
                <w:iCs/>
                <w:sz w:val="24"/>
                <w:szCs w:val="24"/>
              </w:rPr>
              <w:t>The Internship Book</w:t>
            </w:r>
            <w:r w:rsidR="009A622D" w:rsidRPr="009B4E3A">
              <w:rPr>
                <w:sz w:val="24"/>
                <w:szCs w:val="24"/>
              </w:rPr>
              <w:t xml:space="preserve"> includes exercises that emphasize students’ self-preservation through self-care, as well as activities that address ethical dilemmas interns may encounter in the human services field with both colleagues and clients. </w:t>
            </w:r>
            <w:r w:rsidR="00C946EE" w:rsidRPr="009B4E3A">
              <w:rPr>
                <w:sz w:val="24"/>
                <w:szCs w:val="24"/>
              </w:rPr>
              <w:t xml:space="preserve">Instructors evaluate students’ work to ensure that students are demonstrating ethics and integrity when resolving the various ethical dilemmas. </w:t>
            </w:r>
          </w:p>
          <w:p w14:paraId="1AA88B2D" w14:textId="77777777" w:rsidR="004262F8" w:rsidRPr="009B4E3A" w:rsidRDefault="004262F8" w:rsidP="009B4E3A">
            <w:pPr>
              <w:rPr>
                <w:sz w:val="24"/>
                <w:szCs w:val="24"/>
              </w:rPr>
            </w:pPr>
          </w:p>
          <w:p w14:paraId="4AB50622" w14:textId="7E31CA51" w:rsidR="004262F8" w:rsidRPr="009B4E3A" w:rsidRDefault="004262F8" w:rsidP="009B4E3A">
            <w:pPr>
              <w:rPr>
                <w:sz w:val="24"/>
                <w:szCs w:val="24"/>
              </w:rPr>
            </w:pPr>
            <w:r w:rsidRPr="009B4E3A">
              <w:rPr>
                <w:sz w:val="24"/>
                <w:szCs w:val="24"/>
              </w:rPr>
              <w:t>The conscious use of self is examined in</w:t>
            </w:r>
            <w:r w:rsidR="00D9733F">
              <w:rPr>
                <w:sz w:val="24"/>
                <w:szCs w:val="24"/>
              </w:rPr>
              <w:t xml:space="preserve"> </w:t>
            </w:r>
            <w:r w:rsidR="00D9733F" w:rsidRPr="009B4E3A">
              <w:rPr>
                <w:sz w:val="24"/>
                <w:szCs w:val="24"/>
              </w:rPr>
              <w:t>{HUS 141}</w:t>
            </w:r>
            <w:r w:rsidRPr="009B4E3A">
              <w:rPr>
                <w:sz w:val="24"/>
                <w:szCs w:val="24"/>
              </w:rPr>
              <w:t xml:space="preserve"> Group Dynamics</w:t>
            </w:r>
            <w:r w:rsidR="004E2AC9" w:rsidRPr="009B4E3A">
              <w:rPr>
                <w:sz w:val="24"/>
                <w:szCs w:val="24"/>
              </w:rPr>
              <w:t xml:space="preserve"> </w:t>
            </w:r>
            <w:r w:rsidRPr="009B4E3A">
              <w:rPr>
                <w:sz w:val="24"/>
                <w:szCs w:val="24"/>
              </w:rPr>
              <w:t>in the context of readings and class discussions related to self-disclosure in the group setting. Self-disclosure is also discussed in the context of helping skills in Counseling, Assessment and Case Management</w:t>
            </w:r>
            <w:r w:rsidR="004E2AC9">
              <w:rPr>
                <w:sz w:val="24"/>
                <w:szCs w:val="24"/>
              </w:rPr>
              <w:t xml:space="preserve"> </w:t>
            </w:r>
            <w:r w:rsidR="004E2AC9" w:rsidRPr="009B4E3A">
              <w:rPr>
                <w:sz w:val="24"/>
                <w:szCs w:val="24"/>
              </w:rPr>
              <w:t xml:space="preserve">{HUS </w:t>
            </w:r>
            <w:proofErr w:type="gramStart"/>
            <w:r w:rsidR="004E2AC9" w:rsidRPr="009B4E3A">
              <w:rPr>
                <w:sz w:val="24"/>
                <w:szCs w:val="24"/>
              </w:rPr>
              <w:t>114}</w:t>
            </w:r>
            <w:r w:rsidR="004E2AC9">
              <w:rPr>
                <w:sz w:val="24"/>
                <w:szCs w:val="24"/>
              </w:rPr>
              <w:t>.</w:t>
            </w:r>
            <w:proofErr w:type="gramEnd"/>
            <w:r w:rsidR="004E2AC9" w:rsidRPr="009B4E3A">
              <w:rPr>
                <w:sz w:val="24"/>
                <w:szCs w:val="24"/>
              </w:rPr>
              <w:t xml:space="preserve"> </w:t>
            </w:r>
            <w:r w:rsidRPr="009B4E3A">
              <w:rPr>
                <w:sz w:val="24"/>
                <w:szCs w:val="24"/>
              </w:rPr>
              <w:t>Students complete a</w:t>
            </w:r>
            <w:r w:rsidR="00096D88" w:rsidRPr="009B4E3A">
              <w:rPr>
                <w:sz w:val="24"/>
                <w:szCs w:val="24"/>
              </w:rPr>
              <w:t xml:space="preserve"> </w:t>
            </w:r>
            <w:r w:rsidRPr="0063430E">
              <w:rPr>
                <w:b/>
                <w:bCs/>
                <w:i/>
                <w:iCs/>
                <w:sz w:val="24"/>
                <w:szCs w:val="24"/>
              </w:rPr>
              <w:t>Social History and Assessment</w:t>
            </w:r>
            <w:r w:rsidRPr="009B4E3A">
              <w:rPr>
                <w:sz w:val="24"/>
                <w:szCs w:val="24"/>
              </w:rPr>
              <w:t xml:space="preserve"> paper where they examine their own presenting problem as if they were </w:t>
            </w:r>
            <w:r w:rsidR="00D541CA">
              <w:rPr>
                <w:sz w:val="24"/>
                <w:szCs w:val="24"/>
              </w:rPr>
              <w:t>see</w:t>
            </w:r>
            <w:r w:rsidRPr="009B4E3A">
              <w:rPr>
                <w:sz w:val="24"/>
                <w:szCs w:val="24"/>
              </w:rPr>
              <w:t>king assistance from a human services agency.</w:t>
            </w:r>
          </w:p>
          <w:p w14:paraId="62C141B6" w14:textId="77777777" w:rsidR="00096D88" w:rsidRPr="009B4E3A" w:rsidRDefault="00096D88" w:rsidP="009B4E3A">
            <w:pPr>
              <w:rPr>
                <w:sz w:val="24"/>
                <w:szCs w:val="24"/>
              </w:rPr>
            </w:pPr>
          </w:p>
          <w:p w14:paraId="2B02D1CA" w14:textId="2FAC11B7" w:rsidR="00096D88" w:rsidRDefault="00096D88" w:rsidP="009B4E3A">
            <w:pPr>
              <w:rPr>
                <w:sz w:val="24"/>
                <w:szCs w:val="24"/>
              </w:rPr>
            </w:pPr>
            <w:r w:rsidRPr="009B4E3A">
              <w:rPr>
                <w:sz w:val="24"/>
                <w:szCs w:val="24"/>
              </w:rPr>
              <w:t>In</w:t>
            </w:r>
            <w:r w:rsidR="00D9733F">
              <w:rPr>
                <w:sz w:val="24"/>
                <w:szCs w:val="24"/>
              </w:rPr>
              <w:t xml:space="preserve"> </w:t>
            </w:r>
            <w:r w:rsidR="00D9733F" w:rsidRPr="0063430E">
              <w:rPr>
                <w:sz w:val="24"/>
                <w:szCs w:val="24"/>
              </w:rPr>
              <w:t>{HUS 130</w:t>
            </w:r>
            <w:r w:rsidR="00032D40" w:rsidRPr="0063430E">
              <w:rPr>
                <w:sz w:val="24"/>
                <w:szCs w:val="24"/>
              </w:rPr>
              <w:t>}</w:t>
            </w:r>
            <w:r w:rsidR="00032D40" w:rsidRPr="009B4E3A">
              <w:rPr>
                <w:sz w:val="24"/>
                <w:szCs w:val="24"/>
              </w:rPr>
              <w:t xml:space="preserve"> Introduction</w:t>
            </w:r>
            <w:r w:rsidRPr="009B4E3A">
              <w:rPr>
                <w:sz w:val="24"/>
                <w:szCs w:val="24"/>
              </w:rPr>
              <w:t xml:space="preserve"> to Family Counseling</w:t>
            </w:r>
            <w:r w:rsidR="00D9733F">
              <w:rPr>
                <w:sz w:val="24"/>
                <w:szCs w:val="24"/>
              </w:rPr>
              <w:t>,</w:t>
            </w:r>
            <w:r w:rsidR="004E2AC9">
              <w:rPr>
                <w:sz w:val="24"/>
                <w:szCs w:val="24"/>
              </w:rPr>
              <w:t xml:space="preserve"> </w:t>
            </w:r>
            <w:r w:rsidR="004E2AC9" w:rsidRPr="009B4E3A">
              <w:rPr>
                <w:sz w:val="24"/>
                <w:szCs w:val="24"/>
              </w:rPr>
              <w:t>students</w:t>
            </w:r>
            <w:r w:rsidRPr="009B4E3A">
              <w:rPr>
                <w:sz w:val="24"/>
                <w:szCs w:val="24"/>
              </w:rPr>
              <w:t xml:space="preserve"> examine their differentiation of self- exploration of their own family of origin. Students write a </w:t>
            </w:r>
            <w:r w:rsidR="0063430E" w:rsidRPr="0063430E">
              <w:rPr>
                <w:b/>
                <w:bCs/>
                <w:i/>
                <w:iCs/>
                <w:sz w:val="24"/>
                <w:szCs w:val="24"/>
              </w:rPr>
              <w:t>F</w:t>
            </w:r>
            <w:r w:rsidRPr="0063430E">
              <w:rPr>
                <w:b/>
                <w:bCs/>
                <w:i/>
                <w:iCs/>
                <w:sz w:val="24"/>
                <w:szCs w:val="24"/>
              </w:rPr>
              <w:t>amily</w:t>
            </w:r>
            <w:r w:rsidR="0063430E" w:rsidRPr="0063430E">
              <w:rPr>
                <w:b/>
                <w:bCs/>
                <w:i/>
                <w:iCs/>
                <w:sz w:val="24"/>
                <w:szCs w:val="24"/>
              </w:rPr>
              <w:t xml:space="preserve"> of O</w:t>
            </w:r>
            <w:r w:rsidRPr="0063430E">
              <w:rPr>
                <w:b/>
                <w:bCs/>
                <w:i/>
                <w:iCs/>
                <w:sz w:val="24"/>
                <w:szCs w:val="24"/>
              </w:rPr>
              <w:t>rigin</w:t>
            </w:r>
            <w:r w:rsidRPr="009B4E3A">
              <w:rPr>
                <w:sz w:val="24"/>
                <w:szCs w:val="24"/>
              </w:rPr>
              <w:t xml:space="preserve"> paper</w:t>
            </w:r>
            <w:r w:rsidR="00C3403D">
              <w:rPr>
                <w:sz w:val="24"/>
                <w:szCs w:val="24"/>
              </w:rPr>
              <w:t xml:space="preserve"> or </w:t>
            </w:r>
            <w:r w:rsidR="00C3403D">
              <w:rPr>
                <w:b/>
                <w:bCs/>
                <w:i/>
                <w:iCs/>
                <w:sz w:val="24"/>
                <w:szCs w:val="24"/>
              </w:rPr>
              <w:t xml:space="preserve">Family of Origin PowerPoint </w:t>
            </w:r>
            <w:r w:rsidRPr="009B4E3A">
              <w:rPr>
                <w:sz w:val="24"/>
                <w:szCs w:val="24"/>
              </w:rPr>
              <w:t>that discusses the impact of their family of origin.</w:t>
            </w:r>
            <w:r w:rsidR="000A4D0E" w:rsidRPr="009B4E3A">
              <w:rPr>
                <w:sz w:val="24"/>
                <w:szCs w:val="24"/>
              </w:rPr>
              <w:t xml:space="preserve"> In</w:t>
            </w:r>
            <w:r w:rsidR="003A0095">
              <w:rPr>
                <w:sz w:val="24"/>
                <w:szCs w:val="24"/>
              </w:rPr>
              <w:t>-</w:t>
            </w:r>
            <w:r w:rsidR="000A4D0E" w:rsidRPr="009B4E3A">
              <w:rPr>
                <w:sz w:val="24"/>
                <w:szCs w:val="24"/>
              </w:rPr>
              <w:t xml:space="preserve">class lectures focus on </w:t>
            </w:r>
            <w:r w:rsidR="0063430E" w:rsidRPr="009B4E3A">
              <w:rPr>
                <w:sz w:val="24"/>
                <w:szCs w:val="24"/>
              </w:rPr>
              <w:t>students’</w:t>
            </w:r>
            <w:r w:rsidR="000A4D0E" w:rsidRPr="009B4E3A">
              <w:rPr>
                <w:sz w:val="24"/>
                <w:szCs w:val="24"/>
              </w:rPr>
              <w:t xml:space="preserve"> awareness of their cultural heritage and its impact on understanding families</w:t>
            </w:r>
            <w:r w:rsidR="00FB54FD" w:rsidRPr="009B4E3A">
              <w:rPr>
                <w:sz w:val="24"/>
                <w:szCs w:val="24"/>
              </w:rPr>
              <w:t>.</w:t>
            </w:r>
            <w:r w:rsidR="000A4D0E" w:rsidRPr="009B4E3A">
              <w:rPr>
                <w:sz w:val="24"/>
                <w:szCs w:val="24"/>
              </w:rPr>
              <w:t xml:space="preserve"> </w:t>
            </w:r>
          </w:p>
          <w:p w14:paraId="0BC44322" w14:textId="77777777" w:rsidR="0063430E" w:rsidRPr="009B4E3A" w:rsidRDefault="0063430E" w:rsidP="009B4E3A">
            <w:pPr>
              <w:rPr>
                <w:sz w:val="24"/>
                <w:szCs w:val="24"/>
              </w:rPr>
            </w:pPr>
          </w:p>
          <w:p w14:paraId="2636F0BA" w14:textId="50CB077C" w:rsidR="00096D88" w:rsidRPr="009B4E3A" w:rsidRDefault="00096D88" w:rsidP="009B4E3A">
            <w:pPr>
              <w:rPr>
                <w:sz w:val="24"/>
                <w:szCs w:val="24"/>
              </w:rPr>
            </w:pPr>
            <w:r w:rsidRPr="008B50C6">
              <w:rPr>
                <w:sz w:val="24"/>
                <w:szCs w:val="24"/>
              </w:rPr>
              <w:t>In</w:t>
            </w:r>
            <w:r w:rsidR="004C02FD">
              <w:rPr>
                <w:sz w:val="24"/>
                <w:szCs w:val="24"/>
              </w:rPr>
              <w:t xml:space="preserve"> </w:t>
            </w:r>
            <w:r w:rsidR="004C02FD" w:rsidRPr="008B50C6">
              <w:rPr>
                <w:sz w:val="24"/>
                <w:szCs w:val="24"/>
              </w:rPr>
              <w:t xml:space="preserve">{HUS 211} </w:t>
            </w:r>
            <w:r w:rsidRPr="008B50C6">
              <w:rPr>
                <w:sz w:val="24"/>
                <w:szCs w:val="24"/>
              </w:rPr>
              <w:t>Crisis Intervention and Counseling students examine and discuss the topic of countertransference as it relates to the conscious use of self</w:t>
            </w:r>
            <w:r w:rsidR="004E2AC9" w:rsidRPr="008B50C6">
              <w:rPr>
                <w:sz w:val="24"/>
                <w:szCs w:val="24"/>
              </w:rPr>
              <w:t xml:space="preserve">. </w:t>
            </w:r>
            <w:r w:rsidR="00A40B25">
              <w:rPr>
                <w:sz w:val="24"/>
                <w:szCs w:val="24"/>
              </w:rPr>
              <w:t>Through lectures and discussion</w:t>
            </w:r>
            <w:r w:rsidR="00874A1C">
              <w:rPr>
                <w:sz w:val="24"/>
                <w:szCs w:val="24"/>
              </w:rPr>
              <w:t>s, students</w:t>
            </w:r>
            <w:r w:rsidR="00A40B25">
              <w:rPr>
                <w:sz w:val="24"/>
                <w:szCs w:val="24"/>
              </w:rPr>
              <w:t xml:space="preserve"> reflect on how personal experiences</w:t>
            </w:r>
            <w:r w:rsidR="005F5314">
              <w:rPr>
                <w:sz w:val="24"/>
                <w:szCs w:val="24"/>
              </w:rPr>
              <w:t>, belief systems, and cultural heritage can</w:t>
            </w:r>
            <w:r w:rsidR="004E2AC9">
              <w:rPr>
                <w:sz w:val="24"/>
                <w:szCs w:val="24"/>
              </w:rPr>
              <w:t xml:space="preserve"> potentially</w:t>
            </w:r>
            <w:r w:rsidR="005F5314">
              <w:rPr>
                <w:sz w:val="24"/>
                <w:szCs w:val="24"/>
              </w:rPr>
              <w:t xml:space="preserve"> cause countertransference</w:t>
            </w:r>
            <w:r w:rsidR="004E2AC9">
              <w:rPr>
                <w:sz w:val="24"/>
                <w:szCs w:val="24"/>
              </w:rPr>
              <w:t xml:space="preserve">. </w:t>
            </w:r>
            <w:r w:rsidR="005F5314">
              <w:rPr>
                <w:sz w:val="24"/>
                <w:szCs w:val="24"/>
              </w:rPr>
              <w:t xml:space="preserve">Students are encouraged to monitor countertransference through </w:t>
            </w:r>
            <w:r w:rsidR="00FF3761">
              <w:rPr>
                <w:sz w:val="24"/>
                <w:szCs w:val="24"/>
              </w:rPr>
              <w:t xml:space="preserve">self-monitoring and </w:t>
            </w:r>
            <w:r w:rsidR="00874A1C">
              <w:rPr>
                <w:sz w:val="24"/>
                <w:szCs w:val="24"/>
              </w:rPr>
              <w:t xml:space="preserve">self-awareness. </w:t>
            </w:r>
          </w:p>
          <w:p w14:paraId="24BDC7D8" w14:textId="77777777" w:rsidR="00096D88" w:rsidRDefault="00096D88" w:rsidP="009B4E3A">
            <w:pPr>
              <w:rPr>
                <w:sz w:val="24"/>
                <w:szCs w:val="24"/>
              </w:rPr>
            </w:pPr>
          </w:p>
          <w:p w14:paraId="12444204" w14:textId="132780E2" w:rsidR="00096D88" w:rsidRPr="009B4E3A" w:rsidRDefault="00096D88" w:rsidP="00C3403D">
            <w:pPr>
              <w:rPr>
                <w:sz w:val="24"/>
                <w:szCs w:val="24"/>
              </w:rPr>
            </w:pPr>
            <w:r w:rsidRPr="009B4E3A">
              <w:rPr>
                <w:sz w:val="24"/>
                <w:szCs w:val="24"/>
              </w:rPr>
              <w:t xml:space="preserve">In the fieldwork courses </w:t>
            </w:r>
            <w:r w:rsidRPr="00C3403D">
              <w:rPr>
                <w:sz w:val="24"/>
                <w:szCs w:val="24"/>
              </w:rPr>
              <w:t>{HUS 115, 217}</w:t>
            </w:r>
            <w:r w:rsidRPr="009B4E3A">
              <w:rPr>
                <w:sz w:val="24"/>
                <w:szCs w:val="24"/>
              </w:rPr>
              <w:t xml:space="preserve"> students are involved in class and field placement experiences in which the conscious use of self is learned and practiced. Students in these classes use journaling to broaden and explore their conscious use of self. In all field placements, students are mentored and evaluated</w:t>
            </w:r>
            <w:r w:rsidR="003A0095">
              <w:rPr>
                <w:sz w:val="24"/>
                <w:szCs w:val="24"/>
              </w:rPr>
              <w:t xml:space="preserve"> using the</w:t>
            </w:r>
            <w:r w:rsidRPr="009B4E3A">
              <w:rPr>
                <w:sz w:val="24"/>
                <w:szCs w:val="24"/>
              </w:rPr>
              <w:t xml:space="preserve"> </w:t>
            </w:r>
            <w:r w:rsidR="004D7D84" w:rsidRPr="00C3403D">
              <w:rPr>
                <w:b/>
                <w:bCs/>
                <w:i/>
                <w:iCs/>
                <w:sz w:val="24"/>
                <w:szCs w:val="24"/>
              </w:rPr>
              <w:t>Performance Evaluation of Student</w:t>
            </w:r>
            <w:r w:rsidR="00517CE1">
              <w:rPr>
                <w:b/>
                <w:bCs/>
                <w:i/>
                <w:iCs/>
                <w:sz w:val="24"/>
                <w:szCs w:val="24"/>
              </w:rPr>
              <w:t>s</w:t>
            </w:r>
            <w:r w:rsidRPr="009B4E3A">
              <w:rPr>
                <w:sz w:val="24"/>
                <w:szCs w:val="24"/>
              </w:rPr>
              <w:t xml:space="preserve"> </w:t>
            </w:r>
            <w:r w:rsidR="003A0095">
              <w:rPr>
                <w:sz w:val="24"/>
                <w:szCs w:val="24"/>
              </w:rPr>
              <w:t xml:space="preserve">form </w:t>
            </w:r>
            <w:r w:rsidRPr="009B4E3A">
              <w:rPr>
                <w:sz w:val="24"/>
                <w:szCs w:val="24"/>
              </w:rPr>
              <w:t>by their fieldwork supervisor partly on their ability to accept constructive criticism, analyze interpersonal strengths and weaknesses and develop personal goals and objectives. Students also evaluate themselves using this tool. The journals, seminar discussions, and case presentations in the fieldwork classes are all designed to promote conscious use of self. Students are also observed throughout the entire Human Services program as evidenced by the</w:t>
            </w:r>
            <w:r w:rsidR="00C3403D">
              <w:rPr>
                <w:sz w:val="24"/>
                <w:szCs w:val="24"/>
              </w:rPr>
              <w:t xml:space="preserve"> </w:t>
            </w:r>
            <w:r w:rsidRPr="00C3403D">
              <w:rPr>
                <w:b/>
                <w:bCs/>
                <w:i/>
                <w:iCs/>
                <w:sz w:val="24"/>
                <w:szCs w:val="24"/>
              </w:rPr>
              <w:t>Professional Expectations</w:t>
            </w:r>
            <w:r w:rsidR="00AC596B">
              <w:rPr>
                <w:b/>
                <w:bCs/>
                <w:i/>
                <w:iCs/>
                <w:sz w:val="24"/>
                <w:szCs w:val="24"/>
              </w:rPr>
              <w:t xml:space="preserve"> Concern</w:t>
            </w:r>
            <w:r w:rsidRPr="009B4E3A">
              <w:rPr>
                <w:sz w:val="24"/>
                <w:szCs w:val="24"/>
              </w:rPr>
              <w:t xml:space="preserve"> to determine if they are meeting the professional expectations of the human services field.</w:t>
            </w:r>
          </w:p>
        </w:tc>
      </w:tr>
      <w:tr w:rsidR="007D40BE" w14:paraId="06B776FC" w14:textId="77777777" w:rsidTr="432D0519">
        <w:trPr>
          <w:trHeight w:val="549"/>
        </w:trPr>
        <w:tc>
          <w:tcPr>
            <w:tcW w:w="600" w:type="dxa"/>
          </w:tcPr>
          <w:p w14:paraId="276DD28A" w14:textId="77777777" w:rsidR="007D40BE" w:rsidRDefault="00BB2F7E">
            <w:pPr>
              <w:pStyle w:val="TableParagraph"/>
              <w:ind w:left="100"/>
              <w:rPr>
                <w:sz w:val="24"/>
              </w:rPr>
            </w:pPr>
            <w:r>
              <w:rPr>
                <w:spacing w:val="-5"/>
                <w:sz w:val="24"/>
              </w:rPr>
              <w:lastRenderedPageBreak/>
              <w:t>b.</w:t>
            </w:r>
          </w:p>
        </w:tc>
        <w:tc>
          <w:tcPr>
            <w:tcW w:w="9480" w:type="dxa"/>
          </w:tcPr>
          <w:p w14:paraId="7C174094" w14:textId="77777777" w:rsidR="007D40BE" w:rsidRDefault="00BB2F7E" w:rsidP="00954F49">
            <w:pPr>
              <w:pStyle w:val="TableParagraph"/>
              <w:ind w:left="0"/>
              <w:rPr>
                <w:spacing w:val="-2"/>
                <w:sz w:val="24"/>
              </w:rPr>
            </w:pPr>
            <w:r>
              <w:rPr>
                <w:sz w:val="24"/>
              </w:rPr>
              <w:t>Clarification</w:t>
            </w:r>
            <w:r>
              <w:rPr>
                <w:spacing w:val="11"/>
                <w:sz w:val="24"/>
              </w:rPr>
              <w:t xml:space="preserve"> </w:t>
            </w:r>
            <w:r>
              <w:rPr>
                <w:sz w:val="24"/>
              </w:rPr>
              <w:t>of</w:t>
            </w:r>
            <w:r>
              <w:rPr>
                <w:spacing w:val="16"/>
                <w:sz w:val="24"/>
              </w:rPr>
              <w:t xml:space="preserve"> </w:t>
            </w:r>
            <w:r>
              <w:rPr>
                <w:sz w:val="24"/>
              </w:rPr>
              <w:t>personal</w:t>
            </w:r>
            <w:r>
              <w:rPr>
                <w:spacing w:val="17"/>
                <w:sz w:val="24"/>
              </w:rPr>
              <w:t xml:space="preserve"> </w:t>
            </w:r>
            <w:r>
              <w:rPr>
                <w:sz w:val="24"/>
              </w:rPr>
              <w:t>and</w:t>
            </w:r>
            <w:r>
              <w:rPr>
                <w:spacing w:val="11"/>
                <w:sz w:val="24"/>
              </w:rPr>
              <w:t xml:space="preserve"> </w:t>
            </w:r>
            <w:r>
              <w:rPr>
                <w:sz w:val="24"/>
              </w:rPr>
              <w:t>professional</w:t>
            </w:r>
            <w:r>
              <w:rPr>
                <w:spacing w:val="18"/>
                <w:sz w:val="24"/>
              </w:rPr>
              <w:t xml:space="preserve"> </w:t>
            </w:r>
            <w:r>
              <w:rPr>
                <w:spacing w:val="-2"/>
                <w:sz w:val="24"/>
              </w:rPr>
              <w:t>values.</w:t>
            </w:r>
          </w:p>
          <w:p w14:paraId="6B1806DF" w14:textId="77777777" w:rsidR="00D00734" w:rsidRDefault="00D00734">
            <w:pPr>
              <w:pStyle w:val="TableParagraph"/>
              <w:ind w:left="148"/>
              <w:rPr>
                <w:spacing w:val="-2"/>
                <w:sz w:val="24"/>
              </w:rPr>
            </w:pPr>
          </w:p>
          <w:p w14:paraId="551A889A" w14:textId="77777777" w:rsidR="00045EF0" w:rsidRDefault="00045EF0" w:rsidP="00954F49">
            <w:pPr>
              <w:pStyle w:val="TableParagraph"/>
              <w:ind w:left="0"/>
              <w:rPr>
                <w:sz w:val="24"/>
              </w:rPr>
            </w:pPr>
            <w:r>
              <w:rPr>
                <w:b/>
                <w:spacing w:val="-2"/>
                <w:sz w:val="24"/>
                <w:u w:val="thick"/>
              </w:rPr>
              <w:t>Response</w:t>
            </w:r>
            <w:r>
              <w:rPr>
                <w:spacing w:val="-2"/>
                <w:sz w:val="24"/>
                <w:u w:val="thick"/>
              </w:rPr>
              <w:t>:</w:t>
            </w:r>
          </w:p>
          <w:p w14:paraId="75F751E3" w14:textId="1FDAF0E3" w:rsidR="00045EF0" w:rsidRDefault="00045EF0" w:rsidP="00954F49">
            <w:pPr>
              <w:pStyle w:val="TableParagraph"/>
              <w:ind w:left="0" w:right="869"/>
              <w:rPr>
                <w:sz w:val="24"/>
              </w:rPr>
            </w:pPr>
            <w:r>
              <w:rPr>
                <w:sz w:val="24"/>
              </w:rPr>
              <w:t>The</w:t>
            </w:r>
            <w:r>
              <w:rPr>
                <w:spacing w:val="-6"/>
                <w:sz w:val="24"/>
              </w:rPr>
              <w:t xml:space="preserve"> </w:t>
            </w:r>
            <w:r>
              <w:rPr>
                <w:sz w:val="24"/>
              </w:rPr>
              <w:t>clarification</w:t>
            </w:r>
            <w:r>
              <w:rPr>
                <w:spacing w:val="-4"/>
                <w:sz w:val="24"/>
              </w:rPr>
              <w:t xml:space="preserve"> </w:t>
            </w:r>
            <w:r>
              <w:rPr>
                <w:sz w:val="24"/>
              </w:rPr>
              <w:t>of</w:t>
            </w:r>
            <w:r>
              <w:rPr>
                <w:spacing w:val="-5"/>
                <w:sz w:val="24"/>
              </w:rPr>
              <w:t xml:space="preserve"> </w:t>
            </w:r>
            <w:r>
              <w:rPr>
                <w:sz w:val="24"/>
              </w:rPr>
              <w:t>personal</w:t>
            </w:r>
            <w:r>
              <w:rPr>
                <w:spacing w:val="-4"/>
                <w:sz w:val="24"/>
              </w:rPr>
              <w:t xml:space="preserve"> </w:t>
            </w:r>
            <w:r>
              <w:rPr>
                <w:sz w:val="24"/>
              </w:rPr>
              <w:t>and</w:t>
            </w:r>
            <w:r>
              <w:rPr>
                <w:spacing w:val="-4"/>
                <w:sz w:val="24"/>
              </w:rPr>
              <w:t xml:space="preserve"> </w:t>
            </w:r>
            <w:r>
              <w:rPr>
                <w:sz w:val="24"/>
              </w:rPr>
              <w:t>professional</w:t>
            </w:r>
            <w:r>
              <w:rPr>
                <w:spacing w:val="-4"/>
                <w:sz w:val="24"/>
              </w:rPr>
              <w:t xml:space="preserve"> </w:t>
            </w:r>
            <w:r>
              <w:rPr>
                <w:sz w:val="24"/>
              </w:rPr>
              <w:t>values</w:t>
            </w:r>
            <w:r>
              <w:rPr>
                <w:spacing w:val="-4"/>
                <w:sz w:val="24"/>
              </w:rPr>
              <w:t xml:space="preserve"> </w:t>
            </w:r>
            <w:r>
              <w:rPr>
                <w:sz w:val="24"/>
              </w:rPr>
              <w:t>is</w:t>
            </w:r>
            <w:r>
              <w:rPr>
                <w:spacing w:val="-4"/>
                <w:sz w:val="24"/>
              </w:rPr>
              <w:t xml:space="preserve"> </w:t>
            </w:r>
            <w:r>
              <w:rPr>
                <w:sz w:val="24"/>
              </w:rPr>
              <w:t>emphasized</w:t>
            </w:r>
            <w:r>
              <w:rPr>
                <w:spacing w:val="-4"/>
                <w:sz w:val="24"/>
              </w:rPr>
              <w:t xml:space="preserve"> </w:t>
            </w:r>
            <w:r>
              <w:rPr>
                <w:sz w:val="24"/>
              </w:rPr>
              <w:t>throughout</w:t>
            </w:r>
            <w:r>
              <w:rPr>
                <w:spacing w:val="-4"/>
                <w:sz w:val="24"/>
              </w:rPr>
              <w:t xml:space="preserve"> </w:t>
            </w:r>
            <w:r>
              <w:rPr>
                <w:sz w:val="24"/>
              </w:rPr>
              <w:t>the</w:t>
            </w:r>
            <w:r>
              <w:rPr>
                <w:spacing w:val="-5"/>
                <w:sz w:val="24"/>
              </w:rPr>
              <w:t xml:space="preserve"> </w:t>
            </w:r>
            <w:r>
              <w:rPr>
                <w:sz w:val="24"/>
              </w:rPr>
              <w:t>Human</w:t>
            </w:r>
            <w:r>
              <w:rPr>
                <w:spacing w:val="-4"/>
                <w:sz w:val="24"/>
              </w:rPr>
              <w:t xml:space="preserve"> </w:t>
            </w:r>
            <w:r>
              <w:rPr>
                <w:sz w:val="24"/>
              </w:rPr>
              <w:t>Services program. It is specifically addressed through in-class activities and discussions, lecture</w:t>
            </w:r>
            <w:r w:rsidR="003A0095">
              <w:rPr>
                <w:sz w:val="24"/>
              </w:rPr>
              <w:t>s</w:t>
            </w:r>
            <w:r>
              <w:rPr>
                <w:sz w:val="24"/>
              </w:rPr>
              <w:t xml:space="preserve">, assigned readings and out-of-class activities </w:t>
            </w:r>
            <w:r w:rsidR="00455769">
              <w:rPr>
                <w:sz w:val="24"/>
              </w:rPr>
              <w:t>in the</w:t>
            </w:r>
            <w:r>
              <w:rPr>
                <w:sz w:val="24"/>
              </w:rPr>
              <w:t xml:space="preserve"> following courses.</w:t>
            </w:r>
          </w:p>
          <w:p w14:paraId="2C0D586B" w14:textId="77777777" w:rsidR="00045EF0" w:rsidRDefault="00045EF0" w:rsidP="00045EF0">
            <w:pPr>
              <w:pStyle w:val="TableParagraph"/>
              <w:spacing w:before="10"/>
              <w:rPr>
                <w:sz w:val="24"/>
              </w:rPr>
            </w:pPr>
          </w:p>
          <w:p w14:paraId="1705CA87" w14:textId="682EA9D7" w:rsidR="00045EF0" w:rsidRPr="00647709" w:rsidRDefault="00045EF0" w:rsidP="00455769">
            <w:pPr>
              <w:rPr>
                <w:b/>
                <w:bCs/>
              </w:rPr>
            </w:pPr>
            <w:r w:rsidRPr="00AE4EC2">
              <w:rPr>
                <w:b/>
                <w:bCs/>
              </w:rPr>
              <w:t>HUS 100 Introduction to Human Services</w:t>
            </w:r>
          </w:p>
          <w:p w14:paraId="6ACADDFC" w14:textId="69413B15" w:rsidR="00455769" w:rsidRPr="00647709" w:rsidRDefault="00045EF0" w:rsidP="00455769">
            <w:pPr>
              <w:rPr>
                <w:b/>
                <w:bCs/>
              </w:rPr>
            </w:pPr>
            <w:r w:rsidRPr="00AE4EC2">
              <w:rPr>
                <w:b/>
                <w:bCs/>
              </w:rPr>
              <w:t>HUS 101 Human Service and Addiction Counseling Ethics in Practice</w:t>
            </w:r>
            <w:r w:rsidRPr="00647709">
              <w:rPr>
                <w:b/>
                <w:bCs/>
              </w:rPr>
              <w:t xml:space="preserve"> </w:t>
            </w:r>
          </w:p>
          <w:p w14:paraId="543765B9" w14:textId="7474D316" w:rsidR="00045EF0" w:rsidRPr="00647709" w:rsidRDefault="00045EF0" w:rsidP="00455769">
            <w:pPr>
              <w:rPr>
                <w:b/>
                <w:bCs/>
              </w:rPr>
            </w:pPr>
            <w:r w:rsidRPr="00A047E8">
              <w:rPr>
                <w:b/>
                <w:bCs/>
              </w:rPr>
              <w:t>HUS 114 Counseling, Assessment and Case Management</w:t>
            </w:r>
          </w:p>
          <w:p w14:paraId="02094C9C" w14:textId="3DD07012" w:rsidR="00455769" w:rsidRPr="00647709" w:rsidRDefault="00045EF0" w:rsidP="00455769">
            <w:pPr>
              <w:rPr>
                <w:b/>
                <w:bCs/>
              </w:rPr>
            </w:pPr>
            <w:r w:rsidRPr="00A047E8">
              <w:rPr>
                <w:b/>
                <w:bCs/>
              </w:rPr>
              <w:t>HUS 115 Fieldwork: Counseling, Assessment and Case Management</w:t>
            </w:r>
          </w:p>
          <w:p w14:paraId="0A86A821" w14:textId="39F6EA3C" w:rsidR="00455769" w:rsidRPr="00647709" w:rsidRDefault="00045EF0" w:rsidP="00455769">
            <w:pPr>
              <w:rPr>
                <w:b/>
                <w:bCs/>
              </w:rPr>
            </w:pPr>
            <w:r w:rsidRPr="00A047E8">
              <w:rPr>
                <w:b/>
                <w:bCs/>
              </w:rPr>
              <w:lastRenderedPageBreak/>
              <w:t>HUS 211 Crisis Intervention and Counseling</w:t>
            </w:r>
          </w:p>
          <w:p w14:paraId="1382AE85" w14:textId="2AE36367" w:rsidR="00455769" w:rsidRPr="00647709" w:rsidRDefault="00045EF0" w:rsidP="00455769">
            <w:pPr>
              <w:rPr>
                <w:b/>
                <w:bCs/>
              </w:rPr>
            </w:pPr>
            <w:r w:rsidRPr="00A047E8">
              <w:rPr>
                <w:b/>
                <w:bCs/>
              </w:rPr>
              <w:t>HUS 217 Fieldwork: Theories of Counseling</w:t>
            </w:r>
            <w:r w:rsidRPr="00647709">
              <w:rPr>
                <w:b/>
                <w:bCs/>
              </w:rPr>
              <w:t xml:space="preserve"> </w:t>
            </w:r>
          </w:p>
          <w:p w14:paraId="71255F94" w14:textId="77777777" w:rsidR="00045EF0" w:rsidRPr="00647709" w:rsidRDefault="00045EF0" w:rsidP="00045EF0">
            <w:pPr>
              <w:pStyle w:val="TableParagraph"/>
              <w:spacing w:before="70"/>
              <w:rPr>
                <w:b/>
                <w:bCs/>
                <w:sz w:val="24"/>
              </w:rPr>
            </w:pPr>
          </w:p>
          <w:p w14:paraId="6060DD2B" w14:textId="7AD7A6CC" w:rsidR="00455769" w:rsidRPr="00647709" w:rsidRDefault="00045EF0" w:rsidP="00647709">
            <w:pPr>
              <w:rPr>
                <w:sz w:val="24"/>
                <w:szCs w:val="24"/>
              </w:rPr>
            </w:pPr>
            <w:r w:rsidRPr="00647709">
              <w:rPr>
                <w:sz w:val="24"/>
                <w:szCs w:val="24"/>
              </w:rPr>
              <w:t>Included in the {HUS 100} Introduction to Human Services course objectives is the objective that students will be able to “identify underlying philosophies, attitudes, values, and approaches to understanding human behavior and</w:t>
            </w:r>
            <w:r w:rsidR="003A0095">
              <w:rPr>
                <w:sz w:val="24"/>
                <w:szCs w:val="24"/>
              </w:rPr>
              <w:t xml:space="preserve"> describe</w:t>
            </w:r>
            <w:r w:rsidRPr="00647709">
              <w:rPr>
                <w:sz w:val="24"/>
                <w:szCs w:val="24"/>
              </w:rPr>
              <w:t xml:space="preserve"> the helping process.” Also included in this class are journal-writing assignments where students reflect on the separation of personal and professional self.</w:t>
            </w:r>
          </w:p>
          <w:p w14:paraId="41583087" w14:textId="77777777" w:rsidR="00635B30" w:rsidRPr="00647709" w:rsidRDefault="00635B30" w:rsidP="00647709">
            <w:pPr>
              <w:rPr>
                <w:sz w:val="24"/>
                <w:szCs w:val="24"/>
              </w:rPr>
            </w:pPr>
          </w:p>
          <w:p w14:paraId="7C2522CE" w14:textId="1525F16A" w:rsidR="00045EF0" w:rsidRPr="00647709" w:rsidRDefault="00AA1099" w:rsidP="00647709">
            <w:pPr>
              <w:rPr>
                <w:sz w:val="24"/>
                <w:szCs w:val="24"/>
              </w:rPr>
            </w:pPr>
            <w:proofErr w:type="gramStart"/>
            <w:r w:rsidRPr="00647709">
              <w:rPr>
                <w:sz w:val="24"/>
                <w:szCs w:val="24"/>
              </w:rPr>
              <w:t>In</w:t>
            </w:r>
            <w:r>
              <w:rPr>
                <w:sz w:val="24"/>
                <w:szCs w:val="24"/>
              </w:rPr>
              <w:t xml:space="preserve"> {</w:t>
            </w:r>
            <w:r w:rsidRPr="00647709">
              <w:rPr>
                <w:sz w:val="24"/>
                <w:szCs w:val="24"/>
              </w:rPr>
              <w:t>HUS 101}</w:t>
            </w:r>
            <w:proofErr w:type="gramEnd"/>
            <w:r w:rsidRPr="00647709">
              <w:rPr>
                <w:sz w:val="24"/>
                <w:szCs w:val="24"/>
              </w:rPr>
              <w:t xml:space="preserve"> </w:t>
            </w:r>
            <w:r w:rsidR="00045EF0" w:rsidRPr="00647709">
              <w:rPr>
                <w:sz w:val="24"/>
                <w:szCs w:val="24"/>
              </w:rPr>
              <w:t>Human Service and Addiction Counseling Ethics in Practice students are consistently examining the distinction between personal and professional values through discussions and lectures as well as reading assignments</w:t>
            </w:r>
            <w:r w:rsidR="005169F3" w:rsidRPr="00647709">
              <w:rPr>
                <w:sz w:val="24"/>
                <w:szCs w:val="24"/>
              </w:rPr>
              <w:t xml:space="preserve"> and how failure to make this distinction can ethically impact service to clients. </w:t>
            </w:r>
          </w:p>
          <w:p w14:paraId="179102AC" w14:textId="77777777" w:rsidR="00A25B9A" w:rsidRPr="00647709" w:rsidRDefault="00A25B9A" w:rsidP="00647709">
            <w:pPr>
              <w:rPr>
                <w:sz w:val="24"/>
                <w:szCs w:val="24"/>
              </w:rPr>
            </w:pPr>
          </w:p>
          <w:p w14:paraId="4CADBB1B" w14:textId="0ED40717" w:rsidR="00045EF0" w:rsidRDefault="00045EF0" w:rsidP="00647709">
            <w:pPr>
              <w:rPr>
                <w:sz w:val="24"/>
                <w:szCs w:val="24"/>
              </w:rPr>
            </w:pPr>
            <w:r w:rsidRPr="00647709">
              <w:rPr>
                <w:sz w:val="24"/>
                <w:szCs w:val="24"/>
              </w:rPr>
              <w:t xml:space="preserve">In </w:t>
            </w:r>
            <w:r w:rsidR="00AA1099" w:rsidRPr="00647709">
              <w:rPr>
                <w:sz w:val="24"/>
                <w:szCs w:val="24"/>
              </w:rPr>
              <w:t xml:space="preserve">{HUS 114} </w:t>
            </w:r>
            <w:r w:rsidRPr="00647709">
              <w:rPr>
                <w:sz w:val="24"/>
                <w:szCs w:val="24"/>
              </w:rPr>
              <w:t>Counseling, Assessment and Case Management students participate in role-playing exercises throughout the semester wherein they are encouraged to examine how their personal values can often play out in the role-play. Important discussions ensue noting the distinction between personal and professional values and how imposing personal values can be of great harm to the client.</w:t>
            </w:r>
          </w:p>
          <w:p w14:paraId="1526E3F1" w14:textId="77777777" w:rsidR="00032D40" w:rsidRPr="00647709" w:rsidRDefault="00032D40" w:rsidP="00647709">
            <w:pPr>
              <w:rPr>
                <w:sz w:val="24"/>
                <w:szCs w:val="24"/>
              </w:rPr>
            </w:pPr>
          </w:p>
          <w:p w14:paraId="1A9472F6" w14:textId="69180785" w:rsidR="00455769" w:rsidRPr="00647709" w:rsidRDefault="00455769" w:rsidP="00647709">
            <w:pPr>
              <w:rPr>
                <w:sz w:val="24"/>
                <w:szCs w:val="24"/>
              </w:rPr>
            </w:pPr>
            <w:r w:rsidRPr="00647709">
              <w:rPr>
                <w:sz w:val="24"/>
                <w:szCs w:val="24"/>
              </w:rPr>
              <w:t xml:space="preserve">In the fieldwork portion of the program {HUS 115, 217} students </w:t>
            </w:r>
            <w:r w:rsidR="00A519E1" w:rsidRPr="00647709">
              <w:rPr>
                <w:sz w:val="24"/>
                <w:szCs w:val="24"/>
              </w:rPr>
              <w:t>participate in</w:t>
            </w:r>
            <w:r w:rsidRPr="00647709">
              <w:rPr>
                <w:sz w:val="24"/>
                <w:szCs w:val="24"/>
              </w:rPr>
              <w:t xml:space="preserve"> class discussions as well as journaling exercises where they clarify personal and professional values</w:t>
            </w:r>
            <w:r w:rsidR="00DF3302">
              <w:rPr>
                <w:sz w:val="24"/>
                <w:szCs w:val="24"/>
              </w:rPr>
              <w:t xml:space="preserve"> and </w:t>
            </w:r>
            <w:r w:rsidR="0090443A">
              <w:rPr>
                <w:sz w:val="24"/>
                <w:szCs w:val="24"/>
              </w:rPr>
              <w:t>their</w:t>
            </w:r>
            <w:r w:rsidR="00DF3302">
              <w:rPr>
                <w:sz w:val="24"/>
                <w:szCs w:val="24"/>
              </w:rPr>
              <w:t xml:space="preserve"> impact on client service.</w:t>
            </w:r>
          </w:p>
          <w:p w14:paraId="488334B4" w14:textId="77777777" w:rsidR="00DB2785" w:rsidRPr="00647709" w:rsidRDefault="00DB2785" w:rsidP="00647709">
            <w:pPr>
              <w:rPr>
                <w:sz w:val="24"/>
                <w:szCs w:val="24"/>
              </w:rPr>
            </w:pPr>
          </w:p>
          <w:p w14:paraId="5FC91ECE" w14:textId="18AECB08" w:rsidR="00455769" w:rsidRPr="006E7057" w:rsidRDefault="00455769" w:rsidP="00647709">
            <w:pPr>
              <w:rPr>
                <w:b/>
                <w:bCs/>
                <w:sz w:val="24"/>
              </w:rPr>
            </w:pPr>
            <w:r w:rsidRPr="004278F7">
              <w:rPr>
                <w:sz w:val="24"/>
                <w:szCs w:val="24"/>
              </w:rPr>
              <w:t xml:space="preserve">In </w:t>
            </w:r>
            <w:r w:rsidR="00AA1099" w:rsidRPr="004278F7">
              <w:rPr>
                <w:sz w:val="24"/>
                <w:szCs w:val="24"/>
              </w:rPr>
              <w:t>{HUS 211}</w:t>
            </w:r>
            <w:r w:rsidR="00AA1099">
              <w:rPr>
                <w:sz w:val="24"/>
                <w:szCs w:val="24"/>
              </w:rPr>
              <w:t xml:space="preserve"> </w:t>
            </w:r>
            <w:r w:rsidRPr="004278F7">
              <w:rPr>
                <w:sz w:val="24"/>
                <w:szCs w:val="24"/>
              </w:rPr>
              <w:t>Crisis</w:t>
            </w:r>
            <w:r w:rsidR="00232F8D">
              <w:rPr>
                <w:sz w:val="24"/>
                <w:szCs w:val="24"/>
              </w:rPr>
              <w:t xml:space="preserve"> Intervention and Counseling</w:t>
            </w:r>
            <w:r w:rsidRPr="004278F7">
              <w:rPr>
                <w:sz w:val="24"/>
                <w:szCs w:val="24"/>
              </w:rPr>
              <w:t xml:space="preserve"> and </w:t>
            </w:r>
            <w:r w:rsidR="00635B30" w:rsidRPr="004278F7">
              <w:rPr>
                <w:sz w:val="24"/>
                <w:szCs w:val="24"/>
              </w:rPr>
              <w:t>Intervention</w:t>
            </w:r>
            <w:r w:rsidR="00635B30">
              <w:rPr>
                <w:sz w:val="24"/>
                <w:szCs w:val="24"/>
              </w:rPr>
              <w:t>, Chapter</w:t>
            </w:r>
            <w:r w:rsidR="004278F7">
              <w:rPr>
                <w:sz w:val="24"/>
                <w:szCs w:val="24"/>
              </w:rPr>
              <w:t xml:space="preserve"> 3 in the </w:t>
            </w:r>
            <w:r w:rsidR="006A1F97">
              <w:rPr>
                <w:i/>
                <w:iCs/>
                <w:sz w:val="24"/>
                <w:szCs w:val="24"/>
              </w:rPr>
              <w:t xml:space="preserve">A Guide to Crisis </w:t>
            </w:r>
            <w:r w:rsidR="006A1F97" w:rsidRPr="00A047E8">
              <w:rPr>
                <w:i/>
                <w:iCs/>
                <w:sz w:val="24"/>
                <w:szCs w:val="24"/>
              </w:rPr>
              <w:t>Intervention</w:t>
            </w:r>
            <w:r w:rsidR="006A1F97">
              <w:rPr>
                <w:sz w:val="24"/>
                <w:szCs w:val="24"/>
              </w:rPr>
              <w:t xml:space="preserve"> </w:t>
            </w:r>
            <w:r w:rsidR="002B5112">
              <w:rPr>
                <w:sz w:val="24"/>
                <w:szCs w:val="24"/>
              </w:rPr>
              <w:t>covers</w:t>
            </w:r>
            <w:r w:rsidR="006A1F97">
              <w:rPr>
                <w:sz w:val="24"/>
                <w:szCs w:val="24"/>
              </w:rPr>
              <w:t xml:space="preserve"> </w:t>
            </w:r>
            <w:r w:rsidRPr="004278F7">
              <w:rPr>
                <w:sz w:val="24"/>
                <w:szCs w:val="24"/>
              </w:rPr>
              <w:t>topics</w:t>
            </w:r>
            <w:r w:rsidR="006A1F97">
              <w:rPr>
                <w:sz w:val="24"/>
                <w:szCs w:val="24"/>
              </w:rPr>
              <w:t xml:space="preserve"> such </w:t>
            </w:r>
            <w:r w:rsidR="00237B50">
              <w:rPr>
                <w:sz w:val="24"/>
                <w:szCs w:val="24"/>
              </w:rPr>
              <w:t xml:space="preserve">as </w:t>
            </w:r>
            <w:r w:rsidR="00237B50" w:rsidRPr="004278F7">
              <w:rPr>
                <w:sz w:val="24"/>
                <w:szCs w:val="24"/>
              </w:rPr>
              <w:t>countertransference</w:t>
            </w:r>
            <w:r w:rsidR="006A1F97">
              <w:rPr>
                <w:sz w:val="24"/>
                <w:szCs w:val="24"/>
              </w:rPr>
              <w:t>, dual relationships,</w:t>
            </w:r>
            <w:r w:rsidRPr="004278F7">
              <w:rPr>
                <w:sz w:val="24"/>
                <w:szCs w:val="24"/>
              </w:rPr>
              <w:t xml:space="preserve"> </w:t>
            </w:r>
            <w:r w:rsidR="00A519E1" w:rsidRPr="004278F7">
              <w:rPr>
                <w:sz w:val="24"/>
                <w:szCs w:val="24"/>
              </w:rPr>
              <w:t>self-awareness,</w:t>
            </w:r>
            <w:r w:rsidR="006A1F97">
              <w:rPr>
                <w:sz w:val="24"/>
                <w:szCs w:val="24"/>
              </w:rPr>
              <w:t xml:space="preserve"> and self-monitoring.</w:t>
            </w:r>
            <w:r w:rsidR="00237B50">
              <w:rPr>
                <w:sz w:val="24"/>
                <w:szCs w:val="24"/>
              </w:rPr>
              <w:t xml:space="preserve"> The book emphasizes the importance of </w:t>
            </w:r>
            <w:r w:rsidR="00232F8D">
              <w:rPr>
                <w:sz w:val="24"/>
                <w:szCs w:val="24"/>
              </w:rPr>
              <w:t>students clarifying</w:t>
            </w:r>
            <w:r w:rsidR="00A068CA">
              <w:rPr>
                <w:sz w:val="24"/>
                <w:szCs w:val="24"/>
              </w:rPr>
              <w:t xml:space="preserve"> and separating personal and professional values and how failure to do so can lead to dual relationships and countertransference. </w:t>
            </w:r>
          </w:p>
        </w:tc>
      </w:tr>
      <w:tr w:rsidR="007D40BE" w14:paraId="55EB2585" w14:textId="77777777" w:rsidTr="432D0519">
        <w:trPr>
          <w:trHeight w:val="548"/>
        </w:trPr>
        <w:tc>
          <w:tcPr>
            <w:tcW w:w="600" w:type="dxa"/>
          </w:tcPr>
          <w:p w14:paraId="7B9BC126" w14:textId="77777777" w:rsidR="007D40BE" w:rsidRDefault="00BB2F7E">
            <w:pPr>
              <w:pStyle w:val="TableParagraph"/>
              <w:ind w:left="100"/>
              <w:rPr>
                <w:sz w:val="24"/>
              </w:rPr>
            </w:pPr>
            <w:r>
              <w:rPr>
                <w:spacing w:val="-5"/>
                <w:sz w:val="24"/>
              </w:rPr>
              <w:lastRenderedPageBreak/>
              <w:t>c.</w:t>
            </w:r>
          </w:p>
        </w:tc>
        <w:tc>
          <w:tcPr>
            <w:tcW w:w="9480" w:type="dxa"/>
          </w:tcPr>
          <w:p w14:paraId="732814A9" w14:textId="77777777" w:rsidR="007D40BE" w:rsidRPr="008E2B62" w:rsidRDefault="00BB2F7E" w:rsidP="00F04B0E">
            <w:pPr>
              <w:rPr>
                <w:sz w:val="24"/>
                <w:szCs w:val="24"/>
              </w:rPr>
            </w:pPr>
            <w:r w:rsidRPr="008E2B62">
              <w:rPr>
                <w:sz w:val="24"/>
                <w:szCs w:val="24"/>
              </w:rPr>
              <w:t xml:space="preserve">Awareness of </w:t>
            </w:r>
            <w:r w:rsidR="005B757E" w:rsidRPr="008E2B62">
              <w:rPr>
                <w:sz w:val="24"/>
                <w:szCs w:val="24"/>
              </w:rPr>
              <w:t>intercultural fluency</w:t>
            </w:r>
          </w:p>
          <w:p w14:paraId="14A94566" w14:textId="77777777" w:rsidR="004579F0" w:rsidRPr="008E2B62" w:rsidRDefault="004579F0" w:rsidP="00F04B0E">
            <w:pPr>
              <w:rPr>
                <w:sz w:val="24"/>
                <w:szCs w:val="24"/>
              </w:rPr>
            </w:pPr>
          </w:p>
          <w:p w14:paraId="3CD8200A" w14:textId="77777777" w:rsidR="004579F0" w:rsidRPr="00635B30" w:rsidRDefault="004579F0" w:rsidP="00F04B0E">
            <w:pPr>
              <w:rPr>
                <w:b/>
                <w:bCs/>
                <w:sz w:val="24"/>
                <w:szCs w:val="24"/>
                <w:u w:val="single"/>
              </w:rPr>
            </w:pPr>
            <w:r w:rsidRPr="00635B30">
              <w:rPr>
                <w:b/>
                <w:bCs/>
                <w:sz w:val="24"/>
                <w:szCs w:val="24"/>
                <w:u w:val="single"/>
              </w:rPr>
              <w:t>Response:</w:t>
            </w:r>
          </w:p>
          <w:p w14:paraId="4A51EC22" w14:textId="6AE96B61" w:rsidR="004579F0" w:rsidRPr="008E2B62" w:rsidRDefault="004579F0" w:rsidP="00F04B0E">
            <w:pPr>
              <w:rPr>
                <w:sz w:val="24"/>
                <w:szCs w:val="24"/>
              </w:rPr>
            </w:pPr>
            <w:r w:rsidRPr="008E2B62">
              <w:rPr>
                <w:sz w:val="24"/>
                <w:szCs w:val="24"/>
              </w:rPr>
              <w:t>Awareness of</w:t>
            </w:r>
            <w:r w:rsidR="00CF1BDE" w:rsidRPr="008E2B62">
              <w:rPr>
                <w:sz w:val="24"/>
                <w:szCs w:val="24"/>
              </w:rPr>
              <w:t xml:space="preserve"> intercultural fluency</w:t>
            </w:r>
            <w:r w:rsidRPr="008E2B62">
              <w:rPr>
                <w:sz w:val="24"/>
                <w:szCs w:val="24"/>
              </w:rPr>
              <w:t xml:space="preserve"> is emphasized throughout the Human Services program. It is specifically addressed through in-class activities and discussions, lectures, assigned readings and out-of-class activities in the following courses.</w:t>
            </w:r>
          </w:p>
          <w:p w14:paraId="03675AD5" w14:textId="77777777" w:rsidR="00954F49" w:rsidRPr="008E2B62" w:rsidRDefault="00954F49" w:rsidP="00F04B0E">
            <w:pPr>
              <w:rPr>
                <w:sz w:val="24"/>
                <w:szCs w:val="24"/>
              </w:rPr>
            </w:pPr>
          </w:p>
          <w:p w14:paraId="43DCBFA6" w14:textId="03994E6C" w:rsidR="004579F0" w:rsidRPr="008E2B62" w:rsidRDefault="004579F0" w:rsidP="00F04B0E">
            <w:pPr>
              <w:rPr>
                <w:b/>
                <w:bCs/>
                <w:sz w:val="24"/>
                <w:szCs w:val="24"/>
              </w:rPr>
            </w:pPr>
            <w:r w:rsidRPr="00A047E8">
              <w:rPr>
                <w:b/>
                <w:bCs/>
                <w:sz w:val="24"/>
                <w:szCs w:val="24"/>
              </w:rPr>
              <w:t>HUS 100 Introduction to Human Services</w:t>
            </w:r>
          </w:p>
          <w:p w14:paraId="67009AEA" w14:textId="7C2F41C0" w:rsidR="00954F49" w:rsidRPr="008E2B62" w:rsidRDefault="004579F0" w:rsidP="00F04B0E">
            <w:pPr>
              <w:rPr>
                <w:b/>
                <w:bCs/>
                <w:sz w:val="24"/>
                <w:szCs w:val="24"/>
              </w:rPr>
            </w:pPr>
            <w:r w:rsidRPr="00A047E8">
              <w:rPr>
                <w:b/>
                <w:bCs/>
                <w:sz w:val="24"/>
                <w:szCs w:val="24"/>
              </w:rPr>
              <w:t>HUS 101 Human Service and Addiction Counseling Ethics in Practice</w:t>
            </w:r>
            <w:r w:rsidRPr="008E2B62">
              <w:rPr>
                <w:b/>
                <w:bCs/>
                <w:sz w:val="24"/>
                <w:szCs w:val="24"/>
              </w:rPr>
              <w:t xml:space="preserve"> </w:t>
            </w:r>
          </w:p>
          <w:p w14:paraId="06B12158" w14:textId="3397E388" w:rsidR="004579F0" w:rsidRPr="008E2B62" w:rsidRDefault="004579F0" w:rsidP="00F04B0E">
            <w:pPr>
              <w:rPr>
                <w:b/>
                <w:bCs/>
                <w:sz w:val="24"/>
                <w:szCs w:val="24"/>
              </w:rPr>
            </w:pPr>
            <w:r w:rsidRPr="00A047E8">
              <w:rPr>
                <w:b/>
                <w:bCs/>
                <w:sz w:val="24"/>
                <w:szCs w:val="24"/>
              </w:rPr>
              <w:t>HUS 114 Counseling, Assessment and Case Management</w:t>
            </w:r>
          </w:p>
          <w:p w14:paraId="51BB28A3" w14:textId="579DE334" w:rsidR="00954F49" w:rsidRPr="008E2B62" w:rsidRDefault="004579F0" w:rsidP="00F04B0E">
            <w:pPr>
              <w:rPr>
                <w:b/>
                <w:bCs/>
                <w:sz w:val="24"/>
                <w:szCs w:val="24"/>
              </w:rPr>
            </w:pPr>
            <w:r w:rsidRPr="00A047E8">
              <w:rPr>
                <w:b/>
                <w:bCs/>
                <w:sz w:val="24"/>
                <w:szCs w:val="24"/>
              </w:rPr>
              <w:t>HUS 115 Fieldwork: Counseling, Assessment and Case Management</w:t>
            </w:r>
            <w:r w:rsidRPr="008E2B62">
              <w:rPr>
                <w:b/>
                <w:bCs/>
                <w:sz w:val="24"/>
                <w:szCs w:val="24"/>
              </w:rPr>
              <w:t xml:space="preserve"> </w:t>
            </w:r>
          </w:p>
          <w:p w14:paraId="5458DEDF" w14:textId="1E2B228D" w:rsidR="004579F0" w:rsidRPr="008E2B62" w:rsidRDefault="004579F0" w:rsidP="00F04B0E">
            <w:pPr>
              <w:rPr>
                <w:b/>
                <w:bCs/>
                <w:sz w:val="24"/>
                <w:szCs w:val="24"/>
              </w:rPr>
            </w:pPr>
            <w:r w:rsidRPr="00A047E8">
              <w:rPr>
                <w:b/>
                <w:bCs/>
                <w:sz w:val="24"/>
                <w:szCs w:val="24"/>
              </w:rPr>
              <w:t>HUS 141 Group Dynamics</w:t>
            </w:r>
          </w:p>
          <w:p w14:paraId="706AE9CD" w14:textId="282184E4" w:rsidR="004579F0" w:rsidRPr="008E2B62" w:rsidRDefault="004579F0" w:rsidP="00F04B0E">
            <w:pPr>
              <w:rPr>
                <w:b/>
                <w:bCs/>
                <w:sz w:val="24"/>
                <w:szCs w:val="24"/>
              </w:rPr>
            </w:pPr>
            <w:r w:rsidRPr="00A047E8">
              <w:rPr>
                <w:b/>
                <w:bCs/>
                <w:sz w:val="24"/>
                <w:szCs w:val="24"/>
              </w:rPr>
              <w:t>HUS 211 Crisis Intervention and Counseling</w:t>
            </w:r>
          </w:p>
          <w:p w14:paraId="509840AD" w14:textId="136DA672" w:rsidR="004579F0" w:rsidRPr="008E2B62" w:rsidRDefault="004579F0" w:rsidP="00F04B0E">
            <w:pPr>
              <w:rPr>
                <w:b/>
                <w:bCs/>
                <w:sz w:val="24"/>
                <w:szCs w:val="24"/>
              </w:rPr>
            </w:pPr>
            <w:r w:rsidRPr="00A047E8">
              <w:rPr>
                <w:b/>
                <w:bCs/>
                <w:sz w:val="24"/>
                <w:szCs w:val="24"/>
              </w:rPr>
              <w:t>HUS 216 Theories of Counseling</w:t>
            </w:r>
          </w:p>
          <w:p w14:paraId="0FC10B31" w14:textId="31DD9C24" w:rsidR="00954F49" w:rsidRPr="008E2B62" w:rsidRDefault="004579F0" w:rsidP="00F04B0E">
            <w:pPr>
              <w:rPr>
                <w:b/>
                <w:bCs/>
                <w:sz w:val="24"/>
                <w:szCs w:val="24"/>
              </w:rPr>
            </w:pPr>
            <w:r w:rsidRPr="00A047E8">
              <w:rPr>
                <w:b/>
                <w:bCs/>
                <w:sz w:val="24"/>
                <w:szCs w:val="24"/>
              </w:rPr>
              <w:t>HUS 217 Fieldwork: Theories of Counseling</w:t>
            </w:r>
            <w:r w:rsidRPr="008E2B62">
              <w:rPr>
                <w:b/>
                <w:bCs/>
                <w:sz w:val="24"/>
                <w:szCs w:val="24"/>
              </w:rPr>
              <w:t xml:space="preserve"> </w:t>
            </w:r>
          </w:p>
          <w:p w14:paraId="45EC7812" w14:textId="77777777" w:rsidR="00A519E1" w:rsidRPr="008E2B62" w:rsidRDefault="00A519E1" w:rsidP="00F04B0E">
            <w:pPr>
              <w:rPr>
                <w:b/>
                <w:bCs/>
                <w:sz w:val="24"/>
                <w:szCs w:val="24"/>
              </w:rPr>
            </w:pPr>
          </w:p>
          <w:p w14:paraId="2B3FBF05" w14:textId="58B66947" w:rsidR="004579F0" w:rsidRPr="008E2B62" w:rsidRDefault="004579F0" w:rsidP="00F04B0E">
            <w:pPr>
              <w:rPr>
                <w:sz w:val="24"/>
                <w:szCs w:val="24"/>
              </w:rPr>
            </w:pPr>
            <w:r w:rsidRPr="008E2B62">
              <w:rPr>
                <w:sz w:val="24"/>
                <w:szCs w:val="24"/>
              </w:rPr>
              <w:t xml:space="preserve">In </w:t>
            </w:r>
            <w:r w:rsidR="00F04B0E" w:rsidRPr="008E2B62">
              <w:rPr>
                <w:sz w:val="24"/>
                <w:szCs w:val="24"/>
              </w:rPr>
              <w:t>{</w:t>
            </w:r>
            <w:r w:rsidRPr="008E2B62">
              <w:rPr>
                <w:sz w:val="24"/>
                <w:szCs w:val="24"/>
              </w:rPr>
              <w:t>HUS 100</w:t>
            </w:r>
            <w:r w:rsidR="00F04B0E" w:rsidRPr="008E2B62">
              <w:rPr>
                <w:sz w:val="24"/>
                <w:szCs w:val="24"/>
              </w:rPr>
              <w:t>}</w:t>
            </w:r>
            <w:r w:rsidRPr="008E2B62">
              <w:rPr>
                <w:sz w:val="24"/>
                <w:szCs w:val="24"/>
              </w:rPr>
              <w:t xml:space="preserve"> Introduction to Human Services, students study and examine the diverse arenas in which professionals practice in the human services field. Through reading and writing </w:t>
            </w:r>
            <w:r w:rsidRPr="008E2B62">
              <w:rPr>
                <w:sz w:val="24"/>
                <w:szCs w:val="24"/>
              </w:rPr>
              <w:lastRenderedPageBreak/>
              <w:t>assignments</w:t>
            </w:r>
            <w:r w:rsidR="00135251" w:rsidRPr="008E2B62">
              <w:rPr>
                <w:sz w:val="24"/>
                <w:szCs w:val="24"/>
              </w:rPr>
              <w:t xml:space="preserve"> </w:t>
            </w:r>
            <w:r w:rsidRPr="008E2B62">
              <w:rPr>
                <w:sz w:val="24"/>
                <w:szCs w:val="24"/>
              </w:rPr>
              <w:t>students are exposed to diverse human populations</w:t>
            </w:r>
            <w:r w:rsidR="00FF3761" w:rsidRPr="008E2B62">
              <w:rPr>
                <w:sz w:val="24"/>
                <w:szCs w:val="24"/>
              </w:rPr>
              <w:t xml:space="preserve">. </w:t>
            </w:r>
            <w:r w:rsidR="0090443A">
              <w:rPr>
                <w:sz w:val="24"/>
                <w:szCs w:val="24"/>
              </w:rPr>
              <w:t>I</w:t>
            </w:r>
            <w:r w:rsidR="00FF3761" w:rsidRPr="008E2B62">
              <w:rPr>
                <w:sz w:val="24"/>
                <w:szCs w:val="24"/>
              </w:rPr>
              <w:t>nstructors incorporate</w:t>
            </w:r>
            <w:r w:rsidR="00935832" w:rsidRPr="008E2B62">
              <w:rPr>
                <w:sz w:val="24"/>
                <w:szCs w:val="24"/>
              </w:rPr>
              <w:t xml:space="preserve"> </w:t>
            </w:r>
            <w:r w:rsidR="000D70CE" w:rsidRPr="008E2B62">
              <w:rPr>
                <w:sz w:val="24"/>
                <w:szCs w:val="24"/>
              </w:rPr>
              <w:t>diverse historical</w:t>
            </w:r>
            <w:r w:rsidR="00935832" w:rsidRPr="008E2B62">
              <w:rPr>
                <w:sz w:val="24"/>
                <w:szCs w:val="24"/>
              </w:rPr>
              <w:t xml:space="preserve"> figures in the field of human services</w:t>
            </w:r>
            <w:r w:rsidR="00182FF0" w:rsidRPr="008E2B62">
              <w:rPr>
                <w:sz w:val="24"/>
                <w:szCs w:val="24"/>
              </w:rPr>
              <w:t xml:space="preserve"> as well as diverse imagery</w:t>
            </w:r>
            <w:r w:rsidR="000E4667" w:rsidRPr="008E2B62">
              <w:rPr>
                <w:sz w:val="24"/>
                <w:szCs w:val="24"/>
              </w:rPr>
              <w:t xml:space="preserve"> throughout the course.</w:t>
            </w:r>
          </w:p>
          <w:p w14:paraId="050126C1" w14:textId="77777777" w:rsidR="00056C11" w:rsidRPr="008E2B62" w:rsidRDefault="00056C11" w:rsidP="00F04B0E">
            <w:pPr>
              <w:rPr>
                <w:sz w:val="24"/>
                <w:szCs w:val="24"/>
              </w:rPr>
            </w:pPr>
          </w:p>
          <w:p w14:paraId="35361A66" w14:textId="169125C7" w:rsidR="00CD70E7" w:rsidRPr="008E2B62" w:rsidRDefault="004579F0" w:rsidP="00F04B0E">
            <w:pPr>
              <w:rPr>
                <w:sz w:val="24"/>
                <w:szCs w:val="24"/>
              </w:rPr>
            </w:pPr>
            <w:r w:rsidRPr="008E2B62">
              <w:rPr>
                <w:sz w:val="24"/>
                <w:szCs w:val="24"/>
              </w:rPr>
              <w:t xml:space="preserve">Human Service and Addiction Counseling Ethics in Practice </w:t>
            </w:r>
            <w:r w:rsidR="00574F93" w:rsidRPr="008E2B62">
              <w:rPr>
                <w:sz w:val="24"/>
                <w:szCs w:val="24"/>
              </w:rPr>
              <w:t>{HUS 101}</w:t>
            </w:r>
            <w:r w:rsidRPr="008E2B62">
              <w:rPr>
                <w:sz w:val="24"/>
                <w:szCs w:val="24"/>
              </w:rPr>
              <w:t xml:space="preserve"> </w:t>
            </w:r>
            <w:r w:rsidR="006C0F4C" w:rsidRPr="008E2B62">
              <w:rPr>
                <w:sz w:val="24"/>
                <w:szCs w:val="24"/>
              </w:rPr>
              <w:t>is</w:t>
            </w:r>
            <w:r w:rsidRPr="008E2B62">
              <w:rPr>
                <w:sz w:val="24"/>
                <w:szCs w:val="24"/>
              </w:rPr>
              <w:t xml:space="preserve"> a designated Diversity course at AACC as outlined in the College Catalog</w:t>
            </w:r>
            <w:r w:rsidR="00A93045">
              <w:rPr>
                <w:sz w:val="24"/>
                <w:szCs w:val="24"/>
              </w:rPr>
              <w:t xml:space="preserve"> </w:t>
            </w:r>
            <w:hyperlink r:id="rId108" w:history="1">
              <w:r w:rsidR="00866AA1" w:rsidRPr="00866AA1">
                <w:rPr>
                  <w:rStyle w:val="Hyperlink"/>
                  <w:sz w:val="24"/>
                  <w:szCs w:val="24"/>
                </w:rPr>
                <w:t>{College Catalog}</w:t>
              </w:r>
            </w:hyperlink>
            <w:r w:rsidRPr="008E2B62">
              <w:rPr>
                <w:sz w:val="24"/>
                <w:szCs w:val="24"/>
              </w:rPr>
              <w:t>. Case studies are frequently utilized to heighten awareness of diversity</w:t>
            </w:r>
            <w:r w:rsidR="00FA0B87" w:rsidRPr="008E2B62">
              <w:rPr>
                <w:sz w:val="24"/>
                <w:szCs w:val="24"/>
              </w:rPr>
              <w:t>.</w:t>
            </w:r>
            <w:r w:rsidR="00EE47B3" w:rsidRPr="008E2B62">
              <w:rPr>
                <w:sz w:val="24"/>
                <w:szCs w:val="24"/>
              </w:rPr>
              <w:t xml:space="preserve">  </w:t>
            </w:r>
            <w:r w:rsidR="007D6CC4" w:rsidRPr="008E2B62">
              <w:rPr>
                <w:sz w:val="24"/>
                <w:szCs w:val="24"/>
              </w:rPr>
              <w:t>In the Ethics course, s</w:t>
            </w:r>
            <w:r w:rsidR="00EE47B3" w:rsidRPr="008E2B62">
              <w:rPr>
                <w:sz w:val="24"/>
                <w:szCs w:val="24"/>
              </w:rPr>
              <w:t>tudents take assessments regarding multi-cultural awareness and diversity</w:t>
            </w:r>
            <w:r w:rsidR="00A047E8">
              <w:rPr>
                <w:sz w:val="24"/>
                <w:szCs w:val="24"/>
              </w:rPr>
              <w:t>,</w:t>
            </w:r>
            <w:r w:rsidR="00B908CA" w:rsidRPr="008E2B62">
              <w:rPr>
                <w:sz w:val="24"/>
                <w:szCs w:val="24"/>
              </w:rPr>
              <w:t xml:space="preserve"> which helps to expand their knowledge of intercultural fluency. </w:t>
            </w:r>
          </w:p>
          <w:p w14:paraId="3F81CDFA" w14:textId="77777777" w:rsidR="00CD70E7" w:rsidRPr="008E2B62" w:rsidRDefault="00CD70E7" w:rsidP="00F04B0E">
            <w:pPr>
              <w:rPr>
                <w:sz w:val="24"/>
                <w:szCs w:val="24"/>
              </w:rPr>
            </w:pPr>
          </w:p>
          <w:p w14:paraId="1A14FD93" w14:textId="04B76C9C" w:rsidR="000E7691" w:rsidRPr="008E2B62" w:rsidRDefault="004579F0" w:rsidP="00F04B0E">
            <w:pPr>
              <w:rPr>
                <w:sz w:val="24"/>
                <w:szCs w:val="24"/>
              </w:rPr>
            </w:pPr>
            <w:r w:rsidRPr="008E2B62">
              <w:rPr>
                <w:sz w:val="24"/>
                <w:szCs w:val="24"/>
              </w:rPr>
              <w:t xml:space="preserve">In </w:t>
            </w:r>
            <w:r w:rsidR="00866AA1" w:rsidRPr="008E2B62">
              <w:rPr>
                <w:sz w:val="24"/>
                <w:szCs w:val="24"/>
              </w:rPr>
              <w:t xml:space="preserve">{HUS 114} </w:t>
            </w:r>
            <w:r w:rsidRPr="008E2B62">
              <w:rPr>
                <w:sz w:val="24"/>
                <w:szCs w:val="24"/>
              </w:rPr>
              <w:t xml:space="preserve">Counseling, Assessment and Case </w:t>
            </w:r>
            <w:r w:rsidR="00411B04" w:rsidRPr="008E2B62">
              <w:rPr>
                <w:sz w:val="24"/>
                <w:szCs w:val="24"/>
              </w:rPr>
              <w:t xml:space="preserve">Management </w:t>
            </w:r>
            <w:r w:rsidRPr="008E2B62">
              <w:rPr>
                <w:sz w:val="24"/>
                <w:szCs w:val="24"/>
              </w:rPr>
              <w:t>through lecture and in-class discussions, students understand that diversity is also inclusive of the intersectionality of multiple factors such as skin color, age, gender and physical or mental ability,</w:t>
            </w:r>
            <w:r w:rsidR="000E7691" w:rsidRPr="008E2B62">
              <w:rPr>
                <w:sz w:val="24"/>
                <w:szCs w:val="24"/>
              </w:rPr>
              <w:t xml:space="preserve"> and</w:t>
            </w:r>
            <w:r w:rsidRPr="008E2B62">
              <w:rPr>
                <w:sz w:val="24"/>
                <w:szCs w:val="24"/>
              </w:rPr>
              <w:t xml:space="preserve"> other </w:t>
            </w:r>
            <w:r w:rsidR="000E7691" w:rsidRPr="008E2B62">
              <w:rPr>
                <w:sz w:val="24"/>
                <w:szCs w:val="24"/>
              </w:rPr>
              <w:t>diversity characteristics.</w:t>
            </w:r>
          </w:p>
          <w:p w14:paraId="79698FDF" w14:textId="17AE7040" w:rsidR="004579F0" w:rsidRPr="008E2B62" w:rsidRDefault="009037CF" w:rsidP="00F04B0E">
            <w:pPr>
              <w:rPr>
                <w:sz w:val="24"/>
                <w:szCs w:val="24"/>
              </w:rPr>
            </w:pPr>
            <w:r w:rsidRPr="008E2B62">
              <w:rPr>
                <w:sz w:val="24"/>
                <w:szCs w:val="24"/>
              </w:rPr>
              <w:t xml:space="preserve"> </w:t>
            </w:r>
          </w:p>
          <w:p w14:paraId="27A2C620" w14:textId="7E815EC8" w:rsidR="002B7F46" w:rsidRPr="008E2B62" w:rsidRDefault="004579F0" w:rsidP="00F04B0E">
            <w:pPr>
              <w:rPr>
                <w:sz w:val="24"/>
                <w:szCs w:val="24"/>
              </w:rPr>
            </w:pPr>
            <w:r w:rsidRPr="008E2B62">
              <w:rPr>
                <w:sz w:val="24"/>
                <w:szCs w:val="24"/>
              </w:rPr>
              <w:t>In</w:t>
            </w:r>
            <w:r w:rsidR="00866AA1">
              <w:rPr>
                <w:sz w:val="24"/>
                <w:szCs w:val="24"/>
              </w:rPr>
              <w:t xml:space="preserve"> </w:t>
            </w:r>
            <w:r w:rsidR="00866AA1" w:rsidRPr="008E2B62">
              <w:rPr>
                <w:sz w:val="24"/>
                <w:szCs w:val="24"/>
              </w:rPr>
              <w:t>{HUS 141</w:t>
            </w:r>
            <w:r w:rsidR="00635B30" w:rsidRPr="008E2B62">
              <w:rPr>
                <w:sz w:val="24"/>
                <w:szCs w:val="24"/>
              </w:rPr>
              <w:t>} Group</w:t>
            </w:r>
            <w:r w:rsidRPr="008E2B62">
              <w:rPr>
                <w:sz w:val="24"/>
                <w:szCs w:val="24"/>
              </w:rPr>
              <w:t xml:space="preserve"> Dynamics students engage in discussion about the uniqueness of groups and how group workers must have awareness, knowledge, and skills to effectively deal with diverse membership in their groups.</w:t>
            </w:r>
            <w:r w:rsidR="002B7F46" w:rsidRPr="008E2B62">
              <w:rPr>
                <w:sz w:val="24"/>
                <w:szCs w:val="24"/>
              </w:rPr>
              <w:t xml:space="preserve"> In</w:t>
            </w:r>
            <w:r w:rsidR="0090443A">
              <w:rPr>
                <w:sz w:val="24"/>
                <w:szCs w:val="24"/>
              </w:rPr>
              <w:t>-</w:t>
            </w:r>
            <w:r w:rsidR="002B7F46" w:rsidRPr="008E2B62">
              <w:rPr>
                <w:sz w:val="24"/>
                <w:szCs w:val="24"/>
              </w:rPr>
              <w:t xml:space="preserve">class activities </w:t>
            </w:r>
            <w:r w:rsidR="009B0A84" w:rsidRPr="008E2B62">
              <w:rPr>
                <w:sz w:val="24"/>
                <w:szCs w:val="24"/>
              </w:rPr>
              <w:t>include</w:t>
            </w:r>
            <w:r w:rsidR="002B7F46" w:rsidRPr="008E2B62">
              <w:rPr>
                <w:sz w:val="24"/>
                <w:szCs w:val="24"/>
              </w:rPr>
              <w:t xml:space="preserve"> the </w:t>
            </w:r>
            <w:r w:rsidR="002B7F46" w:rsidRPr="008E2B62">
              <w:rPr>
                <w:b/>
                <w:bCs/>
                <w:i/>
                <w:iCs/>
                <w:sz w:val="24"/>
                <w:szCs w:val="24"/>
              </w:rPr>
              <w:t xml:space="preserve">Identity </w:t>
            </w:r>
            <w:r w:rsidR="00C43D9F" w:rsidRPr="008E2B62">
              <w:rPr>
                <w:b/>
                <w:bCs/>
                <w:i/>
                <w:iCs/>
                <w:sz w:val="24"/>
                <w:szCs w:val="24"/>
              </w:rPr>
              <w:t xml:space="preserve">Signs </w:t>
            </w:r>
            <w:r w:rsidR="00635B30">
              <w:rPr>
                <w:b/>
                <w:bCs/>
                <w:i/>
                <w:iCs/>
                <w:sz w:val="24"/>
                <w:szCs w:val="24"/>
              </w:rPr>
              <w:t xml:space="preserve">Survey </w:t>
            </w:r>
            <w:r w:rsidR="002B7F46" w:rsidRPr="008E2B62">
              <w:rPr>
                <w:sz w:val="24"/>
                <w:szCs w:val="24"/>
              </w:rPr>
              <w:t xml:space="preserve">which helps students explore </w:t>
            </w:r>
            <w:r w:rsidR="00414BCD" w:rsidRPr="008E2B62">
              <w:rPr>
                <w:sz w:val="24"/>
                <w:szCs w:val="24"/>
              </w:rPr>
              <w:t>their own</w:t>
            </w:r>
            <w:r w:rsidR="002B7F46" w:rsidRPr="008E2B62">
              <w:rPr>
                <w:sz w:val="24"/>
                <w:szCs w:val="24"/>
              </w:rPr>
              <w:t xml:space="preserve"> cultur</w:t>
            </w:r>
            <w:r w:rsidR="001877DB" w:rsidRPr="008E2B62">
              <w:rPr>
                <w:sz w:val="24"/>
                <w:szCs w:val="24"/>
              </w:rPr>
              <w:t xml:space="preserve">al frame of reference and </w:t>
            </w:r>
            <w:r w:rsidR="00662A96" w:rsidRPr="008E2B62">
              <w:rPr>
                <w:sz w:val="24"/>
                <w:szCs w:val="24"/>
              </w:rPr>
              <w:t>how it impacts the clients that they serve.</w:t>
            </w:r>
            <w:r w:rsidR="002B7F46" w:rsidRPr="008E2B62">
              <w:rPr>
                <w:sz w:val="24"/>
                <w:szCs w:val="24"/>
              </w:rPr>
              <w:t xml:space="preserve"> </w:t>
            </w:r>
          </w:p>
          <w:p w14:paraId="61C16927" w14:textId="2A978468" w:rsidR="004579F0" w:rsidRPr="008E2B62" w:rsidRDefault="004579F0" w:rsidP="00F04B0E">
            <w:pPr>
              <w:rPr>
                <w:sz w:val="24"/>
                <w:szCs w:val="24"/>
              </w:rPr>
            </w:pPr>
          </w:p>
          <w:p w14:paraId="78972041" w14:textId="427D3BC0" w:rsidR="00954F49" w:rsidRPr="008E2B62" w:rsidRDefault="004579F0" w:rsidP="00F04B0E">
            <w:pPr>
              <w:rPr>
                <w:sz w:val="24"/>
                <w:szCs w:val="24"/>
              </w:rPr>
            </w:pPr>
            <w:r w:rsidRPr="008E2B62">
              <w:rPr>
                <w:sz w:val="24"/>
                <w:szCs w:val="24"/>
              </w:rPr>
              <w:t>In</w:t>
            </w:r>
            <w:r w:rsidR="00635B30">
              <w:rPr>
                <w:sz w:val="24"/>
                <w:szCs w:val="24"/>
              </w:rPr>
              <w:t xml:space="preserve"> </w:t>
            </w:r>
            <w:r w:rsidR="00635B30" w:rsidRPr="008E2B62">
              <w:rPr>
                <w:sz w:val="24"/>
                <w:szCs w:val="24"/>
              </w:rPr>
              <w:t>{HUS 211} Crisis</w:t>
            </w:r>
            <w:r w:rsidRPr="008E2B62">
              <w:rPr>
                <w:sz w:val="24"/>
                <w:szCs w:val="24"/>
              </w:rPr>
              <w:t xml:space="preserve"> Intervention and Counseling students learn about the dynamics of developmental and situational human crises</w:t>
            </w:r>
            <w:r w:rsidR="002727A6" w:rsidRPr="008E2B62">
              <w:rPr>
                <w:sz w:val="24"/>
                <w:szCs w:val="24"/>
              </w:rPr>
              <w:t xml:space="preserve">. </w:t>
            </w:r>
            <w:r w:rsidR="001B06DA" w:rsidRPr="008E2B62">
              <w:rPr>
                <w:sz w:val="24"/>
                <w:szCs w:val="24"/>
              </w:rPr>
              <w:t>The text further explores cris</w:t>
            </w:r>
            <w:r w:rsidR="0090443A">
              <w:rPr>
                <w:sz w:val="24"/>
                <w:szCs w:val="24"/>
              </w:rPr>
              <w:t>e</w:t>
            </w:r>
            <w:r w:rsidR="001B06DA" w:rsidRPr="008E2B62">
              <w:rPr>
                <w:sz w:val="24"/>
                <w:szCs w:val="24"/>
              </w:rPr>
              <w:t>s related to culture that occur</w:t>
            </w:r>
            <w:r w:rsidR="002D350A" w:rsidRPr="008E2B62">
              <w:rPr>
                <w:sz w:val="24"/>
                <w:szCs w:val="24"/>
              </w:rPr>
              <w:t xml:space="preserve"> with the client population serve</w:t>
            </w:r>
            <w:r w:rsidR="0090443A">
              <w:rPr>
                <w:sz w:val="24"/>
                <w:szCs w:val="24"/>
              </w:rPr>
              <w:t>d</w:t>
            </w:r>
            <w:r w:rsidR="00ED5FC2" w:rsidRPr="008E2B62">
              <w:rPr>
                <w:sz w:val="24"/>
                <w:szCs w:val="24"/>
              </w:rPr>
              <w:t xml:space="preserve">. </w:t>
            </w:r>
            <w:r w:rsidR="002D350A" w:rsidRPr="008E2B62">
              <w:rPr>
                <w:sz w:val="24"/>
                <w:szCs w:val="24"/>
              </w:rPr>
              <w:t xml:space="preserve"> </w:t>
            </w:r>
            <w:r w:rsidR="001B06DA" w:rsidRPr="008E2B62">
              <w:rPr>
                <w:sz w:val="24"/>
                <w:szCs w:val="24"/>
              </w:rPr>
              <w:t xml:space="preserve"> </w:t>
            </w:r>
          </w:p>
          <w:p w14:paraId="04C0EB92" w14:textId="77777777" w:rsidR="00B409B5" w:rsidRPr="008E2B62" w:rsidRDefault="00B409B5" w:rsidP="00F04B0E">
            <w:pPr>
              <w:rPr>
                <w:sz w:val="24"/>
                <w:szCs w:val="24"/>
              </w:rPr>
            </w:pPr>
          </w:p>
          <w:p w14:paraId="770DC33A" w14:textId="24D91744" w:rsidR="00672FE4" w:rsidRPr="008E2B62" w:rsidRDefault="00954F49" w:rsidP="0024323A">
            <w:pPr>
              <w:pStyle w:val="TableParagraph"/>
              <w:spacing w:before="37" w:line="270" w:lineRule="atLeast"/>
              <w:ind w:left="0" w:right="186"/>
              <w:rPr>
                <w:color w:val="000000" w:themeColor="text1"/>
                <w:sz w:val="24"/>
                <w:szCs w:val="24"/>
              </w:rPr>
            </w:pPr>
            <w:r w:rsidRPr="008E2B62">
              <w:rPr>
                <w:sz w:val="24"/>
                <w:szCs w:val="24"/>
              </w:rPr>
              <w:t>In</w:t>
            </w:r>
            <w:r w:rsidR="00635B30">
              <w:rPr>
                <w:sz w:val="24"/>
                <w:szCs w:val="24"/>
              </w:rPr>
              <w:t xml:space="preserve"> </w:t>
            </w:r>
            <w:r w:rsidR="00635B30" w:rsidRPr="008E2B62">
              <w:rPr>
                <w:sz w:val="24"/>
                <w:szCs w:val="24"/>
              </w:rPr>
              <w:t xml:space="preserve">{HUS 216} </w:t>
            </w:r>
            <w:r w:rsidRPr="008E2B62">
              <w:rPr>
                <w:sz w:val="24"/>
                <w:szCs w:val="24"/>
              </w:rPr>
              <w:t xml:space="preserve">Theories of Counseling </w:t>
            </w:r>
            <w:r w:rsidR="0000797D" w:rsidRPr="008E2B62">
              <w:rPr>
                <w:sz w:val="24"/>
                <w:szCs w:val="24"/>
              </w:rPr>
              <w:t xml:space="preserve">students complete the </w:t>
            </w:r>
            <w:r w:rsidR="00AC596B">
              <w:rPr>
                <w:sz w:val="24"/>
                <w:szCs w:val="24"/>
              </w:rPr>
              <w:t xml:space="preserve">Harvard </w:t>
            </w:r>
            <w:r w:rsidR="0000797D" w:rsidRPr="008E2B62">
              <w:rPr>
                <w:sz w:val="24"/>
                <w:szCs w:val="24"/>
              </w:rPr>
              <w:t>I</w:t>
            </w:r>
            <w:r w:rsidR="00AC596B">
              <w:rPr>
                <w:sz w:val="24"/>
                <w:szCs w:val="24"/>
              </w:rPr>
              <w:t xml:space="preserve">mplicit Association Test. </w:t>
            </w:r>
            <w:r w:rsidR="0000797D" w:rsidRPr="008E2B62">
              <w:rPr>
                <w:sz w:val="24"/>
                <w:szCs w:val="24"/>
              </w:rPr>
              <w:t xml:space="preserve"> This assessment helps students be</w:t>
            </w:r>
            <w:r w:rsidR="003969F2">
              <w:rPr>
                <w:sz w:val="24"/>
                <w:szCs w:val="24"/>
              </w:rPr>
              <w:t>come</w:t>
            </w:r>
            <w:r w:rsidR="0000797D" w:rsidRPr="008E2B62">
              <w:rPr>
                <w:sz w:val="24"/>
                <w:szCs w:val="24"/>
              </w:rPr>
              <w:t xml:space="preserve"> aware of their own bi</w:t>
            </w:r>
            <w:r w:rsidR="00672FE4" w:rsidRPr="008E2B62">
              <w:rPr>
                <w:sz w:val="24"/>
                <w:szCs w:val="24"/>
              </w:rPr>
              <w:t>as</w:t>
            </w:r>
            <w:r w:rsidR="0000797D" w:rsidRPr="008E2B62">
              <w:rPr>
                <w:sz w:val="24"/>
                <w:szCs w:val="24"/>
              </w:rPr>
              <w:t xml:space="preserve">es and </w:t>
            </w:r>
            <w:r w:rsidR="003969F2">
              <w:rPr>
                <w:sz w:val="24"/>
                <w:szCs w:val="24"/>
              </w:rPr>
              <w:t>their</w:t>
            </w:r>
            <w:r w:rsidR="003969F2" w:rsidRPr="008E2B62">
              <w:rPr>
                <w:sz w:val="24"/>
                <w:szCs w:val="24"/>
              </w:rPr>
              <w:t xml:space="preserve"> </w:t>
            </w:r>
            <w:r w:rsidR="0000797D" w:rsidRPr="008E2B62">
              <w:rPr>
                <w:sz w:val="24"/>
                <w:szCs w:val="24"/>
              </w:rPr>
              <w:t>impact on client</w:t>
            </w:r>
            <w:r w:rsidR="003969F2">
              <w:rPr>
                <w:sz w:val="24"/>
                <w:szCs w:val="24"/>
              </w:rPr>
              <w:t>s</w:t>
            </w:r>
            <w:r w:rsidR="0000797D" w:rsidRPr="008E2B62">
              <w:rPr>
                <w:sz w:val="24"/>
                <w:szCs w:val="24"/>
              </w:rPr>
              <w:t>.</w:t>
            </w:r>
            <w:r w:rsidR="00672FE4" w:rsidRPr="008E2B62">
              <w:rPr>
                <w:color w:val="000000" w:themeColor="text1"/>
                <w:sz w:val="24"/>
                <w:szCs w:val="24"/>
              </w:rPr>
              <w:t xml:space="preserve"> </w:t>
            </w:r>
            <w:r w:rsidR="0024323A" w:rsidRPr="008E2B62">
              <w:rPr>
                <w:color w:val="000000" w:themeColor="text1"/>
                <w:sz w:val="24"/>
                <w:szCs w:val="24"/>
              </w:rPr>
              <w:t xml:space="preserve">Another activity includes </w:t>
            </w:r>
            <w:r w:rsidR="00672FE4" w:rsidRPr="008E2B62">
              <w:rPr>
                <w:color w:val="000000" w:themeColor="text1"/>
                <w:sz w:val="24"/>
                <w:szCs w:val="24"/>
              </w:rPr>
              <w:t>student</w:t>
            </w:r>
            <w:r w:rsidR="0024323A" w:rsidRPr="008E2B62">
              <w:rPr>
                <w:color w:val="000000" w:themeColor="text1"/>
                <w:sz w:val="24"/>
                <w:szCs w:val="24"/>
              </w:rPr>
              <w:t>s</w:t>
            </w:r>
            <w:r w:rsidR="00672FE4" w:rsidRPr="008E2B62">
              <w:rPr>
                <w:color w:val="000000" w:themeColor="text1"/>
                <w:sz w:val="24"/>
                <w:szCs w:val="24"/>
              </w:rPr>
              <w:t xml:space="preserve"> design</w:t>
            </w:r>
            <w:r w:rsidR="0024323A" w:rsidRPr="008E2B62">
              <w:rPr>
                <w:color w:val="000000" w:themeColor="text1"/>
                <w:sz w:val="24"/>
                <w:szCs w:val="24"/>
              </w:rPr>
              <w:t>ing</w:t>
            </w:r>
            <w:r w:rsidR="00672FE4" w:rsidRPr="008E2B62">
              <w:rPr>
                <w:color w:val="000000" w:themeColor="text1"/>
                <w:sz w:val="24"/>
                <w:szCs w:val="24"/>
              </w:rPr>
              <w:t xml:space="preserve"> a </w:t>
            </w:r>
            <w:r w:rsidR="00672FE4" w:rsidRPr="008E2B62">
              <w:rPr>
                <w:b/>
                <w:bCs/>
                <w:i/>
                <w:iCs/>
                <w:color w:val="000000" w:themeColor="text1"/>
                <w:sz w:val="24"/>
                <w:szCs w:val="24"/>
              </w:rPr>
              <w:t xml:space="preserve">Wellness </w:t>
            </w:r>
            <w:r w:rsidR="00A33943">
              <w:rPr>
                <w:b/>
                <w:bCs/>
                <w:i/>
                <w:iCs/>
                <w:color w:val="000000" w:themeColor="text1"/>
                <w:sz w:val="24"/>
                <w:szCs w:val="24"/>
              </w:rPr>
              <w:t>Resort</w:t>
            </w:r>
            <w:r w:rsidR="0050706E">
              <w:rPr>
                <w:b/>
                <w:bCs/>
                <w:i/>
                <w:iCs/>
                <w:color w:val="000000" w:themeColor="text1"/>
                <w:sz w:val="24"/>
                <w:szCs w:val="24"/>
              </w:rPr>
              <w:t xml:space="preserve"> </w:t>
            </w:r>
            <w:r w:rsidR="0050706E" w:rsidRPr="0050706E">
              <w:rPr>
                <w:color w:val="000000" w:themeColor="text1"/>
                <w:sz w:val="24"/>
                <w:szCs w:val="24"/>
              </w:rPr>
              <w:t>w</w:t>
            </w:r>
            <w:r w:rsidR="00672FE4" w:rsidRPr="008E2B62">
              <w:rPr>
                <w:color w:val="000000" w:themeColor="text1"/>
                <w:sz w:val="24"/>
                <w:szCs w:val="24"/>
              </w:rPr>
              <w:t xml:space="preserve">hich includes creating therapeutic programs that </w:t>
            </w:r>
            <w:proofErr w:type="gramStart"/>
            <w:r w:rsidR="00672FE4" w:rsidRPr="008E2B62">
              <w:rPr>
                <w:color w:val="000000" w:themeColor="text1"/>
                <w:sz w:val="24"/>
                <w:szCs w:val="24"/>
              </w:rPr>
              <w:t>included</w:t>
            </w:r>
            <w:proofErr w:type="gramEnd"/>
            <w:r w:rsidR="00672FE4" w:rsidRPr="008E2B62">
              <w:rPr>
                <w:color w:val="000000" w:themeColor="text1"/>
                <w:sz w:val="24"/>
                <w:szCs w:val="24"/>
              </w:rPr>
              <w:t xml:space="preserve"> culturally relevant practices for diverse populations.</w:t>
            </w:r>
            <w:r w:rsidR="00654098" w:rsidRPr="008E2B62">
              <w:rPr>
                <w:color w:val="000000" w:themeColor="text1"/>
                <w:sz w:val="24"/>
                <w:szCs w:val="24"/>
              </w:rPr>
              <w:t xml:space="preserve"> The research that students conduct </w:t>
            </w:r>
            <w:r w:rsidR="00635B30" w:rsidRPr="008E2B62">
              <w:rPr>
                <w:color w:val="000000" w:themeColor="text1"/>
                <w:sz w:val="24"/>
                <w:szCs w:val="24"/>
              </w:rPr>
              <w:t>to</w:t>
            </w:r>
            <w:r w:rsidR="00654098" w:rsidRPr="008E2B62">
              <w:rPr>
                <w:color w:val="000000" w:themeColor="text1"/>
                <w:sz w:val="24"/>
                <w:szCs w:val="24"/>
              </w:rPr>
              <w:t xml:space="preserve"> learn about cultural practices for diverse groups expands </w:t>
            </w:r>
            <w:r w:rsidR="0010475A" w:rsidRPr="008E2B62">
              <w:rPr>
                <w:color w:val="000000" w:themeColor="text1"/>
                <w:sz w:val="24"/>
                <w:szCs w:val="24"/>
              </w:rPr>
              <w:t>students’</w:t>
            </w:r>
            <w:r w:rsidR="00654098" w:rsidRPr="008E2B62">
              <w:rPr>
                <w:color w:val="000000" w:themeColor="text1"/>
                <w:sz w:val="24"/>
                <w:szCs w:val="24"/>
              </w:rPr>
              <w:t xml:space="preserve"> knowledge of intercultural fluency </w:t>
            </w:r>
            <w:r w:rsidR="00512C81" w:rsidRPr="008E2B62">
              <w:rPr>
                <w:color w:val="000000" w:themeColor="text1"/>
                <w:sz w:val="24"/>
                <w:szCs w:val="24"/>
              </w:rPr>
              <w:t>and broaden</w:t>
            </w:r>
            <w:r w:rsidR="003969F2">
              <w:rPr>
                <w:color w:val="000000" w:themeColor="text1"/>
                <w:sz w:val="24"/>
                <w:szCs w:val="24"/>
              </w:rPr>
              <w:t>s</w:t>
            </w:r>
            <w:r w:rsidR="00512C81" w:rsidRPr="008E2B62">
              <w:rPr>
                <w:color w:val="000000" w:themeColor="text1"/>
                <w:sz w:val="24"/>
                <w:szCs w:val="24"/>
              </w:rPr>
              <w:t xml:space="preserve"> their perspectives </w:t>
            </w:r>
            <w:r w:rsidR="003969F2">
              <w:rPr>
                <w:color w:val="000000" w:themeColor="text1"/>
                <w:sz w:val="24"/>
                <w:szCs w:val="24"/>
              </w:rPr>
              <w:t>on</w:t>
            </w:r>
            <w:r w:rsidR="00512C81" w:rsidRPr="008E2B62">
              <w:rPr>
                <w:color w:val="000000" w:themeColor="text1"/>
                <w:sz w:val="24"/>
                <w:szCs w:val="24"/>
              </w:rPr>
              <w:t xml:space="preserve"> delivery of culturally relevant practices</w:t>
            </w:r>
            <w:r w:rsidR="003969F2">
              <w:rPr>
                <w:color w:val="000000" w:themeColor="text1"/>
                <w:sz w:val="24"/>
                <w:szCs w:val="24"/>
              </w:rPr>
              <w:t>.</w:t>
            </w:r>
            <w:r w:rsidR="00512C81" w:rsidRPr="008E2B62">
              <w:rPr>
                <w:color w:val="000000" w:themeColor="text1"/>
                <w:sz w:val="24"/>
                <w:szCs w:val="24"/>
              </w:rPr>
              <w:t xml:space="preserve"> </w:t>
            </w:r>
          </w:p>
          <w:p w14:paraId="72213F8D" w14:textId="66077FCE" w:rsidR="00954F49" w:rsidRPr="008E2B62" w:rsidRDefault="00954F49" w:rsidP="00F04B0E">
            <w:pPr>
              <w:rPr>
                <w:sz w:val="24"/>
                <w:szCs w:val="24"/>
              </w:rPr>
            </w:pPr>
          </w:p>
          <w:p w14:paraId="1148B918" w14:textId="5B199718" w:rsidR="004579F0" w:rsidRPr="008E2B62" w:rsidRDefault="00954F49" w:rsidP="00F04B0E">
            <w:pPr>
              <w:rPr>
                <w:sz w:val="24"/>
                <w:szCs w:val="24"/>
              </w:rPr>
            </w:pPr>
            <w:r w:rsidRPr="008E2B62">
              <w:rPr>
                <w:sz w:val="24"/>
                <w:szCs w:val="24"/>
              </w:rPr>
              <w:t xml:space="preserve">In the fieldwork courses {HUS 115, 217} students </w:t>
            </w:r>
            <w:r w:rsidR="003969F2">
              <w:rPr>
                <w:sz w:val="24"/>
                <w:szCs w:val="24"/>
              </w:rPr>
              <w:t xml:space="preserve">experience </w:t>
            </w:r>
            <w:r w:rsidRPr="008E2B62">
              <w:rPr>
                <w:sz w:val="24"/>
                <w:szCs w:val="24"/>
              </w:rPr>
              <w:t>awareness of the diversity in the human services field</w:t>
            </w:r>
            <w:r w:rsidR="003969F2">
              <w:rPr>
                <w:sz w:val="24"/>
                <w:szCs w:val="24"/>
              </w:rPr>
              <w:t>.</w:t>
            </w:r>
            <w:r w:rsidRPr="008E2B62">
              <w:rPr>
                <w:sz w:val="24"/>
                <w:szCs w:val="24"/>
              </w:rPr>
              <w:t xml:space="preserve"> Through the variety of field placement partnerships available to students, classroom discussions often revolve around the diversity of the populations served. Students </w:t>
            </w:r>
            <w:r w:rsidR="00635B30" w:rsidRPr="008E2B62">
              <w:rPr>
                <w:sz w:val="24"/>
                <w:szCs w:val="24"/>
              </w:rPr>
              <w:t>are evaluated</w:t>
            </w:r>
            <w:r w:rsidRPr="008E2B62">
              <w:rPr>
                <w:sz w:val="24"/>
                <w:szCs w:val="24"/>
              </w:rPr>
              <w:t xml:space="preserve"> </w:t>
            </w:r>
            <w:r w:rsidR="00387708" w:rsidRPr="008E2B62">
              <w:rPr>
                <w:sz w:val="24"/>
                <w:szCs w:val="24"/>
              </w:rPr>
              <w:t xml:space="preserve">using the </w:t>
            </w:r>
            <w:r w:rsidRPr="008E2B62">
              <w:rPr>
                <w:b/>
                <w:bCs/>
                <w:i/>
                <w:iCs/>
                <w:sz w:val="24"/>
                <w:szCs w:val="24"/>
              </w:rPr>
              <w:t xml:space="preserve">Performance </w:t>
            </w:r>
            <w:r w:rsidR="00387708" w:rsidRPr="008E2B62">
              <w:rPr>
                <w:b/>
                <w:bCs/>
                <w:i/>
                <w:iCs/>
                <w:sz w:val="24"/>
                <w:szCs w:val="24"/>
              </w:rPr>
              <w:t>Evaluation of Students</w:t>
            </w:r>
            <w:r w:rsidR="00387708" w:rsidRPr="008E2B62">
              <w:rPr>
                <w:sz w:val="24"/>
                <w:szCs w:val="24"/>
              </w:rPr>
              <w:t xml:space="preserve"> on</w:t>
            </w:r>
            <w:r w:rsidRPr="008E2B62">
              <w:rPr>
                <w:sz w:val="24"/>
                <w:szCs w:val="24"/>
              </w:rPr>
              <w:t xml:space="preserve"> their ability to “demonstrate sensitivity to diversity when interacting with individuals, families and/or groups.”</w:t>
            </w:r>
          </w:p>
        </w:tc>
      </w:tr>
      <w:tr w:rsidR="007D40BE" w14:paraId="7AD415F1" w14:textId="77777777" w:rsidTr="432D0519">
        <w:trPr>
          <w:trHeight w:val="548"/>
        </w:trPr>
        <w:tc>
          <w:tcPr>
            <w:tcW w:w="600" w:type="dxa"/>
          </w:tcPr>
          <w:p w14:paraId="2A3A15BE" w14:textId="3CE7B09A" w:rsidR="007D40BE" w:rsidRDefault="009F08ED">
            <w:pPr>
              <w:pStyle w:val="TableParagraph"/>
              <w:ind w:left="100"/>
              <w:rPr>
                <w:sz w:val="24"/>
              </w:rPr>
            </w:pPr>
            <w:r>
              <w:rPr>
                <w:spacing w:val="-5"/>
                <w:sz w:val="24"/>
              </w:rPr>
              <w:lastRenderedPageBreak/>
              <w:t>d.</w:t>
            </w:r>
          </w:p>
        </w:tc>
        <w:tc>
          <w:tcPr>
            <w:tcW w:w="9480" w:type="dxa"/>
          </w:tcPr>
          <w:p w14:paraId="08D608D9" w14:textId="77777777" w:rsidR="007D40BE" w:rsidRPr="008E2B62" w:rsidRDefault="00BB2F7E" w:rsidP="00F04B0E">
            <w:pPr>
              <w:rPr>
                <w:sz w:val="24"/>
                <w:szCs w:val="24"/>
              </w:rPr>
            </w:pPr>
            <w:r w:rsidRPr="008E2B62">
              <w:rPr>
                <w:sz w:val="24"/>
                <w:szCs w:val="24"/>
              </w:rPr>
              <w:t>Strategies for self-care.</w:t>
            </w:r>
          </w:p>
          <w:p w14:paraId="3B0CEBE9" w14:textId="77777777" w:rsidR="001E6E03" w:rsidRPr="008E2B62" w:rsidRDefault="001E6E03" w:rsidP="00F04B0E">
            <w:pPr>
              <w:rPr>
                <w:sz w:val="24"/>
                <w:szCs w:val="24"/>
              </w:rPr>
            </w:pPr>
          </w:p>
          <w:p w14:paraId="161E1E4A" w14:textId="50FAA807" w:rsidR="00A64C29" w:rsidRPr="00635B30" w:rsidRDefault="6DECDB03" w:rsidP="00F04B0E">
            <w:pPr>
              <w:rPr>
                <w:b/>
                <w:bCs/>
                <w:sz w:val="24"/>
                <w:szCs w:val="24"/>
                <w:u w:val="single"/>
              </w:rPr>
            </w:pPr>
            <w:r w:rsidRPr="432D0519">
              <w:rPr>
                <w:b/>
                <w:bCs/>
                <w:sz w:val="24"/>
                <w:szCs w:val="24"/>
                <w:u w:val="single"/>
              </w:rPr>
              <w:t>Response:</w:t>
            </w:r>
          </w:p>
          <w:p w14:paraId="1C7CABDE" w14:textId="21423262" w:rsidR="00A64C29" w:rsidRDefault="00A64C29" w:rsidP="00F04B0E">
            <w:pPr>
              <w:rPr>
                <w:sz w:val="24"/>
                <w:szCs w:val="24"/>
              </w:rPr>
            </w:pPr>
            <w:r w:rsidRPr="008E2B62">
              <w:rPr>
                <w:sz w:val="24"/>
                <w:szCs w:val="24"/>
              </w:rPr>
              <w:t>Strategies for self-care are emphasized throughout the Human Services program. They are specifically addressed through in-class activities and discussions, lecture</w:t>
            </w:r>
            <w:r w:rsidR="003969F2">
              <w:rPr>
                <w:sz w:val="24"/>
                <w:szCs w:val="24"/>
              </w:rPr>
              <w:t>s</w:t>
            </w:r>
            <w:r w:rsidRPr="008E2B62">
              <w:rPr>
                <w:sz w:val="24"/>
                <w:szCs w:val="24"/>
              </w:rPr>
              <w:t>, assigned readings and out-of-class activities in the following courses.</w:t>
            </w:r>
          </w:p>
          <w:p w14:paraId="72E3FD62" w14:textId="77777777" w:rsidR="00635B30" w:rsidRPr="008E2B62" w:rsidRDefault="00635B30" w:rsidP="00F04B0E">
            <w:pPr>
              <w:rPr>
                <w:sz w:val="24"/>
                <w:szCs w:val="24"/>
              </w:rPr>
            </w:pPr>
          </w:p>
          <w:p w14:paraId="75DA12DA" w14:textId="6EBEA794" w:rsidR="00A64C29" w:rsidRPr="008E2B62" w:rsidRDefault="00A64C29" w:rsidP="00F04B0E">
            <w:pPr>
              <w:rPr>
                <w:b/>
                <w:bCs/>
                <w:sz w:val="24"/>
                <w:szCs w:val="24"/>
              </w:rPr>
            </w:pPr>
            <w:r w:rsidRPr="00A047E8">
              <w:rPr>
                <w:b/>
                <w:bCs/>
                <w:sz w:val="24"/>
                <w:szCs w:val="24"/>
              </w:rPr>
              <w:t>HUS 100 Introduction to Human Services</w:t>
            </w:r>
          </w:p>
          <w:p w14:paraId="4D046B6D" w14:textId="3EC88F16" w:rsidR="001E6E03" w:rsidRPr="008E2B62" w:rsidRDefault="00A64C29" w:rsidP="00F04B0E">
            <w:pPr>
              <w:rPr>
                <w:b/>
                <w:bCs/>
                <w:sz w:val="24"/>
                <w:szCs w:val="24"/>
              </w:rPr>
            </w:pPr>
            <w:r w:rsidRPr="00A047E8">
              <w:rPr>
                <w:b/>
                <w:bCs/>
                <w:sz w:val="24"/>
                <w:szCs w:val="24"/>
              </w:rPr>
              <w:t>HUS 101 Human Service and Addiction Counseling Ethics in Practice</w:t>
            </w:r>
            <w:r w:rsidRPr="008E2B62">
              <w:rPr>
                <w:b/>
                <w:bCs/>
                <w:sz w:val="24"/>
                <w:szCs w:val="24"/>
              </w:rPr>
              <w:t xml:space="preserve"> </w:t>
            </w:r>
          </w:p>
          <w:p w14:paraId="4A121FAB" w14:textId="0665646C" w:rsidR="00A64C29" w:rsidRPr="008E2B62" w:rsidRDefault="00A64C29" w:rsidP="00F04B0E">
            <w:pPr>
              <w:rPr>
                <w:b/>
                <w:bCs/>
                <w:sz w:val="24"/>
                <w:szCs w:val="24"/>
              </w:rPr>
            </w:pPr>
            <w:r w:rsidRPr="00A047E8">
              <w:rPr>
                <w:b/>
                <w:bCs/>
                <w:sz w:val="24"/>
                <w:szCs w:val="24"/>
              </w:rPr>
              <w:t>HUS 114 Counseling, Assessment and Case Management</w:t>
            </w:r>
          </w:p>
          <w:p w14:paraId="4974FF05" w14:textId="462B9F35" w:rsidR="00F17434" w:rsidRPr="008E2B62" w:rsidRDefault="00A64C29" w:rsidP="00F04B0E">
            <w:pPr>
              <w:rPr>
                <w:b/>
                <w:bCs/>
                <w:sz w:val="24"/>
                <w:szCs w:val="24"/>
              </w:rPr>
            </w:pPr>
            <w:r w:rsidRPr="00A047E8">
              <w:rPr>
                <w:b/>
                <w:bCs/>
                <w:sz w:val="24"/>
                <w:szCs w:val="24"/>
              </w:rPr>
              <w:lastRenderedPageBreak/>
              <w:t>HUS 115 Fieldwork: Counseling, Assessment and Case Management</w:t>
            </w:r>
            <w:r w:rsidRPr="008E2B62">
              <w:rPr>
                <w:b/>
                <w:bCs/>
                <w:sz w:val="24"/>
                <w:szCs w:val="24"/>
              </w:rPr>
              <w:t xml:space="preserve"> </w:t>
            </w:r>
          </w:p>
          <w:p w14:paraId="7FCFABB5" w14:textId="69ED756E" w:rsidR="00F17434" w:rsidRPr="008E2B62" w:rsidRDefault="00A64C29" w:rsidP="00F04B0E">
            <w:pPr>
              <w:rPr>
                <w:b/>
                <w:bCs/>
                <w:sz w:val="24"/>
                <w:szCs w:val="24"/>
              </w:rPr>
            </w:pPr>
            <w:r w:rsidRPr="00A047E8">
              <w:rPr>
                <w:b/>
                <w:bCs/>
                <w:sz w:val="24"/>
                <w:szCs w:val="24"/>
              </w:rPr>
              <w:t>HUS 217 Fieldwork: Theories of Counseling</w:t>
            </w:r>
            <w:r w:rsidRPr="008E2B62">
              <w:rPr>
                <w:b/>
                <w:bCs/>
                <w:sz w:val="24"/>
                <w:szCs w:val="24"/>
              </w:rPr>
              <w:t xml:space="preserve"> </w:t>
            </w:r>
          </w:p>
          <w:p w14:paraId="1CAD2519" w14:textId="77777777" w:rsidR="00833C37" w:rsidRPr="008E2B62" w:rsidRDefault="00833C37" w:rsidP="00F04B0E">
            <w:pPr>
              <w:rPr>
                <w:b/>
                <w:bCs/>
                <w:sz w:val="24"/>
                <w:szCs w:val="24"/>
              </w:rPr>
            </w:pPr>
          </w:p>
          <w:p w14:paraId="5D86482A" w14:textId="1D825965" w:rsidR="00A64C29" w:rsidRPr="008E2B62" w:rsidRDefault="00A64C29" w:rsidP="008F1AC9">
            <w:pPr>
              <w:rPr>
                <w:sz w:val="24"/>
                <w:szCs w:val="24"/>
              </w:rPr>
            </w:pPr>
            <w:r w:rsidRPr="008E2B62">
              <w:rPr>
                <w:sz w:val="24"/>
                <w:szCs w:val="24"/>
              </w:rPr>
              <w:t xml:space="preserve">Included in the Introduction to Human Services class </w:t>
            </w:r>
            <w:r w:rsidR="008F1AC9" w:rsidRPr="008E2B62">
              <w:rPr>
                <w:sz w:val="24"/>
                <w:szCs w:val="24"/>
              </w:rPr>
              <w:t xml:space="preserve">{HUS 100} </w:t>
            </w:r>
            <w:r w:rsidRPr="008E2B62">
              <w:rPr>
                <w:sz w:val="24"/>
                <w:szCs w:val="24"/>
              </w:rPr>
              <w:t xml:space="preserve">is the text </w:t>
            </w:r>
            <w:r w:rsidRPr="008E2B62">
              <w:rPr>
                <w:i/>
                <w:iCs/>
                <w:sz w:val="24"/>
                <w:szCs w:val="24"/>
              </w:rPr>
              <w:t>I Never Knew I Had a Choice</w:t>
            </w:r>
            <w:r w:rsidRPr="008E2B62">
              <w:rPr>
                <w:sz w:val="24"/>
                <w:szCs w:val="24"/>
              </w:rPr>
              <w:t xml:space="preserve"> by Corey and Corey. This book encourages students to explore their self-care strategies. Through text </w:t>
            </w:r>
            <w:proofErr w:type="gramStart"/>
            <w:r w:rsidRPr="008E2B62">
              <w:rPr>
                <w:sz w:val="24"/>
                <w:szCs w:val="24"/>
              </w:rPr>
              <w:t>readings</w:t>
            </w:r>
            <w:proofErr w:type="gramEnd"/>
            <w:r w:rsidRPr="008E2B62">
              <w:rPr>
                <w:sz w:val="24"/>
                <w:szCs w:val="24"/>
              </w:rPr>
              <w:t xml:space="preserve"> and journal writing, students become more self-aware of the</w:t>
            </w:r>
            <w:r w:rsidR="003969F2">
              <w:rPr>
                <w:sz w:val="24"/>
                <w:szCs w:val="24"/>
              </w:rPr>
              <w:t xml:space="preserve"> importance of </w:t>
            </w:r>
            <w:r w:rsidRPr="008E2B62">
              <w:rPr>
                <w:sz w:val="24"/>
                <w:szCs w:val="24"/>
              </w:rPr>
              <w:t>self-care needs.</w:t>
            </w:r>
          </w:p>
          <w:p w14:paraId="4021A131" w14:textId="77777777" w:rsidR="008F1AC9" w:rsidRPr="008E2B62" w:rsidRDefault="008F1AC9" w:rsidP="008F1AC9">
            <w:pPr>
              <w:rPr>
                <w:sz w:val="24"/>
                <w:szCs w:val="24"/>
              </w:rPr>
            </w:pPr>
          </w:p>
          <w:p w14:paraId="038B5917" w14:textId="2F0F8348" w:rsidR="00A64C29" w:rsidRPr="008E2B62" w:rsidRDefault="00AC596B" w:rsidP="008F1AC9">
            <w:pPr>
              <w:rPr>
                <w:b/>
                <w:bCs/>
                <w:i/>
                <w:iCs/>
                <w:sz w:val="24"/>
                <w:szCs w:val="24"/>
              </w:rPr>
            </w:pPr>
            <w:r w:rsidRPr="008E2B62">
              <w:rPr>
                <w:sz w:val="24"/>
                <w:szCs w:val="24"/>
              </w:rPr>
              <w:t xml:space="preserve">In </w:t>
            </w:r>
            <w:r>
              <w:rPr>
                <w:sz w:val="24"/>
                <w:szCs w:val="24"/>
              </w:rPr>
              <w:t>{</w:t>
            </w:r>
            <w:r w:rsidR="00574F93" w:rsidRPr="008E2B62">
              <w:rPr>
                <w:sz w:val="24"/>
                <w:szCs w:val="24"/>
              </w:rPr>
              <w:t>HUS 101}</w:t>
            </w:r>
            <w:r w:rsidR="00A64C29" w:rsidRPr="008E2B62">
              <w:rPr>
                <w:sz w:val="24"/>
                <w:szCs w:val="24"/>
              </w:rPr>
              <w:t xml:space="preserve"> Human Service and Addiction Counseling Ethics in Practice</w:t>
            </w:r>
            <w:r>
              <w:rPr>
                <w:sz w:val="24"/>
                <w:szCs w:val="24"/>
              </w:rPr>
              <w:t>,</w:t>
            </w:r>
            <w:r w:rsidR="00181AAF">
              <w:rPr>
                <w:sz w:val="24"/>
                <w:szCs w:val="24"/>
              </w:rPr>
              <w:t xml:space="preserve"> there are exercises in the</w:t>
            </w:r>
            <w:r w:rsidR="00B21AD2" w:rsidRPr="008E2B62">
              <w:rPr>
                <w:sz w:val="24"/>
                <w:szCs w:val="24"/>
              </w:rPr>
              <w:t xml:space="preserve"> Internship textbook </w:t>
            </w:r>
            <w:r w:rsidR="001C4CA2" w:rsidRPr="008E2B62">
              <w:rPr>
                <w:sz w:val="24"/>
                <w:szCs w:val="24"/>
              </w:rPr>
              <w:t>that help students reflect</w:t>
            </w:r>
            <w:r w:rsidR="006A2754">
              <w:rPr>
                <w:sz w:val="24"/>
                <w:szCs w:val="24"/>
              </w:rPr>
              <w:t xml:space="preserve"> on</w:t>
            </w:r>
            <w:r w:rsidR="001C4CA2" w:rsidRPr="008E2B62">
              <w:rPr>
                <w:sz w:val="24"/>
                <w:szCs w:val="24"/>
              </w:rPr>
              <w:t xml:space="preserve"> their self-practices</w:t>
            </w:r>
            <w:r w:rsidR="008F1AC9" w:rsidRPr="008E2B62">
              <w:rPr>
                <w:sz w:val="24"/>
                <w:szCs w:val="24"/>
              </w:rPr>
              <w:t xml:space="preserve">. </w:t>
            </w:r>
            <w:r w:rsidR="006A2754" w:rsidRPr="008E2B62">
              <w:rPr>
                <w:sz w:val="24"/>
                <w:szCs w:val="24"/>
              </w:rPr>
              <w:t xml:space="preserve"> </w:t>
            </w:r>
            <w:r w:rsidR="006A2754">
              <w:rPr>
                <w:sz w:val="24"/>
                <w:szCs w:val="24"/>
              </w:rPr>
              <w:t>U</w:t>
            </w:r>
            <w:r w:rsidR="006A2754" w:rsidRPr="008E2B62">
              <w:rPr>
                <w:sz w:val="24"/>
                <w:szCs w:val="24"/>
              </w:rPr>
              <w:t xml:space="preserve">sing the </w:t>
            </w:r>
            <w:r w:rsidR="006A2754" w:rsidRPr="008E2B62">
              <w:rPr>
                <w:b/>
                <w:bCs/>
                <w:i/>
                <w:iCs/>
                <w:sz w:val="24"/>
                <w:szCs w:val="24"/>
              </w:rPr>
              <w:t>Human Services Field Placement Prerequisite and Co</w:t>
            </w:r>
            <w:r w:rsidR="006A2754">
              <w:rPr>
                <w:b/>
                <w:bCs/>
                <w:i/>
                <w:iCs/>
                <w:sz w:val="24"/>
                <w:szCs w:val="24"/>
              </w:rPr>
              <w:t>r</w:t>
            </w:r>
            <w:r w:rsidR="006A2754" w:rsidRPr="008E2B62">
              <w:rPr>
                <w:b/>
                <w:bCs/>
                <w:i/>
                <w:iCs/>
                <w:sz w:val="24"/>
                <w:szCs w:val="24"/>
              </w:rPr>
              <w:t>equisite</w:t>
            </w:r>
            <w:r w:rsidR="006A2754">
              <w:rPr>
                <w:b/>
                <w:bCs/>
                <w:i/>
                <w:iCs/>
                <w:sz w:val="24"/>
                <w:szCs w:val="24"/>
              </w:rPr>
              <w:t xml:space="preserve"> Professional Expectations</w:t>
            </w:r>
            <w:r w:rsidR="006A2754">
              <w:rPr>
                <w:b/>
                <w:bCs/>
                <w:sz w:val="24"/>
                <w:szCs w:val="24"/>
              </w:rPr>
              <w:t>, s</w:t>
            </w:r>
            <w:r w:rsidR="00A64C29" w:rsidRPr="008E2B62">
              <w:rPr>
                <w:sz w:val="24"/>
                <w:szCs w:val="24"/>
              </w:rPr>
              <w:t xml:space="preserve">tudents are observed </w:t>
            </w:r>
            <w:r w:rsidR="006A2754">
              <w:rPr>
                <w:sz w:val="24"/>
                <w:szCs w:val="24"/>
              </w:rPr>
              <w:t>on</w:t>
            </w:r>
            <w:r w:rsidR="006A2754" w:rsidRPr="008E2B62">
              <w:rPr>
                <w:sz w:val="24"/>
                <w:szCs w:val="24"/>
              </w:rPr>
              <w:t xml:space="preserve"> </w:t>
            </w:r>
            <w:r w:rsidR="00A64C29" w:rsidRPr="008E2B62">
              <w:rPr>
                <w:sz w:val="24"/>
                <w:szCs w:val="24"/>
              </w:rPr>
              <w:t>their ability to demonstrate the capacity for self-evaluation and self-care</w:t>
            </w:r>
            <w:r w:rsidR="00181AAF">
              <w:rPr>
                <w:sz w:val="24"/>
                <w:szCs w:val="24"/>
              </w:rPr>
              <w:t>.</w:t>
            </w:r>
          </w:p>
          <w:p w14:paraId="43D6E396" w14:textId="77777777" w:rsidR="00F17434" w:rsidRPr="008E2B62" w:rsidRDefault="00F17434" w:rsidP="008F1AC9">
            <w:pPr>
              <w:rPr>
                <w:b/>
                <w:bCs/>
                <w:i/>
                <w:iCs/>
                <w:sz w:val="24"/>
                <w:szCs w:val="24"/>
              </w:rPr>
            </w:pPr>
          </w:p>
          <w:p w14:paraId="479E308B" w14:textId="078ED1D7" w:rsidR="00A64C29" w:rsidRPr="008E2B62" w:rsidRDefault="00A64C29" w:rsidP="008F1AC9">
            <w:pPr>
              <w:rPr>
                <w:sz w:val="24"/>
                <w:szCs w:val="24"/>
              </w:rPr>
            </w:pPr>
            <w:r w:rsidRPr="008E2B62">
              <w:rPr>
                <w:sz w:val="24"/>
                <w:szCs w:val="24"/>
              </w:rPr>
              <w:t>In</w:t>
            </w:r>
            <w:r w:rsidR="00833C37">
              <w:rPr>
                <w:sz w:val="24"/>
                <w:szCs w:val="24"/>
              </w:rPr>
              <w:t xml:space="preserve"> </w:t>
            </w:r>
            <w:r w:rsidR="00833C37" w:rsidRPr="008E2B62">
              <w:rPr>
                <w:sz w:val="24"/>
                <w:szCs w:val="24"/>
              </w:rPr>
              <w:t>{HUS 114} Counseling</w:t>
            </w:r>
            <w:r w:rsidRPr="008E2B62">
              <w:rPr>
                <w:sz w:val="24"/>
                <w:szCs w:val="24"/>
              </w:rPr>
              <w:t>, Assessment and Case Management</w:t>
            </w:r>
            <w:r w:rsidR="00593FA8" w:rsidRPr="008E2B62">
              <w:rPr>
                <w:sz w:val="24"/>
                <w:szCs w:val="24"/>
              </w:rPr>
              <w:t xml:space="preserve"> </w:t>
            </w:r>
            <w:r w:rsidR="00C16B91" w:rsidRPr="008E2B62">
              <w:rPr>
                <w:sz w:val="24"/>
                <w:szCs w:val="24"/>
              </w:rPr>
              <w:t>the</w:t>
            </w:r>
            <w:r w:rsidRPr="008E2B62">
              <w:rPr>
                <w:sz w:val="24"/>
                <w:szCs w:val="24"/>
              </w:rPr>
              <w:t xml:space="preserve"> self-care strategies discussed in the prerequisite course </w:t>
            </w:r>
            <w:r w:rsidR="00574F93" w:rsidRPr="008E2B62">
              <w:rPr>
                <w:sz w:val="24"/>
                <w:szCs w:val="24"/>
              </w:rPr>
              <w:t>{HUS 101}</w:t>
            </w:r>
            <w:r w:rsidRPr="008E2B62">
              <w:rPr>
                <w:sz w:val="24"/>
                <w:szCs w:val="24"/>
              </w:rPr>
              <w:t xml:space="preserve"> are </w:t>
            </w:r>
            <w:r w:rsidR="00032C31" w:rsidRPr="008E2B62">
              <w:rPr>
                <w:sz w:val="24"/>
                <w:szCs w:val="24"/>
              </w:rPr>
              <w:t>further</w:t>
            </w:r>
            <w:r w:rsidRPr="008E2B62">
              <w:rPr>
                <w:sz w:val="24"/>
                <w:szCs w:val="24"/>
              </w:rPr>
              <w:t xml:space="preserve"> explored and processed as students examine what it is like to work in the field of human services. Also highlighted through in-class lectures and discussions is worker self-efficacy and the need for social </w:t>
            </w:r>
            <w:r w:rsidR="00032C31" w:rsidRPr="008E2B62">
              <w:rPr>
                <w:sz w:val="24"/>
                <w:szCs w:val="24"/>
              </w:rPr>
              <w:t>support</w:t>
            </w:r>
            <w:r w:rsidRPr="008E2B62">
              <w:rPr>
                <w:sz w:val="24"/>
                <w:szCs w:val="24"/>
              </w:rPr>
              <w:t>.</w:t>
            </w:r>
          </w:p>
          <w:p w14:paraId="48C27273" w14:textId="77777777" w:rsidR="001E6E03" w:rsidRPr="008E2B62" w:rsidRDefault="001E6E03" w:rsidP="008F1AC9">
            <w:pPr>
              <w:rPr>
                <w:sz w:val="24"/>
                <w:szCs w:val="24"/>
              </w:rPr>
            </w:pPr>
          </w:p>
          <w:p w14:paraId="66AD944B" w14:textId="2C238201" w:rsidR="001E6E03" w:rsidRPr="008E2B62" w:rsidRDefault="001C0DE4" w:rsidP="008F1AC9">
            <w:pPr>
              <w:rPr>
                <w:sz w:val="24"/>
                <w:szCs w:val="24"/>
              </w:rPr>
            </w:pPr>
            <w:r w:rsidRPr="008E2B62">
              <w:rPr>
                <w:sz w:val="24"/>
                <w:szCs w:val="24"/>
              </w:rPr>
              <w:t>In</w:t>
            </w:r>
            <w:r w:rsidR="00833C37">
              <w:rPr>
                <w:sz w:val="24"/>
                <w:szCs w:val="24"/>
              </w:rPr>
              <w:t xml:space="preserve"> </w:t>
            </w:r>
            <w:r w:rsidR="002C17E9">
              <w:rPr>
                <w:sz w:val="24"/>
                <w:szCs w:val="24"/>
              </w:rPr>
              <w:t xml:space="preserve">the first fieldwork </w:t>
            </w:r>
            <w:r w:rsidR="00D9733F">
              <w:rPr>
                <w:sz w:val="24"/>
                <w:szCs w:val="24"/>
              </w:rPr>
              <w:t xml:space="preserve">course </w:t>
            </w:r>
            <w:r w:rsidR="009B4488">
              <w:rPr>
                <w:sz w:val="24"/>
                <w:szCs w:val="24"/>
              </w:rPr>
              <w:t>{</w:t>
            </w:r>
            <w:r w:rsidR="00833C37" w:rsidRPr="008E2B62">
              <w:rPr>
                <w:sz w:val="24"/>
                <w:szCs w:val="24"/>
              </w:rPr>
              <w:t xml:space="preserve">HUS 115} </w:t>
            </w:r>
            <w:r w:rsidRPr="008E2B62">
              <w:rPr>
                <w:sz w:val="24"/>
                <w:szCs w:val="24"/>
              </w:rPr>
              <w:t>Fieldwork</w:t>
            </w:r>
            <w:r w:rsidR="001E6E03" w:rsidRPr="008E2B62">
              <w:rPr>
                <w:sz w:val="24"/>
                <w:szCs w:val="24"/>
              </w:rPr>
              <w:t>: Counseling, Assessment and Case Management</w:t>
            </w:r>
            <w:r w:rsidR="002C17E9">
              <w:rPr>
                <w:sz w:val="24"/>
                <w:szCs w:val="24"/>
              </w:rPr>
              <w:t>,</w:t>
            </w:r>
            <w:r w:rsidR="001E6E03" w:rsidRPr="008E2B62">
              <w:rPr>
                <w:sz w:val="24"/>
                <w:szCs w:val="24"/>
              </w:rPr>
              <w:t xml:space="preserve"> </w:t>
            </w:r>
            <w:r w:rsidR="0032056B" w:rsidRPr="008E2B62">
              <w:rPr>
                <w:sz w:val="24"/>
                <w:szCs w:val="24"/>
              </w:rPr>
              <w:t>students</w:t>
            </w:r>
            <w:r w:rsidR="001E6E03" w:rsidRPr="008E2B62">
              <w:rPr>
                <w:sz w:val="24"/>
                <w:szCs w:val="24"/>
              </w:rPr>
              <w:t xml:space="preserve"> complete a </w:t>
            </w:r>
            <w:r w:rsidR="00AB70C6" w:rsidRPr="008E2B62">
              <w:rPr>
                <w:b/>
                <w:bCs/>
                <w:i/>
                <w:iCs/>
                <w:sz w:val="24"/>
                <w:szCs w:val="24"/>
              </w:rPr>
              <w:t>S</w:t>
            </w:r>
            <w:r w:rsidR="001E6E03" w:rsidRPr="008E2B62">
              <w:rPr>
                <w:b/>
                <w:bCs/>
                <w:i/>
                <w:iCs/>
                <w:sz w:val="24"/>
                <w:szCs w:val="24"/>
              </w:rPr>
              <w:t>elf-</w:t>
            </w:r>
            <w:r w:rsidR="00AB70C6" w:rsidRPr="008E2B62">
              <w:rPr>
                <w:b/>
                <w:bCs/>
                <w:i/>
                <w:iCs/>
                <w:sz w:val="24"/>
                <w:szCs w:val="24"/>
              </w:rPr>
              <w:t>C</w:t>
            </w:r>
            <w:r w:rsidR="001E6E03" w:rsidRPr="008E2B62">
              <w:rPr>
                <w:b/>
                <w:bCs/>
                <w:i/>
                <w:iCs/>
                <w:sz w:val="24"/>
                <w:szCs w:val="24"/>
              </w:rPr>
              <w:t xml:space="preserve">are </w:t>
            </w:r>
            <w:r w:rsidR="00032C31">
              <w:rPr>
                <w:b/>
                <w:bCs/>
                <w:i/>
                <w:iCs/>
                <w:sz w:val="24"/>
                <w:szCs w:val="24"/>
              </w:rPr>
              <w:t>Assessment</w:t>
            </w:r>
            <w:r w:rsidR="001E6E03" w:rsidRPr="008E2B62">
              <w:rPr>
                <w:sz w:val="24"/>
                <w:szCs w:val="24"/>
              </w:rPr>
              <w:t xml:space="preserve"> in conjunction with class discussions related to self-care</w:t>
            </w:r>
            <w:r w:rsidR="002C17E9">
              <w:rPr>
                <w:sz w:val="24"/>
                <w:szCs w:val="24"/>
              </w:rPr>
              <w:t>.</w:t>
            </w:r>
          </w:p>
          <w:p w14:paraId="2765AAA4" w14:textId="77777777" w:rsidR="00877D5A" w:rsidRPr="008E2B62" w:rsidRDefault="00877D5A" w:rsidP="008F1AC9">
            <w:pPr>
              <w:rPr>
                <w:sz w:val="24"/>
                <w:szCs w:val="24"/>
              </w:rPr>
            </w:pPr>
          </w:p>
          <w:p w14:paraId="3C118FC1" w14:textId="68D21C9E" w:rsidR="001E6E03" w:rsidRPr="008E2B62" w:rsidRDefault="001E6E03" w:rsidP="008F1AC9">
            <w:pPr>
              <w:rPr>
                <w:sz w:val="24"/>
                <w:szCs w:val="24"/>
              </w:rPr>
            </w:pPr>
            <w:r w:rsidRPr="008E2B62">
              <w:rPr>
                <w:sz w:val="24"/>
                <w:szCs w:val="24"/>
              </w:rPr>
              <w:t xml:space="preserve">The importance of self-care is discussed in all fieldwork classes {HUS 115, 217} and is observed closely as a corequisite for continuation in the field </w:t>
            </w:r>
            <w:r w:rsidRPr="008E2B62">
              <w:rPr>
                <w:b/>
                <w:bCs/>
                <w:i/>
                <w:iCs/>
                <w:sz w:val="24"/>
                <w:szCs w:val="24"/>
              </w:rPr>
              <w:t xml:space="preserve">Human Services Field </w:t>
            </w:r>
            <w:r w:rsidR="008B6CD4" w:rsidRPr="008E2B62">
              <w:rPr>
                <w:b/>
                <w:bCs/>
                <w:i/>
                <w:iCs/>
                <w:sz w:val="24"/>
                <w:szCs w:val="24"/>
              </w:rPr>
              <w:t>Placement Prerequisite</w:t>
            </w:r>
            <w:r w:rsidRPr="008E2B62">
              <w:rPr>
                <w:b/>
                <w:bCs/>
                <w:i/>
                <w:iCs/>
                <w:sz w:val="24"/>
                <w:szCs w:val="24"/>
              </w:rPr>
              <w:t xml:space="preserve"> and Co</w:t>
            </w:r>
            <w:r w:rsidR="00841359" w:rsidRPr="008E2B62">
              <w:rPr>
                <w:b/>
                <w:bCs/>
                <w:i/>
                <w:iCs/>
                <w:sz w:val="24"/>
                <w:szCs w:val="24"/>
              </w:rPr>
              <w:t>requisite</w:t>
            </w:r>
            <w:r w:rsidR="0083558A">
              <w:rPr>
                <w:b/>
                <w:bCs/>
                <w:i/>
                <w:iCs/>
                <w:sz w:val="24"/>
                <w:szCs w:val="24"/>
              </w:rPr>
              <w:t xml:space="preserve"> Professional Expectations</w:t>
            </w:r>
            <w:r w:rsidR="008B6CD4" w:rsidRPr="008E2B62">
              <w:rPr>
                <w:b/>
                <w:bCs/>
                <w:i/>
                <w:iCs/>
                <w:sz w:val="24"/>
                <w:szCs w:val="24"/>
              </w:rPr>
              <w:t xml:space="preserve">. </w:t>
            </w:r>
            <w:r w:rsidRPr="008E2B62">
              <w:rPr>
                <w:sz w:val="24"/>
                <w:szCs w:val="24"/>
              </w:rPr>
              <w:t>It is also outlined on the evaluation tool</w:t>
            </w:r>
            <w:r w:rsidR="00841359" w:rsidRPr="008E2B62">
              <w:rPr>
                <w:sz w:val="24"/>
                <w:szCs w:val="24"/>
              </w:rPr>
              <w:t xml:space="preserve"> </w:t>
            </w:r>
            <w:r w:rsidR="004D7D84" w:rsidRPr="008E2B62">
              <w:rPr>
                <w:b/>
                <w:bCs/>
                <w:i/>
                <w:iCs/>
                <w:sz w:val="24"/>
                <w:szCs w:val="24"/>
              </w:rPr>
              <w:t>Performance Evaluation of Students</w:t>
            </w:r>
            <w:r w:rsidRPr="008E2B62">
              <w:rPr>
                <w:sz w:val="24"/>
                <w:szCs w:val="24"/>
              </w:rPr>
              <w:t xml:space="preserve"> Goal VI, C: “Demonstrates capacity for self-evaluation and self-care.”</w:t>
            </w:r>
          </w:p>
          <w:p w14:paraId="73C5C972" w14:textId="77777777" w:rsidR="00032C31" w:rsidRDefault="00032C31" w:rsidP="008F1AC9">
            <w:pPr>
              <w:rPr>
                <w:sz w:val="24"/>
                <w:szCs w:val="24"/>
              </w:rPr>
            </w:pPr>
          </w:p>
          <w:p w14:paraId="4031B206" w14:textId="065AF9EA" w:rsidR="001E6E03" w:rsidRPr="008E2B62" w:rsidRDefault="0059082F" w:rsidP="008F1AC9">
            <w:pPr>
              <w:rPr>
                <w:sz w:val="24"/>
                <w:szCs w:val="24"/>
              </w:rPr>
            </w:pPr>
            <w:r w:rsidRPr="0059082F">
              <w:rPr>
                <w:sz w:val="24"/>
                <w:szCs w:val="24"/>
              </w:rPr>
              <w:t>Self-care is a valued component of the Human Services program.</w:t>
            </w:r>
            <w:r w:rsidRPr="0059082F" w:rsidDel="0059082F">
              <w:rPr>
                <w:sz w:val="24"/>
                <w:szCs w:val="24"/>
              </w:rPr>
              <w:t xml:space="preserve"> </w:t>
            </w:r>
            <w:r w:rsidR="001E6E03" w:rsidRPr="008E2B62">
              <w:rPr>
                <w:sz w:val="24"/>
                <w:szCs w:val="24"/>
              </w:rPr>
              <w:t>All fieldwork students sign a</w:t>
            </w:r>
            <w:r w:rsidR="00841359" w:rsidRPr="008E2B62">
              <w:rPr>
                <w:sz w:val="24"/>
                <w:szCs w:val="24"/>
              </w:rPr>
              <w:t xml:space="preserve"> </w:t>
            </w:r>
            <w:r w:rsidR="001E6E03" w:rsidRPr="008E2B62">
              <w:rPr>
                <w:b/>
                <w:bCs/>
                <w:i/>
                <w:iCs/>
                <w:sz w:val="24"/>
                <w:szCs w:val="24"/>
              </w:rPr>
              <w:t>Human Services Self-Care Statement</w:t>
            </w:r>
            <w:r w:rsidR="001E6E03" w:rsidRPr="008E2B62">
              <w:rPr>
                <w:sz w:val="24"/>
                <w:szCs w:val="24"/>
              </w:rPr>
              <w:t xml:space="preserve"> at the beginning of each semester.</w:t>
            </w:r>
          </w:p>
        </w:tc>
      </w:tr>
      <w:tr w:rsidR="007D40BE" w14:paraId="270C04B0" w14:textId="77777777" w:rsidTr="432D0519">
        <w:trPr>
          <w:trHeight w:val="861"/>
        </w:trPr>
        <w:tc>
          <w:tcPr>
            <w:tcW w:w="600" w:type="dxa"/>
          </w:tcPr>
          <w:p w14:paraId="15DEB9FA" w14:textId="77777777" w:rsidR="007D40BE" w:rsidRDefault="00BB2F7E">
            <w:pPr>
              <w:pStyle w:val="TableParagraph"/>
              <w:ind w:left="100"/>
              <w:rPr>
                <w:sz w:val="24"/>
              </w:rPr>
            </w:pPr>
            <w:r>
              <w:rPr>
                <w:spacing w:val="-5"/>
                <w:sz w:val="24"/>
              </w:rPr>
              <w:lastRenderedPageBreak/>
              <w:t>e.</w:t>
            </w:r>
          </w:p>
        </w:tc>
        <w:tc>
          <w:tcPr>
            <w:tcW w:w="9480" w:type="dxa"/>
          </w:tcPr>
          <w:p w14:paraId="0613D3EC" w14:textId="77777777" w:rsidR="007D40BE" w:rsidRPr="008E2B62" w:rsidRDefault="00BB2F7E" w:rsidP="008E2B62">
            <w:pPr>
              <w:rPr>
                <w:sz w:val="24"/>
                <w:szCs w:val="24"/>
              </w:rPr>
            </w:pPr>
            <w:r w:rsidRPr="008E2B62">
              <w:rPr>
                <w:sz w:val="24"/>
                <w:szCs w:val="24"/>
              </w:rPr>
              <w:t>Reflection on professional self (e.g., journaling, development of a portfolio, or project demonstrating competency).</w:t>
            </w:r>
          </w:p>
          <w:p w14:paraId="4264EB93" w14:textId="77777777" w:rsidR="008E2B62" w:rsidRDefault="008E2B62" w:rsidP="008E2B62">
            <w:pPr>
              <w:rPr>
                <w:sz w:val="24"/>
                <w:szCs w:val="24"/>
              </w:rPr>
            </w:pPr>
          </w:p>
          <w:p w14:paraId="32C2E6C8" w14:textId="57ED3707" w:rsidR="00DD19F8" w:rsidRPr="008E2B62" w:rsidRDefault="00DD19F8" w:rsidP="008E2B62">
            <w:pPr>
              <w:rPr>
                <w:b/>
                <w:bCs/>
                <w:sz w:val="24"/>
                <w:szCs w:val="24"/>
                <w:u w:val="single"/>
              </w:rPr>
            </w:pPr>
            <w:r w:rsidRPr="008E2B62">
              <w:rPr>
                <w:b/>
                <w:bCs/>
                <w:sz w:val="24"/>
                <w:szCs w:val="24"/>
                <w:u w:val="single"/>
              </w:rPr>
              <w:t>Response:</w:t>
            </w:r>
          </w:p>
          <w:p w14:paraId="7A1C655D" w14:textId="77777777" w:rsidR="00DD19F8" w:rsidRPr="008E2B62" w:rsidRDefault="00DD19F8" w:rsidP="008E2B62">
            <w:pPr>
              <w:rPr>
                <w:sz w:val="24"/>
                <w:szCs w:val="24"/>
              </w:rPr>
            </w:pPr>
            <w:r w:rsidRPr="008E2B62">
              <w:rPr>
                <w:sz w:val="24"/>
                <w:szCs w:val="24"/>
              </w:rPr>
              <w:t>Reflection on professional self (e.g., journaling, development of a portfolio, or project demonstrating competency) is demonstrated specifically through the following courses.</w:t>
            </w:r>
          </w:p>
          <w:p w14:paraId="2E699167" w14:textId="77777777" w:rsidR="00DD19F8" w:rsidRPr="008E2B62" w:rsidRDefault="00DD19F8" w:rsidP="008E2B62">
            <w:pPr>
              <w:rPr>
                <w:b/>
                <w:bCs/>
                <w:sz w:val="24"/>
                <w:szCs w:val="24"/>
                <w:u w:val="single"/>
              </w:rPr>
            </w:pPr>
          </w:p>
          <w:p w14:paraId="22FBF68F" w14:textId="7E3FDF37" w:rsidR="00DD19F8" w:rsidRPr="005E475A" w:rsidRDefault="00DD19F8" w:rsidP="008E2B62">
            <w:pPr>
              <w:rPr>
                <w:b/>
                <w:bCs/>
                <w:sz w:val="24"/>
                <w:szCs w:val="24"/>
              </w:rPr>
            </w:pPr>
            <w:r w:rsidRPr="006C6D20">
              <w:rPr>
                <w:b/>
                <w:bCs/>
                <w:sz w:val="24"/>
                <w:szCs w:val="24"/>
              </w:rPr>
              <w:t>HUS 100 Introduction to Human Services</w:t>
            </w:r>
          </w:p>
          <w:p w14:paraId="4769BBD1" w14:textId="39015A30" w:rsidR="00AE4D6A" w:rsidRPr="005E475A" w:rsidRDefault="00DD19F8" w:rsidP="008E2B62">
            <w:pPr>
              <w:rPr>
                <w:b/>
                <w:bCs/>
                <w:sz w:val="24"/>
                <w:szCs w:val="24"/>
              </w:rPr>
            </w:pPr>
            <w:r w:rsidRPr="006C6D20">
              <w:rPr>
                <w:b/>
                <w:bCs/>
                <w:sz w:val="24"/>
                <w:szCs w:val="24"/>
              </w:rPr>
              <w:t>HUS 101 Human Service and Addiction Counseling Ethics in Practice</w:t>
            </w:r>
          </w:p>
          <w:p w14:paraId="372E9322" w14:textId="710C3582" w:rsidR="00DD19F8" w:rsidRPr="005E475A" w:rsidRDefault="00DD19F8" w:rsidP="008E2B62">
            <w:pPr>
              <w:rPr>
                <w:b/>
                <w:bCs/>
                <w:sz w:val="24"/>
                <w:szCs w:val="24"/>
              </w:rPr>
            </w:pPr>
            <w:r w:rsidRPr="006C6D20">
              <w:rPr>
                <w:b/>
                <w:bCs/>
                <w:sz w:val="24"/>
                <w:szCs w:val="24"/>
              </w:rPr>
              <w:t>HUS 114 Counseling, Assessment and Case Management</w:t>
            </w:r>
          </w:p>
          <w:p w14:paraId="35C52FCD" w14:textId="224FD030" w:rsidR="00AE4D6A" w:rsidRPr="005E475A" w:rsidRDefault="00DD19F8" w:rsidP="008E2B62">
            <w:pPr>
              <w:rPr>
                <w:b/>
                <w:bCs/>
                <w:sz w:val="24"/>
                <w:szCs w:val="24"/>
              </w:rPr>
            </w:pPr>
            <w:r w:rsidRPr="006C6D20">
              <w:rPr>
                <w:b/>
                <w:bCs/>
                <w:sz w:val="24"/>
                <w:szCs w:val="24"/>
              </w:rPr>
              <w:t>HUS 115 Fieldwork: Counseling, Assessment and Case Management</w:t>
            </w:r>
            <w:r w:rsidRPr="005E475A">
              <w:rPr>
                <w:b/>
                <w:bCs/>
                <w:sz w:val="24"/>
                <w:szCs w:val="24"/>
              </w:rPr>
              <w:t xml:space="preserve"> </w:t>
            </w:r>
          </w:p>
          <w:p w14:paraId="10CF4843" w14:textId="70CFDAFE" w:rsidR="00DD19F8" w:rsidRPr="005E475A" w:rsidRDefault="00DD19F8" w:rsidP="008E2B62">
            <w:pPr>
              <w:rPr>
                <w:b/>
                <w:bCs/>
                <w:sz w:val="24"/>
                <w:szCs w:val="24"/>
              </w:rPr>
            </w:pPr>
            <w:r w:rsidRPr="006C6D20">
              <w:rPr>
                <w:b/>
                <w:bCs/>
                <w:sz w:val="24"/>
                <w:szCs w:val="24"/>
              </w:rPr>
              <w:t>HUS 130 Family Counseling</w:t>
            </w:r>
          </w:p>
          <w:p w14:paraId="7B13DBB2" w14:textId="60873743" w:rsidR="00DD19F8" w:rsidRPr="005E475A" w:rsidRDefault="00DD19F8" w:rsidP="008E2B62">
            <w:pPr>
              <w:rPr>
                <w:b/>
                <w:bCs/>
                <w:sz w:val="24"/>
                <w:szCs w:val="24"/>
              </w:rPr>
            </w:pPr>
            <w:r w:rsidRPr="006C6D20">
              <w:rPr>
                <w:b/>
                <w:bCs/>
                <w:sz w:val="24"/>
                <w:szCs w:val="24"/>
              </w:rPr>
              <w:t>HUS 141 Group Counseling</w:t>
            </w:r>
          </w:p>
          <w:p w14:paraId="43E0460F" w14:textId="1CF70A5A" w:rsidR="00DD19F8" w:rsidRPr="005E475A" w:rsidRDefault="00DD19F8" w:rsidP="008E2B62">
            <w:pPr>
              <w:rPr>
                <w:b/>
                <w:bCs/>
                <w:sz w:val="24"/>
                <w:szCs w:val="24"/>
              </w:rPr>
            </w:pPr>
            <w:r w:rsidRPr="006C6D20">
              <w:rPr>
                <w:b/>
                <w:bCs/>
                <w:sz w:val="24"/>
                <w:szCs w:val="24"/>
              </w:rPr>
              <w:t>HUS 211 Crisis Intervention and Counseling</w:t>
            </w:r>
          </w:p>
          <w:p w14:paraId="0DEC73CF" w14:textId="1ADDFBF2" w:rsidR="00DD19F8" w:rsidRPr="005E475A" w:rsidRDefault="00DD19F8" w:rsidP="008E2B62">
            <w:pPr>
              <w:rPr>
                <w:b/>
                <w:bCs/>
                <w:sz w:val="24"/>
                <w:szCs w:val="24"/>
              </w:rPr>
            </w:pPr>
            <w:r w:rsidRPr="006C6D20">
              <w:rPr>
                <w:b/>
                <w:bCs/>
                <w:sz w:val="24"/>
                <w:szCs w:val="24"/>
              </w:rPr>
              <w:t>HUS 216 Theories of Counseling</w:t>
            </w:r>
          </w:p>
          <w:p w14:paraId="0C8D720E" w14:textId="15A31288" w:rsidR="00AE4D6A" w:rsidRPr="005E475A" w:rsidRDefault="00DD19F8" w:rsidP="008E2B62">
            <w:pPr>
              <w:rPr>
                <w:b/>
                <w:bCs/>
                <w:sz w:val="24"/>
                <w:szCs w:val="24"/>
              </w:rPr>
            </w:pPr>
            <w:r w:rsidRPr="006C6D20">
              <w:rPr>
                <w:b/>
                <w:bCs/>
                <w:sz w:val="24"/>
                <w:szCs w:val="24"/>
              </w:rPr>
              <w:t>HUS 217 Fieldwork: Theories of Counseling</w:t>
            </w:r>
            <w:r w:rsidRPr="005E475A">
              <w:rPr>
                <w:b/>
                <w:bCs/>
                <w:sz w:val="24"/>
                <w:szCs w:val="24"/>
              </w:rPr>
              <w:t xml:space="preserve"> </w:t>
            </w:r>
          </w:p>
          <w:p w14:paraId="4EBD72B2" w14:textId="77777777" w:rsidR="00032C31" w:rsidRPr="008E2B62" w:rsidRDefault="00032C31" w:rsidP="008E2B62">
            <w:pPr>
              <w:rPr>
                <w:sz w:val="24"/>
                <w:szCs w:val="24"/>
              </w:rPr>
            </w:pPr>
          </w:p>
          <w:p w14:paraId="05FA3B54" w14:textId="458E315F" w:rsidR="00DD19F8" w:rsidRDefault="00DD19F8" w:rsidP="008E2B62">
            <w:pPr>
              <w:rPr>
                <w:sz w:val="24"/>
                <w:szCs w:val="24"/>
              </w:rPr>
            </w:pPr>
            <w:r w:rsidRPr="008E2B62">
              <w:rPr>
                <w:sz w:val="24"/>
                <w:szCs w:val="24"/>
              </w:rPr>
              <w:lastRenderedPageBreak/>
              <w:t>In</w:t>
            </w:r>
            <w:r w:rsidR="00032C31">
              <w:rPr>
                <w:sz w:val="24"/>
                <w:szCs w:val="24"/>
              </w:rPr>
              <w:t xml:space="preserve"> </w:t>
            </w:r>
            <w:r w:rsidR="00032C31" w:rsidRPr="005E475A">
              <w:rPr>
                <w:sz w:val="24"/>
                <w:szCs w:val="24"/>
              </w:rPr>
              <w:t>{HUS 100</w:t>
            </w:r>
            <w:r w:rsidR="00D66C02" w:rsidRPr="005E475A">
              <w:rPr>
                <w:sz w:val="24"/>
                <w:szCs w:val="24"/>
              </w:rPr>
              <w:t>}</w:t>
            </w:r>
            <w:r w:rsidR="00D66C02" w:rsidRPr="008E2B62">
              <w:rPr>
                <w:sz w:val="24"/>
                <w:szCs w:val="24"/>
              </w:rPr>
              <w:t xml:space="preserve"> Introduction</w:t>
            </w:r>
            <w:r w:rsidRPr="008E2B62">
              <w:rPr>
                <w:sz w:val="24"/>
                <w:szCs w:val="24"/>
              </w:rPr>
              <w:t xml:space="preserve"> to Human Services students engage in journaling, which encourages them to reflect on how their personal values and goals relate to a career in human services. By participating in self-awareness </w:t>
            </w:r>
            <w:r w:rsidR="00DD5073" w:rsidRPr="008E2B62">
              <w:rPr>
                <w:sz w:val="24"/>
                <w:szCs w:val="24"/>
              </w:rPr>
              <w:t>activities, students</w:t>
            </w:r>
            <w:r w:rsidRPr="008E2B62">
              <w:rPr>
                <w:sz w:val="24"/>
                <w:szCs w:val="24"/>
              </w:rPr>
              <w:t xml:space="preserve"> reflect on the differences between the professional self and their personal values.</w:t>
            </w:r>
          </w:p>
          <w:p w14:paraId="3E43BFA7" w14:textId="77777777" w:rsidR="005E475A" w:rsidRPr="008E2B62" w:rsidRDefault="005E475A" w:rsidP="008E2B62">
            <w:pPr>
              <w:rPr>
                <w:sz w:val="24"/>
                <w:szCs w:val="24"/>
              </w:rPr>
            </w:pPr>
          </w:p>
          <w:p w14:paraId="6BC2CC2C" w14:textId="0BBE3301" w:rsidR="00DD19F8" w:rsidRDefault="00DD19F8" w:rsidP="008E2B62">
            <w:pPr>
              <w:rPr>
                <w:sz w:val="24"/>
                <w:szCs w:val="24"/>
              </w:rPr>
            </w:pPr>
            <w:r w:rsidRPr="007D20B3">
              <w:rPr>
                <w:sz w:val="24"/>
                <w:szCs w:val="24"/>
              </w:rPr>
              <w:t xml:space="preserve">In </w:t>
            </w:r>
            <w:r w:rsidR="00D66C02" w:rsidRPr="007D20B3">
              <w:rPr>
                <w:sz w:val="24"/>
                <w:szCs w:val="24"/>
              </w:rPr>
              <w:t xml:space="preserve">{HUS 101} </w:t>
            </w:r>
            <w:r w:rsidRPr="007D20B3">
              <w:rPr>
                <w:sz w:val="24"/>
                <w:szCs w:val="24"/>
              </w:rPr>
              <w:t>Human Service and Addiction Counseling Ethics in Practice</w:t>
            </w:r>
            <w:r w:rsidR="007D20B3">
              <w:rPr>
                <w:sz w:val="24"/>
                <w:szCs w:val="24"/>
              </w:rPr>
              <w:t xml:space="preserve"> </w:t>
            </w:r>
            <w:r w:rsidR="007D20B3" w:rsidRPr="007D20B3">
              <w:rPr>
                <w:sz w:val="24"/>
                <w:szCs w:val="24"/>
              </w:rPr>
              <w:t>students</w:t>
            </w:r>
            <w:r w:rsidRPr="007D20B3">
              <w:rPr>
                <w:sz w:val="24"/>
                <w:szCs w:val="24"/>
              </w:rPr>
              <w:t xml:space="preserve"> reflect on professional self through assigned readings, </w:t>
            </w:r>
            <w:r w:rsidR="009D474D" w:rsidRPr="007D20B3">
              <w:rPr>
                <w:sz w:val="24"/>
                <w:szCs w:val="24"/>
              </w:rPr>
              <w:t>lectures,</w:t>
            </w:r>
            <w:r w:rsidRPr="007D20B3">
              <w:rPr>
                <w:sz w:val="24"/>
                <w:szCs w:val="24"/>
              </w:rPr>
              <w:t xml:space="preserve"> and in-class activities</w:t>
            </w:r>
            <w:r w:rsidR="002749F8">
              <w:rPr>
                <w:sz w:val="24"/>
                <w:szCs w:val="24"/>
              </w:rPr>
              <w:t>.</w:t>
            </w:r>
            <w:r w:rsidR="002749F8" w:rsidRPr="007D20B3">
              <w:rPr>
                <w:sz w:val="24"/>
                <w:szCs w:val="24"/>
              </w:rPr>
              <w:t xml:space="preserve"> </w:t>
            </w:r>
            <w:r w:rsidR="002749F8">
              <w:rPr>
                <w:sz w:val="24"/>
                <w:szCs w:val="24"/>
              </w:rPr>
              <w:t>I</w:t>
            </w:r>
            <w:r w:rsidRPr="007D20B3">
              <w:rPr>
                <w:sz w:val="24"/>
                <w:szCs w:val="24"/>
              </w:rPr>
              <w:t>n th</w:t>
            </w:r>
            <w:r w:rsidR="002749F8">
              <w:rPr>
                <w:sz w:val="24"/>
                <w:szCs w:val="24"/>
              </w:rPr>
              <w:t>e</w:t>
            </w:r>
            <w:r w:rsidRPr="007D20B3">
              <w:rPr>
                <w:sz w:val="24"/>
                <w:szCs w:val="24"/>
              </w:rPr>
              <w:t xml:space="preserve"> </w:t>
            </w:r>
            <w:r w:rsidRPr="002749F8">
              <w:rPr>
                <w:i/>
                <w:iCs/>
                <w:sz w:val="24"/>
                <w:szCs w:val="24"/>
              </w:rPr>
              <w:t xml:space="preserve">Getting the Most </w:t>
            </w:r>
            <w:r w:rsidR="00C74972" w:rsidRPr="002749F8">
              <w:rPr>
                <w:i/>
                <w:iCs/>
                <w:sz w:val="24"/>
                <w:szCs w:val="24"/>
              </w:rPr>
              <w:t>from</w:t>
            </w:r>
            <w:r w:rsidR="002749F8" w:rsidRPr="002749F8">
              <w:rPr>
                <w:i/>
                <w:iCs/>
                <w:sz w:val="24"/>
                <w:szCs w:val="24"/>
              </w:rPr>
              <w:t xml:space="preserve"> Your Internshi</w:t>
            </w:r>
            <w:r w:rsidR="002749F8">
              <w:rPr>
                <w:i/>
                <w:iCs/>
                <w:sz w:val="24"/>
                <w:szCs w:val="24"/>
              </w:rPr>
              <w:t>p</w:t>
            </w:r>
            <w:r w:rsidRPr="007D20B3">
              <w:rPr>
                <w:sz w:val="24"/>
                <w:szCs w:val="24"/>
              </w:rPr>
              <w:t xml:space="preserve"> textbo</w:t>
            </w:r>
            <w:r w:rsidR="002749F8">
              <w:rPr>
                <w:sz w:val="24"/>
                <w:szCs w:val="24"/>
              </w:rPr>
              <w:t>ok, student</w:t>
            </w:r>
            <w:r w:rsidR="00E54FC3">
              <w:rPr>
                <w:sz w:val="24"/>
                <w:szCs w:val="24"/>
              </w:rPr>
              <w:t xml:space="preserve">s review scenarios and </w:t>
            </w:r>
            <w:r w:rsidR="00C74972">
              <w:rPr>
                <w:sz w:val="24"/>
                <w:szCs w:val="24"/>
              </w:rPr>
              <w:t xml:space="preserve">answer </w:t>
            </w:r>
            <w:r w:rsidR="00E54FC3">
              <w:rPr>
                <w:sz w:val="24"/>
                <w:szCs w:val="24"/>
              </w:rPr>
              <w:t>questions that challenge their role as a professional in the internship setting.</w:t>
            </w:r>
            <w:r w:rsidR="00C74972">
              <w:rPr>
                <w:sz w:val="24"/>
                <w:szCs w:val="24"/>
              </w:rPr>
              <w:t xml:space="preserve"> </w:t>
            </w:r>
            <w:r w:rsidR="00B9554E">
              <w:rPr>
                <w:sz w:val="24"/>
                <w:szCs w:val="24"/>
              </w:rPr>
              <w:t>I</w:t>
            </w:r>
            <w:r w:rsidR="00C74972">
              <w:rPr>
                <w:sz w:val="24"/>
                <w:szCs w:val="24"/>
              </w:rPr>
              <w:t xml:space="preserve">n the </w:t>
            </w:r>
            <w:r w:rsidR="00EB31E0">
              <w:rPr>
                <w:sz w:val="24"/>
                <w:szCs w:val="24"/>
              </w:rPr>
              <w:t>Ethics courses, students</w:t>
            </w:r>
            <w:r w:rsidR="009D474D">
              <w:rPr>
                <w:sz w:val="24"/>
                <w:szCs w:val="24"/>
              </w:rPr>
              <w:t xml:space="preserve"> </w:t>
            </w:r>
            <w:r w:rsidR="00EB31E0">
              <w:rPr>
                <w:sz w:val="24"/>
                <w:szCs w:val="24"/>
              </w:rPr>
              <w:t xml:space="preserve">review scenarios and </w:t>
            </w:r>
            <w:r w:rsidR="00D66C02">
              <w:rPr>
                <w:sz w:val="24"/>
                <w:szCs w:val="24"/>
              </w:rPr>
              <w:t>use</w:t>
            </w:r>
            <w:r w:rsidR="009D474D">
              <w:rPr>
                <w:sz w:val="24"/>
                <w:szCs w:val="24"/>
              </w:rPr>
              <w:t xml:space="preserve"> </w:t>
            </w:r>
            <w:r w:rsidR="00EB31E0">
              <w:rPr>
                <w:sz w:val="24"/>
                <w:szCs w:val="24"/>
              </w:rPr>
              <w:t>discussion</w:t>
            </w:r>
            <w:r w:rsidR="001A1BB1">
              <w:rPr>
                <w:sz w:val="24"/>
                <w:szCs w:val="24"/>
              </w:rPr>
              <w:t>s</w:t>
            </w:r>
            <w:r w:rsidR="00EB31E0">
              <w:rPr>
                <w:sz w:val="24"/>
                <w:szCs w:val="24"/>
              </w:rPr>
              <w:t xml:space="preserve"> </w:t>
            </w:r>
            <w:r w:rsidR="00D66C02">
              <w:rPr>
                <w:sz w:val="24"/>
                <w:szCs w:val="24"/>
              </w:rPr>
              <w:t>to</w:t>
            </w:r>
            <w:r w:rsidR="009D474D">
              <w:rPr>
                <w:sz w:val="24"/>
                <w:szCs w:val="24"/>
              </w:rPr>
              <w:t xml:space="preserve"> answer </w:t>
            </w:r>
            <w:r w:rsidR="00E51B5A">
              <w:rPr>
                <w:sz w:val="24"/>
                <w:szCs w:val="24"/>
              </w:rPr>
              <w:t>questions regarding</w:t>
            </w:r>
            <w:r w:rsidR="00EB31E0">
              <w:rPr>
                <w:sz w:val="24"/>
                <w:szCs w:val="24"/>
              </w:rPr>
              <w:t xml:space="preserve"> the dilemma present</w:t>
            </w:r>
            <w:r w:rsidR="001A1BB1">
              <w:rPr>
                <w:sz w:val="24"/>
                <w:szCs w:val="24"/>
              </w:rPr>
              <w:t>ed</w:t>
            </w:r>
            <w:r w:rsidR="00EB31E0">
              <w:rPr>
                <w:sz w:val="24"/>
                <w:szCs w:val="24"/>
              </w:rPr>
              <w:t xml:space="preserve"> and how they would </w:t>
            </w:r>
            <w:r w:rsidR="00B9554E">
              <w:rPr>
                <w:sz w:val="24"/>
                <w:szCs w:val="24"/>
              </w:rPr>
              <w:t>manage</w:t>
            </w:r>
            <w:r w:rsidR="00EB31E0">
              <w:rPr>
                <w:sz w:val="24"/>
                <w:szCs w:val="24"/>
              </w:rPr>
              <w:t xml:space="preserve"> the dilemma in their professional role as a practitioner. </w:t>
            </w:r>
            <w:r w:rsidR="00E51B5A">
              <w:rPr>
                <w:sz w:val="24"/>
                <w:szCs w:val="24"/>
              </w:rPr>
              <w:t>The discussion</w:t>
            </w:r>
            <w:r w:rsidR="001A1BB1">
              <w:rPr>
                <w:sz w:val="24"/>
                <w:szCs w:val="24"/>
              </w:rPr>
              <w:t>s</w:t>
            </w:r>
            <w:r w:rsidR="00E51B5A">
              <w:rPr>
                <w:sz w:val="24"/>
                <w:szCs w:val="24"/>
              </w:rPr>
              <w:t xml:space="preserve"> allow </w:t>
            </w:r>
            <w:r w:rsidR="00B9554E">
              <w:rPr>
                <w:sz w:val="24"/>
                <w:szCs w:val="24"/>
              </w:rPr>
              <w:t>students</w:t>
            </w:r>
            <w:r w:rsidR="00E51B5A">
              <w:rPr>
                <w:sz w:val="24"/>
                <w:szCs w:val="24"/>
              </w:rPr>
              <w:t xml:space="preserve"> to provide each other with</w:t>
            </w:r>
            <w:r w:rsidR="00B9554E">
              <w:rPr>
                <w:sz w:val="24"/>
                <w:szCs w:val="24"/>
              </w:rPr>
              <w:t xml:space="preserve"> insight </w:t>
            </w:r>
            <w:r w:rsidR="00ED3926">
              <w:rPr>
                <w:sz w:val="24"/>
                <w:szCs w:val="24"/>
              </w:rPr>
              <w:t>and feedback</w:t>
            </w:r>
            <w:r w:rsidR="00B9554E">
              <w:rPr>
                <w:sz w:val="24"/>
                <w:szCs w:val="24"/>
              </w:rPr>
              <w:t>.</w:t>
            </w:r>
          </w:p>
          <w:p w14:paraId="01450DA9" w14:textId="77777777" w:rsidR="005E475A" w:rsidRPr="008E2B62" w:rsidRDefault="005E475A" w:rsidP="008E2B62">
            <w:pPr>
              <w:rPr>
                <w:sz w:val="24"/>
                <w:szCs w:val="24"/>
              </w:rPr>
            </w:pPr>
          </w:p>
          <w:p w14:paraId="2B1F98D7" w14:textId="033E103E" w:rsidR="00DD19F8" w:rsidRPr="0097211B" w:rsidRDefault="00DD19F8" w:rsidP="008E2B62">
            <w:pPr>
              <w:rPr>
                <w:sz w:val="24"/>
                <w:szCs w:val="24"/>
              </w:rPr>
            </w:pPr>
            <w:r w:rsidRPr="008E2B62">
              <w:rPr>
                <w:sz w:val="24"/>
                <w:szCs w:val="24"/>
              </w:rPr>
              <w:t>In</w:t>
            </w:r>
            <w:r w:rsidR="00ED3926">
              <w:rPr>
                <w:sz w:val="24"/>
                <w:szCs w:val="24"/>
              </w:rPr>
              <w:t xml:space="preserve"> </w:t>
            </w:r>
            <w:r w:rsidR="00ED3926" w:rsidRPr="00083108">
              <w:rPr>
                <w:sz w:val="24"/>
                <w:szCs w:val="24"/>
              </w:rPr>
              <w:t>{HUS 114}</w:t>
            </w:r>
            <w:r w:rsidR="00ED3926" w:rsidRPr="008E2B62">
              <w:rPr>
                <w:sz w:val="24"/>
                <w:szCs w:val="24"/>
              </w:rPr>
              <w:t xml:space="preserve"> Counseling</w:t>
            </w:r>
            <w:r w:rsidRPr="008E2B62">
              <w:rPr>
                <w:sz w:val="24"/>
                <w:szCs w:val="24"/>
              </w:rPr>
              <w:t>, Assessment and Case Management</w:t>
            </w:r>
            <w:r w:rsidR="00083108">
              <w:rPr>
                <w:sz w:val="24"/>
                <w:szCs w:val="24"/>
              </w:rPr>
              <w:t xml:space="preserve"> </w:t>
            </w:r>
            <w:r w:rsidR="00083108" w:rsidRPr="008E2B62">
              <w:rPr>
                <w:sz w:val="24"/>
                <w:szCs w:val="24"/>
              </w:rPr>
              <w:t>students</w:t>
            </w:r>
            <w:r w:rsidRPr="008E2B62">
              <w:rPr>
                <w:sz w:val="24"/>
                <w:szCs w:val="24"/>
              </w:rPr>
              <w:t xml:space="preserve"> participate in counseling role-plays throughout the semester, commencing in a final </w:t>
            </w:r>
            <w:r w:rsidR="0097211B" w:rsidRPr="0097211B">
              <w:rPr>
                <w:sz w:val="24"/>
                <w:szCs w:val="24"/>
              </w:rPr>
              <w:t>r</w:t>
            </w:r>
            <w:r w:rsidRPr="0097211B">
              <w:rPr>
                <w:sz w:val="24"/>
                <w:szCs w:val="24"/>
              </w:rPr>
              <w:t>ole</w:t>
            </w:r>
            <w:r w:rsidR="0097211B" w:rsidRPr="0097211B">
              <w:rPr>
                <w:sz w:val="24"/>
                <w:szCs w:val="24"/>
              </w:rPr>
              <w:t xml:space="preserve"> play</w:t>
            </w:r>
            <w:r w:rsidRPr="0097211B">
              <w:rPr>
                <w:i/>
                <w:iCs/>
                <w:sz w:val="24"/>
                <w:szCs w:val="24"/>
              </w:rPr>
              <w:t xml:space="preserve"> </w:t>
            </w:r>
            <w:r w:rsidR="0097211B" w:rsidRPr="0097211B">
              <w:rPr>
                <w:sz w:val="24"/>
                <w:szCs w:val="24"/>
              </w:rPr>
              <w:t>p</w:t>
            </w:r>
            <w:r w:rsidRPr="0097211B">
              <w:rPr>
                <w:sz w:val="24"/>
                <w:szCs w:val="24"/>
              </w:rPr>
              <w:t>resentation</w:t>
            </w:r>
            <w:r w:rsidR="00D03FFC">
              <w:rPr>
                <w:sz w:val="24"/>
                <w:szCs w:val="24"/>
              </w:rPr>
              <w:t xml:space="preserve"> </w:t>
            </w:r>
            <w:r w:rsidR="000A63A6">
              <w:rPr>
                <w:b/>
                <w:bCs/>
                <w:i/>
                <w:iCs/>
                <w:sz w:val="24"/>
                <w:szCs w:val="24"/>
              </w:rPr>
              <w:t>Counseling</w:t>
            </w:r>
            <w:r w:rsidR="00D03FFC" w:rsidRPr="00D03FFC">
              <w:rPr>
                <w:b/>
                <w:bCs/>
                <w:i/>
                <w:iCs/>
                <w:sz w:val="24"/>
                <w:szCs w:val="24"/>
              </w:rPr>
              <w:t xml:space="preserve"> Interview Presentation Guidelines and Rubric</w:t>
            </w:r>
            <w:r w:rsidRPr="0097211B">
              <w:rPr>
                <w:sz w:val="24"/>
                <w:szCs w:val="24"/>
              </w:rPr>
              <w:t xml:space="preserve"> where the professional skills learned throughout the semester are demonstrated.</w:t>
            </w:r>
          </w:p>
          <w:p w14:paraId="46E40004" w14:textId="77777777" w:rsidR="005E475A" w:rsidRPr="008E2B62" w:rsidRDefault="005E475A" w:rsidP="008E2B62">
            <w:pPr>
              <w:rPr>
                <w:sz w:val="24"/>
                <w:szCs w:val="24"/>
              </w:rPr>
            </w:pPr>
          </w:p>
          <w:p w14:paraId="55E70131" w14:textId="00972BAB" w:rsidR="00AE4D6A" w:rsidRPr="000C59B4" w:rsidRDefault="1F54CBDE" w:rsidP="008E2B62">
            <w:pPr>
              <w:rPr>
                <w:sz w:val="24"/>
                <w:szCs w:val="24"/>
              </w:rPr>
            </w:pPr>
            <w:r w:rsidRPr="432D0519">
              <w:rPr>
                <w:sz w:val="24"/>
                <w:szCs w:val="24"/>
              </w:rPr>
              <w:t xml:space="preserve">In {HUS 130} Introduction to Family Counseling, students reflect on the professional self through reading </w:t>
            </w:r>
            <w:r w:rsidR="63A475DF" w:rsidRPr="432D0519">
              <w:rPr>
                <w:sz w:val="24"/>
                <w:szCs w:val="24"/>
              </w:rPr>
              <w:t>assignments, lectures</w:t>
            </w:r>
            <w:r w:rsidRPr="432D0519">
              <w:rPr>
                <w:sz w:val="24"/>
                <w:szCs w:val="24"/>
              </w:rPr>
              <w:t xml:space="preserve">, and the </w:t>
            </w:r>
            <w:r w:rsidR="724F3353" w:rsidRPr="432D0519">
              <w:rPr>
                <w:b/>
                <w:bCs/>
                <w:i/>
                <w:iCs/>
                <w:sz w:val="24"/>
                <w:szCs w:val="24"/>
              </w:rPr>
              <w:t>Family of Origin</w:t>
            </w:r>
            <w:r w:rsidR="724F3353" w:rsidRPr="432D0519">
              <w:rPr>
                <w:sz w:val="24"/>
                <w:szCs w:val="24"/>
              </w:rPr>
              <w:t xml:space="preserve"> assignment</w:t>
            </w:r>
            <w:r w:rsidR="431305C0" w:rsidRPr="432D0519">
              <w:rPr>
                <w:sz w:val="24"/>
                <w:szCs w:val="24"/>
              </w:rPr>
              <w:t xml:space="preserve"> or </w:t>
            </w:r>
            <w:r w:rsidR="431305C0" w:rsidRPr="432D0519">
              <w:rPr>
                <w:b/>
                <w:bCs/>
                <w:i/>
                <w:iCs/>
                <w:sz w:val="24"/>
                <w:szCs w:val="24"/>
              </w:rPr>
              <w:t xml:space="preserve">Family </w:t>
            </w:r>
            <w:r w:rsidR="1B65CF90" w:rsidRPr="432D0519">
              <w:rPr>
                <w:b/>
                <w:bCs/>
                <w:i/>
                <w:iCs/>
                <w:sz w:val="24"/>
                <w:szCs w:val="24"/>
              </w:rPr>
              <w:t>of</w:t>
            </w:r>
            <w:r w:rsidR="431305C0" w:rsidRPr="432D0519">
              <w:rPr>
                <w:b/>
                <w:bCs/>
                <w:i/>
                <w:iCs/>
                <w:sz w:val="24"/>
                <w:szCs w:val="24"/>
              </w:rPr>
              <w:t xml:space="preserve"> Origin PowerPoint</w:t>
            </w:r>
            <w:r w:rsidR="0487C461" w:rsidRPr="432D0519">
              <w:rPr>
                <w:b/>
                <w:bCs/>
                <w:i/>
                <w:iCs/>
                <w:sz w:val="24"/>
                <w:szCs w:val="24"/>
              </w:rPr>
              <w:t>.</w:t>
            </w:r>
            <w:r w:rsidRPr="432D0519">
              <w:rPr>
                <w:i/>
                <w:iCs/>
                <w:sz w:val="24"/>
                <w:szCs w:val="24"/>
              </w:rPr>
              <w:t xml:space="preserve"> S</w:t>
            </w:r>
            <w:r w:rsidRPr="432D0519">
              <w:rPr>
                <w:sz w:val="24"/>
                <w:szCs w:val="24"/>
              </w:rPr>
              <w:t>tudents determine how one’s family</w:t>
            </w:r>
            <w:r w:rsidR="593F0BAD" w:rsidRPr="432D0519">
              <w:rPr>
                <w:sz w:val="24"/>
                <w:szCs w:val="24"/>
              </w:rPr>
              <w:t xml:space="preserve"> history influences perceptions of family processes and review sensitivity to differences in family structure and socioeconomic and cultural background.</w:t>
            </w:r>
          </w:p>
          <w:p w14:paraId="7BB66407" w14:textId="77777777" w:rsidR="00C76D57" w:rsidRPr="00D03FFC" w:rsidRDefault="00C76D57" w:rsidP="008E2B62">
            <w:pPr>
              <w:rPr>
                <w:sz w:val="24"/>
                <w:szCs w:val="24"/>
                <w:highlight w:val="magenta"/>
              </w:rPr>
            </w:pPr>
          </w:p>
          <w:p w14:paraId="1A259E61" w14:textId="50B43A59" w:rsidR="00AE4D6A" w:rsidRPr="000D3559" w:rsidRDefault="00AE4D6A" w:rsidP="008E2B62">
            <w:pPr>
              <w:rPr>
                <w:sz w:val="24"/>
                <w:szCs w:val="24"/>
              </w:rPr>
            </w:pPr>
            <w:r w:rsidRPr="000D3559">
              <w:rPr>
                <w:sz w:val="24"/>
                <w:szCs w:val="24"/>
              </w:rPr>
              <w:t xml:space="preserve">In </w:t>
            </w:r>
            <w:r w:rsidR="00ED3926" w:rsidRPr="000D3559">
              <w:rPr>
                <w:sz w:val="24"/>
                <w:szCs w:val="24"/>
              </w:rPr>
              <w:t>{HUS 14</w:t>
            </w:r>
            <w:r w:rsidR="00ED3926">
              <w:rPr>
                <w:sz w:val="24"/>
                <w:szCs w:val="24"/>
              </w:rPr>
              <w:t>1}</w:t>
            </w:r>
            <w:r w:rsidR="00ED3926" w:rsidRPr="000D3559">
              <w:rPr>
                <w:sz w:val="24"/>
                <w:szCs w:val="24"/>
              </w:rPr>
              <w:t xml:space="preserve"> </w:t>
            </w:r>
            <w:r w:rsidRPr="000D3559">
              <w:rPr>
                <w:sz w:val="24"/>
                <w:szCs w:val="24"/>
              </w:rPr>
              <w:t>Group Dynamics</w:t>
            </w:r>
            <w:r w:rsidR="000D3559">
              <w:rPr>
                <w:sz w:val="24"/>
                <w:szCs w:val="24"/>
              </w:rPr>
              <w:t xml:space="preserve"> </w:t>
            </w:r>
            <w:r w:rsidRPr="000D3559">
              <w:rPr>
                <w:sz w:val="24"/>
                <w:szCs w:val="24"/>
              </w:rPr>
              <w:t xml:space="preserve">students research and develop a detailed </w:t>
            </w:r>
            <w:r w:rsidR="000D3559" w:rsidRPr="000D3559">
              <w:rPr>
                <w:b/>
                <w:bCs/>
                <w:i/>
                <w:iCs/>
                <w:sz w:val="24"/>
                <w:szCs w:val="24"/>
              </w:rPr>
              <w:t>G</w:t>
            </w:r>
            <w:r w:rsidRPr="000D3559">
              <w:rPr>
                <w:b/>
                <w:bCs/>
                <w:i/>
                <w:iCs/>
                <w:sz w:val="24"/>
                <w:szCs w:val="24"/>
              </w:rPr>
              <w:t xml:space="preserve">roup </w:t>
            </w:r>
            <w:r w:rsidR="000D3559" w:rsidRPr="000D3559">
              <w:rPr>
                <w:b/>
                <w:bCs/>
                <w:i/>
                <w:iCs/>
                <w:sz w:val="24"/>
                <w:szCs w:val="24"/>
              </w:rPr>
              <w:t>P</w:t>
            </w:r>
            <w:r w:rsidRPr="000D3559">
              <w:rPr>
                <w:b/>
                <w:bCs/>
                <w:i/>
                <w:iCs/>
                <w:sz w:val="24"/>
                <w:szCs w:val="24"/>
              </w:rPr>
              <w:t>roposal</w:t>
            </w:r>
            <w:r w:rsidRPr="000D3559">
              <w:rPr>
                <w:sz w:val="24"/>
                <w:szCs w:val="24"/>
              </w:rPr>
              <w:t xml:space="preserve">. At the end of the </w:t>
            </w:r>
            <w:r w:rsidR="00F47B17" w:rsidRPr="000D3559">
              <w:rPr>
                <w:sz w:val="24"/>
                <w:szCs w:val="24"/>
              </w:rPr>
              <w:t>semester, students</w:t>
            </w:r>
            <w:r w:rsidRPr="000D3559">
              <w:rPr>
                <w:sz w:val="24"/>
                <w:szCs w:val="24"/>
              </w:rPr>
              <w:t xml:space="preserve"> role-play the group that they designed</w:t>
            </w:r>
            <w:r w:rsidR="008D10CA">
              <w:rPr>
                <w:sz w:val="24"/>
                <w:szCs w:val="24"/>
              </w:rPr>
              <w:t xml:space="preserve"> and</w:t>
            </w:r>
            <w:r w:rsidR="00166483" w:rsidRPr="000D3559">
              <w:rPr>
                <w:sz w:val="24"/>
                <w:szCs w:val="24"/>
              </w:rPr>
              <w:t xml:space="preserve"> are </w:t>
            </w:r>
            <w:r w:rsidR="00FA4082" w:rsidRPr="000D3559">
              <w:rPr>
                <w:sz w:val="24"/>
                <w:szCs w:val="24"/>
              </w:rPr>
              <w:t>evaluated</w:t>
            </w:r>
            <w:r w:rsidR="00166483" w:rsidRPr="000D3559">
              <w:rPr>
                <w:sz w:val="24"/>
                <w:szCs w:val="24"/>
              </w:rPr>
              <w:t xml:space="preserve"> on their ability to demonstrate</w:t>
            </w:r>
            <w:r w:rsidR="00FA4082" w:rsidRPr="000D3559">
              <w:rPr>
                <w:sz w:val="24"/>
                <w:szCs w:val="24"/>
              </w:rPr>
              <w:t xml:space="preserve"> professional skills</w:t>
            </w:r>
            <w:r w:rsidR="00166483" w:rsidRPr="000D3559">
              <w:rPr>
                <w:sz w:val="24"/>
                <w:szCs w:val="24"/>
              </w:rPr>
              <w:t xml:space="preserve"> </w:t>
            </w:r>
            <w:r w:rsidR="00FA4082" w:rsidRPr="000D3559">
              <w:rPr>
                <w:sz w:val="24"/>
                <w:szCs w:val="24"/>
              </w:rPr>
              <w:t xml:space="preserve">within the group setting. </w:t>
            </w:r>
          </w:p>
          <w:p w14:paraId="6BE2AC7A" w14:textId="77777777" w:rsidR="005E475A" w:rsidRPr="00D03FFC" w:rsidRDefault="005E475A" w:rsidP="008E2B62">
            <w:pPr>
              <w:rPr>
                <w:sz w:val="24"/>
                <w:szCs w:val="24"/>
                <w:highlight w:val="magenta"/>
              </w:rPr>
            </w:pPr>
          </w:p>
          <w:p w14:paraId="2DBF7CAE" w14:textId="73E06626" w:rsidR="00AE4D6A" w:rsidRPr="00C90EFC" w:rsidRDefault="00AE4D6A" w:rsidP="008E2B62">
            <w:pPr>
              <w:rPr>
                <w:sz w:val="24"/>
                <w:szCs w:val="24"/>
              </w:rPr>
            </w:pPr>
            <w:r w:rsidRPr="00C90EFC">
              <w:rPr>
                <w:sz w:val="24"/>
                <w:szCs w:val="24"/>
              </w:rPr>
              <w:t xml:space="preserve">In </w:t>
            </w:r>
            <w:r w:rsidR="00B61EA6" w:rsidRPr="00C90EFC">
              <w:rPr>
                <w:sz w:val="24"/>
                <w:szCs w:val="24"/>
              </w:rPr>
              <w:t>{HUS 211} Crisis</w:t>
            </w:r>
            <w:r w:rsidRPr="00C90EFC">
              <w:rPr>
                <w:sz w:val="24"/>
                <w:szCs w:val="24"/>
              </w:rPr>
              <w:t xml:space="preserve"> Intervention and Counseling</w:t>
            </w:r>
            <w:r w:rsidR="00B61EA6">
              <w:rPr>
                <w:sz w:val="24"/>
                <w:szCs w:val="24"/>
              </w:rPr>
              <w:t>,</w:t>
            </w:r>
            <w:r w:rsidR="00C90EFC">
              <w:rPr>
                <w:sz w:val="24"/>
                <w:szCs w:val="24"/>
              </w:rPr>
              <w:t xml:space="preserve"> </w:t>
            </w:r>
            <w:r w:rsidR="00F8753B" w:rsidRPr="00C90EFC">
              <w:rPr>
                <w:sz w:val="24"/>
                <w:szCs w:val="24"/>
              </w:rPr>
              <w:t>students</w:t>
            </w:r>
            <w:r w:rsidR="00C93102" w:rsidRPr="00C90EFC">
              <w:rPr>
                <w:sz w:val="24"/>
                <w:szCs w:val="24"/>
              </w:rPr>
              <w:t xml:space="preserve"> </w:t>
            </w:r>
            <w:r w:rsidR="003308F8">
              <w:rPr>
                <w:sz w:val="24"/>
                <w:szCs w:val="24"/>
              </w:rPr>
              <w:t xml:space="preserve">are required </w:t>
            </w:r>
            <w:r w:rsidR="000C0A1F">
              <w:rPr>
                <w:sz w:val="24"/>
                <w:szCs w:val="24"/>
              </w:rPr>
              <w:t xml:space="preserve">to </w:t>
            </w:r>
            <w:r w:rsidR="000C0A1F" w:rsidRPr="00C90EFC">
              <w:rPr>
                <w:sz w:val="24"/>
                <w:szCs w:val="24"/>
              </w:rPr>
              <w:t>do</w:t>
            </w:r>
            <w:r w:rsidR="00C93102" w:rsidRPr="00C90EFC">
              <w:rPr>
                <w:sz w:val="24"/>
                <w:szCs w:val="24"/>
              </w:rPr>
              <w:t xml:space="preserve"> </w:t>
            </w:r>
            <w:r w:rsidR="00235ADB" w:rsidRPr="00C90EFC">
              <w:rPr>
                <w:sz w:val="24"/>
                <w:szCs w:val="24"/>
              </w:rPr>
              <w:t>an</w:t>
            </w:r>
            <w:r w:rsidR="00C93102" w:rsidRPr="00C90EFC">
              <w:rPr>
                <w:sz w:val="24"/>
                <w:szCs w:val="24"/>
              </w:rPr>
              <w:t xml:space="preserve"> </w:t>
            </w:r>
            <w:r w:rsidR="00235ADB" w:rsidRPr="00C90EFC">
              <w:rPr>
                <w:sz w:val="24"/>
                <w:szCs w:val="24"/>
              </w:rPr>
              <w:t xml:space="preserve">oral </w:t>
            </w:r>
            <w:r w:rsidR="00C93102" w:rsidRPr="00C90EFC">
              <w:rPr>
                <w:sz w:val="24"/>
                <w:szCs w:val="24"/>
              </w:rPr>
              <w:t>presentation</w:t>
            </w:r>
            <w:r w:rsidR="003308F8">
              <w:rPr>
                <w:sz w:val="24"/>
                <w:szCs w:val="24"/>
              </w:rPr>
              <w:t xml:space="preserve"> in which they</w:t>
            </w:r>
            <w:r w:rsidRPr="00C90EFC">
              <w:rPr>
                <w:sz w:val="24"/>
                <w:szCs w:val="24"/>
              </w:rPr>
              <w:t xml:space="preserve"> demonstrate the ability to articulate knowledge regarding the</w:t>
            </w:r>
            <w:r w:rsidR="00235ADB" w:rsidRPr="00C90EFC">
              <w:rPr>
                <w:sz w:val="24"/>
                <w:szCs w:val="24"/>
              </w:rPr>
              <w:t>ir selected population</w:t>
            </w:r>
            <w:r w:rsidR="005E750F" w:rsidRPr="00C90EFC">
              <w:rPr>
                <w:sz w:val="24"/>
                <w:szCs w:val="24"/>
              </w:rPr>
              <w:t xml:space="preserve"> and answer questions posed </w:t>
            </w:r>
            <w:r w:rsidR="00B619BB" w:rsidRPr="00C90EFC">
              <w:rPr>
                <w:sz w:val="24"/>
                <w:szCs w:val="24"/>
              </w:rPr>
              <w:t>by</w:t>
            </w:r>
            <w:r w:rsidR="005E750F" w:rsidRPr="00C90EFC">
              <w:rPr>
                <w:sz w:val="24"/>
                <w:szCs w:val="24"/>
              </w:rPr>
              <w:t xml:space="preserve"> their classmates and </w:t>
            </w:r>
            <w:proofErr w:type="gramStart"/>
            <w:r w:rsidR="005E750F" w:rsidRPr="00C90EFC">
              <w:rPr>
                <w:sz w:val="24"/>
                <w:szCs w:val="24"/>
              </w:rPr>
              <w:t>instructor</w:t>
            </w:r>
            <w:proofErr w:type="gramEnd"/>
            <w:r w:rsidR="005E750F" w:rsidRPr="00C90EFC">
              <w:rPr>
                <w:sz w:val="24"/>
                <w:szCs w:val="24"/>
              </w:rPr>
              <w:t xml:space="preserve">. </w:t>
            </w:r>
            <w:r w:rsidR="00235ADB" w:rsidRPr="00C90EFC">
              <w:rPr>
                <w:sz w:val="24"/>
                <w:szCs w:val="24"/>
              </w:rPr>
              <w:t xml:space="preserve"> </w:t>
            </w:r>
            <w:r w:rsidRPr="00C90EFC">
              <w:rPr>
                <w:sz w:val="24"/>
                <w:szCs w:val="24"/>
              </w:rPr>
              <w:t xml:space="preserve"> </w:t>
            </w:r>
          </w:p>
          <w:p w14:paraId="503CF45C" w14:textId="77777777" w:rsidR="005E750F" w:rsidRPr="00D03FFC" w:rsidRDefault="005E750F" w:rsidP="008E2B62">
            <w:pPr>
              <w:rPr>
                <w:sz w:val="24"/>
                <w:szCs w:val="24"/>
                <w:highlight w:val="magenta"/>
              </w:rPr>
            </w:pPr>
          </w:p>
          <w:p w14:paraId="261EEF63" w14:textId="32E54D93" w:rsidR="00AE4D6A" w:rsidRDefault="00AE4D6A" w:rsidP="008E2B62">
            <w:pPr>
              <w:rPr>
                <w:sz w:val="24"/>
                <w:szCs w:val="24"/>
              </w:rPr>
            </w:pPr>
            <w:r w:rsidRPr="00F8753B">
              <w:rPr>
                <w:sz w:val="24"/>
                <w:szCs w:val="24"/>
              </w:rPr>
              <w:t xml:space="preserve">In </w:t>
            </w:r>
            <w:r w:rsidR="00B61EA6" w:rsidRPr="00F8753B">
              <w:rPr>
                <w:sz w:val="24"/>
                <w:szCs w:val="24"/>
              </w:rPr>
              <w:t>{HUS 216</w:t>
            </w:r>
            <w:r w:rsidR="00B61EA6">
              <w:rPr>
                <w:sz w:val="24"/>
                <w:szCs w:val="24"/>
              </w:rPr>
              <w:t>}</w:t>
            </w:r>
            <w:r w:rsidR="00B61EA6" w:rsidRPr="00F8753B">
              <w:rPr>
                <w:sz w:val="24"/>
                <w:szCs w:val="24"/>
              </w:rPr>
              <w:t xml:space="preserve"> </w:t>
            </w:r>
            <w:r w:rsidRPr="00F8753B">
              <w:rPr>
                <w:sz w:val="24"/>
                <w:szCs w:val="24"/>
              </w:rPr>
              <w:t>Theories of Counseling</w:t>
            </w:r>
            <w:r w:rsidR="00B61EA6">
              <w:rPr>
                <w:sz w:val="24"/>
                <w:szCs w:val="24"/>
              </w:rPr>
              <w:t xml:space="preserve"> </w:t>
            </w:r>
            <w:r w:rsidRPr="00F8753B">
              <w:rPr>
                <w:sz w:val="24"/>
                <w:szCs w:val="24"/>
              </w:rPr>
              <w:t xml:space="preserve">students do a final competency project that demonstrates their understanding of the various theoretical models learned. Students create a </w:t>
            </w:r>
            <w:r w:rsidRPr="00207B98">
              <w:rPr>
                <w:b/>
                <w:bCs/>
                <w:i/>
                <w:iCs/>
                <w:sz w:val="24"/>
                <w:szCs w:val="24"/>
              </w:rPr>
              <w:t>Therapeutic Treatment Plan</w:t>
            </w:r>
            <w:r w:rsidRPr="00F8753B">
              <w:rPr>
                <w:sz w:val="24"/>
                <w:szCs w:val="24"/>
              </w:rPr>
              <w:t xml:space="preserve"> on themselves in which they develop long-term goals and short-term objectives. For each short-term objective, students select </w:t>
            </w:r>
            <w:r w:rsidR="00FF4514" w:rsidRPr="00F8753B">
              <w:rPr>
                <w:sz w:val="24"/>
                <w:szCs w:val="24"/>
              </w:rPr>
              <w:t>a different</w:t>
            </w:r>
            <w:r w:rsidRPr="00F8753B">
              <w:rPr>
                <w:sz w:val="24"/>
                <w:szCs w:val="24"/>
              </w:rPr>
              <w:t xml:space="preserve"> therapeutic modality to address the cited objective.</w:t>
            </w:r>
          </w:p>
          <w:p w14:paraId="3114C89F" w14:textId="77777777" w:rsidR="00113254" w:rsidRDefault="00113254" w:rsidP="008E2B62">
            <w:pPr>
              <w:rPr>
                <w:sz w:val="24"/>
                <w:szCs w:val="24"/>
              </w:rPr>
            </w:pPr>
          </w:p>
          <w:p w14:paraId="28A5C1C0" w14:textId="791556DF" w:rsidR="00113254" w:rsidRPr="00F8753B" w:rsidRDefault="00113254" w:rsidP="008E2B62">
            <w:pPr>
              <w:rPr>
                <w:sz w:val="24"/>
                <w:szCs w:val="24"/>
              </w:rPr>
            </w:pPr>
            <w:r w:rsidRPr="009E5D36">
              <w:rPr>
                <w:sz w:val="24"/>
                <w:szCs w:val="24"/>
              </w:rPr>
              <w:t xml:space="preserve">In </w:t>
            </w:r>
            <w:r w:rsidR="00B61EA6">
              <w:rPr>
                <w:sz w:val="24"/>
                <w:szCs w:val="24"/>
              </w:rPr>
              <w:t>{</w:t>
            </w:r>
            <w:r w:rsidR="00B61EA6" w:rsidRPr="00421077">
              <w:rPr>
                <w:sz w:val="24"/>
                <w:szCs w:val="24"/>
              </w:rPr>
              <w:t xml:space="preserve">HUS  </w:t>
            </w:r>
            <w:r w:rsidR="000D70CE" w:rsidRPr="00421077">
              <w:rPr>
                <w:sz w:val="24"/>
                <w:szCs w:val="24"/>
              </w:rPr>
              <w:t>21</w:t>
            </w:r>
            <w:r w:rsidR="000D70CE">
              <w:rPr>
                <w:sz w:val="24"/>
                <w:szCs w:val="24"/>
              </w:rPr>
              <w:t>7} Theories</w:t>
            </w:r>
            <w:r>
              <w:rPr>
                <w:sz w:val="24"/>
                <w:szCs w:val="24"/>
              </w:rPr>
              <w:t xml:space="preserve"> of </w:t>
            </w:r>
            <w:r w:rsidR="00B61EA6">
              <w:rPr>
                <w:sz w:val="24"/>
                <w:szCs w:val="24"/>
              </w:rPr>
              <w:t xml:space="preserve">Counseling </w:t>
            </w:r>
            <w:r w:rsidR="00B61EA6" w:rsidRPr="009E5D36">
              <w:rPr>
                <w:sz w:val="24"/>
                <w:szCs w:val="24"/>
              </w:rPr>
              <w:t>students</w:t>
            </w:r>
            <w:r w:rsidRPr="009E5D36">
              <w:rPr>
                <w:sz w:val="24"/>
                <w:szCs w:val="24"/>
              </w:rPr>
              <w:t xml:space="preserve"> complete and are evaluated on their professional resume and cover letter</w:t>
            </w:r>
            <w:r w:rsidR="00B61EA6">
              <w:rPr>
                <w:sz w:val="24"/>
                <w:szCs w:val="24"/>
              </w:rPr>
              <w:t>.</w:t>
            </w:r>
          </w:p>
          <w:p w14:paraId="0BD26A15" w14:textId="77777777" w:rsidR="00AE4D6A" w:rsidRPr="00D03FFC" w:rsidRDefault="00AE4D6A" w:rsidP="008E2B62">
            <w:pPr>
              <w:rPr>
                <w:sz w:val="24"/>
                <w:szCs w:val="24"/>
                <w:highlight w:val="magenta"/>
              </w:rPr>
            </w:pPr>
          </w:p>
          <w:p w14:paraId="43B93213" w14:textId="089981A8" w:rsidR="00DD19F8" w:rsidRPr="0028020E" w:rsidRDefault="00AE4D6A" w:rsidP="000C0A1F">
            <w:r w:rsidRPr="000C0A1F">
              <w:t>In the field placement classes {HUS 115, 217} all students present an in-class</w:t>
            </w:r>
            <w:r w:rsidR="000C0A1F">
              <w:t xml:space="preserve"> </w:t>
            </w:r>
            <w:r w:rsidR="000C0A1F" w:rsidRPr="0028020E">
              <w:rPr>
                <w:b/>
                <w:bCs/>
                <w:i/>
                <w:iCs/>
              </w:rPr>
              <w:t>Case or Agency Presentation</w:t>
            </w:r>
            <w:r w:rsidR="000C0A1F">
              <w:t>.</w:t>
            </w:r>
            <w:r w:rsidRPr="0028020E">
              <w:t xml:space="preserve"> </w:t>
            </w:r>
            <w:r w:rsidR="003308F8" w:rsidRPr="0028020E">
              <w:t xml:space="preserve">Class discussions </w:t>
            </w:r>
            <w:r w:rsidR="000C0A1F" w:rsidRPr="0028020E">
              <w:t>and journaling</w:t>
            </w:r>
            <w:r w:rsidRPr="0028020E">
              <w:t xml:space="preserve"> </w:t>
            </w:r>
            <w:r w:rsidR="003308F8" w:rsidRPr="0028020E">
              <w:t xml:space="preserve">are designed </w:t>
            </w:r>
            <w:r w:rsidRPr="0028020E">
              <w:t xml:space="preserve">to promote reflection on the professional </w:t>
            </w:r>
            <w:r w:rsidR="00113254" w:rsidRPr="0028020E">
              <w:t>self.</w:t>
            </w:r>
          </w:p>
          <w:p w14:paraId="72604D2F" w14:textId="77777777" w:rsidR="00DD19F8" w:rsidRPr="0028020E" w:rsidRDefault="00DD19F8" w:rsidP="000C0A1F"/>
          <w:p w14:paraId="3FA14ABA" w14:textId="77777777" w:rsidR="00DD19F8" w:rsidRPr="008E2B62" w:rsidRDefault="00DD19F8" w:rsidP="008E2B62">
            <w:pPr>
              <w:rPr>
                <w:sz w:val="24"/>
                <w:szCs w:val="24"/>
              </w:rPr>
            </w:pPr>
          </w:p>
        </w:tc>
      </w:tr>
    </w:tbl>
    <w:p w14:paraId="2240D3D0" w14:textId="4D1F3524" w:rsidR="007D40BE" w:rsidRPr="000C76DF" w:rsidRDefault="00323552" w:rsidP="00632FE9">
      <w:pPr>
        <w:pStyle w:val="Heading1"/>
        <w:jc w:val="center"/>
      </w:pPr>
      <w:r>
        <w:lastRenderedPageBreak/>
        <w:t>B.</w:t>
      </w:r>
      <w:r w:rsidRPr="000C76DF">
        <w:t xml:space="preserve"> Field</w:t>
      </w:r>
      <w:r w:rsidR="00BB2F7E" w:rsidRPr="000C76DF">
        <w:t xml:space="preserve"> Experience</w:t>
      </w:r>
    </w:p>
    <w:p w14:paraId="71F2AE69" w14:textId="77777777" w:rsidR="007D40BE" w:rsidRDefault="00BB2F7E">
      <w:pPr>
        <w:pStyle w:val="BodyText"/>
        <w:spacing w:before="281" w:line="256" w:lineRule="auto"/>
        <w:ind w:left="247" w:right="576"/>
      </w:pPr>
      <w:r>
        <w:rPr>
          <w:b/>
          <w:i/>
        </w:rPr>
        <w:t>Context</w:t>
      </w:r>
      <w:r>
        <w:rPr>
          <w:i/>
        </w:rPr>
        <w:t xml:space="preserve">: </w:t>
      </w:r>
      <w:r>
        <w:t xml:space="preserve">Field experiences such as practicums or internships occur in human service settings. </w:t>
      </w:r>
      <w:r>
        <w:lastRenderedPageBreak/>
        <w:t>Fieldwork provides an environment and context to integrate the knowledge, theory, skills, and professional</w:t>
      </w:r>
      <w:r>
        <w:rPr>
          <w:spacing w:val="-14"/>
        </w:rPr>
        <w:t xml:space="preserve"> </w:t>
      </w:r>
      <w:r>
        <w:t>behaviors</w:t>
      </w:r>
      <w:r>
        <w:rPr>
          <w:spacing w:val="-17"/>
        </w:rPr>
        <w:t xml:space="preserve"> </w:t>
      </w:r>
      <w:r>
        <w:t>that are</w:t>
      </w:r>
      <w:r>
        <w:rPr>
          <w:spacing w:val="-5"/>
        </w:rPr>
        <w:t xml:space="preserve"> </w:t>
      </w:r>
      <w:r>
        <w:t>concurrently</w:t>
      </w:r>
      <w:r>
        <w:rPr>
          <w:spacing w:val="-21"/>
        </w:rPr>
        <w:t xml:space="preserve"> </w:t>
      </w:r>
      <w:r>
        <w:t>being</w:t>
      </w:r>
      <w:r>
        <w:rPr>
          <w:spacing w:val="-7"/>
        </w:rPr>
        <w:t xml:space="preserve"> </w:t>
      </w:r>
      <w:r>
        <w:t>taught in</w:t>
      </w:r>
      <w:r>
        <w:rPr>
          <w:spacing w:val="-6"/>
        </w:rPr>
        <w:t xml:space="preserve"> </w:t>
      </w:r>
      <w:r>
        <w:t>the</w:t>
      </w:r>
      <w:r>
        <w:rPr>
          <w:spacing w:val="-5"/>
        </w:rPr>
        <w:t xml:space="preserve"> </w:t>
      </w:r>
      <w:r>
        <w:t>classroom. It must be an integral part of the education process.</w:t>
      </w:r>
    </w:p>
    <w:p w14:paraId="5B08B5D1" w14:textId="77777777" w:rsidR="007D40BE" w:rsidRDefault="007D40BE">
      <w:pPr>
        <w:pStyle w:val="BodyText"/>
        <w:rPr>
          <w:sz w:val="18"/>
        </w:rPr>
      </w:pPr>
    </w:p>
    <w:tbl>
      <w:tblPr>
        <w:tblW w:w="0" w:type="auto"/>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52"/>
        <w:gridCol w:w="9528"/>
      </w:tblGrid>
      <w:tr w:rsidR="007D40BE" w14:paraId="113FD435" w14:textId="77777777">
        <w:trPr>
          <w:trHeight w:val="597"/>
        </w:trPr>
        <w:tc>
          <w:tcPr>
            <w:tcW w:w="10080" w:type="dxa"/>
            <w:gridSpan w:val="2"/>
          </w:tcPr>
          <w:p w14:paraId="72752812" w14:textId="77777777" w:rsidR="007D40BE" w:rsidRDefault="00BB2F7E">
            <w:pPr>
              <w:pStyle w:val="TableParagraph"/>
              <w:spacing w:before="25" w:line="270" w:lineRule="atLeast"/>
              <w:rPr>
                <w:b/>
                <w:sz w:val="24"/>
              </w:rPr>
            </w:pPr>
            <w:r>
              <w:rPr>
                <w:b/>
                <w:sz w:val="24"/>
                <w:u w:val="thick"/>
              </w:rPr>
              <w:t>Standard</w:t>
            </w:r>
            <w:r>
              <w:rPr>
                <w:b/>
                <w:sz w:val="24"/>
              </w:rPr>
              <w:t xml:space="preserve"> 20: The program shall provide field experience that is integrated with the curriculum. Describe and provide evidence that the following are adequately addressed in the curriculum:</w:t>
            </w:r>
          </w:p>
        </w:tc>
      </w:tr>
      <w:tr w:rsidR="007D40BE" w14:paraId="65C074A4" w14:textId="77777777">
        <w:trPr>
          <w:trHeight w:val="848"/>
        </w:trPr>
        <w:tc>
          <w:tcPr>
            <w:tcW w:w="552" w:type="dxa"/>
          </w:tcPr>
          <w:p w14:paraId="6103A4D1" w14:textId="77777777" w:rsidR="007D40BE" w:rsidRDefault="00BB2F7E">
            <w:pPr>
              <w:pStyle w:val="TableParagraph"/>
              <w:ind w:left="100"/>
              <w:rPr>
                <w:sz w:val="24"/>
              </w:rPr>
            </w:pPr>
            <w:r>
              <w:rPr>
                <w:spacing w:val="-5"/>
                <w:sz w:val="24"/>
              </w:rPr>
              <w:t>a.</w:t>
            </w:r>
          </w:p>
        </w:tc>
        <w:tc>
          <w:tcPr>
            <w:tcW w:w="9528" w:type="dxa"/>
          </w:tcPr>
          <w:p w14:paraId="6BB73C1C" w14:textId="77777777" w:rsidR="007D40BE" w:rsidRDefault="00BB2F7E" w:rsidP="000C1D7D">
            <w:pPr>
              <w:pStyle w:val="TableParagraph"/>
              <w:spacing w:before="62" w:line="249" w:lineRule="auto"/>
              <w:ind w:left="0" w:right="171"/>
              <w:rPr>
                <w:sz w:val="24"/>
                <w:szCs w:val="24"/>
              </w:rPr>
            </w:pPr>
            <w:r w:rsidRPr="4EA5DC3A">
              <w:rPr>
                <w:sz w:val="24"/>
                <w:szCs w:val="24"/>
              </w:rPr>
              <w:t xml:space="preserve">Provide a brief description of the overall process and structure of the fieldwork learning </w:t>
            </w:r>
            <w:r w:rsidRPr="4EA5DC3A">
              <w:rPr>
                <w:spacing w:val="-2"/>
                <w:sz w:val="24"/>
                <w:szCs w:val="24"/>
              </w:rPr>
              <w:t>experience.</w:t>
            </w:r>
          </w:p>
          <w:p w14:paraId="26731389" w14:textId="7BDC99F7" w:rsidR="007D40BE" w:rsidRDefault="007D40BE" w:rsidP="4EA5DC3A">
            <w:pPr>
              <w:pStyle w:val="TableParagraph"/>
              <w:spacing w:before="62" w:line="249" w:lineRule="auto"/>
              <w:ind w:right="171"/>
              <w:rPr>
                <w:sz w:val="24"/>
                <w:szCs w:val="24"/>
              </w:rPr>
            </w:pPr>
          </w:p>
          <w:p w14:paraId="5F614018" w14:textId="119E174F" w:rsidR="007D40BE" w:rsidRDefault="04823462" w:rsidP="000C1D7D">
            <w:pPr>
              <w:pStyle w:val="TableParagraph"/>
              <w:spacing w:before="62" w:line="275" w:lineRule="exact"/>
              <w:ind w:left="0"/>
              <w:rPr>
                <w:color w:val="000000" w:themeColor="text1"/>
                <w:sz w:val="24"/>
                <w:szCs w:val="24"/>
              </w:rPr>
            </w:pPr>
            <w:r w:rsidRPr="4EA5DC3A">
              <w:rPr>
                <w:b/>
                <w:bCs/>
                <w:color w:val="000000" w:themeColor="text1"/>
                <w:sz w:val="24"/>
                <w:szCs w:val="24"/>
                <w:u w:val="single"/>
              </w:rPr>
              <w:t>Response:</w:t>
            </w:r>
          </w:p>
          <w:p w14:paraId="0462FF4F" w14:textId="38729BD2" w:rsidR="007D40BE" w:rsidRPr="0028020E" w:rsidRDefault="00E60466" w:rsidP="00742334">
            <w:pPr>
              <w:pStyle w:val="TableParagraph"/>
              <w:spacing w:before="62" w:line="275" w:lineRule="exact"/>
              <w:ind w:left="0"/>
              <w:rPr>
                <w:b/>
                <w:i/>
                <w:iCs/>
                <w:sz w:val="24"/>
                <w:szCs w:val="24"/>
                <w:u w:val="single"/>
              </w:rPr>
            </w:pPr>
            <w:r w:rsidRPr="0028020E">
              <w:rPr>
                <w:b/>
                <w:i/>
                <w:iCs/>
                <w:sz w:val="24"/>
                <w:szCs w:val="24"/>
              </w:rPr>
              <w:t xml:space="preserve">HUS </w:t>
            </w:r>
            <w:r w:rsidR="00017C4B" w:rsidRPr="0028020E">
              <w:rPr>
                <w:b/>
                <w:i/>
                <w:iCs/>
                <w:sz w:val="24"/>
                <w:szCs w:val="24"/>
              </w:rPr>
              <w:t>Program Manual</w:t>
            </w:r>
            <w:r w:rsidR="04823462" w:rsidRPr="0028020E">
              <w:rPr>
                <w:b/>
                <w:i/>
                <w:iCs/>
                <w:sz w:val="24"/>
                <w:szCs w:val="24"/>
              </w:rPr>
              <w:t xml:space="preserve"> 202</w:t>
            </w:r>
            <w:r w:rsidR="0028020E" w:rsidRPr="0028020E">
              <w:rPr>
                <w:b/>
                <w:i/>
                <w:iCs/>
                <w:sz w:val="24"/>
                <w:szCs w:val="24"/>
              </w:rPr>
              <w:t>5</w:t>
            </w:r>
          </w:p>
          <w:p w14:paraId="10C48FBB" w14:textId="77777777" w:rsidR="00D75155" w:rsidRDefault="00D75155" w:rsidP="009331C0">
            <w:pPr>
              <w:rPr>
                <w:sz w:val="24"/>
                <w:szCs w:val="24"/>
              </w:rPr>
            </w:pPr>
          </w:p>
          <w:p w14:paraId="507D1B5F" w14:textId="5C12C346" w:rsidR="007D40BE" w:rsidRDefault="04823462" w:rsidP="009331C0">
            <w:pPr>
              <w:rPr>
                <w:sz w:val="24"/>
                <w:szCs w:val="24"/>
              </w:rPr>
            </w:pPr>
            <w:r w:rsidRPr="009331C0">
              <w:rPr>
                <w:sz w:val="24"/>
                <w:szCs w:val="24"/>
              </w:rPr>
              <w:t>All Human Services students receive a Fieldwork Letter to Students in the Canvas Human Services Resource Group informing them about the fieldwork process</w:t>
            </w:r>
            <w:r w:rsidR="32F85EF9" w:rsidRPr="009331C0">
              <w:rPr>
                <w:sz w:val="24"/>
                <w:szCs w:val="24"/>
              </w:rPr>
              <w:t xml:space="preserve"> a few weeks prior to </w:t>
            </w:r>
            <w:r w:rsidR="00017C4B" w:rsidRPr="009331C0">
              <w:rPr>
                <w:sz w:val="24"/>
                <w:szCs w:val="24"/>
              </w:rPr>
              <w:t xml:space="preserve">the </w:t>
            </w:r>
            <w:r w:rsidR="00017C4B">
              <w:rPr>
                <w:sz w:val="24"/>
                <w:szCs w:val="24"/>
              </w:rPr>
              <w:t>appointments</w:t>
            </w:r>
            <w:r w:rsidR="32F85EF9" w:rsidRPr="009331C0">
              <w:rPr>
                <w:sz w:val="24"/>
                <w:szCs w:val="24"/>
              </w:rPr>
              <w:t xml:space="preserve"> opening to students</w:t>
            </w:r>
            <w:r w:rsidRPr="009331C0">
              <w:rPr>
                <w:sz w:val="24"/>
                <w:szCs w:val="24"/>
              </w:rPr>
              <w:t>. It outlines the steps students need to take to obtain a field placement.</w:t>
            </w:r>
            <w:r w:rsidR="0AF39657" w:rsidRPr="009331C0">
              <w:rPr>
                <w:sz w:val="24"/>
                <w:szCs w:val="24"/>
              </w:rPr>
              <w:t xml:space="preserve"> </w:t>
            </w:r>
          </w:p>
          <w:p w14:paraId="0C16A50C" w14:textId="77777777" w:rsidR="009331C0" w:rsidRPr="009331C0" w:rsidRDefault="009331C0" w:rsidP="009331C0">
            <w:pPr>
              <w:rPr>
                <w:sz w:val="24"/>
                <w:szCs w:val="24"/>
              </w:rPr>
            </w:pPr>
          </w:p>
          <w:p w14:paraId="7FEEBA44" w14:textId="2FFA9A3F" w:rsidR="007D40BE" w:rsidRPr="009331C0" w:rsidRDefault="27A3532C" w:rsidP="009331C0">
            <w:pPr>
              <w:rPr>
                <w:sz w:val="24"/>
                <w:szCs w:val="24"/>
              </w:rPr>
            </w:pPr>
            <w:r w:rsidRPr="009331C0">
              <w:rPr>
                <w:sz w:val="24"/>
                <w:szCs w:val="24"/>
              </w:rPr>
              <w:t>Students who successfully pass</w:t>
            </w:r>
            <w:r w:rsidR="00E60466">
              <w:rPr>
                <w:sz w:val="24"/>
                <w:szCs w:val="24"/>
              </w:rPr>
              <w:t xml:space="preserve"> the</w:t>
            </w:r>
            <w:r w:rsidRPr="009331C0">
              <w:rPr>
                <w:sz w:val="24"/>
                <w:szCs w:val="24"/>
              </w:rPr>
              <w:t xml:space="preserve"> two prerequisite courses with a grade of C or </w:t>
            </w:r>
            <w:proofErr w:type="gramStart"/>
            <w:r w:rsidR="00525A0E" w:rsidRPr="009331C0">
              <w:rPr>
                <w:sz w:val="24"/>
                <w:szCs w:val="24"/>
              </w:rPr>
              <w:t>better</w:t>
            </w:r>
            <w:r w:rsidR="00525A0E">
              <w:rPr>
                <w:sz w:val="24"/>
                <w:szCs w:val="24"/>
              </w:rPr>
              <w:t>,</w:t>
            </w:r>
            <w:r w:rsidR="00525A0E" w:rsidRPr="009331C0">
              <w:rPr>
                <w:sz w:val="24"/>
                <w:szCs w:val="24"/>
              </w:rPr>
              <w:t xml:space="preserve"> </w:t>
            </w:r>
            <w:r w:rsidR="0028020E">
              <w:rPr>
                <w:sz w:val="24"/>
                <w:szCs w:val="24"/>
              </w:rPr>
              <w:t>{</w:t>
            </w:r>
            <w:proofErr w:type="gramEnd"/>
            <w:r w:rsidR="00574F93" w:rsidRPr="009331C0">
              <w:rPr>
                <w:sz w:val="24"/>
                <w:szCs w:val="24"/>
              </w:rPr>
              <w:t>HUS 101}</w:t>
            </w:r>
            <w:r w:rsidRPr="009331C0">
              <w:rPr>
                <w:sz w:val="24"/>
                <w:szCs w:val="24"/>
              </w:rPr>
              <w:t xml:space="preserve"> Human Service and Addiction Counseling Ethics in Practice and </w:t>
            </w:r>
            <w:r w:rsidRPr="4EA5DC3A">
              <w:rPr>
                <w:sz w:val="24"/>
                <w:szCs w:val="24"/>
              </w:rPr>
              <w:t>{</w:t>
            </w:r>
            <w:r w:rsidRPr="009331C0">
              <w:rPr>
                <w:sz w:val="24"/>
                <w:szCs w:val="24"/>
              </w:rPr>
              <w:t>HUS 141} Group Dynamics, are eligible for their first field experience.</w:t>
            </w:r>
          </w:p>
          <w:p w14:paraId="7051896D" w14:textId="77777777" w:rsidR="007D40BE" w:rsidRPr="009331C0" w:rsidRDefault="007D40BE" w:rsidP="009331C0">
            <w:pPr>
              <w:rPr>
                <w:sz w:val="24"/>
                <w:szCs w:val="24"/>
              </w:rPr>
            </w:pPr>
          </w:p>
          <w:p w14:paraId="2AF1B43B" w14:textId="4B2F0819" w:rsidR="007D40BE" w:rsidRPr="009331C0" w:rsidRDefault="67B776C6" w:rsidP="009331C0">
            <w:pPr>
              <w:rPr>
                <w:sz w:val="24"/>
                <w:szCs w:val="24"/>
              </w:rPr>
            </w:pPr>
            <w:r w:rsidRPr="009331C0">
              <w:rPr>
                <w:sz w:val="24"/>
                <w:szCs w:val="24"/>
              </w:rPr>
              <w:t>Human Services faculty discuss students who are not demonstrating professional behaviors within the program at a Behavior</w:t>
            </w:r>
            <w:r w:rsidR="00934E15" w:rsidRPr="009331C0">
              <w:rPr>
                <w:sz w:val="24"/>
                <w:szCs w:val="24"/>
              </w:rPr>
              <w:t>al</w:t>
            </w:r>
            <w:r w:rsidRPr="009331C0">
              <w:rPr>
                <w:sz w:val="24"/>
                <w:szCs w:val="24"/>
              </w:rPr>
              <w:t xml:space="preserve"> Indicator meeting </w:t>
            </w:r>
            <w:r w:rsidR="00705A10">
              <w:rPr>
                <w:sz w:val="24"/>
                <w:szCs w:val="24"/>
              </w:rPr>
              <w:t xml:space="preserve">held </w:t>
            </w:r>
            <w:r w:rsidR="00017C4B" w:rsidRPr="009331C0">
              <w:rPr>
                <w:sz w:val="24"/>
                <w:szCs w:val="24"/>
              </w:rPr>
              <w:t xml:space="preserve">once </w:t>
            </w:r>
            <w:r w:rsidR="00017C4B">
              <w:rPr>
                <w:sz w:val="24"/>
                <w:szCs w:val="24"/>
              </w:rPr>
              <w:t>in</w:t>
            </w:r>
            <w:r w:rsidRPr="009331C0">
              <w:rPr>
                <w:sz w:val="24"/>
                <w:szCs w:val="24"/>
              </w:rPr>
              <w:t xml:space="preserve"> the fall and once </w:t>
            </w:r>
            <w:r w:rsidR="00705A10">
              <w:rPr>
                <w:sz w:val="24"/>
                <w:szCs w:val="24"/>
              </w:rPr>
              <w:t xml:space="preserve">in </w:t>
            </w:r>
            <w:r w:rsidRPr="009331C0">
              <w:rPr>
                <w:sz w:val="24"/>
                <w:szCs w:val="24"/>
              </w:rPr>
              <w:t>the spring semesters. Th</w:t>
            </w:r>
            <w:r w:rsidR="00705A10">
              <w:rPr>
                <w:sz w:val="24"/>
                <w:szCs w:val="24"/>
              </w:rPr>
              <w:t>ese</w:t>
            </w:r>
            <w:r w:rsidRPr="009331C0">
              <w:rPr>
                <w:sz w:val="24"/>
                <w:szCs w:val="24"/>
              </w:rPr>
              <w:t xml:space="preserve"> meeting</w:t>
            </w:r>
            <w:r w:rsidR="00705A10">
              <w:rPr>
                <w:sz w:val="24"/>
                <w:szCs w:val="24"/>
              </w:rPr>
              <w:t>s</w:t>
            </w:r>
            <w:r w:rsidRPr="009331C0">
              <w:rPr>
                <w:sz w:val="24"/>
                <w:szCs w:val="24"/>
              </w:rPr>
              <w:t xml:space="preserve"> occur approximately one week before the students </w:t>
            </w:r>
            <w:r w:rsidR="00705A10">
              <w:rPr>
                <w:sz w:val="24"/>
                <w:szCs w:val="24"/>
              </w:rPr>
              <w:t>meet</w:t>
            </w:r>
            <w:r w:rsidRPr="009331C0">
              <w:rPr>
                <w:sz w:val="24"/>
                <w:szCs w:val="24"/>
              </w:rPr>
              <w:t xml:space="preserve"> with the Fieldwork Coordinator. Faculty use the </w:t>
            </w:r>
            <w:r w:rsidRPr="009331C0">
              <w:rPr>
                <w:b/>
                <w:bCs/>
                <w:i/>
                <w:iCs/>
                <w:sz w:val="24"/>
                <w:szCs w:val="24"/>
              </w:rPr>
              <w:t>Human Services Field Placement Prerequisite and Corequisite Professional Expectations</w:t>
            </w:r>
            <w:r w:rsidRPr="009331C0">
              <w:rPr>
                <w:sz w:val="24"/>
                <w:szCs w:val="24"/>
              </w:rPr>
              <w:t xml:space="preserve"> to bring their concerns to the Fieldwork Coordinator and to discuss the students with other faculty members.</w:t>
            </w:r>
          </w:p>
          <w:p w14:paraId="17DC1529" w14:textId="40244753" w:rsidR="007D40BE" w:rsidRPr="009331C0" w:rsidRDefault="007D40BE" w:rsidP="009331C0">
            <w:pPr>
              <w:rPr>
                <w:sz w:val="24"/>
                <w:szCs w:val="24"/>
              </w:rPr>
            </w:pPr>
          </w:p>
          <w:p w14:paraId="40B31157" w14:textId="140E81C5" w:rsidR="007D40BE" w:rsidRDefault="67B776C6" w:rsidP="009331C0">
            <w:pPr>
              <w:rPr>
                <w:sz w:val="24"/>
                <w:szCs w:val="24"/>
              </w:rPr>
            </w:pPr>
            <w:r w:rsidRPr="009331C0">
              <w:rPr>
                <w:sz w:val="24"/>
                <w:szCs w:val="24"/>
              </w:rPr>
              <w:t xml:space="preserve">Human Services faculty also use the </w:t>
            </w:r>
            <w:r w:rsidRPr="00440C58">
              <w:rPr>
                <w:b/>
                <w:bCs/>
                <w:i/>
                <w:iCs/>
                <w:sz w:val="24"/>
                <w:szCs w:val="24"/>
              </w:rPr>
              <w:t>Professional Expectation</w:t>
            </w:r>
            <w:r w:rsidR="00705A10">
              <w:rPr>
                <w:b/>
                <w:bCs/>
                <w:i/>
                <w:iCs/>
                <w:sz w:val="24"/>
                <w:szCs w:val="24"/>
              </w:rPr>
              <w:t>s</w:t>
            </w:r>
            <w:r w:rsidRPr="00440C58">
              <w:rPr>
                <w:b/>
                <w:bCs/>
                <w:i/>
                <w:iCs/>
                <w:sz w:val="24"/>
                <w:szCs w:val="24"/>
              </w:rPr>
              <w:t xml:space="preserve"> Concern</w:t>
            </w:r>
            <w:r w:rsidRPr="009331C0">
              <w:rPr>
                <w:sz w:val="24"/>
                <w:szCs w:val="24"/>
              </w:rPr>
              <w:t xml:space="preserve"> form to review the concerns they have about student</w:t>
            </w:r>
            <w:r w:rsidR="00705A10">
              <w:rPr>
                <w:sz w:val="24"/>
                <w:szCs w:val="24"/>
              </w:rPr>
              <w:t>s</w:t>
            </w:r>
            <w:r w:rsidRPr="009331C0">
              <w:rPr>
                <w:sz w:val="24"/>
                <w:szCs w:val="24"/>
              </w:rPr>
              <w:t xml:space="preserve"> and </w:t>
            </w:r>
            <w:r w:rsidR="00525A0E" w:rsidRPr="009331C0">
              <w:rPr>
                <w:sz w:val="24"/>
                <w:szCs w:val="24"/>
              </w:rPr>
              <w:t>create plans</w:t>
            </w:r>
            <w:r w:rsidRPr="009331C0">
              <w:rPr>
                <w:sz w:val="24"/>
                <w:szCs w:val="24"/>
              </w:rPr>
              <w:t xml:space="preserve"> for success</w:t>
            </w:r>
            <w:r w:rsidR="519AA1AA" w:rsidRPr="009331C0">
              <w:rPr>
                <w:sz w:val="24"/>
                <w:szCs w:val="24"/>
              </w:rPr>
              <w:t>.</w:t>
            </w:r>
            <w:r w:rsidRPr="009331C0">
              <w:rPr>
                <w:sz w:val="24"/>
                <w:szCs w:val="24"/>
              </w:rPr>
              <w:t xml:space="preserve"> Copies of this form are kept in the students</w:t>
            </w:r>
            <w:r w:rsidR="00705A10">
              <w:rPr>
                <w:sz w:val="24"/>
                <w:szCs w:val="24"/>
              </w:rPr>
              <w:t>’</w:t>
            </w:r>
            <w:r w:rsidRPr="009331C0">
              <w:rPr>
                <w:sz w:val="24"/>
                <w:szCs w:val="24"/>
              </w:rPr>
              <w:t xml:space="preserve"> electronic file</w:t>
            </w:r>
            <w:r w:rsidR="00705A10">
              <w:rPr>
                <w:sz w:val="24"/>
                <w:szCs w:val="24"/>
              </w:rPr>
              <w:t>s</w:t>
            </w:r>
            <w:r w:rsidRPr="009331C0">
              <w:rPr>
                <w:sz w:val="24"/>
                <w:szCs w:val="24"/>
              </w:rPr>
              <w:t xml:space="preserve"> as well as in a </w:t>
            </w:r>
            <w:r w:rsidR="519AA1AA" w:rsidRPr="009331C0">
              <w:rPr>
                <w:sz w:val="24"/>
                <w:szCs w:val="24"/>
              </w:rPr>
              <w:t>Behavior</w:t>
            </w:r>
            <w:r w:rsidR="00772200" w:rsidRPr="009331C0">
              <w:rPr>
                <w:sz w:val="24"/>
                <w:szCs w:val="24"/>
              </w:rPr>
              <w:t>al</w:t>
            </w:r>
            <w:r w:rsidRPr="009331C0">
              <w:rPr>
                <w:sz w:val="24"/>
                <w:szCs w:val="24"/>
              </w:rPr>
              <w:t xml:space="preserve"> Indicator Folder in a locked cabinet</w:t>
            </w:r>
            <w:r w:rsidR="004420A4">
              <w:rPr>
                <w:sz w:val="24"/>
                <w:szCs w:val="24"/>
              </w:rPr>
              <w:t xml:space="preserve"> in the office of the Fieldwork Coordinator</w:t>
            </w:r>
            <w:r w:rsidRPr="009331C0">
              <w:rPr>
                <w:sz w:val="24"/>
                <w:szCs w:val="24"/>
              </w:rPr>
              <w:t xml:space="preserve">. These students </w:t>
            </w:r>
            <w:r w:rsidR="00525A0E" w:rsidRPr="009331C0">
              <w:rPr>
                <w:sz w:val="24"/>
                <w:szCs w:val="24"/>
              </w:rPr>
              <w:t>may meet</w:t>
            </w:r>
            <w:r w:rsidRPr="009331C0">
              <w:rPr>
                <w:sz w:val="24"/>
                <w:szCs w:val="24"/>
              </w:rPr>
              <w:t xml:space="preserve"> with the Fieldwork Coordinator to pick a placement site, but they may not be given the contact information until the end of the semester. This gives the professor time to determine </w:t>
            </w:r>
            <w:r w:rsidR="00525A0E" w:rsidRPr="009331C0">
              <w:rPr>
                <w:sz w:val="24"/>
                <w:szCs w:val="24"/>
              </w:rPr>
              <w:t>if students</w:t>
            </w:r>
            <w:r w:rsidR="00705A10">
              <w:rPr>
                <w:sz w:val="24"/>
                <w:szCs w:val="24"/>
              </w:rPr>
              <w:t xml:space="preserve"> </w:t>
            </w:r>
            <w:r w:rsidR="00525A0E">
              <w:rPr>
                <w:sz w:val="24"/>
                <w:szCs w:val="24"/>
              </w:rPr>
              <w:t>were</w:t>
            </w:r>
            <w:r w:rsidR="00525A0E" w:rsidRPr="009331C0">
              <w:rPr>
                <w:sz w:val="24"/>
                <w:szCs w:val="24"/>
              </w:rPr>
              <w:t xml:space="preserve"> successful</w:t>
            </w:r>
            <w:r w:rsidRPr="009331C0">
              <w:rPr>
                <w:sz w:val="24"/>
                <w:szCs w:val="24"/>
              </w:rPr>
              <w:t xml:space="preserve"> with the</w:t>
            </w:r>
            <w:r w:rsidR="00705A10">
              <w:rPr>
                <w:sz w:val="24"/>
                <w:szCs w:val="24"/>
              </w:rPr>
              <w:t>ir</w:t>
            </w:r>
            <w:r w:rsidRPr="009331C0">
              <w:rPr>
                <w:sz w:val="24"/>
                <w:szCs w:val="24"/>
              </w:rPr>
              <w:t xml:space="preserve"> plan. </w:t>
            </w:r>
            <w:r w:rsidR="00705A10">
              <w:rPr>
                <w:sz w:val="24"/>
                <w:szCs w:val="24"/>
              </w:rPr>
              <w:t>If</w:t>
            </w:r>
            <w:r w:rsidRPr="009331C0">
              <w:rPr>
                <w:sz w:val="24"/>
                <w:szCs w:val="24"/>
              </w:rPr>
              <w:t xml:space="preserve"> student</w:t>
            </w:r>
            <w:r w:rsidR="00705A10">
              <w:rPr>
                <w:sz w:val="24"/>
                <w:szCs w:val="24"/>
              </w:rPr>
              <w:t>s are</w:t>
            </w:r>
            <w:r w:rsidRPr="009331C0">
              <w:rPr>
                <w:sz w:val="24"/>
                <w:szCs w:val="24"/>
              </w:rPr>
              <w:t xml:space="preserve"> not successful, a meeting is held to discuss their readiness for fieldwork</w:t>
            </w:r>
            <w:r w:rsidR="005138EF" w:rsidRPr="009331C0">
              <w:rPr>
                <w:sz w:val="24"/>
                <w:szCs w:val="24"/>
              </w:rPr>
              <w:t xml:space="preserve"> as well as other courses they </w:t>
            </w:r>
            <w:r w:rsidR="00456505" w:rsidRPr="009331C0">
              <w:rPr>
                <w:sz w:val="24"/>
                <w:szCs w:val="24"/>
              </w:rPr>
              <w:t>can take</w:t>
            </w:r>
            <w:r w:rsidR="519AA1AA" w:rsidRPr="009331C0">
              <w:rPr>
                <w:sz w:val="24"/>
                <w:szCs w:val="24"/>
              </w:rPr>
              <w:t>.</w:t>
            </w:r>
          </w:p>
          <w:p w14:paraId="60F7FE21" w14:textId="77777777" w:rsidR="00653E32" w:rsidRPr="009331C0" w:rsidRDefault="00653E32" w:rsidP="009331C0">
            <w:pPr>
              <w:rPr>
                <w:sz w:val="24"/>
                <w:szCs w:val="24"/>
              </w:rPr>
            </w:pPr>
          </w:p>
          <w:p w14:paraId="43416354" w14:textId="0E7FDAB8" w:rsidR="007D40BE" w:rsidRPr="009331C0" w:rsidRDefault="04823462" w:rsidP="009331C0">
            <w:pPr>
              <w:rPr>
                <w:sz w:val="24"/>
                <w:szCs w:val="24"/>
              </w:rPr>
            </w:pPr>
            <w:r w:rsidRPr="009331C0">
              <w:rPr>
                <w:sz w:val="24"/>
                <w:szCs w:val="24"/>
              </w:rPr>
              <w:t>To begin the fieldwork process, student</w:t>
            </w:r>
            <w:r w:rsidR="00525A0E">
              <w:rPr>
                <w:sz w:val="24"/>
                <w:szCs w:val="24"/>
              </w:rPr>
              <w:t>s</w:t>
            </w:r>
            <w:r w:rsidRPr="009331C0">
              <w:rPr>
                <w:sz w:val="24"/>
                <w:szCs w:val="24"/>
              </w:rPr>
              <w:t xml:space="preserve"> meet with the Fieldwork Coordinator during the semester in which they are enrolled in </w:t>
            </w:r>
            <w:r w:rsidR="00574F93" w:rsidRPr="00440C58">
              <w:rPr>
                <w:sz w:val="24"/>
                <w:szCs w:val="24"/>
              </w:rPr>
              <w:t>{HUS 101}</w:t>
            </w:r>
            <w:r w:rsidR="5B8D2CC5" w:rsidRPr="009331C0">
              <w:rPr>
                <w:sz w:val="24"/>
                <w:szCs w:val="24"/>
              </w:rPr>
              <w:t xml:space="preserve"> </w:t>
            </w:r>
            <w:r w:rsidRPr="009331C0">
              <w:rPr>
                <w:sz w:val="24"/>
                <w:szCs w:val="24"/>
              </w:rPr>
              <w:t xml:space="preserve">or </w:t>
            </w:r>
            <w:r w:rsidRPr="00440C58">
              <w:rPr>
                <w:sz w:val="24"/>
                <w:szCs w:val="24"/>
              </w:rPr>
              <w:t>{HUS 141}</w:t>
            </w:r>
            <w:r w:rsidRPr="009331C0">
              <w:rPr>
                <w:sz w:val="24"/>
                <w:szCs w:val="24"/>
              </w:rPr>
              <w:t xml:space="preserve"> to discuss agency placement. The student’s current professor confirms eligibility for fieldwork </w:t>
            </w:r>
            <w:r w:rsidR="1184C204" w:rsidRPr="009331C0">
              <w:rPr>
                <w:sz w:val="24"/>
                <w:szCs w:val="24"/>
              </w:rPr>
              <w:t xml:space="preserve">via email to the </w:t>
            </w:r>
            <w:r w:rsidR="00705A10">
              <w:rPr>
                <w:sz w:val="24"/>
                <w:szCs w:val="24"/>
              </w:rPr>
              <w:t>F</w:t>
            </w:r>
            <w:r w:rsidR="1184C204" w:rsidRPr="009331C0">
              <w:rPr>
                <w:sz w:val="24"/>
                <w:szCs w:val="24"/>
              </w:rPr>
              <w:t xml:space="preserve">ieldwork </w:t>
            </w:r>
            <w:r w:rsidR="00705A10">
              <w:rPr>
                <w:sz w:val="24"/>
                <w:szCs w:val="24"/>
              </w:rPr>
              <w:t>C</w:t>
            </w:r>
            <w:r w:rsidR="1184C204" w:rsidRPr="009331C0">
              <w:rPr>
                <w:sz w:val="24"/>
                <w:szCs w:val="24"/>
              </w:rPr>
              <w:t xml:space="preserve">oordinator. </w:t>
            </w:r>
          </w:p>
          <w:p w14:paraId="3F9F1033" w14:textId="63BDECE0" w:rsidR="007D40BE" w:rsidRPr="009331C0" w:rsidRDefault="007D40BE" w:rsidP="009331C0">
            <w:pPr>
              <w:rPr>
                <w:sz w:val="24"/>
                <w:szCs w:val="24"/>
              </w:rPr>
            </w:pPr>
          </w:p>
          <w:p w14:paraId="6C034B63" w14:textId="77CD138F" w:rsidR="007D40BE" w:rsidRDefault="4D6D27F4" w:rsidP="000C1D7D">
            <w:pPr>
              <w:pStyle w:val="TableParagraph"/>
              <w:spacing w:before="5" w:line="249" w:lineRule="auto"/>
              <w:ind w:left="0" w:right="254"/>
              <w:rPr>
                <w:color w:val="000000" w:themeColor="text1"/>
                <w:sz w:val="24"/>
                <w:szCs w:val="24"/>
              </w:rPr>
            </w:pPr>
            <w:r w:rsidRPr="4EA5DC3A">
              <w:rPr>
                <w:color w:val="000000" w:themeColor="text1"/>
                <w:sz w:val="24"/>
                <w:szCs w:val="24"/>
              </w:rPr>
              <w:t xml:space="preserve">The fieldwork process is standardized such that students begin meeting with the fieldwork coordinator for the spring semester beginning the first Monday of November and for the fall semester beginning the first Monday in April, continuing throughout the summer. To accommodate a growing number of students and a lack of administrative support, a </w:t>
            </w:r>
            <w:r w:rsidRPr="00711B9D">
              <w:rPr>
                <w:color w:val="0D0D0D" w:themeColor="text1" w:themeTint="F2"/>
                <w:sz w:val="24"/>
                <w:szCs w:val="24"/>
              </w:rPr>
              <w:t xml:space="preserve">scheduling </w:t>
            </w:r>
            <w:r w:rsidRPr="00711B9D">
              <w:rPr>
                <w:color w:val="0D0D0D" w:themeColor="text1" w:themeTint="F2"/>
                <w:sz w:val="24"/>
                <w:szCs w:val="24"/>
              </w:rPr>
              <w:lastRenderedPageBreak/>
              <w:t xml:space="preserve">website </w:t>
            </w:r>
            <w:r w:rsidRPr="4EA5DC3A">
              <w:rPr>
                <w:color w:val="000000" w:themeColor="text1"/>
                <w:sz w:val="24"/>
                <w:szCs w:val="24"/>
              </w:rPr>
              <w:t>is used for students to schedule their own appointments to meet with the Fieldwork Coordinator.</w:t>
            </w:r>
          </w:p>
          <w:p w14:paraId="535F1557" w14:textId="6F20CC33" w:rsidR="007D40BE" w:rsidRPr="00FB1F3D" w:rsidRDefault="04823462" w:rsidP="000C1D7D">
            <w:pPr>
              <w:pStyle w:val="TableParagraph"/>
              <w:spacing w:before="154" w:line="249" w:lineRule="auto"/>
              <w:ind w:left="0"/>
              <w:rPr>
                <w:color w:val="0D0D0D" w:themeColor="text1" w:themeTint="F2"/>
                <w:sz w:val="24"/>
                <w:szCs w:val="24"/>
              </w:rPr>
            </w:pPr>
            <w:r w:rsidRPr="00D622BE">
              <w:rPr>
                <w:color w:val="000000" w:themeColor="text1"/>
                <w:sz w:val="24"/>
                <w:szCs w:val="24"/>
              </w:rPr>
              <w:t>Students must complete a</w:t>
            </w:r>
            <w:r w:rsidR="5DAA3F6C" w:rsidRPr="00D622BE">
              <w:rPr>
                <w:color w:val="000000" w:themeColor="text1"/>
                <w:sz w:val="24"/>
                <w:szCs w:val="24"/>
              </w:rPr>
              <w:t xml:space="preserve">n </w:t>
            </w:r>
            <w:r w:rsidR="0E89558C" w:rsidRPr="00D622BE">
              <w:rPr>
                <w:color w:val="000000" w:themeColor="text1"/>
                <w:sz w:val="24"/>
                <w:szCs w:val="24"/>
              </w:rPr>
              <w:t xml:space="preserve">electronic </w:t>
            </w:r>
            <w:r w:rsidR="5DAA3F6C" w:rsidRPr="00D622BE">
              <w:rPr>
                <w:color w:val="000000" w:themeColor="text1"/>
                <w:sz w:val="24"/>
                <w:szCs w:val="24"/>
              </w:rPr>
              <w:t>application</w:t>
            </w:r>
            <w:r w:rsidRPr="00D622BE">
              <w:rPr>
                <w:color w:val="000000" w:themeColor="text1"/>
                <w:sz w:val="24"/>
                <w:szCs w:val="24"/>
              </w:rPr>
              <w:t xml:space="preserve"> </w:t>
            </w:r>
            <w:r w:rsidR="0486CDE5" w:rsidRPr="00D622BE">
              <w:rPr>
                <w:i/>
                <w:color w:val="0D0D0D" w:themeColor="text1" w:themeTint="F2"/>
                <w:sz w:val="24"/>
                <w:szCs w:val="24"/>
              </w:rPr>
              <w:t>Anne Arundel Community College Human Services Field Placement Application and Profile</w:t>
            </w:r>
            <w:r w:rsidR="2EA1C4B1" w:rsidRPr="00D622BE">
              <w:rPr>
                <w:i/>
                <w:color w:val="0D0D0D" w:themeColor="text1" w:themeTint="F2"/>
                <w:sz w:val="24"/>
                <w:szCs w:val="24"/>
              </w:rPr>
              <w:t xml:space="preserve"> </w:t>
            </w:r>
            <w:hyperlink r:id="rId109" w:history="1">
              <w:r w:rsidR="00FB452F" w:rsidRPr="00FB452F">
                <w:rPr>
                  <w:rStyle w:val="Hyperlink"/>
                  <w:i/>
                  <w:sz w:val="24"/>
                  <w:szCs w:val="24"/>
                </w:rPr>
                <w:t>{Fieldwork Application and Profile}</w:t>
              </w:r>
            </w:hyperlink>
            <w:r w:rsidR="00FB452F">
              <w:rPr>
                <w:i/>
                <w:color w:val="0D0D0D" w:themeColor="text1" w:themeTint="F2"/>
                <w:sz w:val="24"/>
                <w:szCs w:val="24"/>
              </w:rPr>
              <w:t xml:space="preserve"> </w:t>
            </w:r>
            <w:r w:rsidR="2EA1C4B1" w:rsidRPr="00D622BE">
              <w:rPr>
                <w:color w:val="242424"/>
                <w:sz w:val="24"/>
                <w:szCs w:val="24"/>
              </w:rPr>
              <w:t>which contains the</w:t>
            </w:r>
            <w:r w:rsidRPr="00D622BE">
              <w:rPr>
                <w:color w:val="000000" w:themeColor="text1"/>
                <w:sz w:val="24"/>
                <w:szCs w:val="24"/>
              </w:rPr>
              <w:t xml:space="preserve"> required Criminal Background Check prior to meeting with the Fieldwork Coordinator. </w:t>
            </w:r>
            <w:r w:rsidR="02111426" w:rsidRPr="00D622BE">
              <w:rPr>
                <w:color w:val="000000" w:themeColor="text1"/>
                <w:sz w:val="24"/>
                <w:szCs w:val="24"/>
              </w:rPr>
              <w:t>This process transitioned</w:t>
            </w:r>
            <w:r w:rsidR="69ADB047" w:rsidRPr="00D622BE">
              <w:rPr>
                <w:color w:val="000000" w:themeColor="text1"/>
                <w:sz w:val="24"/>
                <w:szCs w:val="24"/>
              </w:rPr>
              <w:t xml:space="preserve"> from </w:t>
            </w:r>
            <w:r w:rsidR="597138EC" w:rsidRPr="00D622BE">
              <w:rPr>
                <w:color w:val="000000" w:themeColor="text1"/>
                <w:sz w:val="24"/>
                <w:szCs w:val="24"/>
              </w:rPr>
              <w:t>two</w:t>
            </w:r>
            <w:r w:rsidR="69ADB047" w:rsidRPr="00D622BE">
              <w:rPr>
                <w:color w:val="000000" w:themeColor="text1"/>
                <w:sz w:val="24"/>
                <w:szCs w:val="24"/>
              </w:rPr>
              <w:t xml:space="preserve"> </w:t>
            </w:r>
            <w:r w:rsidR="00E73DBE" w:rsidRPr="00D622BE">
              <w:rPr>
                <w:color w:val="000000" w:themeColor="text1"/>
                <w:sz w:val="24"/>
                <w:szCs w:val="24"/>
              </w:rPr>
              <w:t>separate</w:t>
            </w:r>
            <w:r w:rsidR="329A946D" w:rsidRPr="00D622BE">
              <w:rPr>
                <w:color w:val="000000" w:themeColor="text1"/>
                <w:sz w:val="24"/>
                <w:szCs w:val="24"/>
              </w:rPr>
              <w:t xml:space="preserve"> </w:t>
            </w:r>
            <w:r w:rsidR="69ADB047" w:rsidRPr="00D622BE">
              <w:rPr>
                <w:color w:val="0D0D0D" w:themeColor="text1" w:themeTint="F2"/>
                <w:sz w:val="24"/>
                <w:szCs w:val="24"/>
              </w:rPr>
              <w:t>word document</w:t>
            </w:r>
            <w:r w:rsidR="6A2D46F6" w:rsidRPr="00D622BE">
              <w:rPr>
                <w:color w:val="0D0D0D" w:themeColor="text1" w:themeTint="F2"/>
                <w:sz w:val="24"/>
                <w:szCs w:val="24"/>
              </w:rPr>
              <w:t>s</w:t>
            </w:r>
            <w:r w:rsidR="02111426" w:rsidRPr="00D622BE">
              <w:rPr>
                <w:color w:val="0D0D0D" w:themeColor="text1" w:themeTint="F2"/>
                <w:sz w:val="24"/>
                <w:szCs w:val="24"/>
              </w:rPr>
              <w:t xml:space="preserve"> </w:t>
            </w:r>
            <w:r w:rsidR="02111426" w:rsidRPr="00D622BE">
              <w:rPr>
                <w:color w:val="000000" w:themeColor="text1"/>
                <w:sz w:val="24"/>
                <w:szCs w:val="24"/>
              </w:rPr>
              <w:t xml:space="preserve">in the Spring 2022 semester to </w:t>
            </w:r>
            <w:r w:rsidR="67FA70F4" w:rsidRPr="00D622BE">
              <w:rPr>
                <w:color w:val="000000" w:themeColor="text1"/>
                <w:sz w:val="24"/>
                <w:szCs w:val="24"/>
              </w:rPr>
              <w:t>a</w:t>
            </w:r>
            <w:r w:rsidR="7ADA389B" w:rsidRPr="00D622BE">
              <w:rPr>
                <w:color w:val="000000" w:themeColor="text1"/>
                <w:sz w:val="24"/>
                <w:szCs w:val="24"/>
              </w:rPr>
              <w:t xml:space="preserve"> </w:t>
            </w:r>
            <w:r w:rsidR="7ADA389B" w:rsidRPr="00D622BE">
              <w:rPr>
                <w:color w:val="0D0D0D" w:themeColor="text1" w:themeTint="F2"/>
                <w:sz w:val="24"/>
                <w:szCs w:val="24"/>
              </w:rPr>
              <w:t>combined</w:t>
            </w:r>
            <w:r w:rsidR="67FA70F4" w:rsidRPr="00D622BE">
              <w:rPr>
                <w:color w:val="0D0D0D" w:themeColor="text1" w:themeTint="F2"/>
                <w:sz w:val="24"/>
                <w:szCs w:val="24"/>
              </w:rPr>
              <w:t xml:space="preserve"> all-electronic</w:t>
            </w:r>
            <w:r w:rsidR="02111426" w:rsidRPr="00D622BE">
              <w:rPr>
                <w:color w:val="0D0D0D" w:themeColor="text1" w:themeTint="F2"/>
                <w:sz w:val="24"/>
                <w:szCs w:val="24"/>
              </w:rPr>
              <w:t xml:space="preserve"> application</w:t>
            </w:r>
            <w:r w:rsidR="3A4B5ED5" w:rsidRPr="00D622BE">
              <w:rPr>
                <w:color w:val="0D0D0D" w:themeColor="text1" w:themeTint="F2"/>
                <w:sz w:val="24"/>
                <w:szCs w:val="24"/>
              </w:rPr>
              <w:t>.</w:t>
            </w:r>
            <w:r w:rsidR="3A4B5ED5" w:rsidRPr="00FB1F3D">
              <w:rPr>
                <w:color w:val="0D0D0D" w:themeColor="text1" w:themeTint="F2"/>
                <w:sz w:val="24"/>
                <w:szCs w:val="24"/>
              </w:rPr>
              <w:t xml:space="preserve"> </w:t>
            </w:r>
          </w:p>
          <w:p w14:paraId="4068BBFD" w14:textId="42CE8F48" w:rsidR="007D40BE" w:rsidRDefault="089AA425" w:rsidP="000C1D7D">
            <w:pPr>
              <w:pStyle w:val="TableParagraph"/>
              <w:spacing w:before="157" w:line="249" w:lineRule="auto"/>
              <w:ind w:left="0" w:right="461"/>
              <w:rPr>
                <w:color w:val="000000" w:themeColor="text1"/>
                <w:sz w:val="24"/>
                <w:szCs w:val="24"/>
              </w:rPr>
            </w:pPr>
            <w:r w:rsidRPr="4EA5DC3A">
              <w:rPr>
                <w:color w:val="000000" w:themeColor="text1"/>
                <w:sz w:val="24"/>
                <w:szCs w:val="24"/>
              </w:rPr>
              <w:t>Students must complete mandatory program advising</w:t>
            </w:r>
            <w:r w:rsidR="186E6DE0" w:rsidRPr="4EA5DC3A">
              <w:rPr>
                <w:color w:val="000000" w:themeColor="text1"/>
                <w:sz w:val="24"/>
                <w:szCs w:val="24"/>
              </w:rPr>
              <w:t xml:space="preserve"> with </w:t>
            </w:r>
            <w:r w:rsidR="4DAC6BCA" w:rsidRPr="63CF6046">
              <w:rPr>
                <w:color w:val="000000" w:themeColor="text1"/>
                <w:sz w:val="24"/>
                <w:szCs w:val="24"/>
              </w:rPr>
              <w:t>a</w:t>
            </w:r>
            <w:r w:rsidR="063A81C1" w:rsidRPr="5C54658B">
              <w:rPr>
                <w:color w:val="000000" w:themeColor="text1"/>
                <w:sz w:val="24"/>
                <w:szCs w:val="24"/>
              </w:rPr>
              <w:t xml:space="preserve"> </w:t>
            </w:r>
            <w:r w:rsidR="000C1D7D">
              <w:rPr>
                <w:color w:val="000000" w:themeColor="text1"/>
                <w:sz w:val="24"/>
                <w:szCs w:val="24"/>
              </w:rPr>
              <w:t>full-time</w:t>
            </w:r>
            <w:r w:rsidR="186E6DE0" w:rsidRPr="4EA5DC3A">
              <w:rPr>
                <w:color w:val="000000" w:themeColor="text1"/>
                <w:sz w:val="24"/>
                <w:szCs w:val="24"/>
              </w:rPr>
              <w:t xml:space="preserve"> Human Services faculty</w:t>
            </w:r>
            <w:r w:rsidR="00256D7A" w:rsidRPr="63CF6046">
              <w:rPr>
                <w:color w:val="000000" w:themeColor="text1"/>
                <w:sz w:val="24"/>
                <w:szCs w:val="24"/>
              </w:rPr>
              <w:t xml:space="preserve"> member</w:t>
            </w:r>
            <w:r w:rsidR="62107D66" w:rsidRPr="63CF6046">
              <w:rPr>
                <w:color w:val="000000" w:themeColor="text1"/>
                <w:sz w:val="24"/>
                <w:szCs w:val="24"/>
              </w:rPr>
              <w:t>.</w:t>
            </w:r>
            <w:r w:rsidRPr="4EA5DC3A">
              <w:rPr>
                <w:color w:val="000000" w:themeColor="text1"/>
                <w:sz w:val="24"/>
                <w:szCs w:val="24"/>
              </w:rPr>
              <w:t xml:space="preserve"> Students entering the field for the first time as well as students who are entering their second field placement must meet with faculty to discuss their course schedule</w:t>
            </w:r>
            <w:r w:rsidR="64179EFB" w:rsidRPr="4EA5DC3A">
              <w:rPr>
                <w:color w:val="000000" w:themeColor="text1"/>
                <w:sz w:val="24"/>
                <w:szCs w:val="24"/>
              </w:rPr>
              <w:t xml:space="preserve"> and program progress, before </w:t>
            </w:r>
            <w:r w:rsidRPr="4EA5DC3A">
              <w:rPr>
                <w:color w:val="000000" w:themeColor="text1"/>
                <w:sz w:val="24"/>
                <w:szCs w:val="24"/>
              </w:rPr>
              <w:t>meeting with the Fieldwork Coordinator.</w:t>
            </w:r>
          </w:p>
          <w:p w14:paraId="5EB1AD7D" w14:textId="0E0A10FF" w:rsidR="007D40BE" w:rsidRDefault="007D40BE" w:rsidP="4EA5DC3A">
            <w:pPr>
              <w:pStyle w:val="TableParagraph"/>
              <w:spacing w:before="5" w:line="249" w:lineRule="auto"/>
              <w:ind w:left="93" w:right="254"/>
              <w:rPr>
                <w:color w:val="000000" w:themeColor="text1"/>
                <w:sz w:val="24"/>
                <w:szCs w:val="24"/>
              </w:rPr>
            </w:pPr>
          </w:p>
          <w:p w14:paraId="219B9CDB" w14:textId="29613FBC" w:rsidR="007D40BE" w:rsidRDefault="04823462" w:rsidP="00440C58">
            <w:pPr>
              <w:rPr>
                <w:sz w:val="24"/>
                <w:szCs w:val="24"/>
              </w:rPr>
            </w:pPr>
            <w:r w:rsidRPr="00440C58">
              <w:rPr>
                <w:sz w:val="24"/>
                <w:szCs w:val="24"/>
              </w:rPr>
              <w:t xml:space="preserve">The Fieldwork Coordinator and the </w:t>
            </w:r>
            <w:r w:rsidR="00F1480F" w:rsidRPr="00440C58">
              <w:rPr>
                <w:sz w:val="24"/>
                <w:szCs w:val="24"/>
              </w:rPr>
              <w:t>students</w:t>
            </w:r>
            <w:r w:rsidRPr="00440C58">
              <w:rPr>
                <w:sz w:val="24"/>
                <w:szCs w:val="24"/>
              </w:rPr>
              <w:t xml:space="preserve"> work together</w:t>
            </w:r>
            <w:r w:rsidR="6EA3EC04" w:rsidRPr="00440C58">
              <w:rPr>
                <w:sz w:val="24"/>
                <w:szCs w:val="24"/>
              </w:rPr>
              <w:t xml:space="preserve"> during their </w:t>
            </w:r>
            <w:r w:rsidR="29195910" w:rsidRPr="00440C58">
              <w:rPr>
                <w:sz w:val="24"/>
                <w:szCs w:val="24"/>
              </w:rPr>
              <w:t>40-minute</w:t>
            </w:r>
            <w:r w:rsidR="6EA3EC04" w:rsidRPr="00440C58">
              <w:rPr>
                <w:sz w:val="24"/>
                <w:szCs w:val="24"/>
              </w:rPr>
              <w:t xml:space="preserve"> </w:t>
            </w:r>
            <w:r w:rsidR="0028020E" w:rsidRPr="00440C58">
              <w:rPr>
                <w:sz w:val="24"/>
                <w:szCs w:val="24"/>
              </w:rPr>
              <w:t>appointment to</w:t>
            </w:r>
            <w:r w:rsidRPr="00440C58">
              <w:rPr>
                <w:sz w:val="24"/>
                <w:szCs w:val="24"/>
              </w:rPr>
              <w:t xml:space="preserve"> select a fieldwork site. The student</w:t>
            </w:r>
            <w:r w:rsidR="00F1480F">
              <w:rPr>
                <w:sz w:val="24"/>
                <w:szCs w:val="24"/>
              </w:rPr>
              <w:t>s</w:t>
            </w:r>
            <w:r w:rsidRPr="00440C58">
              <w:rPr>
                <w:sz w:val="24"/>
                <w:szCs w:val="24"/>
              </w:rPr>
              <w:t xml:space="preserve"> </w:t>
            </w:r>
            <w:r w:rsidR="2ED31710" w:rsidRPr="00440C58">
              <w:rPr>
                <w:sz w:val="24"/>
                <w:szCs w:val="24"/>
              </w:rPr>
              <w:t xml:space="preserve">receive the </w:t>
            </w:r>
            <w:r w:rsidR="2ED31710" w:rsidRPr="56EF9546">
              <w:rPr>
                <w:b/>
                <w:i/>
                <w:sz w:val="24"/>
                <w:szCs w:val="24"/>
              </w:rPr>
              <w:t>Fieldwork To-Do list</w:t>
            </w:r>
            <w:r w:rsidR="21594177" w:rsidRPr="00440C58">
              <w:rPr>
                <w:sz w:val="24"/>
                <w:szCs w:val="24"/>
              </w:rPr>
              <w:t xml:space="preserve"> </w:t>
            </w:r>
            <w:r w:rsidR="2ED31710" w:rsidRPr="00440C58">
              <w:rPr>
                <w:sz w:val="24"/>
                <w:szCs w:val="24"/>
              </w:rPr>
              <w:t xml:space="preserve">with the contact information of the agency they chose, </w:t>
            </w:r>
            <w:r w:rsidRPr="00440C58">
              <w:rPr>
                <w:sz w:val="24"/>
                <w:szCs w:val="24"/>
              </w:rPr>
              <w:t>then</w:t>
            </w:r>
            <w:r w:rsidR="181D401F" w:rsidRPr="00440C58">
              <w:rPr>
                <w:sz w:val="24"/>
                <w:szCs w:val="24"/>
              </w:rPr>
              <w:t xml:space="preserve"> they</w:t>
            </w:r>
            <w:r w:rsidRPr="00440C58">
              <w:rPr>
                <w:sz w:val="24"/>
                <w:szCs w:val="24"/>
              </w:rPr>
              <w:t xml:space="preserve"> contact the agency for an interview. </w:t>
            </w:r>
            <w:r w:rsidR="004420A4">
              <w:rPr>
                <w:sz w:val="24"/>
                <w:szCs w:val="24"/>
              </w:rPr>
              <w:t>S</w:t>
            </w:r>
            <w:r w:rsidR="004420A4" w:rsidRPr="00440C58">
              <w:rPr>
                <w:sz w:val="24"/>
                <w:szCs w:val="24"/>
              </w:rPr>
              <w:t>tudent</w:t>
            </w:r>
            <w:r w:rsidR="004420A4">
              <w:rPr>
                <w:sz w:val="24"/>
                <w:szCs w:val="24"/>
              </w:rPr>
              <w:t>s’</w:t>
            </w:r>
            <w:r w:rsidR="5A564587" w:rsidRPr="00440C58">
              <w:rPr>
                <w:sz w:val="24"/>
                <w:szCs w:val="24"/>
              </w:rPr>
              <w:t xml:space="preserve"> </w:t>
            </w:r>
            <w:r w:rsidR="007D3FED">
              <w:rPr>
                <w:sz w:val="24"/>
                <w:szCs w:val="24"/>
              </w:rPr>
              <w:t>failure</w:t>
            </w:r>
            <w:r w:rsidR="007D3FED" w:rsidRPr="00440C58">
              <w:rPr>
                <w:sz w:val="24"/>
                <w:szCs w:val="24"/>
              </w:rPr>
              <w:t xml:space="preserve"> </w:t>
            </w:r>
            <w:r w:rsidRPr="00440C58">
              <w:rPr>
                <w:sz w:val="24"/>
                <w:szCs w:val="24"/>
              </w:rPr>
              <w:t xml:space="preserve">to confirm the field placement with the Fieldwork Coordinator </w:t>
            </w:r>
            <w:r w:rsidR="007D3FED">
              <w:rPr>
                <w:sz w:val="24"/>
                <w:szCs w:val="24"/>
              </w:rPr>
              <w:t>two to four</w:t>
            </w:r>
            <w:r w:rsidRPr="00440C58">
              <w:rPr>
                <w:sz w:val="24"/>
                <w:szCs w:val="24"/>
              </w:rPr>
              <w:t xml:space="preserve"> </w:t>
            </w:r>
            <w:r w:rsidR="05A590B3" w:rsidRPr="00440C58">
              <w:rPr>
                <w:sz w:val="24"/>
                <w:szCs w:val="24"/>
              </w:rPr>
              <w:t>weeks</w:t>
            </w:r>
            <w:r w:rsidRPr="00440C58">
              <w:rPr>
                <w:sz w:val="24"/>
                <w:szCs w:val="24"/>
              </w:rPr>
              <w:t xml:space="preserve"> before the start of the fall or spring semester may result in the student losing their </w:t>
            </w:r>
            <w:r w:rsidR="00F1480F">
              <w:rPr>
                <w:sz w:val="24"/>
                <w:szCs w:val="24"/>
              </w:rPr>
              <w:t>placement</w:t>
            </w:r>
            <w:r w:rsidRPr="00440C58">
              <w:rPr>
                <w:sz w:val="24"/>
                <w:szCs w:val="24"/>
              </w:rPr>
              <w:t>.</w:t>
            </w:r>
          </w:p>
          <w:p w14:paraId="1E662877" w14:textId="77777777" w:rsidR="00815BC1" w:rsidRPr="00440C58" w:rsidRDefault="00815BC1" w:rsidP="00440C58">
            <w:pPr>
              <w:rPr>
                <w:sz w:val="24"/>
                <w:szCs w:val="24"/>
              </w:rPr>
            </w:pPr>
          </w:p>
          <w:p w14:paraId="7A796FB3" w14:textId="383E03F9" w:rsidR="007D40BE" w:rsidRPr="00440C58" w:rsidRDefault="04823462" w:rsidP="00440C58">
            <w:pPr>
              <w:rPr>
                <w:sz w:val="24"/>
                <w:szCs w:val="24"/>
              </w:rPr>
            </w:pPr>
            <w:r w:rsidRPr="00440C58">
              <w:rPr>
                <w:sz w:val="24"/>
                <w:szCs w:val="24"/>
              </w:rPr>
              <w:t>While completing the {HUS 115} Fieldwork: Counseling, Assessment and Case Management class, students spend 125 hours (schedule determined by agencies) participating in a field experience in a professional human services setting. This placement provides students with the opportunity to apply the knowledge and skills they are learning in the program. Concurrently, they explore professional issues in</w:t>
            </w:r>
            <w:r w:rsidR="007D3FED">
              <w:rPr>
                <w:sz w:val="24"/>
                <w:szCs w:val="24"/>
              </w:rPr>
              <w:t xml:space="preserve"> </w:t>
            </w:r>
            <w:r w:rsidR="007D3FED" w:rsidRPr="00440C58">
              <w:rPr>
                <w:sz w:val="24"/>
                <w:szCs w:val="24"/>
              </w:rPr>
              <w:t>Counseling, Assessment and Case Management</w:t>
            </w:r>
            <w:r w:rsidR="007D3FED">
              <w:rPr>
                <w:sz w:val="24"/>
                <w:szCs w:val="24"/>
              </w:rPr>
              <w:t xml:space="preserve"> {HUS </w:t>
            </w:r>
            <w:proofErr w:type="gramStart"/>
            <w:r w:rsidR="007D3FED">
              <w:rPr>
                <w:sz w:val="24"/>
                <w:szCs w:val="24"/>
              </w:rPr>
              <w:t>114},</w:t>
            </w:r>
            <w:proofErr w:type="gramEnd"/>
            <w:r w:rsidR="007D3FED">
              <w:rPr>
                <w:sz w:val="24"/>
                <w:szCs w:val="24"/>
              </w:rPr>
              <w:t xml:space="preserve"> such as</w:t>
            </w:r>
            <w:r w:rsidRPr="00440C58">
              <w:rPr>
                <w:sz w:val="24"/>
                <w:szCs w:val="24"/>
              </w:rPr>
              <w:t xml:space="preserve"> the role of the student in a professional setting </w:t>
            </w:r>
            <w:r w:rsidR="007D3FED">
              <w:rPr>
                <w:sz w:val="24"/>
                <w:szCs w:val="24"/>
              </w:rPr>
              <w:t>and</w:t>
            </w:r>
            <w:r w:rsidRPr="00440C58">
              <w:rPr>
                <w:sz w:val="24"/>
                <w:szCs w:val="24"/>
              </w:rPr>
              <w:t xml:space="preserve"> issues that pertain to the field of human services. When students successfully complete {HUS 115} Fieldwork: Counseling, Assessment and Case Management, they are eligible to complete their second field placement experience</w:t>
            </w:r>
            <w:r w:rsidR="007D3FED">
              <w:rPr>
                <w:sz w:val="24"/>
                <w:szCs w:val="24"/>
              </w:rPr>
              <w:t>,</w:t>
            </w:r>
            <w:r w:rsidR="00C95E7B">
              <w:rPr>
                <w:sz w:val="24"/>
                <w:szCs w:val="24"/>
              </w:rPr>
              <w:t xml:space="preserve"> </w:t>
            </w:r>
            <w:r w:rsidRPr="00440C58">
              <w:rPr>
                <w:sz w:val="24"/>
                <w:szCs w:val="24"/>
              </w:rPr>
              <w:t>Fieldwork: Theories of Counseling</w:t>
            </w:r>
            <w:r w:rsidR="31A147CE" w:rsidRPr="56EF9546">
              <w:rPr>
                <w:sz w:val="24"/>
                <w:szCs w:val="24"/>
              </w:rPr>
              <w:t xml:space="preserve"> </w:t>
            </w:r>
            <w:r w:rsidR="00C95E7B" w:rsidRPr="00440C58">
              <w:rPr>
                <w:sz w:val="24"/>
                <w:szCs w:val="24"/>
              </w:rPr>
              <w:t xml:space="preserve">{HUS </w:t>
            </w:r>
            <w:proofErr w:type="gramStart"/>
            <w:r w:rsidR="00C95E7B" w:rsidRPr="00440C58">
              <w:rPr>
                <w:sz w:val="24"/>
                <w:szCs w:val="24"/>
              </w:rPr>
              <w:t>217}</w:t>
            </w:r>
            <w:r w:rsidRPr="00440C58">
              <w:rPr>
                <w:sz w:val="24"/>
                <w:szCs w:val="24"/>
              </w:rPr>
              <w:t>.</w:t>
            </w:r>
            <w:proofErr w:type="gramEnd"/>
          </w:p>
          <w:p w14:paraId="3C4B6442" w14:textId="320628B1" w:rsidR="007D40BE" w:rsidRPr="00440C58" w:rsidRDefault="007D40BE" w:rsidP="00440C58">
            <w:pPr>
              <w:rPr>
                <w:sz w:val="24"/>
                <w:szCs w:val="24"/>
              </w:rPr>
            </w:pPr>
          </w:p>
          <w:p w14:paraId="4039C9B7" w14:textId="12611306" w:rsidR="007D40BE" w:rsidRPr="00C00A7E" w:rsidRDefault="04823462" w:rsidP="00C00A7E">
            <w:pPr>
              <w:rPr>
                <w:sz w:val="24"/>
                <w:szCs w:val="24"/>
              </w:rPr>
            </w:pPr>
            <w:r w:rsidRPr="00C00A7E">
              <w:rPr>
                <w:sz w:val="24"/>
                <w:szCs w:val="24"/>
              </w:rPr>
              <w:t>It is important to note that the</w:t>
            </w:r>
            <w:r w:rsidR="00A4293F">
              <w:rPr>
                <w:sz w:val="24"/>
                <w:szCs w:val="24"/>
              </w:rPr>
              <w:t xml:space="preserve"> Human Services Practicum</w:t>
            </w:r>
            <w:r w:rsidR="2F84ED3B" w:rsidRPr="56EF9546">
              <w:rPr>
                <w:sz w:val="24"/>
                <w:szCs w:val="24"/>
              </w:rPr>
              <w:t xml:space="preserve"> </w:t>
            </w:r>
            <w:r w:rsidRPr="00C00A7E">
              <w:rPr>
                <w:sz w:val="24"/>
                <w:szCs w:val="24"/>
              </w:rPr>
              <w:t>{HUS 275} course is available for students who are interested in completing their second field placement over the summer or as an independent study</w:t>
            </w:r>
            <w:r w:rsidR="00017C4B">
              <w:rPr>
                <w:sz w:val="24"/>
                <w:szCs w:val="24"/>
              </w:rPr>
              <w:t xml:space="preserve"> during other semesters</w:t>
            </w:r>
            <w:r w:rsidRPr="00C00A7E">
              <w:rPr>
                <w:sz w:val="24"/>
                <w:szCs w:val="24"/>
              </w:rPr>
              <w:t xml:space="preserve">. It serves as a </w:t>
            </w:r>
            <w:r w:rsidR="000D6D02">
              <w:rPr>
                <w:sz w:val="24"/>
                <w:szCs w:val="24"/>
              </w:rPr>
              <w:t>c</w:t>
            </w:r>
            <w:r w:rsidRPr="000D6D02">
              <w:rPr>
                <w:sz w:val="24"/>
                <w:szCs w:val="24"/>
              </w:rPr>
              <w:t xml:space="preserve">ourse </w:t>
            </w:r>
            <w:r w:rsidR="000D6D02">
              <w:rPr>
                <w:sz w:val="24"/>
                <w:szCs w:val="24"/>
              </w:rPr>
              <w:t>s</w:t>
            </w:r>
            <w:r w:rsidRPr="000D6D02">
              <w:rPr>
                <w:sz w:val="24"/>
                <w:szCs w:val="24"/>
              </w:rPr>
              <w:t>ubstitution</w:t>
            </w:r>
            <w:r w:rsidRPr="001927BC">
              <w:rPr>
                <w:sz w:val="24"/>
                <w:szCs w:val="24"/>
              </w:rPr>
              <w:t xml:space="preserve"> </w:t>
            </w:r>
            <w:r w:rsidRPr="00C00A7E">
              <w:rPr>
                <w:sz w:val="24"/>
                <w:szCs w:val="24"/>
              </w:rPr>
              <w:t xml:space="preserve">in place </w:t>
            </w:r>
            <w:r w:rsidR="009745C4" w:rsidRPr="00C00A7E">
              <w:rPr>
                <w:sz w:val="24"/>
                <w:szCs w:val="24"/>
              </w:rPr>
              <w:t xml:space="preserve">of </w:t>
            </w:r>
            <w:r w:rsidR="00A233BC">
              <w:rPr>
                <w:sz w:val="24"/>
                <w:szCs w:val="24"/>
              </w:rPr>
              <w:t>F</w:t>
            </w:r>
            <w:r w:rsidR="00A4293F" w:rsidRPr="00C00A7E">
              <w:rPr>
                <w:sz w:val="24"/>
                <w:szCs w:val="24"/>
              </w:rPr>
              <w:t>ieldwork</w:t>
            </w:r>
            <w:r w:rsidR="00A4293F" w:rsidRPr="00440C58">
              <w:rPr>
                <w:sz w:val="24"/>
                <w:szCs w:val="24"/>
              </w:rPr>
              <w:t>: Theories of Counseling</w:t>
            </w:r>
            <w:r w:rsidRPr="00C00A7E">
              <w:rPr>
                <w:sz w:val="24"/>
                <w:szCs w:val="24"/>
              </w:rPr>
              <w:t xml:space="preserve"> {HUS 217} if students are given special permission from the Fieldwork Coordinator or Academic Chair.</w:t>
            </w:r>
          </w:p>
          <w:p w14:paraId="09BDB556" w14:textId="2C592D2D" w:rsidR="007D40BE" w:rsidRPr="00C00A7E" w:rsidRDefault="007D40BE" w:rsidP="00C00A7E">
            <w:pPr>
              <w:rPr>
                <w:sz w:val="24"/>
                <w:szCs w:val="24"/>
              </w:rPr>
            </w:pPr>
          </w:p>
          <w:p w14:paraId="243CF6F2" w14:textId="1776C788" w:rsidR="007D40BE" w:rsidRPr="000B0CD1" w:rsidRDefault="04823462" w:rsidP="00A4293F">
            <w:pPr>
              <w:pStyle w:val="TableParagraph"/>
              <w:spacing w:before="62" w:line="249" w:lineRule="auto"/>
              <w:ind w:left="0" w:right="254"/>
              <w:rPr>
                <w:sz w:val="24"/>
                <w:szCs w:val="24"/>
              </w:rPr>
            </w:pPr>
            <w:r w:rsidRPr="4EA5DC3A">
              <w:rPr>
                <w:color w:val="000000" w:themeColor="text1"/>
                <w:sz w:val="24"/>
                <w:szCs w:val="24"/>
              </w:rPr>
              <w:t xml:space="preserve">For the second fieldwork class, students complete another </w:t>
            </w:r>
            <w:r w:rsidRPr="00ED7FDE">
              <w:rPr>
                <w:color w:val="000000" w:themeColor="text1"/>
                <w:sz w:val="24"/>
                <w:szCs w:val="24"/>
              </w:rPr>
              <w:t>application</w:t>
            </w:r>
            <w:r w:rsidRPr="4EA5DC3A">
              <w:rPr>
                <w:color w:val="000000" w:themeColor="text1"/>
                <w:sz w:val="24"/>
                <w:szCs w:val="24"/>
              </w:rPr>
              <w:t xml:space="preserve">. </w:t>
            </w:r>
            <w:r w:rsidR="00793E9A" w:rsidRPr="4EA5DC3A">
              <w:rPr>
                <w:color w:val="000000" w:themeColor="text1"/>
                <w:sz w:val="24"/>
                <w:szCs w:val="24"/>
              </w:rPr>
              <w:t>Students who are</w:t>
            </w:r>
            <w:r w:rsidRPr="4EA5DC3A">
              <w:rPr>
                <w:color w:val="000000" w:themeColor="text1"/>
                <w:sz w:val="24"/>
                <w:szCs w:val="24"/>
              </w:rPr>
              <w:t xml:space="preserve"> not consecutively enrolled in classes at the college need to repeat the criminal background check required by the college. When student</w:t>
            </w:r>
            <w:r w:rsidR="007D3FED">
              <w:rPr>
                <w:color w:val="000000" w:themeColor="text1"/>
                <w:sz w:val="24"/>
                <w:szCs w:val="24"/>
              </w:rPr>
              <w:t>s are</w:t>
            </w:r>
            <w:r w:rsidRPr="4EA5DC3A">
              <w:rPr>
                <w:color w:val="000000" w:themeColor="text1"/>
                <w:sz w:val="24"/>
                <w:szCs w:val="24"/>
              </w:rPr>
              <w:t xml:space="preserve"> not consecutively enrolled in Health Sciences </w:t>
            </w:r>
            <w:r w:rsidRPr="000B0CD1">
              <w:rPr>
                <w:sz w:val="24"/>
                <w:szCs w:val="24"/>
              </w:rPr>
              <w:t xml:space="preserve">classes, a </w:t>
            </w:r>
            <w:r w:rsidRPr="000B0CD1">
              <w:rPr>
                <w:b/>
                <w:bCs/>
                <w:i/>
                <w:iCs/>
                <w:sz w:val="24"/>
                <w:szCs w:val="24"/>
              </w:rPr>
              <w:t>Criminal Background Affidavit</w:t>
            </w:r>
            <w:r w:rsidRPr="000B0CD1">
              <w:rPr>
                <w:sz w:val="24"/>
                <w:szCs w:val="24"/>
              </w:rPr>
              <w:t xml:space="preserve"> is required</w:t>
            </w:r>
            <w:r w:rsidR="03BE2DC9" w:rsidRPr="000B0CD1">
              <w:rPr>
                <w:sz w:val="24"/>
                <w:szCs w:val="24"/>
              </w:rPr>
              <w:t xml:space="preserve"> and must be notarized</w:t>
            </w:r>
            <w:r w:rsidR="36C5311B" w:rsidRPr="000B0CD1">
              <w:rPr>
                <w:sz w:val="24"/>
                <w:szCs w:val="24"/>
              </w:rPr>
              <w:t>.</w:t>
            </w:r>
            <w:r w:rsidRPr="000B0CD1">
              <w:rPr>
                <w:sz w:val="24"/>
                <w:szCs w:val="24"/>
              </w:rPr>
              <w:t xml:space="preserve"> </w:t>
            </w:r>
            <w:r w:rsidR="007D3FED">
              <w:rPr>
                <w:sz w:val="24"/>
                <w:szCs w:val="24"/>
              </w:rPr>
              <w:t>S</w:t>
            </w:r>
            <w:r w:rsidRPr="000B0CD1">
              <w:rPr>
                <w:sz w:val="24"/>
                <w:szCs w:val="24"/>
              </w:rPr>
              <w:t>tudent</w:t>
            </w:r>
            <w:r w:rsidR="007D3FED">
              <w:rPr>
                <w:sz w:val="24"/>
                <w:szCs w:val="24"/>
              </w:rPr>
              <w:t>s are</w:t>
            </w:r>
            <w:r w:rsidRPr="000B0CD1">
              <w:rPr>
                <w:sz w:val="24"/>
                <w:szCs w:val="24"/>
              </w:rPr>
              <w:t xml:space="preserve"> required to meet </w:t>
            </w:r>
            <w:r w:rsidR="007D3FED">
              <w:rPr>
                <w:sz w:val="24"/>
                <w:szCs w:val="24"/>
              </w:rPr>
              <w:t xml:space="preserve">again </w:t>
            </w:r>
            <w:r w:rsidRPr="000B0CD1">
              <w:rPr>
                <w:sz w:val="24"/>
                <w:szCs w:val="24"/>
              </w:rPr>
              <w:t xml:space="preserve">with the Fieldwork Coordinator to pick their next placement. </w:t>
            </w:r>
            <w:r w:rsidR="007D3FED">
              <w:rPr>
                <w:sz w:val="24"/>
                <w:szCs w:val="24"/>
              </w:rPr>
              <w:t>They</w:t>
            </w:r>
            <w:r w:rsidR="41194357" w:rsidRPr="000B0CD1">
              <w:rPr>
                <w:sz w:val="24"/>
                <w:szCs w:val="24"/>
              </w:rPr>
              <w:t xml:space="preserve"> </w:t>
            </w:r>
            <w:r w:rsidRPr="000B0CD1">
              <w:rPr>
                <w:sz w:val="24"/>
                <w:szCs w:val="24"/>
              </w:rPr>
              <w:t>must also obtain permission from their current fieldwork professor prior to this meeting.</w:t>
            </w:r>
          </w:p>
          <w:p w14:paraId="706A2303" w14:textId="4496EB61" w:rsidR="007D40BE" w:rsidRDefault="007D40BE" w:rsidP="4EA5DC3A">
            <w:pPr>
              <w:spacing w:before="75" w:line="249" w:lineRule="auto"/>
              <w:rPr>
                <w:color w:val="000000" w:themeColor="text1"/>
                <w:sz w:val="24"/>
                <w:szCs w:val="24"/>
              </w:rPr>
            </w:pPr>
          </w:p>
          <w:p w14:paraId="3E0EC21E" w14:textId="67A8E71E" w:rsidR="007D40BE" w:rsidRPr="00E859D5" w:rsidRDefault="04823462" w:rsidP="00A17656">
            <w:pPr>
              <w:pStyle w:val="TableParagraph"/>
              <w:spacing w:before="62" w:line="249" w:lineRule="auto"/>
              <w:ind w:left="0" w:right="176"/>
              <w:rPr>
                <w:color w:val="000000" w:themeColor="text1"/>
                <w:sz w:val="24"/>
                <w:szCs w:val="24"/>
              </w:rPr>
            </w:pPr>
            <w:r w:rsidRPr="00E859D5">
              <w:rPr>
                <w:color w:val="000000" w:themeColor="text1"/>
                <w:sz w:val="24"/>
                <w:szCs w:val="24"/>
              </w:rPr>
              <w:t xml:space="preserve">For </w:t>
            </w:r>
            <w:r w:rsidR="000B0CD1">
              <w:rPr>
                <w:color w:val="000000" w:themeColor="text1"/>
                <w:sz w:val="24"/>
                <w:szCs w:val="24"/>
              </w:rPr>
              <w:t>{</w:t>
            </w:r>
            <w:r w:rsidRPr="00E859D5">
              <w:rPr>
                <w:color w:val="000000" w:themeColor="text1"/>
                <w:sz w:val="24"/>
                <w:szCs w:val="24"/>
              </w:rPr>
              <w:t xml:space="preserve">HUS </w:t>
            </w:r>
            <w:r w:rsidR="00793E9A" w:rsidRPr="00E859D5">
              <w:rPr>
                <w:color w:val="000000" w:themeColor="text1"/>
                <w:sz w:val="24"/>
                <w:szCs w:val="24"/>
              </w:rPr>
              <w:t>275</w:t>
            </w:r>
            <w:r w:rsidR="00793E9A">
              <w:rPr>
                <w:color w:val="000000" w:themeColor="text1"/>
                <w:sz w:val="24"/>
                <w:szCs w:val="24"/>
              </w:rPr>
              <w:t>} Human</w:t>
            </w:r>
            <w:r w:rsidR="000B0CD1">
              <w:rPr>
                <w:color w:val="000000" w:themeColor="text1"/>
                <w:sz w:val="24"/>
                <w:szCs w:val="24"/>
              </w:rPr>
              <w:t xml:space="preserve"> Services Practicum</w:t>
            </w:r>
            <w:r w:rsidRPr="00E859D5">
              <w:rPr>
                <w:color w:val="000000" w:themeColor="text1"/>
                <w:sz w:val="24"/>
                <w:szCs w:val="24"/>
              </w:rPr>
              <w:t xml:space="preserve">, </w:t>
            </w:r>
            <w:r w:rsidR="7E143FE8" w:rsidRPr="00E859D5">
              <w:rPr>
                <w:color w:val="000000" w:themeColor="text1"/>
                <w:sz w:val="24"/>
                <w:szCs w:val="24"/>
              </w:rPr>
              <w:t>this course</w:t>
            </w:r>
            <w:r w:rsidRPr="00E859D5">
              <w:rPr>
                <w:color w:val="000000" w:themeColor="text1"/>
                <w:sz w:val="24"/>
                <w:szCs w:val="24"/>
              </w:rPr>
              <w:t xml:space="preserve"> is</w:t>
            </w:r>
            <w:r w:rsidR="336653F6" w:rsidRPr="00E859D5">
              <w:rPr>
                <w:color w:val="000000" w:themeColor="text1"/>
                <w:sz w:val="24"/>
                <w:szCs w:val="24"/>
              </w:rPr>
              <w:t xml:space="preserve"> occasionally</w:t>
            </w:r>
            <w:r w:rsidRPr="00E859D5">
              <w:rPr>
                <w:color w:val="000000" w:themeColor="text1"/>
                <w:sz w:val="24"/>
                <w:szCs w:val="24"/>
              </w:rPr>
              <w:t xml:space="preserve"> offered during the summer</w:t>
            </w:r>
            <w:r w:rsidR="3DB98F3A" w:rsidRPr="00E859D5">
              <w:rPr>
                <w:color w:val="000000" w:themeColor="text1"/>
                <w:sz w:val="24"/>
                <w:szCs w:val="24"/>
              </w:rPr>
              <w:t xml:space="preserve"> as an independent study; therefore,</w:t>
            </w:r>
            <w:r w:rsidRPr="00E859D5">
              <w:rPr>
                <w:color w:val="000000" w:themeColor="text1"/>
                <w:sz w:val="24"/>
                <w:szCs w:val="24"/>
              </w:rPr>
              <w:t xml:space="preserve"> the semester is condensed into eight weeks. The class is a hybrid class where students </w:t>
            </w:r>
            <w:r w:rsidR="004C3AEB" w:rsidRPr="00E859D5">
              <w:rPr>
                <w:color w:val="000000" w:themeColor="text1"/>
                <w:sz w:val="24"/>
                <w:szCs w:val="24"/>
              </w:rPr>
              <w:t xml:space="preserve">have </w:t>
            </w:r>
            <w:r w:rsidR="000C063E" w:rsidRPr="00E859D5">
              <w:rPr>
                <w:color w:val="000000" w:themeColor="text1"/>
                <w:sz w:val="24"/>
                <w:szCs w:val="24"/>
              </w:rPr>
              <w:t>one-on-one</w:t>
            </w:r>
            <w:r w:rsidR="004C3AEB" w:rsidRPr="00E859D5">
              <w:rPr>
                <w:color w:val="000000" w:themeColor="text1"/>
                <w:sz w:val="24"/>
                <w:szCs w:val="24"/>
              </w:rPr>
              <w:t xml:space="preserve"> meetings with their instructor and</w:t>
            </w:r>
            <w:r w:rsidRPr="00E859D5">
              <w:rPr>
                <w:color w:val="000000" w:themeColor="text1"/>
                <w:sz w:val="24"/>
                <w:szCs w:val="24"/>
              </w:rPr>
              <w:t xml:space="preserve"> complete </w:t>
            </w:r>
            <w:r w:rsidR="00E859D5" w:rsidRPr="00E859D5">
              <w:rPr>
                <w:color w:val="000000" w:themeColor="text1"/>
                <w:sz w:val="24"/>
                <w:szCs w:val="24"/>
              </w:rPr>
              <w:t>weekly</w:t>
            </w:r>
            <w:r w:rsidR="36C5311B" w:rsidRPr="00E859D5">
              <w:rPr>
                <w:color w:val="000000" w:themeColor="text1"/>
                <w:sz w:val="24"/>
                <w:szCs w:val="24"/>
              </w:rPr>
              <w:t xml:space="preserve"> </w:t>
            </w:r>
            <w:r w:rsidRPr="00E859D5">
              <w:rPr>
                <w:color w:val="000000" w:themeColor="text1"/>
                <w:sz w:val="24"/>
                <w:szCs w:val="24"/>
              </w:rPr>
              <w:t>assignments in Canvas.</w:t>
            </w:r>
          </w:p>
          <w:p w14:paraId="7664B1B3" w14:textId="33E7BE11" w:rsidR="000B0CD1" w:rsidRDefault="04823462" w:rsidP="00A17656">
            <w:pPr>
              <w:pStyle w:val="TableParagraph"/>
              <w:spacing w:before="262" w:line="270" w:lineRule="atLeast"/>
              <w:ind w:left="0" w:right="254"/>
              <w:rPr>
                <w:color w:val="000000" w:themeColor="text1"/>
                <w:sz w:val="24"/>
                <w:szCs w:val="24"/>
              </w:rPr>
            </w:pPr>
            <w:r w:rsidRPr="4EA5DC3A">
              <w:rPr>
                <w:color w:val="000000" w:themeColor="text1"/>
                <w:sz w:val="24"/>
                <w:szCs w:val="24"/>
              </w:rPr>
              <w:lastRenderedPageBreak/>
              <w:t xml:space="preserve">All placements must be approved by the Fieldwork Coordinator. </w:t>
            </w:r>
            <w:r w:rsidR="00A233BC">
              <w:rPr>
                <w:color w:val="000000" w:themeColor="text1"/>
                <w:sz w:val="24"/>
                <w:szCs w:val="24"/>
              </w:rPr>
              <w:t>S</w:t>
            </w:r>
            <w:r w:rsidRPr="4EA5DC3A">
              <w:rPr>
                <w:color w:val="000000" w:themeColor="text1"/>
                <w:sz w:val="24"/>
                <w:szCs w:val="24"/>
              </w:rPr>
              <w:t>tudents may not complete their field placement as part of their current position of employment</w:t>
            </w:r>
            <w:r w:rsidR="00A233BC">
              <w:rPr>
                <w:color w:val="000000" w:themeColor="text1"/>
                <w:sz w:val="24"/>
                <w:szCs w:val="24"/>
              </w:rPr>
              <w:t xml:space="preserve"> at a human services agency</w:t>
            </w:r>
            <w:r w:rsidRPr="4EA5DC3A">
              <w:rPr>
                <w:color w:val="000000" w:themeColor="text1"/>
                <w:sz w:val="24"/>
                <w:szCs w:val="24"/>
              </w:rPr>
              <w:t xml:space="preserve"> but may arrange for a separate and distinct field placement</w:t>
            </w:r>
            <w:r w:rsidR="51C57D36" w:rsidRPr="4EA5DC3A">
              <w:rPr>
                <w:color w:val="000000" w:themeColor="text1"/>
                <w:sz w:val="24"/>
                <w:szCs w:val="24"/>
              </w:rPr>
              <w:t xml:space="preserve"> </w:t>
            </w:r>
            <w:r w:rsidRPr="4EA5DC3A">
              <w:rPr>
                <w:color w:val="000000" w:themeColor="text1"/>
                <w:sz w:val="24"/>
                <w:szCs w:val="24"/>
              </w:rPr>
              <w:t>experience within the agency, if approved by the Fieldwork Coordinator.</w:t>
            </w:r>
          </w:p>
          <w:p w14:paraId="75A2FC85" w14:textId="77777777" w:rsidR="00D53C80" w:rsidRDefault="00D53C80" w:rsidP="000B0CD1">
            <w:pPr>
              <w:rPr>
                <w:sz w:val="24"/>
                <w:szCs w:val="24"/>
              </w:rPr>
            </w:pPr>
          </w:p>
          <w:p w14:paraId="0DBF0C51" w14:textId="03A1EA37" w:rsidR="007D40BE" w:rsidRPr="000B0CD1" w:rsidRDefault="04823462" w:rsidP="000B0CD1">
            <w:pPr>
              <w:rPr>
                <w:sz w:val="24"/>
                <w:szCs w:val="24"/>
              </w:rPr>
            </w:pPr>
            <w:r w:rsidRPr="000B0CD1">
              <w:rPr>
                <w:sz w:val="24"/>
                <w:szCs w:val="24"/>
              </w:rPr>
              <w:t xml:space="preserve">For </w:t>
            </w:r>
            <w:r w:rsidR="00A233BC" w:rsidRPr="000B0CD1">
              <w:rPr>
                <w:sz w:val="24"/>
                <w:szCs w:val="24"/>
              </w:rPr>
              <w:t>all</w:t>
            </w:r>
            <w:r w:rsidRPr="000B0CD1">
              <w:rPr>
                <w:sz w:val="24"/>
                <w:szCs w:val="24"/>
              </w:rPr>
              <w:t xml:space="preserve"> field placements {HUS 115, 217, and HUS </w:t>
            </w:r>
            <w:proofErr w:type="gramStart"/>
            <w:r w:rsidRPr="000B0CD1">
              <w:rPr>
                <w:sz w:val="24"/>
                <w:szCs w:val="24"/>
              </w:rPr>
              <w:t>275},</w:t>
            </w:r>
            <w:proofErr w:type="gramEnd"/>
            <w:r w:rsidRPr="000B0CD1">
              <w:rPr>
                <w:sz w:val="24"/>
                <w:szCs w:val="24"/>
              </w:rPr>
              <w:t xml:space="preserve"> a written </w:t>
            </w:r>
            <w:r w:rsidRPr="000B0CD1">
              <w:rPr>
                <w:b/>
                <w:bCs/>
                <w:i/>
                <w:iCs/>
                <w:sz w:val="24"/>
                <w:szCs w:val="24"/>
              </w:rPr>
              <w:t>Learning Objectives Contract</w:t>
            </w:r>
            <w:r w:rsidRPr="000B0CD1">
              <w:rPr>
                <w:sz w:val="24"/>
                <w:szCs w:val="24"/>
              </w:rPr>
              <w:t xml:space="preserve"> for each student is developed and </w:t>
            </w:r>
            <w:r w:rsidR="07D5237A" w:rsidRPr="000B0CD1">
              <w:rPr>
                <w:sz w:val="24"/>
                <w:szCs w:val="24"/>
              </w:rPr>
              <w:t>signed</w:t>
            </w:r>
            <w:r w:rsidRPr="000B0CD1">
              <w:rPr>
                <w:sz w:val="24"/>
                <w:szCs w:val="24"/>
              </w:rPr>
              <w:t xml:space="preserve"> by the student and the field</w:t>
            </w:r>
            <w:r w:rsidR="008A57CE" w:rsidRPr="000B0CD1">
              <w:rPr>
                <w:sz w:val="24"/>
                <w:szCs w:val="24"/>
              </w:rPr>
              <w:t>work</w:t>
            </w:r>
            <w:r w:rsidRPr="000B0CD1">
              <w:rPr>
                <w:sz w:val="24"/>
                <w:szCs w:val="24"/>
              </w:rPr>
              <w:t xml:space="preserve"> supervisor. At the beginning of their field placements, students are encouraged to write learning objectives that describe specific actions and activities. Fieldwork supervisors collaborate with the students in reviewing and completing the objectives.</w:t>
            </w:r>
          </w:p>
          <w:p w14:paraId="3CE8E5C4" w14:textId="77777777" w:rsidR="000B0CD1" w:rsidRDefault="000B0CD1" w:rsidP="000B0CD1">
            <w:pPr>
              <w:rPr>
                <w:sz w:val="24"/>
                <w:szCs w:val="24"/>
              </w:rPr>
            </w:pPr>
          </w:p>
          <w:p w14:paraId="7370B4D8" w14:textId="7B2DADA0" w:rsidR="007D40BE" w:rsidRPr="000B0CD1" w:rsidRDefault="04823462" w:rsidP="000B0CD1">
            <w:pPr>
              <w:rPr>
                <w:sz w:val="24"/>
                <w:szCs w:val="24"/>
              </w:rPr>
            </w:pPr>
            <w:r w:rsidRPr="000B0CD1">
              <w:rPr>
                <w:sz w:val="24"/>
                <w:szCs w:val="24"/>
              </w:rPr>
              <w:t xml:space="preserve">Students in field placements are evaluated by their fieldwork supervisors, including a self-evaluation </w:t>
            </w:r>
            <w:r w:rsidRPr="00D30FC9">
              <w:rPr>
                <w:b/>
                <w:bCs/>
                <w:i/>
                <w:iCs/>
                <w:sz w:val="24"/>
                <w:szCs w:val="24"/>
              </w:rPr>
              <w:t>Performance Evaluation</w:t>
            </w:r>
            <w:r w:rsidR="00D30FC9">
              <w:rPr>
                <w:b/>
                <w:bCs/>
                <w:i/>
                <w:iCs/>
                <w:sz w:val="24"/>
                <w:szCs w:val="24"/>
              </w:rPr>
              <w:t xml:space="preserve"> of Students</w:t>
            </w:r>
            <w:r w:rsidRPr="000B0CD1">
              <w:rPr>
                <w:sz w:val="24"/>
                <w:szCs w:val="24"/>
              </w:rPr>
              <w:t>. The evaluation tool consists of six goals</w:t>
            </w:r>
            <w:r w:rsidR="00A233BC">
              <w:rPr>
                <w:sz w:val="24"/>
                <w:szCs w:val="24"/>
              </w:rPr>
              <w:t>, each of which</w:t>
            </w:r>
            <w:r w:rsidRPr="000B0CD1">
              <w:rPr>
                <w:sz w:val="24"/>
                <w:szCs w:val="24"/>
              </w:rPr>
              <w:t xml:space="preserve"> is accompanied by a list of behavioral objectives. Goals and objectives are evaluated as “Below,” “Meets,” and “Exceeds” </w:t>
            </w:r>
            <w:r w:rsidR="00E945CD" w:rsidRPr="000B0CD1">
              <w:rPr>
                <w:sz w:val="24"/>
                <w:szCs w:val="24"/>
              </w:rPr>
              <w:t>e</w:t>
            </w:r>
            <w:r w:rsidR="36C5311B" w:rsidRPr="000B0CD1">
              <w:rPr>
                <w:sz w:val="24"/>
                <w:szCs w:val="24"/>
              </w:rPr>
              <w:t>xpectations</w:t>
            </w:r>
            <w:r w:rsidRPr="000B0CD1">
              <w:rPr>
                <w:sz w:val="24"/>
                <w:szCs w:val="24"/>
              </w:rPr>
              <w:t>, and evaluators have space to comment on each goal or objective.</w:t>
            </w:r>
          </w:p>
          <w:p w14:paraId="04A91BD2" w14:textId="3BF16C13" w:rsidR="007D40BE" w:rsidRDefault="007D40BE" w:rsidP="4EA5DC3A">
            <w:pPr>
              <w:spacing w:before="62" w:line="249" w:lineRule="auto"/>
              <w:rPr>
                <w:color w:val="000000" w:themeColor="text1"/>
                <w:sz w:val="24"/>
                <w:szCs w:val="24"/>
              </w:rPr>
            </w:pPr>
          </w:p>
          <w:p w14:paraId="6EF596FA" w14:textId="3AC0FA73" w:rsidR="007D40BE" w:rsidRDefault="04823462" w:rsidP="00D30FC9">
            <w:pPr>
              <w:pStyle w:val="TableParagraph"/>
              <w:spacing w:line="259" w:lineRule="auto"/>
              <w:ind w:left="0" w:right="254"/>
              <w:rPr>
                <w:color w:val="000000" w:themeColor="text1"/>
                <w:sz w:val="24"/>
                <w:szCs w:val="24"/>
              </w:rPr>
            </w:pPr>
            <w:r w:rsidRPr="4EA5DC3A">
              <w:rPr>
                <w:color w:val="000000" w:themeColor="text1"/>
                <w:sz w:val="24"/>
                <w:szCs w:val="24"/>
              </w:rPr>
              <w:t>Students and field</w:t>
            </w:r>
            <w:r w:rsidR="5016D077" w:rsidRPr="4EA5DC3A">
              <w:rPr>
                <w:color w:val="000000" w:themeColor="text1"/>
                <w:sz w:val="24"/>
                <w:szCs w:val="24"/>
              </w:rPr>
              <w:t>work supervis</w:t>
            </w:r>
            <w:r w:rsidRPr="4EA5DC3A">
              <w:rPr>
                <w:color w:val="000000" w:themeColor="text1"/>
                <w:sz w:val="24"/>
                <w:szCs w:val="24"/>
              </w:rPr>
              <w:t xml:space="preserve">ors each complete the evaluation tool </w:t>
            </w:r>
            <w:r w:rsidR="00A233BC">
              <w:rPr>
                <w:color w:val="000000" w:themeColor="text1"/>
                <w:sz w:val="24"/>
                <w:szCs w:val="24"/>
              </w:rPr>
              <w:t xml:space="preserve">at the midpoint of and </w:t>
            </w:r>
            <w:r w:rsidRPr="4EA5DC3A">
              <w:rPr>
                <w:color w:val="000000" w:themeColor="text1"/>
                <w:sz w:val="24"/>
                <w:szCs w:val="24"/>
              </w:rPr>
              <w:t>at the end of the semester. Field</w:t>
            </w:r>
            <w:r w:rsidR="11D5DD6A" w:rsidRPr="4EA5DC3A">
              <w:rPr>
                <w:color w:val="000000" w:themeColor="text1"/>
                <w:sz w:val="24"/>
                <w:szCs w:val="24"/>
              </w:rPr>
              <w:t>work supervisor</w:t>
            </w:r>
            <w:r w:rsidRPr="4EA5DC3A">
              <w:rPr>
                <w:color w:val="000000" w:themeColor="text1"/>
                <w:sz w:val="24"/>
                <w:szCs w:val="24"/>
              </w:rPr>
              <w:t>s write overall comments at midpoint and at the final evaluation. In addition, the field</w:t>
            </w:r>
            <w:r w:rsidR="363D165D" w:rsidRPr="4EA5DC3A">
              <w:rPr>
                <w:color w:val="000000" w:themeColor="text1"/>
                <w:sz w:val="24"/>
                <w:szCs w:val="24"/>
              </w:rPr>
              <w:t>work supervis</w:t>
            </w:r>
            <w:r w:rsidRPr="4EA5DC3A">
              <w:rPr>
                <w:color w:val="000000" w:themeColor="text1"/>
                <w:sz w:val="24"/>
                <w:szCs w:val="24"/>
              </w:rPr>
              <w:t xml:space="preserve">or recommends a grade of Pass or Fail at the end of the semester, but it is the students’ </w:t>
            </w:r>
            <w:r w:rsidR="542D4040" w:rsidRPr="4EA5DC3A">
              <w:rPr>
                <w:color w:val="000000" w:themeColor="text1"/>
                <w:sz w:val="24"/>
                <w:szCs w:val="24"/>
              </w:rPr>
              <w:t>professor who</w:t>
            </w:r>
            <w:r w:rsidRPr="4EA5DC3A">
              <w:rPr>
                <w:color w:val="000000" w:themeColor="text1"/>
                <w:sz w:val="24"/>
                <w:szCs w:val="24"/>
              </w:rPr>
              <w:t xml:space="preserve"> </w:t>
            </w:r>
            <w:r w:rsidR="00C54F8F">
              <w:rPr>
                <w:color w:val="000000" w:themeColor="text1"/>
                <w:sz w:val="24"/>
                <w:szCs w:val="24"/>
              </w:rPr>
              <w:t>assigns</w:t>
            </w:r>
            <w:r w:rsidR="105CD2C6" w:rsidRPr="4EA5DC3A">
              <w:rPr>
                <w:color w:val="000000" w:themeColor="text1"/>
                <w:sz w:val="24"/>
                <w:szCs w:val="24"/>
              </w:rPr>
              <w:t xml:space="preserve"> the final grade.</w:t>
            </w:r>
          </w:p>
          <w:p w14:paraId="53B0F174" w14:textId="4E367816" w:rsidR="007D40BE" w:rsidRDefault="007D40BE" w:rsidP="4EA5DC3A">
            <w:pPr>
              <w:spacing w:before="3" w:line="249" w:lineRule="auto"/>
              <w:rPr>
                <w:color w:val="000000" w:themeColor="text1"/>
                <w:sz w:val="24"/>
                <w:szCs w:val="24"/>
              </w:rPr>
            </w:pPr>
          </w:p>
          <w:p w14:paraId="1224FBF0" w14:textId="45FD9063" w:rsidR="007D40BE" w:rsidRPr="00D30FC9" w:rsidRDefault="04823462" w:rsidP="00D30FC9">
            <w:pPr>
              <w:rPr>
                <w:sz w:val="24"/>
                <w:szCs w:val="24"/>
              </w:rPr>
            </w:pPr>
            <w:r w:rsidRPr="00D30FC9">
              <w:rPr>
                <w:sz w:val="24"/>
                <w:szCs w:val="24"/>
              </w:rPr>
              <w:t xml:space="preserve">Students in field placements evaluate their placement sites using the </w:t>
            </w:r>
            <w:r w:rsidR="00A233BC">
              <w:rPr>
                <w:b/>
                <w:bCs/>
                <w:i/>
                <w:iCs/>
                <w:sz w:val="24"/>
                <w:szCs w:val="24"/>
              </w:rPr>
              <w:t>Student’s Evaluation of the Field Placement Experience</w:t>
            </w:r>
            <w:r w:rsidR="00667280" w:rsidRPr="00EC2655">
              <w:rPr>
                <w:b/>
                <w:bCs/>
                <w:i/>
                <w:iCs/>
                <w:sz w:val="24"/>
                <w:szCs w:val="24"/>
              </w:rPr>
              <w:t xml:space="preserve"> </w:t>
            </w:r>
            <w:r w:rsidRPr="00D30FC9">
              <w:rPr>
                <w:sz w:val="24"/>
                <w:szCs w:val="24"/>
              </w:rPr>
              <w:t xml:space="preserve">form. This tool consists of five criteria where students have room to comment in multiple formats (Excellent, Good, Average, Poor or Not Given; YES/NO as well as space to write answers for various questions). Students are asked what information they would like other students to know about the agency. Students complete this </w:t>
            </w:r>
            <w:r w:rsidR="00806D2D">
              <w:rPr>
                <w:sz w:val="24"/>
                <w:szCs w:val="24"/>
              </w:rPr>
              <w:t xml:space="preserve">form </w:t>
            </w:r>
            <w:r w:rsidRPr="00D30FC9">
              <w:rPr>
                <w:sz w:val="24"/>
                <w:szCs w:val="24"/>
              </w:rPr>
              <w:t>at the end of their field placement experience</w:t>
            </w:r>
            <w:r w:rsidR="2BC68904" w:rsidRPr="00D30FC9">
              <w:rPr>
                <w:sz w:val="24"/>
                <w:szCs w:val="24"/>
              </w:rPr>
              <w:t xml:space="preserve">, uploading </w:t>
            </w:r>
            <w:r w:rsidR="00806D2D">
              <w:rPr>
                <w:sz w:val="24"/>
                <w:szCs w:val="24"/>
              </w:rPr>
              <w:t>it</w:t>
            </w:r>
            <w:r w:rsidR="00806D2D" w:rsidRPr="00D30FC9">
              <w:rPr>
                <w:sz w:val="24"/>
                <w:szCs w:val="24"/>
              </w:rPr>
              <w:t xml:space="preserve"> </w:t>
            </w:r>
            <w:r w:rsidRPr="00D30FC9">
              <w:rPr>
                <w:sz w:val="24"/>
                <w:szCs w:val="24"/>
              </w:rPr>
              <w:t xml:space="preserve">into </w:t>
            </w:r>
            <w:r w:rsidR="2BC68904" w:rsidRPr="00D30FC9">
              <w:rPr>
                <w:sz w:val="24"/>
                <w:szCs w:val="24"/>
              </w:rPr>
              <w:t>their electronic folders</w:t>
            </w:r>
            <w:r w:rsidRPr="00D30FC9">
              <w:rPr>
                <w:sz w:val="24"/>
                <w:szCs w:val="24"/>
              </w:rPr>
              <w:t xml:space="preserve"> for </w:t>
            </w:r>
            <w:r w:rsidR="2BC68904" w:rsidRPr="00D30FC9">
              <w:rPr>
                <w:sz w:val="24"/>
                <w:szCs w:val="24"/>
              </w:rPr>
              <w:t>the fieldwork coordinator to review</w:t>
            </w:r>
            <w:r w:rsidR="36C5311B" w:rsidRPr="00D30FC9">
              <w:rPr>
                <w:sz w:val="24"/>
                <w:szCs w:val="24"/>
              </w:rPr>
              <w:t>.</w:t>
            </w:r>
            <w:r w:rsidRPr="00D30FC9">
              <w:rPr>
                <w:sz w:val="24"/>
                <w:szCs w:val="24"/>
              </w:rPr>
              <w:t xml:space="preserve"> There is also a space where the student is asked to sign if they would like to give permission for the agency to have access to the evaluation.</w:t>
            </w:r>
          </w:p>
          <w:p w14:paraId="1553D00C" w14:textId="4250814F" w:rsidR="007D40BE" w:rsidRPr="00D30FC9" w:rsidRDefault="007D40BE" w:rsidP="00D30FC9">
            <w:pPr>
              <w:rPr>
                <w:sz w:val="24"/>
                <w:szCs w:val="24"/>
              </w:rPr>
            </w:pPr>
          </w:p>
          <w:p w14:paraId="0724DE52" w14:textId="3FD32070" w:rsidR="007D40BE" w:rsidRDefault="006135D5" w:rsidP="00EC2655">
            <w:pPr>
              <w:pStyle w:val="TableParagraph"/>
              <w:spacing w:before="62" w:line="249" w:lineRule="auto"/>
              <w:ind w:left="0" w:right="176"/>
              <w:rPr>
                <w:color w:val="000000" w:themeColor="text1"/>
                <w:sz w:val="24"/>
                <w:szCs w:val="24"/>
                <w:highlight w:val="cyan"/>
              </w:rPr>
            </w:pPr>
            <w:r w:rsidRPr="00D92A3D">
              <w:rPr>
                <w:color w:val="000000" w:themeColor="text1"/>
                <w:sz w:val="24"/>
                <w:szCs w:val="24"/>
              </w:rPr>
              <w:t xml:space="preserve">Beginning in the Fall 2022 semester, </w:t>
            </w:r>
            <w:r w:rsidR="549BDF27" w:rsidRPr="56EF9546">
              <w:rPr>
                <w:color w:val="000000" w:themeColor="text1"/>
                <w:sz w:val="24"/>
                <w:szCs w:val="24"/>
              </w:rPr>
              <w:t>the program</w:t>
            </w:r>
            <w:r w:rsidRPr="00D92A3D">
              <w:rPr>
                <w:color w:val="000000" w:themeColor="text1"/>
                <w:sz w:val="24"/>
                <w:szCs w:val="24"/>
              </w:rPr>
              <w:t xml:space="preserve"> converted all documentation to electronic submissions using secure Microsoft Teams </w:t>
            </w:r>
            <w:r w:rsidR="739098E9" w:rsidRPr="56EF9546">
              <w:rPr>
                <w:color w:val="000000" w:themeColor="text1"/>
                <w:sz w:val="24"/>
                <w:szCs w:val="24"/>
              </w:rPr>
              <w:t>SharePoint</w:t>
            </w:r>
            <w:r w:rsidR="2AA83A09" w:rsidRPr="00D92A3D">
              <w:rPr>
                <w:color w:val="000000" w:themeColor="text1"/>
                <w:sz w:val="24"/>
                <w:szCs w:val="24"/>
              </w:rPr>
              <w:t xml:space="preserve"> Folders. Students are given a </w:t>
            </w:r>
            <w:r w:rsidR="00353C54" w:rsidRPr="00D92A3D">
              <w:rPr>
                <w:color w:val="000000" w:themeColor="text1"/>
                <w:sz w:val="24"/>
                <w:szCs w:val="24"/>
              </w:rPr>
              <w:t>private</w:t>
            </w:r>
            <w:r w:rsidR="2AA83A09" w:rsidRPr="00D92A3D">
              <w:rPr>
                <w:color w:val="000000" w:themeColor="text1"/>
                <w:sz w:val="24"/>
                <w:szCs w:val="24"/>
              </w:rPr>
              <w:t xml:space="preserve"> link to their folder at the beginning of the semester as a place to upload all the</w:t>
            </w:r>
            <w:r w:rsidR="3987B6D6" w:rsidRPr="00D92A3D">
              <w:rPr>
                <w:color w:val="000000" w:themeColor="text1"/>
                <w:sz w:val="24"/>
                <w:szCs w:val="24"/>
              </w:rPr>
              <w:t xml:space="preserve"> </w:t>
            </w:r>
            <w:proofErr w:type="gramStart"/>
            <w:r w:rsidR="3987B6D6" w:rsidRPr="00D92A3D">
              <w:rPr>
                <w:color w:val="000000" w:themeColor="text1"/>
                <w:sz w:val="24"/>
                <w:szCs w:val="24"/>
              </w:rPr>
              <w:t>fieldwork</w:t>
            </w:r>
            <w:r w:rsidR="2AA83A09" w:rsidRPr="00D92A3D">
              <w:rPr>
                <w:color w:val="000000" w:themeColor="text1"/>
                <w:sz w:val="24"/>
                <w:szCs w:val="24"/>
              </w:rPr>
              <w:t xml:space="preserve"> documents</w:t>
            </w:r>
            <w:proofErr w:type="gramEnd"/>
            <w:r w:rsidR="2AA83A09" w:rsidRPr="00D92A3D">
              <w:rPr>
                <w:color w:val="000000" w:themeColor="text1"/>
                <w:sz w:val="24"/>
                <w:szCs w:val="24"/>
              </w:rPr>
              <w:t xml:space="preserve"> mentioned above</w:t>
            </w:r>
            <w:r w:rsidR="6551EEE0" w:rsidRPr="00D92A3D">
              <w:rPr>
                <w:color w:val="000000" w:themeColor="text1"/>
                <w:sz w:val="24"/>
                <w:szCs w:val="24"/>
              </w:rPr>
              <w:t xml:space="preserve"> as well as anything that has a signature</w:t>
            </w:r>
            <w:r w:rsidR="2AA83A09" w:rsidRPr="00D92A3D">
              <w:rPr>
                <w:color w:val="000000" w:themeColor="text1"/>
                <w:sz w:val="24"/>
                <w:szCs w:val="24"/>
              </w:rPr>
              <w:t>.</w:t>
            </w:r>
            <w:r w:rsidR="2AA83A09" w:rsidRPr="4EA5DC3A">
              <w:rPr>
                <w:color w:val="000000" w:themeColor="text1"/>
                <w:sz w:val="24"/>
                <w:szCs w:val="24"/>
              </w:rPr>
              <w:t xml:space="preserve"> </w:t>
            </w:r>
          </w:p>
        </w:tc>
      </w:tr>
      <w:tr w:rsidR="007D40BE" w14:paraId="01857383" w14:textId="77777777">
        <w:trPr>
          <w:trHeight w:val="849"/>
        </w:trPr>
        <w:tc>
          <w:tcPr>
            <w:tcW w:w="552" w:type="dxa"/>
          </w:tcPr>
          <w:p w14:paraId="1E74E1A4" w14:textId="77777777" w:rsidR="007D40BE" w:rsidRDefault="00BB2F7E">
            <w:pPr>
              <w:pStyle w:val="TableParagraph"/>
              <w:ind w:left="100"/>
              <w:rPr>
                <w:sz w:val="24"/>
              </w:rPr>
            </w:pPr>
            <w:r>
              <w:rPr>
                <w:spacing w:val="-5"/>
                <w:sz w:val="24"/>
              </w:rPr>
              <w:lastRenderedPageBreak/>
              <w:t>b.</w:t>
            </w:r>
          </w:p>
        </w:tc>
        <w:tc>
          <w:tcPr>
            <w:tcW w:w="9528" w:type="dxa"/>
          </w:tcPr>
          <w:p w14:paraId="27B11A77" w14:textId="136638C2" w:rsidR="007D40BE" w:rsidRDefault="00BB2F7E" w:rsidP="00EC2655">
            <w:pPr>
              <w:pStyle w:val="TableParagraph"/>
              <w:spacing w:before="62" w:line="249" w:lineRule="auto"/>
              <w:ind w:left="0" w:right="171"/>
              <w:rPr>
                <w:sz w:val="24"/>
                <w:szCs w:val="24"/>
              </w:rPr>
            </w:pPr>
            <w:r w:rsidRPr="4EA5DC3A">
              <w:rPr>
                <w:sz w:val="24"/>
                <w:szCs w:val="24"/>
              </w:rPr>
              <w:t>Provide evidence that one academic credit is awarded for no less than three hours of field experience per week.</w:t>
            </w:r>
          </w:p>
          <w:p w14:paraId="3B8A5534" w14:textId="77777777" w:rsidR="00D21AE5" w:rsidRDefault="00D21AE5" w:rsidP="00D21AE5">
            <w:pPr>
              <w:pStyle w:val="TableParagraph"/>
              <w:spacing w:before="62" w:line="275" w:lineRule="exact"/>
              <w:ind w:left="0"/>
              <w:rPr>
                <w:b/>
                <w:bCs/>
                <w:color w:val="000000" w:themeColor="text1"/>
                <w:sz w:val="24"/>
                <w:szCs w:val="24"/>
                <w:u w:val="single"/>
              </w:rPr>
            </w:pPr>
          </w:p>
          <w:p w14:paraId="7176AF09" w14:textId="7DF85964" w:rsidR="00D21AE5" w:rsidRDefault="00D21AE5" w:rsidP="00D21AE5">
            <w:pPr>
              <w:pStyle w:val="TableParagraph"/>
              <w:spacing w:before="62" w:line="275" w:lineRule="exact"/>
              <w:ind w:left="0"/>
              <w:rPr>
                <w:b/>
                <w:bCs/>
                <w:color w:val="000000" w:themeColor="text1"/>
                <w:sz w:val="24"/>
                <w:szCs w:val="24"/>
                <w:u w:val="single"/>
              </w:rPr>
            </w:pPr>
            <w:r w:rsidRPr="4EA5DC3A">
              <w:rPr>
                <w:b/>
                <w:bCs/>
                <w:color w:val="000000" w:themeColor="text1"/>
                <w:sz w:val="24"/>
                <w:szCs w:val="24"/>
                <w:u w:val="single"/>
              </w:rPr>
              <w:t>Response:</w:t>
            </w:r>
          </w:p>
          <w:p w14:paraId="05FFD544" w14:textId="2A5616EB" w:rsidR="007D40BE" w:rsidRDefault="568DE5B1" w:rsidP="00EC2655">
            <w:pPr>
              <w:rPr>
                <w:sz w:val="24"/>
                <w:szCs w:val="24"/>
              </w:rPr>
            </w:pPr>
            <w:r w:rsidRPr="00EC2655">
              <w:rPr>
                <w:sz w:val="24"/>
                <w:szCs w:val="24"/>
              </w:rPr>
              <w:t xml:space="preserve">Students are granted academic credit for field placements. Each fieldwork class is equivalent of three hours </w:t>
            </w:r>
            <w:r w:rsidR="00032D40">
              <w:rPr>
                <w:sz w:val="24"/>
                <w:szCs w:val="24"/>
              </w:rPr>
              <w:t>{</w:t>
            </w:r>
            <w:r w:rsidRPr="00EC2655">
              <w:rPr>
                <w:sz w:val="24"/>
                <w:szCs w:val="24"/>
              </w:rPr>
              <w:t>HUS 115,</w:t>
            </w:r>
            <w:r w:rsidR="523ED2A7" w:rsidRPr="00EC2655">
              <w:rPr>
                <w:sz w:val="24"/>
                <w:szCs w:val="24"/>
              </w:rPr>
              <w:t xml:space="preserve"> </w:t>
            </w:r>
            <w:r w:rsidRPr="00EC2655">
              <w:rPr>
                <w:sz w:val="24"/>
                <w:szCs w:val="24"/>
              </w:rPr>
              <w:t xml:space="preserve">HUS 217, and HUS </w:t>
            </w:r>
            <w:proofErr w:type="gramStart"/>
            <w:r w:rsidRPr="00EC2655">
              <w:rPr>
                <w:sz w:val="24"/>
                <w:szCs w:val="24"/>
              </w:rPr>
              <w:t>275</w:t>
            </w:r>
            <w:r w:rsidR="00032D40">
              <w:rPr>
                <w:sz w:val="24"/>
                <w:szCs w:val="24"/>
              </w:rPr>
              <w:t>}</w:t>
            </w:r>
            <w:r w:rsidRPr="00EC2655">
              <w:rPr>
                <w:sz w:val="24"/>
                <w:szCs w:val="24"/>
              </w:rPr>
              <w:t>.</w:t>
            </w:r>
            <w:proofErr w:type="gramEnd"/>
            <w:r w:rsidRPr="00EC2655">
              <w:rPr>
                <w:sz w:val="24"/>
                <w:szCs w:val="24"/>
              </w:rPr>
              <w:t xml:space="preserve"> One credit hour is equivalent to 2.45 hours of fieldwork per week for 16 weeks (which includes final exam week) per semester.</w:t>
            </w:r>
          </w:p>
          <w:p w14:paraId="5F2C1F1B" w14:textId="77777777" w:rsidR="00EC2655" w:rsidRPr="00EC2655" w:rsidRDefault="00EC2655" w:rsidP="00EC2655">
            <w:pPr>
              <w:rPr>
                <w:sz w:val="24"/>
                <w:szCs w:val="24"/>
              </w:rPr>
            </w:pPr>
          </w:p>
          <w:p w14:paraId="71A87BD6" w14:textId="0CCE5AEB" w:rsidR="007D40BE" w:rsidRPr="00EC2655" w:rsidRDefault="00806D2D" w:rsidP="00EC2655">
            <w:pPr>
              <w:rPr>
                <w:sz w:val="24"/>
                <w:szCs w:val="24"/>
              </w:rPr>
            </w:pPr>
            <w:r>
              <w:rPr>
                <w:sz w:val="24"/>
                <w:szCs w:val="24"/>
              </w:rPr>
              <w:t>S</w:t>
            </w:r>
            <w:r w:rsidR="568DE5B1" w:rsidRPr="00EC2655">
              <w:rPr>
                <w:sz w:val="24"/>
                <w:szCs w:val="24"/>
              </w:rPr>
              <w:t xml:space="preserve">tudents who participate in the </w:t>
            </w:r>
            <w:r w:rsidR="6631DAAE" w:rsidRPr="56EF9546">
              <w:rPr>
                <w:sz w:val="24"/>
                <w:szCs w:val="24"/>
              </w:rPr>
              <w:t>125</w:t>
            </w:r>
            <w:r>
              <w:rPr>
                <w:sz w:val="24"/>
                <w:szCs w:val="24"/>
              </w:rPr>
              <w:t>-</w:t>
            </w:r>
            <w:r w:rsidR="6631DAAE" w:rsidRPr="56EF9546">
              <w:rPr>
                <w:sz w:val="24"/>
                <w:szCs w:val="24"/>
              </w:rPr>
              <w:t xml:space="preserve">hour </w:t>
            </w:r>
            <w:r>
              <w:rPr>
                <w:sz w:val="24"/>
                <w:szCs w:val="24"/>
              </w:rPr>
              <w:t>fieldwork</w:t>
            </w:r>
            <w:r w:rsidRPr="00EC2655">
              <w:rPr>
                <w:sz w:val="24"/>
                <w:szCs w:val="24"/>
              </w:rPr>
              <w:t xml:space="preserve"> </w:t>
            </w:r>
            <w:r w:rsidR="568DE5B1" w:rsidRPr="00EC2655">
              <w:rPr>
                <w:sz w:val="24"/>
                <w:szCs w:val="24"/>
              </w:rPr>
              <w:t>will average 7.8 hours per week for 16 weeks</w:t>
            </w:r>
            <w:r w:rsidR="111DE0EB" w:rsidRPr="00EC2655">
              <w:rPr>
                <w:sz w:val="24"/>
                <w:szCs w:val="24"/>
              </w:rPr>
              <w:t xml:space="preserve"> </w:t>
            </w:r>
            <w:r w:rsidR="111DE0EB" w:rsidRPr="00EC2655">
              <w:rPr>
                <w:sz w:val="24"/>
                <w:szCs w:val="24"/>
              </w:rPr>
              <w:lastRenderedPageBreak/>
              <w:t>(including final exam week).</w:t>
            </w:r>
            <w:r w:rsidR="568DE5B1" w:rsidRPr="00EC2655">
              <w:rPr>
                <w:sz w:val="24"/>
                <w:szCs w:val="24"/>
              </w:rPr>
              <w:t xml:space="preserve"> It is recommended to students that they complete roughly 9</w:t>
            </w:r>
            <w:r>
              <w:rPr>
                <w:sz w:val="24"/>
                <w:szCs w:val="24"/>
              </w:rPr>
              <w:t xml:space="preserve"> to</w:t>
            </w:r>
            <w:r w:rsidR="568DE5B1" w:rsidRPr="00EC2655">
              <w:rPr>
                <w:sz w:val="24"/>
                <w:szCs w:val="24"/>
              </w:rPr>
              <w:t>10 hours per week at their field placement site.</w:t>
            </w:r>
          </w:p>
          <w:p w14:paraId="749F14F7" w14:textId="5ECCA81B" w:rsidR="007D40BE" w:rsidRDefault="007D40BE" w:rsidP="4EA5DC3A">
            <w:pPr>
              <w:pStyle w:val="TableParagraph"/>
              <w:spacing w:before="62" w:line="249" w:lineRule="auto"/>
              <w:ind w:left="93" w:right="171"/>
              <w:rPr>
                <w:sz w:val="24"/>
                <w:szCs w:val="24"/>
              </w:rPr>
            </w:pPr>
          </w:p>
        </w:tc>
      </w:tr>
      <w:tr w:rsidR="007D40BE" w14:paraId="5D883BB7" w14:textId="77777777">
        <w:trPr>
          <w:trHeight w:val="848"/>
        </w:trPr>
        <w:tc>
          <w:tcPr>
            <w:tcW w:w="552" w:type="dxa"/>
          </w:tcPr>
          <w:p w14:paraId="144007DD" w14:textId="77777777" w:rsidR="007D40BE" w:rsidRDefault="00BB2F7E">
            <w:pPr>
              <w:pStyle w:val="TableParagraph"/>
              <w:ind w:left="100"/>
              <w:rPr>
                <w:sz w:val="24"/>
              </w:rPr>
            </w:pPr>
            <w:r>
              <w:rPr>
                <w:spacing w:val="-5"/>
                <w:sz w:val="24"/>
              </w:rPr>
              <w:lastRenderedPageBreak/>
              <w:t>c.</w:t>
            </w:r>
          </w:p>
        </w:tc>
        <w:tc>
          <w:tcPr>
            <w:tcW w:w="9528" w:type="dxa"/>
          </w:tcPr>
          <w:p w14:paraId="7970901A" w14:textId="51E0F7F6" w:rsidR="007D40BE" w:rsidRDefault="00BB2F7E" w:rsidP="00EC2655">
            <w:pPr>
              <w:pStyle w:val="TableParagraph"/>
              <w:spacing w:before="62" w:line="249" w:lineRule="auto"/>
              <w:ind w:left="0" w:right="171"/>
              <w:rPr>
                <w:sz w:val="24"/>
                <w:szCs w:val="24"/>
              </w:rPr>
            </w:pPr>
            <w:r w:rsidRPr="4EA5DC3A">
              <w:rPr>
                <w:sz w:val="24"/>
                <w:szCs w:val="24"/>
              </w:rPr>
              <w:t>Demonstrate that students are exposed to human services agencies and clients (assigned visitation, observation, assisting staff, etc.) early in the program.</w:t>
            </w:r>
          </w:p>
          <w:p w14:paraId="5CD7CFCF" w14:textId="77777777" w:rsidR="00D21AE5" w:rsidRDefault="00D21AE5" w:rsidP="00D21AE5">
            <w:pPr>
              <w:pStyle w:val="TableParagraph"/>
              <w:spacing w:before="62" w:line="275" w:lineRule="exact"/>
              <w:ind w:left="0"/>
              <w:rPr>
                <w:b/>
                <w:bCs/>
                <w:color w:val="000000" w:themeColor="text1"/>
                <w:sz w:val="24"/>
                <w:szCs w:val="24"/>
                <w:u w:val="single"/>
              </w:rPr>
            </w:pPr>
          </w:p>
          <w:p w14:paraId="44F379BE" w14:textId="44466D31" w:rsidR="00D21AE5" w:rsidRDefault="00D21AE5" w:rsidP="00D21AE5">
            <w:pPr>
              <w:pStyle w:val="TableParagraph"/>
              <w:spacing w:before="62" w:line="275" w:lineRule="exact"/>
              <w:ind w:left="0"/>
              <w:rPr>
                <w:b/>
                <w:bCs/>
                <w:color w:val="000000" w:themeColor="text1"/>
                <w:sz w:val="24"/>
                <w:szCs w:val="24"/>
                <w:u w:val="single"/>
              </w:rPr>
            </w:pPr>
            <w:r w:rsidRPr="4EA5DC3A">
              <w:rPr>
                <w:b/>
                <w:bCs/>
                <w:color w:val="000000" w:themeColor="text1"/>
                <w:sz w:val="24"/>
                <w:szCs w:val="24"/>
                <w:u w:val="single"/>
              </w:rPr>
              <w:t>Response:</w:t>
            </w:r>
          </w:p>
          <w:p w14:paraId="34F26107" w14:textId="13EA6706" w:rsidR="39CAAB5D" w:rsidRPr="00EC2655" w:rsidRDefault="59556823" w:rsidP="00EC2655">
            <w:pPr>
              <w:rPr>
                <w:sz w:val="24"/>
                <w:szCs w:val="24"/>
              </w:rPr>
            </w:pPr>
            <w:r w:rsidRPr="00EC2655">
              <w:rPr>
                <w:sz w:val="24"/>
                <w:szCs w:val="24"/>
              </w:rPr>
              <w:t>During the</w:t>
            </w:r>
            <w:r w:rsidR="00894110">
              <w:rPr>
                <w:sz w:val="24"/>
                <w:szCs w:val="24"/>
              </w:rPr>
              <w:t xml:space="preserve"> </w:t>
            </w:r>
            <w:r w:rsidR="00574F93" w:rsidRPr="00EC2655">
              <w:rPr>
                <w:sz w:val="24"/>
                <w:szCs w:val="24"/>
              </w:rPr>
              <w:t>{HUS 101}</w:t>
            </w:r>
            <w:r w:rsidRPr="00EC2655">
              <w:rPr>
                <w:sz w:val="24"/>
                <w:szCs w:val="24"/>
              </w:rPr>
              <w:t xml:space="preserve"> Human Service and Addiction Counseling Ethics in Practice course, students are required to use the text</w:t>
            </w:r>
            <w:r w:rsidR="6CD84341" w:rsidRPr="00EC2655">
              <w:rPr>
                <w:sz w:val="24"/>
                <w:szCs w:val="24"/>
              </w:rPr>
              <w:t xml:space="preserve"> </w:t>
            </w:r>
            <w:r w:rsidRPr="00894110">
              <w:rPr>
                <w:i/>
                <w:iCs/>
                <w:sz w:val="24"/>
                <w:szCs w:val="24"/>
              </w:rPr>
              <w:t>Human Services Internship: Getting the Most from your Experience</w:t>
            </w:r>
            <w:r w:rsidRPr="00EC2655">
              <w:rPr>
                <w:sz w:val="24"/>
                <w:szCs w:val="24"/>
              </w:rPr>
              <w:t xml:space="preserve">, which prepares students for the fieldwork experience. The book emphasizes </w:t>
            </w:r>
            <w:r w:rsidR="00806D2D">
              <w:rPr>
                <w:sz w:val="24"/>
                <w:szCs w:val="24"/>
              </w:rPr>
              <w:t xml:space="preserve">skills </w:t>
            </w:r>
            <w:r w:rsidRPr="00EC2655">
              <w:rPr>
                <w:sz w:val="24"/>
                <w:szCs w:val="24"/>
              </w:rPr>
              <w:t>such as learning about the agency, communicati</w:t>
            </w:r>
            <w:r w:rsidR="00894110">
              <w:rPr>
                <w:sz w:val="24"/>
                <w:szCs w:val="24"/>
              </w:rPr>
              <w:t>ng</w:t>
            </w:r>
            <w:r w:rsidRPr="00EC2655">
              <w:rPr>
                <w:sz w:val="24"/>
                <w:szCs w:val="24"/>
              </w:rPr>
              <w:t xml:space="preserve"> with clients, dealing with diversity, developing ethical competence, and ending the internship. Students are required to complete activities from the book that </w:t>
            </w:r>
            <w:r w:rsidR="2A6DD45F" w:rsidRPr="00EC2655">
              <w:rPr>
                <w:sz w:val="24"/>
                <w:szCs w:val="24"/>
              </w:rPr>
              <w:t>prepares</w:t>
            </w:r>
            <w:r w:rsidRPr="00EC2655">
              <w:rPr>
                <w:sz w:val="24"/>
                <w:szCs w:val="24"/>
              </w:rPr>
              <w:t xml:space="preserve"> them for the fieldwork experience. Students’ </w:t>
            </w:r>
            <w:r w:rsidR="00981FB5">
              <w:rPr>
                <w:sz w:val="24"/>
                <w:szCs w:val="24"/>
              </w:rPr>
              <w:t>first</w:t>
            </w:r>
            <w:r w:rsidR="00F57FBB">
              <w:rPr>
                <w:sz w:val="24"/>
                <w:szCs w:val="24"/>
              </w:rPr>
              <w:t xml:space="preserve"> </w:t>
            </w:r>
            <w:r w:rsidR="00894110">
              <w:rPr>
                <w:sz w:val="24"/>
                <w:szCs w:val="24"/>
              </w:rPr>
              <w:t xml:space="preserve">placement is </w:t>
            </w:r>
            <w:r w:rsidRPr="00EC2655">
              <w:rPr>
                <w:sz w:val="24"/>
                <w:szCs w:val="24"/>
              </w:rPr>
              <w:t xml:space="preserve">during the {HUS 115} Fieldwork: Counseling, Assessment and Case Management </w:t>
            </w:r>
            <w:r w:rsidR="77076FD6" w:rsidRPr="00EC2655">
              <w:rPr>
                <w:sz w:val="24"/>
                <w:szCs w:val="24"/>
              </w:rPr>
              <w:t>class</w:t>
            </w:r>
            <w:r w:rsidR="00894110">
              <w:rPr>
                <w:sz w:val="24"/>
                <w:szCs w:val="24"/>
              </w:rPr>
              <w:t xml:space="preserve">, which </w:t>
            </w:r>
            <w:r w:rsidR="003C6D14">
              <w:rPr>
                <w:sz w:val="24"/>
                <w:szCs w:val="24"/>
              </w:rPr>
              <w:t xml:space="preserve">is </w:t>
            </w:r>
            <w:r w:rsidR="003C6D14" w:rsidRPr="00EC2655">
              <w:rPr>
                <w:sz w:val="24"/>
                <w:szCs w:val="24"/>
              </w:rPr>
              <w:t>taken</w:t>
            </w:r>
            <w:r w:rsidRPr="00EC2655">
              <w:rPr>
                <w:sz w:val="24"/>
                <w:szCs w:val="24"/>
              </w:rPr>
              <w:t xml:space="preserve"> after completing </w:t>
            </w:r>
            <w:r w:rsidR="00574F93" w:rsidRPr="00EC2655">
              <w:rPr>
                <w:sz w:val="24"/>
                <w:szCs w:val="24"/>
              </w:rPr>
              <w:t>{HUS 101}</w:t>
            </w:r>
            <w:r w:rsidRPr="00EC2655">
              <w:rPr>
                <w:sz w:val="24"/>
                <w:szCs w:val="24"/>
              </w:rPr>
              <w:t xml:space="preserve"> Human Service and Addiction Counseling Ethics in Practice and {HUS 141}</w:t>
            </w:r>
            <w:r w:rsidR="39CAAB5D" w:rsidRPr="00EC2655">
              <w:rPr>
                <w:sz w:val="24"/>
                <w:szCs w:val="24"/>
              </w:rPr>
              <w:t xml:space="preserve"> Group Dynamics.</w:t>
            </w:r>
            <w:r w:rsidR="67E3E982" w:rsidRPr="00EC2655">
              <w:rPr>
                <w:sz w:val="24"/>
                <w:szCs w:val="24"/>
              </w:rPr>
              <w:t xml:space="preserve"> </w:t>
            </w:r>
          </w:p>
          <w:p w14:paraId="0BEF4F54" w14:textId="1D4DB549" w:rsidR="007D40BE" w:rsidRDefault="007D40BE" w:rsidP="0064619F">
            <w:pPr>
              <w:pStyle w:val="TableParagraph"/>
              <w:spacing w:before="21" w:line="259" w:lineRule="auto"/>
              <w:ind w:left="0" w:right="114"/>
              <w:rPr>
                <w:sz w:val="24"/>
                <w:szCs w:val="24"/>
              </w:rPr>
            </w:pPr>
          </w:p>
        </w:tc>
      </w:tr>
      <w:tr w:rsidR="007D40BE" w14:paraId="439E1101" w14:textId="77777777">
        <w:trPr>
          <w:trHeight w:val="836"/>
        </w:trPr>
        <w:tc>
          <w:tcPr>
            <w:tcW w:w="552" w:type="dxa"/>
          </w:tcPr>
          <w:p w14:paraId="2F58A9EE" w14:textId="77777777" w:rsidR="007D40BE" w:rsidRDefault="00BB2F7E">
            <w:pPr>
              <w:pStyle w:val="TableParagraph"/>
              <w:spacing w:before="38"/>
              <w:ind w:left="100"/>
              <w:rPr>
                <w:sz w:val="24"/>
              </w:rPr>
            </w:pPr>
            <w:r>
              <w:rPr>
                <w:spacing w:val="-5"/>
                <w:sz w:val="24"/>
              </w:rPr>
              <w:t>d.</w:t>
            </w:r>
          </w:p>
        </w:tc>
        <w:tc>
          <w:tcPr>
            <w:tcW w:w="9528" w:type="dxa"/>
          </w:tcPr>
          <w:p w14:paraId="3501C956" w14:textId="761BFB69" w:rsidR="007D40BE" w:rsidRDefault="00BB2F7E" w:rsidP="00C3631F">
            <w:pPr>
              <w:pStyle w:val="TableParagraph"/>
              <w:spacing w:line="261" w:lineRule="auto"/>
              <w:ind w:left="0" w:right="171"/>
              <w:rPr>
                <w:sz w:val="24"/>
                <w:szCs w:val="24"/>
              </w:rPr>
            </w:pPr>
            <w:r w:rsidRPr="4EA5DC3A">
              <w:rPr>
                <w:sz w:val="24"/>
                <w:szCs w:val="24"/>
              </w:rPr>
              <w:t>Provide</w:t>
            </w:r>
            <w:r w:rsidRPr="4EA5DC3A">
              <w:rPr>
                <w:spacing w:val="-7"/>
                <w:sz w:val="24"/>
                <w:szCs w:val="24"/>
              </w:rPr>
              <w:t xml:space="preserve"> </w:t>
            </w:r>
            <w:r w:rsidRPr="4EA5DC3A">
              <w:rPr>
                <w:sz w:val="24"/>
                <w:szCs w:val="24"/>
              </w:rPr>
              <w:t>a</w:t>
            </w:r>
            <w:r w:rsidRPr="4EA5DC3A">
              <w:rPr>
                <w:spacing w:val="-7"/>
                <w:sz w:val="24"/>
                <w:szCs w:val="24"/>
              </w:rPr>
              <w:t xml:space="preserve"> </w:t>
            </w:r>
            <w:r w:rsidRPr="4EA5DC3A">
              <w:rPr>
                <w:sz w:val="24"/>
                <w:szCs w:val="24"/>
              </w:rPr>
              <w:t>copy of</w:t>
            </w:r>
            <w:r w:rsidRPr="4EA5DC3A">
              <w:rPr>
                <w:spacing w:val="-4"/>
                <w:sz w:val="24"/>
                <w:szCs w:val="24"/>
              </w:rPr>
              <w:t xml:space="preserve"> </w:t>
            </w:r>
            <w:r w:rsidRPr="4EA5DC3A">
              <w:rPr>
                <w:sz w:val="24"/>
                <w:szCs w:val="24"/>
              </w:rPr>
              <w:t>the</w:t>
            </w:r>
            <w:r w:rsidRPr="4EA5DC3A">
              <w:rPr>
                <w:spacing w:val="-7"/>
                <w:sz w:val="24"/>
                <w:szCs w:val="24"/>
              </w:rPr>
              <w:t xml:space="preserve"> </w:t>
            </w:r>
            <w:r w:rsidRPr="4EA5DC3A">
              <w:rPr>
                <w:sz w:val="24"/>
                <w:szCs w:val="24"/>
              </w:rPr>
              <w:t>current</w:t>
            </w:r>
            <w:r w:rsidRPr="4EA5DC3A">
              <w:rPr>
                <w:spacing w:val="-3"/>
                <w:sz w:val="24"/>
                <w:szCs w:val="24"/>
              </w:rPr>
              <w:t xml:space="preserve"> </w:t>
            </w:r>
            <w:r w:rsidRPr="4EA5DC3A">
              <w:rPr>
                <w:sz w:val="24"/>
                <w:szCs w:val="24"/>
              </w:rPr>
              <w:t>manual</w:t>
            </w:r>
            <w:r w:rsidRPr="4EA5DC3A">
              <w:rPr>
                <w:spacing w:val="-16"/>
                <w:sz w:val="24"/>
                <w:szCs w:val="24"/>
              </w:rPr>
              <w:t xml:space="preserve"> </w:t>
            </w:r>
            <w:r w:rsidRPr="4EA5DC3A">
              <w:rPr>
                <w:sz w:val="24"/>
                <w:szCs w:val="24"/>
              </w:rPr>
              <w:t xml:space="preserve">and </w:t>
            </w:r>
            <w:r w:rsidRPr="0AED9042">
              <w:rPr>
                <w:sz w:val="24"/>
                <w:szCs w:val="24"/>
              </w:rPr>
              <w:t>guidelines</w:t>
            </w:r>
            <w:r w:rsidRPr="0AED9042">
              <w:rPr>
                <w:spacing w:val="-19"/>
                <w:sz w:val="24"/>
                <w:szCs w:val="24"/>
              </w:rPr>
              <w:t xml:space="preserve"> </w:t>
            </w:r>
            <w:r w:rsidRPr="0AED9042">
              <w:rPr>
                <w:sz w:val="24"/>
                <w:szCs w:val="24"/>
              </w:rPr>
              <w:t>that are given to students advising them of field placement requirements and policies.</w:t>
            </w:r>
          </w:p>
          <w:p w14:paraId="1A9BD42C" w14:textId="77777777" w:rsidR="00D75155" w:rsidRDefault="00D75155" w:rsidP="00D21AE5">
            <w:pPr>
              <w:pStyle w:val="TableParagraph"/>
              <w:spacing w:before="62" w:line="275" w:lineRule="exact"/>
              <w:ind w:left="0"/>
              <w:rPr>
                <w:b/>
                <w:bCs/>
                <w:color w:val="000000" w:themeColor="text1"/>
                <w:sz w:val="24"/>
                <w:szCs w:val="24"/>
                <w:u w:val="single"/>
              </w:rPr>
            </w:pPr>
          </w:p>
          <w:p w14:paraId="2CFB0761" w14:textId="50DBC831" w:rsidR="00D21AE5" w:rsidRDefault="00D21AE5" w:rsidP="00D21AE5">
            <w:pPr>
              <w:pStyle w:val="TableParagraph"/>
              <w:spacing w:before="62" w:line="275" w:lineRule="exact"/>
              <w:ind w:left="0"/>
              <w:rPr>
                <w:b/>
                <w:bCs/>
                <w:color w:val="000000" w:themeColor="text1"/>
                <w:sz w:val="24"/>
                <w:szCs w:val="24"/>
                <w:u w:val="single"/>
              </w:rPr>
            </w:pPr>
            <w:r w:rsidRPr="4EA5DC3A">
              <w:rPr>
                <w:b/>
                <w:bCs/>
                <w:color w:val="000000" w:themeColor="text1"/>
                <w:sz w:val="24"/>
                <w:szCs w:val="24"/>
                <w:u w:val="single"/>
              </w:rPr>
              <w:t>Response:</w:t>
            </w:r>
          </w:p>
          <w:p w14:paraId="549E9386" w14:textId="05286152" w:rsidR="007D40BE" w:rsidRPr="00C3631F" w:rsidRDefault="00620E91" w:rsidP="00C3631F">
            <w:pPr>
              <w:rPr>
                <w:sz w:val="24"/>
                <w:szCs w:val="24"/>
              </w:rPr>
            </w:pPr>
            <w:r w:rsidRPr="00C3631F">
              <w:rPr>
                <w:sz w:val="24"/>
                <w:szCs w:val="24"/>
              </w:rPr>
              <w:t xml:space="preserve">Information about field placements, including prerequisites and policies and procedures, </w:t>
            </w:r>
            <w:r w:rsidR="00894110">
              <w:rPr>
                <w:sz w:val="24"/>
                <w:szCs w:val="24"/>
              </w:rPr>
              <w:t>is</w:t>
            </w:r>
            <w:r w:rsidRPr="00C3631F">
              <w:rPr>
                <w:sz w:val="24"/>
                <w:szCs w:val="24"/>
              </w:rPr>
              <w:t xml:space="preserve"> found </w:t>
            </w:r>
            <w:r w:rsidR="0077058C">
              <w:rPr>
                <w:sz w:val="24"/>
                <w:szCs w:val="24"/>
              </w:rPr>
              <w:t xml:space="preserve">in the </w:t>
            </w:r>
            <w:r w:rsidR="0077058C" w:rsidRPr="0077058C">
              <w:rPr>
                <w:b/>
                <w:bCs/>
                <w:i/>
                <w:iCs/>
                <w:sz w:val="24"/>
                <w:szCs w:val="24"/>
              </w:rPr>
              <w:t xml:space="preserve">HUS </w:t>
            </w:r>
            <w:r w:rsidRPr="0077058C">
              <w:rPr>
                <w:b/>
                <w:bCs/>
                <w:i/>
                <w:iCs/>
                <w:sz w:val="24"/>
                <w:szCs w:val="24"/>
              </w:rPr>
              <w:t>Progra</w:t>
            </w:r>
            <w:r w:rsidR="0077058C" w:rsidRPr="0077058C">
              <w:rPr>
                <w:b/>
                <w:bCs/>
                <w:i/>
                <w:iCs/>
                <w:sz w:val="24"/>
                <w:szCs w:val="24"/>
              </w:rPr>
              <w:t>m Manual</w:t>
            </w:r>
            <w:r w:rsidR="0077058C">
              <w:rPr>
                <w:b/>
                <w:bCs/>
                <w:i/>
                <w:iCs/>
                <w:sz w:val="24"/>
                <w:szCs w:val="24"/>
              </w:rPr>
              <w:t xml:space="preserve"> 2025</w:t>
            </w:r>
            <w:r w:rsidRPr="00C3631F">
              <w:rPr>
                <w:sz w:val="24"/>
                <w:szCs w:val="24"/>
              </w:rPr>
              <w:t>.</w:t>
            </w:r>
            <w:r w:rsidR="0077058C">
              <w:rPr>
                <w:sz w:val="24"/>
                <w:szCs w:val="24"/>
              </w:rPr>
              <w:t xml:space="preserve"> </w:t>
            </w:r>
            <w:r w:rsidR="007C51B8" w:rsidRPr="00C3631F">
              <w:rPr>
                <w:sz w:val="24"/>
                <w:szCs w:val="24"/>
              </w:rPr>
              <w:t>S</w:t>
            </w:r>
            <w:r w:rsidR="294FCFF6" w:rsidRPr="00C3631F">
              <w:rPr>
                <w:sz w:val="24"/>
                <w:szCs w:val="24"/>
              </w:rPr>
              <w:t xml:space="preserve">tudents in </w:t>
            </w:r>
            <w:r w:rsidR="00574F93" w:rsidRPr="00C3631F">
              <w:rPr>
                <w:sz w:val="24"/>
                <w:szCs w:val="24"/>
              </w:rPr>
              <w:t>{HUS 101}</w:t>
            </w:r>
            <w:r w:rsidR="294FCFF6" w:rsidRPr="00C3631F">
              <w:rPr>
                <w:sz w:val="24"/>
                <w:szCs w:val="24"/>
              </w:rPr>
              <w:t xml:space="preserve"> Human Service and Addiction Counseling Ethics in Practice </w:t>
            </w:r>
            <w:r w:rsidR="00D45938" w:rsidRPr="00C3631F">
              <w:rPr>
                <w:sz w:val="24"/>
                <w:szCs w:val="24"/>
              </w:rPr>
              <w:t xml:space="preserve">are provided with </w:t>
            </w:r>
            <w:r w:rsidR="00583F17" w:rsidRPr="00C3631F">
              <w:rPr>
                <w:sz w:val="24"/>
                <w:szCs w:val="24"/>
              </w:rPr>
              <w:t>a</w:t>
            </w:r>
            <w:r w:rsidR="0000576B">
              <w:rPr>
                <w:sz w:val="24"/>
                <w:szCs w:val="24"/>
              </w:rPr>
              <w:t xml:space="preserve"> </w:t>
            </w:r>
            <w:r w:rsidR="0000576B" w:rsidRPr="00D53C80">
              <w:rPr>
                <w:b/>
                <w:bCs/>
                <w:i/>
                <w:iCs/>
                <w:sz w:val="24"/>
                <w:szCs w:val="24"/>
              </w:rPr>
              <w:t>Fieldwork Information</w:t>
            </w:r>
            <w:r w:rsidR="00583F17" w:rsidRPr="00C3631F">
              <w:rPr>
                <w:sz w:val="24"/>
                <w:szCs w:val="24"/>
              </w:rPr>
              <w:t xml:space="preserve"> </w:t>
            </w:r>
            <w:r w:rsidR="005C6860" w:rsidRPr="00D53C80">
              <w:rPr>
                <w:b/>
                <w:bCs/>
                <w:i/>
                <w:iCs/>
                <w:sz w:val="24"/>
                <w:szCs w:val="24"/>
              </w:rPr>
              <w:t>P</w:t>
            </w:r>
            <w:r w:rsidR="00583F17" w:rsidRPr="00D53C80">
              <w:rPr>
                <w:b/>
                <w:bCs/>
                <w:i/>
                <w:iCs/>
                <w:sz w:val="24"/>
                <w:szCs w:val="24"/>
              </w:rPr>
              <w:t>ower</w:t>
            </w:r>
            <w:r w:rsidR="005C6860" w:rsidRPr="00D53C80">
              <w:rPr>
                <w:b/>
                <w:bCs/>
                <w:i/>
                <w:iCs/>
                <w:sz w:val="24"/>
                <w:szCs w:val="24"/>
              </w:rPr>
              <w:t>P</w:t>
            </w:r>
            <w:r w:rsidR="00583F17" w:rsidRPr="00D53C80">
              <w:rPr>
                <w:b/>
                <w:bCs/>
                <w:i/>
                <w:iCs/>
                <w:sz w:val="24"/>
                <w:szCs w:val="24"/>
              </w:rPr>
              <w:t>oint</w:t>
            </w:r>
            <w:r w:rsidR="00583F17" w:rsidRPr="00C3631F">
              <w:rPr>
                <w:sz w:val="24"/>
                <w:szCs w:val="24"/>
              </w:rPr>
              <w:t xml:space="preserve"> that references the program manual </w:t>
            </w:r>
            <w:r w:rsidR="00D45938" w:rsidRPr="00C3631F">
              <w:rPr>
                <w:sz w:val="24"/>
                <w:szCs w:val="24"/>
              </w:rPr>
              <w:t xml:space="preserve">and are </w:t>
            </w:r>
            <w:r w:rsidR="00583F17" w:rsidRPr="00C3631F">
              <w:rPr>
                <w:sz w:val="24"/>
                <w:szCs w:val="24"/>
              </w:rPr>
              <w:t xml:space="preserve">quizzed on the material. </w:t>
            </w:r>
            <w:r w:rsidR="00135484" w:rsidRPr="00C3631F">
              <w:rPr>
                <w:sz w:val="24"/>
                <w:szCs w:val="24"/>
              </w:rPr>
              <w:t>The information from the Program Manual</w:t>
            </w:r>
            <w:r w:rsidR="294FCFF6" w:rsidRPr="00C3631F">
              <w:rPr>
                <w:sz w:val="24"/>
                <w:szCs w:val="24"/>
              </w:rPr>
              <w:t xml:space="preserve"> is also reviewed during a mandatory fieldwork orientation for students registered for </w:t>
            </w:r>
            <w:r w:rsidR="294FCFF6" w:rsidRPr="0077058C">
              <w:rPr>
                <w:sz w:val="24"/>
                <w:szCs w:val="24"/>
              </w:rPr>
              <w:t xml:space="preserve">{HUS </w:t>
            </w:r>
            <w:r w:rsidR="0026287A" w:rsidRPr="0077058C">
              <w:rPr>
                <w:sz w:val="24"/>
                <w:szCs w:val="24"/>
              </w:rPr>
              <w:t>115}</w:t>
            </w:r>
            <w:r w:rsidR="0026287A">
              <w:rPr>
                <w:sz w:val="24"/>
                <w:szCs w:val="24"/>
              </w:rPr>
              <w:t xml:space="preserve"> Fieldwork</w:t>
            </w:r>
            <w:r w:rsidR="0077058C">
              <w:rPr>
                <w:sz w:val="24"/>
                <w:szCs w:val="24"/>
              </w:rPr>
              <w:t>: Counseling, Assessment and Case Management</w:t>
            </w:r>
            <w:r w:rsidR="294FCFF6" w:rsidRPr="00C3631F">
              <w:rPr>
                <w:sz w:val="24"/>
                <w:szCs w:val="24"/>
              </w:rPr>
              <w:t xml:space="preserve"> and again during the first week of the </w:t>
            </w:r>
            <w:r w:rsidR="294FCFF6" w:rsidRPr="0077058C">
              <w:rPr>
                <w:sz w:val="24"/>
                <w:szCs w:val="24"/>
              </w:rPr>
              <w:t>{HUS 115}</w:t>
            </w:r>
            <w:r w:rsidR="294FCFF6" w:rsidRPr="00C3631F">
              <w:rPr>
                <w:sz w:val="24"/>
                <w:szCs w:val="24"/>
              </w:rPr>
              <w:t xml:space="preserve"> class. </w:t>
            </w:r>
            <w:r w:rsidR="00135484" w:rsidRPr="00C3631F">
              <w:rPr>
                <w:sz w:val="24"/>
                <w:szCs w:val="24"/>
              </w:rPr>
              <w:t>The</w:t>
            </w:r>
            <w:r w:rsidR="294FCFF6" w:rsidRPr="00C3631F">
              <w:rPr>
                <w:sz w:val="24"/>
                <w:szCs w:val="24"/>
              </w:rPr>
              <w:t xml:space="preserve"> program manual includes all necessary information pertaining to the field placement requirements </w:t>
            </w:r>
            <w:r w:rsidR="4CBD94C5" w:rsidRPr="56EF9546">
              <w:rPr>
                <w:sz w:val="24"/>
                <w:szCs w:val="24"/>
              </w:rPr>
              <w:t>Th</w:t>
            </w:r>
            <w:r w:rsidR="0035D754" w:rsidRPr="56EF9546">
              <w:rPr>
                <w:sz w:val="24"/>
                <w:szCs w:val="24"/>
              </w:rPr>
              <w:t>e</w:t>
            </w:r>
            <w:r w:rsidR="4CBD94C5" w:rsidRPr="56EF9546">
              <w:rPr>
                <w:sz w:val="24"/>
                <w:szCs w:val="24"/>
              </w:rPr>
              <w:t xml:space="preserve"> manual is</w:t>
            </w:r>
            <w:r w:rsidR="2D8E417A" w:rsidRPr="56EF9546">
              <w:rPr>
                <w:sz w:val="24"/>
                <w:szCs w:val="24"/>
              </w:rPr>
              <w:t xml:space="preserve"> reviewed annually and</w:t>
            </w:r>
            <w:r w:rsidR="294FCFF6" w:rsidRPr="00C3631F">
              <w:rPr>
                <w:sz w:val="24"/>
                <w:szCs w:val="24"/>
              </w:rPr>
              <w:t xml:space="preserve"> revised </w:t>
            </w:r>
            <w:r w:rsidR="007E520B" w:rsidRPr="00C3631F">
              <w:rPr>
                <w:sz w:val="24"/>
                <w:szCs w:val="24"/>
              </w:rPr>
              <w:t>as needed</w:t>
            </w:r>
            <w:r w:rsidR="294FCFF6" w:rsidRPr="00C3631F">
              <w:rPr>
                <w:sz w:val="24"/>
                <w:szCs w:val="24"/>
              </w:rPr>
              <w:t xml:space="preserve">. </w:t>
            </w:r>
          </w:p>
          <w:p w14:paraId="5E228D20" w14:textId="46FA6982" w:rsidR="007D40BE" w:rsidRDefault="007D40BE">
            <w:pPr>
              <w:pStyle w:val="TableParagraph"/>
              <w:spacing w:line="261" w:lineRule="auto"/>
              <w:ind w:right="171"/>
              <w:rPr>
                <w:sz w:val="24"/>
                <w:szCs w:val="24"/>
              </w:rPr>
            </w:pPr>
          </w:p>
        </w:tc>
      </w:tr>
      <w:tr w:rsidR="007D40BE" w14:paraId="2A8B1593" w14:textId="77777777">
        <w:trPr>
          <w:trHeight w:val="1448"/>
        </w:trPr>
        <w:tc>
          <w:tcPr>
            <w:tcW w:w="552" w:type="dxa"/>
          </w:tcPr>
          <w:p w14:paraId="3A5EAC9F" w14:textId="77777777" w:rsidR="007D40BE" w:rsidRDefault="00BB2F7E">
            <w:pPr>
              <w:pStyle w:val="TableParagraph"/>
              <w:ind w:left="100"/>
              <w:rPr>
                <w:sz w:val="24"/>
              </w:rPr>
            </w:pPr>
            <w:r>
              <w:rPr>
                <w:spacing w:val="-5"/>
                <w:sz w:val="24"/>
              </w:rPr>
              <w:t>e.</w:t>
            </w:r>
          </w:p>
        </w:tc>
        <w:tc>
          <w:tcPr>
            <w:tcW w:w="9528" w:type="dxa"/>
          </w:tcPr>
          <w:p w14:paraId="277D3C8C" w14:textId="39A2CAEC" w:rsidR="007D40BE" w:rsidRDefault="00BB2F7E" w:rsidP="00C3631F">
            <w:pPr>
              <w:pStyle w:val="TableParagraph"/>
              <w:spacing w:before="62" w:line="256" w:lineRule="auto"/>
              <w:ind w:left="0" w:right="171"/>
              <w:rPr>
                <w:sz w:val="24"/>
                <w:szCs w:val="24"/>
              </w:rPr>
            </w:pPr>
            <w:r w:rsidRPr="4EA5DC3A">
              <w:rPr>
                <w:sz w:val="24"/>
                <w:szCs w:val="24"/>
              </w:rPr>
              <w:t>Provide documentation of written learning agreements with field agencies that specify the student's</w:t>
            </w:r>
            <w:r w:rsidRPr="4EA5DC3A">
              <w:rPr>
                <w:spacing w:val="-12"/>
                <w:sz w:val="24"/>
                <w:szCs w:val="24"/>
              </w:rPr>
              <w:t xml:space="preserve"> </w:t>
            </w:r>
            <w:r w:rsidRPr="4EA5DC3A">
              <w:rPr>
                <w:sz w:val="24"/>
                <w:szCs w:val="24"/>
              </w:rPr>
              <w:t>role, activities, anticipated learning outcomes, supervision, and field instruction. The agreement must be signed by the appropriate agency representative or fieldwork supervisor, seminar instructor, and student.</w:t>
            </w:r>
          </w:p>
          <w:p w14:paraId="4B1B94EA" w14:textId="77777777" w:rsidR="00D21AE5" w:rsidRDefault="00D21AE5" w:rsidP="00D21AE5">
            <w:pPr>
              <w:pStyle w:val="TableParagraph"/>
              <w:spacing w:before="62" w:line="275" w:lineRule="exact"/>
              <w:ind w:left="0"/>
              <w:rPr>
                <w:b/>
                <w:bCs/>
                <w:color w:val="000000" w:themeColor="text1"/>
                <w:sz w:val="24"/>
                <w:szCs w:val="24"/>
                <w:u w:val="single"/>
              </w:rPr>
            </w:pPr>
          </w:p>
          <w:p w14:paraId="37CB33F3" w14:textId="75AEB9D2" w:rsidR="00D21AE5" w:rsidRDefault="00D21AE5" w:rsidP="00D21AE5">
            <w:pPr>
              <w:pStyle w:val="TableParagraph"/>
              <w:spacing w:before="62" w:line="275" w:lineRule="exact"/>
              <w:ind w:left="0"/>
              <w:rPr>
                <w:b/>
                <w:bCs/>
                <w:color w:val="000000" w:themeColor="text1"/>
                <w:sz w:val="24"/>
                <w:szCs w:val="24"/>
                <w:u w:val="single"/>
              </w:rPr>
            </w:pPr>
            <w:r w:rsidRPr="4EA5DC3A">
              <w:rPr>
                <w:b/>
                <w:bCs/>
                <w:color w:val="000000" w:themeColor="text1"/>
                <w:sz w:val="24"/>
                <w:szCs w:val="24"/>
                <w:u w:val="single"/>
              </w:rPr>
              <w:t>Response:</w:t>
            </w:r>
          </w:p>
          <w:p w14:paraId="1E397898" w14:textId="544411DB" w:rsidR="007D40BE" w:rsidRPr="0026287A" w:rsidRDefault="007D40BE" w:rsidP="0026287A">
            <w:pPr>
              <w:rPr>
                <w:sz w:val="24"/>
                <w:szCs w:val="24"/>
              </w:rPr>
            </w:pPr>
          </w:p>
          <w:p w14:paraId="55D9FEA6" w14:textId="29199D89" w:rsidR="007D40BE" w:rsidRDefault="1498F3B8" w:rsidP="0026287A">
            <w:pPr>
              <w:rPr>
                <w:sz w:val="24"/>
                <w:szCs w:val="24"/>
              </w:rPr>
            </w:pPr>
            <w:r w:rsidRPr="0026287A">
              <w:rPr>
                <w:sz w:val="24"/>
                <w:szCs w:val="24"/>
              </w:rPr>
              <w:t xml:space="preserve">At the beginning of every semester, students enrolled in {HUS 115, 217 and 275} take the </w:t>
            </w:r>
            <w:r w:rsidRPr="009D6098">
              <w:rPr>
                <w:b/>
                <w:bCs/>
                <w:i/>
                <w:iCs/>
                <w:sz w:val="24"/>
                <w:szCs w:val="24"/>
              </w:rPr>
              <w:t>Field Placement Agency Agreement</w:t>
            </w:r>
            <w:r w:rsidRPr="0026287A">
              <w:rPr>
                <w:sz w:val="24"/>
                <w:szCs w:val="24"/>
              </w:rPr>
              <w:t xml:space="preserve"> to their field placements for the agency supervisor to sign</w:t>
            </w:r>
            <w:r w:rsidR="00822B6C" w:rsidRPr="0026287A">
              <w:rPr>
                <w:sz w:val="24"/>
                <w:szCs w:val="24"/>
              </w:rPr>
              <w:t>. In addition,</w:t>
            </w:r>
            <w:r w:rsidRPr="0026287A">
              <w:rPr>
                <w:sz w:val="24"/>
                <w:szCs w:val="24"/>
              </w:rPr>
              <w:t xml:space="preserve"> the student</w:t>
            </w:r>
            <w:r w:rsidR="00822B6C" w:rsidRPr="0026287A">
              <w:rPr>
                <w:sz w:val="24"/>
                <w:szCs w:val="24"/>
              </w:rPr>
              <w:t>,</w:t>
            </w:r>
            <w:r w:rsidRPr="0026287A">
              <w:rPr>
                <w:sz w:val="24"/>
                <w:szCs w:val="24"/>
              </w:rPr>
              <w:t xml:space="preserve"> the </w:t>
            </w:r>
            <w:r w:rsidR="00250AB0" w:rsidRPr="0026287A">
              <w:rPr>
                <w:sz w:val="24"/>
                <w:szCs w:val="24"/>
              </w:rPr>
              <w:t>fieldwork instructor,</w:t>
            </w:r>
            <w:r w:rsidRPr="0026287A">
              <w:rPr>
                <w:sz w:val="24"/>
                <w:szCs w:val="24"/>
              </w:rPr>
              <w:t xml:space="preserve"> and </w:t>
            </w:r>
            <w:r w:rsidR="00250AB0" w:rsidRPr="0026287A">
              <w:rPr>
                <w:sz w:val="24"/>
                <w:szCs w:val="24"/>
              </w:rPr>
              <w:t xml:space="preserve">the </w:t>
            </w:r>
            <w:r w:rsidR="009D6098">
              <w:rPr>
                <w:sz w:val="24"/>
                <w:szCs w:val="24"/>
              </w:rPr>
              <w:t>F</w:t>
            </w:r>
            <w:r w:rsidR="00250AB0" w:rsidRPr="0026287A">
              <w:rPr>
                <w:sz w:val="24"/>
                <w:szCs w:val="24"/>
              </w:rPr>
              <w:t xml:space="preserve">ieldwork </w:t>
            </w:r>
            <w:r w:rsidR="009D6098">
              <w:rPr>
                <w:sz w:val="24"/>
                <w:szCs w:val="24"/>
              </w:rPr>
              <w:t>C</w:t>
            </w:r>
            <w:r w:rsidR="00250AB0" w:rsidRPr="0026287A">
              <w:rPr>
                <w:sz w:val="24"/>
                <w:szCs w:val="24"/>
              </w:rPr>
              <w:t>oordinator sign</w:t>
            </w:r>
            <w:r w:rsidRPr="0026287A">
              <w:rPr>
                <w:sz w:val="24"/>
                <w:szCs w:val="24"/>
              </w:rPr>
              <w:t xml:space="preserve"> the </w:t>
            </w:r>
            <w:r w:rsidR="00250AB0" w:rsidRPr="0026287A">
              <w:rPr>
                <w:sz w:val="24"/>
                <w:szCs w:val="24"/>
              </w:rPr>
              <w:t>document</w:t>
            </w:r>
            <w:r w:rsidR="17DB826A" w:rsidRPr="0026287A">
              <w:rPr>
                <w:sz w:val="24"/>
                <w:szCs w:val="24"/>
              </w:rPr>
              <w:t>.</w:t>
            </w:r>
            <w:r w:rsidR="074284CF" w:rsidRPr="0026287A">
              <w:rPr>
                <w:sz w:val="24"/>
                <w:szCs w:val="24"/>
              </w:rPr>
              <w:t xml:space="preserve"> This agreement is </w:t>
            </w:r>
            <w:r w:rsidR="6D7AB500" w:rsidRPr="0026287A">
              <w:rPr>
                <w:sz w:val="24"/>
                <w:szCs w:val="24"/>
              </w:rPr>
              <w:t>uploa</w:t>
            </w:r>
            <w:r w:rsidR="074284CF" w:rsidRPr="0026287A">
              <w:rPr>
                <w:sz w:val="24"/>
                <w:szCs w:val="24"/>
              </w:rPr>
              <w:t xml:space="preserve">ded </w:t>
            </w:r>
            <w:proofErr w:type="gramStart"/>
            <w:r w:rsidR="074284CF" w:rsidRPr="0026287A">
              <w:rPr>
                <w:sz w:val="24"/>
                <w:szCs w:val="24"/>
              </w:rPr>
              <w:t>in</w:t>
            </w:r>
            <w:proofErr w:type="gramEnd"/>
            <w:r w:rsidR="074284CF" w:rsidRPr="0026287A">
              <w:rPr>
                <w:sz w:val="24"/>
                <w:szCs w:val="24"/>
              </w:rPr>
              <w:t xml:space="preserve"> the student’s fieldwork documentation </w:t>
            </w:r>
            <w:r w:rsidR="00D53C80">
              <w:rPr>
                <w:sz w:val="24"/>
                <w:szCs w:val="24"/>
              </w:rPr>
              <w:t>S</w:t>
            </w:r>
            <w:r w:rsidR="074284CF" w:rsidRPr="0026287A">
              <w:rPr>
                <w:sz w:val="24"/>
                <w:szCs w:val="24"/>
              </w:rPr>
              <w:t>hare</w:t>
            </w:r>
            <w:r w:rsidR="00D53C80">
              <w:rPr>
                <w:sz w:val="24"/>
                <w:szCs w:val="24"/>
              </w:rPr>
              <w:t>P</w:t>
            </w:r>
            <w:r w:rsidR="074284CF" w:rsidRPr="0026287A">
              <w:rPr>
                <w:sz w:val="24"/>
                <w:szCs w:val="24"/>
              </w:rPr>
              <w:t>oint folder</w:t>
            </w:r>
            <w:r w:rsidR="5E60EA01" w:rsidRPr="0026287A">
              <w:rPr>
                <w:sz w:val="24"/>
                <w:szCs w:val="24"/>
              </w:rPr>
              <w:t xml:space="preserve"> by the student</w:t>
            </w:r>
            <w:r w:rsidR="074284CF" w:rsidRPr="0026287A">
              <w:rPr>
                <w:sz w:val="24"/>
                <w:szCs w:val="24"/>
              </w:rPr>
              <w:t xml:space="preserve">. </w:t>
            </w:r>
          </w:p>
          <w:p w14:paraId="5831F9BB" w14:textId="77777777" w:rsidR="0026287A" w:rsidRPr="0026287A" w:rsidRDefault="0026287A" w:rsidP="0026287A">
            <w:pPr>
              <w:rPr>
                <w:sz w:val="24"/>
                <w:szCs w:val="24"/>
              </w:rPr>
            </w:pPr>
          </w:p>
          <w:p w14:paraId="3C3BE6CD" w14:textId="2D83FFFF" w:rsidR="000C063E" w:rsidRPr="000C063E" w:rsidRDefault="1498F3B8" w:rsidP="000C063E">
            <w:pPr>
              <w:rPr>
                <w:sz w:val="24"/>
                <w:szCs w:val="24"/>
              </w:rPr>
            </w:pPr>
            <w:r w:rsidRPr="0026287A">
              <w:rPr>
                <w:sz w:val="24"/>
                <w:szCs w:val="24"/>
              </w:rPr>
              <w:t xml:space="preserve">In addition, the students enrolled in </w:t>
            </w:r>
            <w:r w:rsidRPr="00831625">
              <w:rPr>
                <w:sz w:val="24"/>
                <w:szCs w:val="24"/>
              </w:rPr>
              <w:t>{HUS 115, 217, and 275}</w:t>
            </w:r>
            <w:r w:rsidRPr="0026287A">
              <w:rPr>
                <w:sz w:val="24"/>
                <w:szCs w:val="24"/>
              </w:rPr>
              <w:t xml:space="preserve"> complete the </w:t>
            </w:r>
            <w:r w:rsidRPr="00831625">
              <w:rPr>
                <w:b/>
                <w:bCs/>
                <w:i/>
                <w:iCs/>
                <w:sz w:val="24"/>
                <w:szCs w:val="24"/>
              </w:rPr>
              <w:t xml:space="preserve">Learning Objectives </w:t>
            </w:r>
            <w:r w:rsidRPr="00831625">
              <w:rPr>
                <w:b/>
                <w:bCs/>
                <w:i/>
                <w:iCs/>
                <w:sz w:val="24"/>
                <w:szCs w:val="24"/>
              </w:rPr>
              <w:lastRenderedPageBreak/>
              <w:t>Contract</w:t>
            </w:r>
            <w:r w:rsidRPr="0026287A">
              <w:rPr>
                <w:sz w:val="24"/>
                <w:szCs w:val="24"/>
              </w:rPr>
              <w:t xml:space="preserve"> that outlines the goals with the associated activities they will complete while at their field placements. This document is signed by the student</w:t>
            </w:r>
            <w:r w:rsidR="009D6098">
              <w:rPr>
                <w:sz w:val="24"/>
                <w:szCs w:val="24"/>
              </w:rPr>
              <w:t>s</w:t>
            </w:r>
            <w:r w:rsidRPr="0026287A">
              <w:rPr>
                <w:sz w:val="24"/>
                <w:szCs w:val="24"/>
              </w:rPr>
              <w:t xml:space="preserve"> and the fieldwork supervisor as it specifies the </w:t>
            </w:r>
            <w:r w:rsidR="004A1D2A" w:rsidRPr="0026287A">
              <w:rPr>
                <w:sz w:val="24"/>
                <w:szCs w:val="24"/>
              </w:rPr>
              <w:t>students’</w:t>
            </w:r>
            <w:r w:rsidRPr="0026287A">
              <w:rPr>
                <w:sz w:val="24"/>
                <w:szCs w:val="24"/>
              </w:rPr>
              <w:t xml:space="preserve"> activities and anticipated learning </w:t>
            </w:r>
            <w:r w:rsidR="250A7A9D" w:rsidRPr="0026287A">
              <w:rPr>
                <w:sz w:val="24"/>
                <w:szCs w:val="24"/>
              </w:rPr>
              <w:t>goals and objectives</w:t>
            </w:r>
            <w:r w:rsidRPr="0026287A">
              <w:rPr>
                <w:sz w:val="24"/>
                <w:szCs w:val="24"/>
              </w:rPr>
              <w:t xml:space="preserve"> they will have throughout the </w:t>
            </w:r>
            <w:r w:rsidR="0B70EAAC" w:rsidRPr="0026287A">
              <w:rPr>
                <w:sz w:val="24"/>
                <w:szCs w:val="24"/>
              </w:rPr>
              <w:t xml:space="preserve">semester, and it is uploaded into the students’ </w:t>
            </w:r>
            <w:r w:rsidR="339E88F7" w:rsidRPr="56EF9546">
              <w:rPr>
                <w:sz w:val="24"/>
                <w:szCs w:val="24"/>
              </w:rPr>
              <w:t>S</w:t>
            </w:r>
            <w:r w:rsidR="6682F8AF" w:rsidRPr="56EF9546">
              <w:rPr>
                <w:sz w:val="24"/>
                <w:szCs w:val="24"/>
              </w:rPr>
              <w:t>hare</w:t>
            </w:r>
            <w:r w:rsidR="0CF158EC" w:rsidRPr="56EF9546">
              <w:rPr>
                <w:sz w:val="24"/>
                <w:szCs w:val="24"/>
              </w:rPr>
              <w:t>P</w:t>
            </w:r>
            <w:r w:rsidR="6682F8AF" w:rsidRPr="56EF9546">
              <w:rPr>
                <w:sz w:val="24"/>
                <w:szCs w:val="24"/>
              </w:rPr>
              <w:t>oint</w:t>
            </w:r>
            <w:r w:rsidR="0B70EAAC" w:rsidRPr="0026287A">
              <w:rPr>
                <w:sz w:val="24"/>
                <w:szCs w:val="24"/>
              </w:rPr>
              <w:t xml:space="preserve"> folder</w:t>
            </w:r>
            <w:r w:rsidRPr="0026287A">
              <w:rPr>
                <w:sz w:val="24"/>
                <w:szCs w:val="24"/>
              </w:rPr>
              <w:t>.</w:t>
            </w:r>
            <w:r w:rsidR="000C063E">
              <w:rPr>
                <w:sz w:val="24"/>
                <w:szCs w:val="24"/>
              </w:rPr>
              <w:t xml:space="preserve"> </w:t>
            </w:r>
            <w:r w:rsidR="000C063E" w:rsidRPr="000C063E">
              <w:rPr>
                <w:sz w:val="24"/>
                <w:szCs w:val="24"/>
              </w:rPr>
              <w:t>The student is responsible for uploading the signed agreement</w:t>
            </w:r>
            <w:r w:rsidR="000C063E">
              <w:rPr>
                <w:sz w:val="24"/>
                <w:szCs w:val="24"/>
              </w:rPr>
              <w:t>s</w:t>
            </w:r>
            <w:r w:rsidR="000C063E" w:rsidRPr="000C063E">
              <w:rPr>
                <w:sz w:val="24"/>
                <w:szCs w:val="24"/>
              </w:rPr>
              <w:t xml:space="preserve"> into the SharePoint folder, owned and managed</w:t>
            </w:r>
            <w:r w:rsidR="000C063E">
              <w:rPr>
                <w:sz w:val="24"/>
                <w:szCs w:val="24"/>
              </w:rPr>
              <w:t xml:space="preserve"> by</w:t>
            </w:r>
            <w:r w:rsidR="000C063E" w:rsidRPr="000C063E">
              <w:rPr>
                <w:sz w:val="24"/>
                <w:szCs w:val="24"/>
              </w:rPr>
              <w:t xml:space="preserve"> </w:t>
            </w:r>
            <w:r w:rsidR="000C063E">
              <w:rPr>
                <w:sz w:val="24"/>
                <w:szCs w:val="24"/>
              </w:rPr>
              <w:t>the Academic Chair and the Fieldwork Coordinator</w:t>
            </w:r>
            <w:r w:rsidR="000C063E" w:rsidRPr="000C063E">
              <w:rPr>
                <w:sz w:val="24"/>
                <w:szCs w:val="24"/>
              </w:rPr>
              <w:t>. The folders are stored by semester and academic year in</w:t>
            </w:r>
            <w:r w:rsidR="000C063E">
              <w:rPr>
                <w:sz w:val="24"/>
                <w:szCs w:val="24"/>
              </w:rPr>
              <w:t xml:space="preserve"> Teams</w:t>
            </w:r>
            <w:r w:rsidR="000C063E" w:rsidRPr="000C063E">
              <w:rPr>
                <w:sz w:val="24"/>
                <w:szCs w:val="24"/>
              </w:rPr>
              <w:t xml:space="preserve"> SharePoint. The student has a link to their individual folder and if they happen to lose that link, they may request it again. </w:t>
            </w:r>
          </w:p>
          <w:p w14:paraId="11A971BD" w14:textId="611222A2" w:rsidR="007D40BE" w:rsidRPr="0026287A" w:rsidRDefault="007D40BE" w:rsidP="009D6098">
            <w:pPr>
              <w:rPr>
                <w:sz w:val="24"/>
                <w:szCs w:val="24"/>
              </w:rPr>
            </w:pPr>
          </w:p>
          <w:p w14:paraId="4C18DE45" w14:textId="54EF0E9E" w:rsidR="007D40BE" w:rsidRDefault="007D40BE" w:rsidP="004A1D2A">
            <w:pPr>
              <w:rPr>
                <w:sz w:val="24"/>
                <w:szCs w:val="24"/>
              </w:rPr>
            </w:pPr>
          </w:p>
        </w:tc>
      </w:tr>
      <w:tr w:rsidR="007D40BE" w14:paraId="2C4DD208" w14:textId="77777777">
        <w:trPr>
          <w:trHeight w:val="848"/>
        </w:trPr>
        <w:tc>
          <w:tcPr>
            <w:tcW w:w="552" w:type="dxa"/>
          </w:tcPr>
          <w:p w14:paraId="0C03020B" w14:textId="77777777" w:rsidR="007D40BE" w:rsidRDefault="00BB2F7E">
            <w:pPr>
              <w:pStyle w:val="TableParagraph"/>
              <w:ind w:left="100"/>
              <w:rPr>
                <w:sz w:val="24"/>
              </w:rPr>
            </w:pPr>
            <w:r>
              <w:rPr>
                <w:spacing w:val="-5"/>
                <w:sz w:val="24"/>
              </w:rPr>
              <w:lastRenderedPageBreak/>
              <w:t>f.</w:t>
            </w:r>
          </w:p>
        </w:tc>
        <w:tc>
          <w:tcPr>
            <w:tcW w:w="9528" w:type="dxa"/>
          </w:tcPr>
          <w:p w14:paraId="6AAF5042" w14:textId="430E66A1" w:rsidR="007D40BE" w:rsidRDefault="00BB2F7E" w:rsidP="00D21AE5">
            <w:pPr>
              <w:pStyle w:val="TableParagraph"/>
              <w:spacing w:line="261" w:lineRule="auto"/>
              <w:ind w:left="0" w:right="171"/>
              <w:rPr>
                <w:sz w:val="24"/>
                <w:szCs w:val="24"/>
              </w:rPr>
            </w:pPr>
            <w:r w:rsidRPr="4EA5DC3A">
              <w:rPr>
                <w:sz w:val="24"/>
                <w:szCs w:val="24"/>
              </w:rPr>
              <w:t xml:space="preserve">Provide </w:t>
            </w:r>
            <w:proofErr w:type="gramStart"/>
            <w:r w:rsidRPr="4EA5DC3A">
              <w:rPr>
                <w:sz w:val="24"/>
                <w:szCs w:val="24"/>
              </w:rPr>
              <w:t>syllabi</w:t>
            </w:r>
            <w:proofErr w:type="gramEnd"/>
            <w:r w:rsidRPr="4EA5DC3A">
              <w:rPr>
                <w:sz w:val="24"/>
                <w:szCs w:val="24"/>
              </w:rPr>
              <w:t xml:space="preserve"> for required seminars. Seminars must meet no less than every two weeks. Seminar hours must not be included in field experience hours.</w:t>
            </w:r>
          </w:p>
          <w:p w14:paraId="760F8AED" w14:textId="77777777" w:rsidR="00D21AE5" w:rsidRDefault="00D21AE5" w:rsidP="00D21AE5">
            <w:pPr>
              <w:pStyle w:val="TableParagraph"/>
              <w:spacing w:before="62" w:line="275" w:lineRule="exact"/>
              <w:ind w:left="0"/>
              <w:rPr>
                <w:b/>
                <w:bCs/>
                <w:color w:val="000000" w:themeColor="text1"/>
                <w:sz w:val="24"/>
                <w:szCs w:val="24"/>
                <w:u w:val="single"/>
              </w:rPr>
            </w:pPr>
          </w:p>
          <w:p w14:paraId="089BB699" w14:textId="5F2A5519" w:rsidR="00D21AE5" w:rsidRDefault="00D21AE5" w:rsidP="00D21AE5">
            <w:pPr>
              <w:pStyle w:val="TableParagraph"/>
              <w:spacing w:before="62" w:line="275" w:lineRule="exact"/>
              <w:ind w:left="0"/>
              <w:rPr>
                <w:b/>
                <w:bCs/>
                <w:color w:val="000000" w:themeColor="text1"/>
                <w:sz w:val="24"/>
                <w:szCs w:val="24"/>
                <w:u w:val="single"/>
              </w:rPr>
            </w:pPr>
            <w:r w:rsidRPr="4EA5DC3A">
              <w:rPr>
                <w:b/>
                <w:bCs/>
                <w:color w:val="000000" w:themeColor="text1"/>
                <w:sz w:val="24"/>
                <w:szCs w:val="24"/>
                <w:u w:val="single"/>
              </w:rPr>
              <w:t>Response:</w:t>
            </w:r>
          </w:p>
          <w:p w14:paraId="39F032CE" w14:textId="62AA511E" w:rsidR="007D40BE" w:rsidRPr="003B38B0" w:rsidRDefault="690BA11A" w:rsidP="003B38B0">
            <w:pPr>
              <w:rPr>
                <w:sz w:val="24"/>
                <w:szCs w:val="24"/>
              </w:rPr>
            </w:pPr>
            <w:r w:rsidRPr="003B38B0">
              <w:rPr>
                <w:sz w:val="24"/>
                <w:szCs w:val="24"/>
              </w:rPr>
              <w:t xml:space="preserve">Students meet weekly in class for 90 minutes </w:t>
            </w:r>
            <w:proofErr w:type="gramStart"/>
            <w:r w:rsidR="004C2235" w:rsidRPr="003B38B0">
              <w:rPr>
                <w:sz w:val="24"/>
                <w:szCs w:val="24"/>
              </w:rPr>
              <w:t>in</w:t>
            </w:r>
            <w:r w:rsidR="004A1D2A">
              <w:rPr>
                <w:sz w:val="24"/>
                <w:szCs w:val="24"/>
              </w:rPr>
              <w:t xml:space="preserve"> </w:t>
            </w:r>
            <w:r w:rsidR="004C2235">
              <w:rPr>
                <w:sz w:val="24"/>
                <w:szCs w:val="24"/>
              </w:rPr>
              <w:t>{</w:t>
            </w:r>
            <w:proofErr w:type="gramEnd"/>
            <w:r w:rsidRPr="003B38B0">
              <w:rPr>
                <w:sz w:val="24"/>
                <w:szCs w:val="24"/>
              </w:rPr>
              <w:t xml:space="preserve">HUS 115 and HUS </w:t>
            </w:r>
            <w:proofErr w:type="gramStart"/>
            <w:r w:rsidRPr="003B38B0">
              <w:rPr>
                <w:sz w:val="24"/>
                <w:szCs w:val="24"/>
              </w:rPr>
              <w:t>217</w:t>
            </w:r>
            <w:r w:rsidR="00986DC9">
              <w:rPr>
                <w:sz w:val="24"/>
                <w:szCs w:val="24"/>
              </w:rPr>
              <w:t>}</w:t>
            </w:r>
            <w:r w:rsidR="00187DB0" w:rsidRPr="003B38B0">
              <w:rPr>
                <w:sz w:val="24"/>
                <w:szCs w:val="24"/>
              </w:rPr>
              <w:t>.</w:t>
            </w:r>
            <w:proofErr w:type="gramEnd"/>
            <w:r w:rsidR="308CBC81" w:rsidRPr="003B38B0">
              <w:rPr>
                <w:sz w:val="24"/>
                <w:szCs w:val="24"/>
              </w:rPr>
              <w:t xml:space="preserve"> </w:t>
            </w:r>
            <w:r w:rsidRPr="003B38B0">
              <w:rPr>
                <w:sz w:val="24"/>
                <w:szCs w:val="24"/>
              </w:rPr>
              <w:t>These seminar hours are NOT included in the field experience hours.</w:t>
            </w:r>
            <w:r w:rsidR="00F10438" w:rsidRPr="003B38B0">
              <w:rPr>
                <w:sz w:val="24"/>
                <w:szCs w:val="24"/>
              </w:rPr>
              <w:t xml:space="preserve"> </w:t>
            </w:r>
            <w:r w:rsidR="009D6098">
              <w:rPr>
                <w:sz w:val="24"/>
                <w:szCs w:val="24"/>
              </w:rPr>
              <w:t xml:space="preserve">The syllabi for each of the fieldwork </w:t>
            </w:r>
            <w:proofErr w:type="gramStart"/>
            <w:r w:rsidR="009D6098">
              <w:rPr>
                <w:sz w:val="24"/>
                <w:szCs w:val="24"/>
              </w:rPr>
              <w:t>courses</w:t>
            </w:r>
            <w:r w:rsidR="004A1D2A">
              <w:rPr>
                <w:sz w:val="24"/>
                <w:szCs w:val="24"/>
              </w:rPr>
              <w:t xml:space="preserve"> </w:t>
            </w:r>
            <w:r w:rsidR="00F10438" w:rsidRPr="003B38B0">
              <w:rPr>
                <w:sz w:val="24"/>
                <w:szCs w:val="24"/>
              </w:rPr>
              <w:t>{</w:t>
            </w:r>
            <w:proofErr w:type="gramEnd"/>
            <w:r w:rsidR="00F10438" w:rsidRPr="003B38B0">
              <w:rPr>
                <w:sz w:val="24"/>
                <w:szCs w:val="24"/>
              </w:rPr>
              <w:t>HUS 115, HUS 217</w:t>
            </w:r>
            <w:r w:rsidR="00793E9A">
              <w:rPr>
                <w:sz w:val="24"/>
                <w:szCs w:val="24"/>
              </w:rPr>
              <w:t>}</w:t>
            </w:r>
            <w:r w:rsidR="004A1D2A">
              <w:rPr>
                <w:sz w:val="24"/>
                <w:szCs w:val="24"/>
              </w:rPr>
              <w:t xml:space="preserve"> </w:t>
            </w:r>
            <w:r w:rsidR="009D6098">
              <w:rPr>
                <w:sz w:val="24"/>
                <w:szCs w:val="24"/>
              </w:rPr>
              <w:t>reflect the fieldwor</w:t>
            </w:r>
            <w:r w:rsidR="00E77BC0">
              <w:rPr>
                <w:sz w:val="24"/>
                <w:szCs w:val="24"/>
              </w:rPr>
              <w:t>k seminar hours</w:t>
            </w:r>
            <w:r w:rsidR="00793E9A">
              <w:rPr>
                <w:sz w:val="24"/>
                <w:szCs w:val="24"/>
              </w:rPr>
              <w:t>.</w:t>
            </w:r>
          </w:p>
          <w:p w14:paraId="0AC4C01A" w14:textId="45834C9D" w:rsidR="007D40BE" w:rsidRDefault="007D40BE">
            <w:pPr>
              <w:pStyle w:val="TableParagraph"/>
              <w:spacing w:line="261" w:lineRule="auto"/>
              <w:ind w:right="171"/>
              <w:rPr>
                <w:color w:val="000000" w:themeColor="text1"/>
                <w:sz w:val="24"/>
                <w:szCs w:val="24"/>
              </w:rPr>
            </w:pPr>
          </w:p>
        </w:tc>
      </w:tr>
      <w:tr w:rsidR="007D40BE" w14:paraId="2323F8F3" w14:textId="77777777">
        <w:trPr>
          <w:trHeight w:val="549"/>
        </w:trPr>
        <w:tc>
          <w:tcPr>
            <w:tcW w:w="552" w:type="dxa"/>
          </w:tcPr>
          <w:p w14:paraId="689B3BCC" w14:textId="77777777" w:rsidR="007D40BE" w:rsidRDefault="00BB2F7E">
            <w:pPr>
              <w:pStyle w:val="TableParagraph"/>
              <w:ind w:left="100"/>
              <w:rPr>
                <w:sz w:val="24"/>
              </w:rPr>
            </w:pPr>
            <w:r>
              <w:rPr>
                <w:spacing w:val="-5"/>
                <w:sz w:val="24"/>
              </w:rPr>
              <w:t>g.</w:t>
            </w:r>
          </w:p>
        </w:tc>
        <w:tc>
          <w:tcPr>
            <w:tcW w:w="9528" w:type="dxa"/>
          </w:tcPr>
          <w:p w14:paraId="1936C74C" w14:textId="77777777" w:rsidR="006E5BA9" w:rsidRDefault="00BB2F7E" w:rsidP="006E5BA9">
            <w:pPr>
              <w:pStyle w:val="TableParagraph"/>
              <w:spacing w:before="62" w:line="275" w:lineRule="exact"/>
              <w:ind w:left="0"/>
              <w:rPr>
                <w:spacing w:val="-2"/>
                <w:sz w:val="24"/>
                <w:szCs w:val="24"/>
              </w:rPr>
            </w:pPr>
            <w:r w:rsidRPr="4EA5DC3A">
              <w:rPr>
                <w:sz w:val="24"/>
                <w:szCs w:val="24"/>
              </w:rPr>
              <w:t>Provide</w:t>
            </w:r>
            <w:r w:rsidRPr="4EA5DC3A">
              <w:rPr>
                <w:spacing w:val="8"/>
                <w:sz w:val="24"/>
                <w:szCs w:val="24"/>
              </w:rPr>
              <w:t xml:space="preserve"> </w:t>
            </w:r>
            <w:r w:rsidRPr="4EA5DC3A">
              <w:rPr>
                <w:sz w:val="24"/>
                <w:szCs w:val="24"/>
              </w:rPr>
              <w:t>evidence</w:t>
            </w:r>
            <w:r w:rsidRPr="4EA5DC3A">
              <w:rPr>
                <w:spacing w:val="9"/>
                <w:sz w:val="24"/>
                <w:szCs w:val="24"/>
              </w:rPr>
              <w:t xml:space="preserve"> </w:t>
            </w:r>
            <w:r w:rsidRPr="4EA5DC3A">
              <w:rPr>
                <w:sz w:val="24"/>
                <w:szCs w:val="24"/>
              </w:rPr>
              <w:t>that</w:t>
            </w:r>
            <w:r w:rsidRPr="4EA5DC3A">
              <w:rPr>
                <w:spacing w:val="13"/>
                <w:sz w:val="24"/>
                <w:szCs w:val="24"/>
              </w:rPr>
              <w:t xml:space="preserve"> </w:t>
            </w:r>
            <w:r w:rsidRPr="4EA5DC3A">
              <w:rPr>
                <w:sz w:val="24"/>
                <w:szCs w:val="24"/>
              </w:rPr>
              <w:t>required</w:t>
            </w:r>
            <w:r w:rsidRPr="4EA5DC3A">
              <w:rPr>
                <w:spacing w:val="7"/>
                <w:sz w:val="24"/>
                <w:szCs w:val="24"/>
              </w:rPr>
              <w:t xml:space="preserve"> </w:t>
            </w:r>
            <w:r w:rsidRPr="4EA5DC3A">
              <w:rPr>
                <w:sz w:val="24"/>
                <w:szCs w:val="24"/>
              </w:rPr>
              <w:t>field</w:t>
            </w:r>
            <w:r w:rsidRPr="4EA5DC3A">
              <w:rPr>
                <w:spacing w:val="7"/>
                <w:sz w:val="24"/>
                <w:szCs w:val="24"/>
              </w:rPr>
              <w:t xml:space="preserve"> </w:t>
            </w:r>
            <w:r w:rsidRPr="4EA5DC3A">
              <w:rPr>
                <w:sz w:val="24"/>
                <w:szCs w:val="24"/>
              </w:rPr>
              <w:t>experience</w:t>
            </w:r>
            <w:r w:rsidRPr="4EA5DC3A">
              <w:rPr>
                <w:spacing w:val="9"/>
                <w:sz w:val="24"/>
                <w:szCs w:val="24"/>
              </w:rPr>
              <w:t xml:space="preserve"> </w:t>
            </w:r>
            <w:r w:rsidRPr="4EA5DC3A">
              <w:rPr>
                <w:sz w:val="24"/>
                <w:szCs w:val="24"/>
              </w:rPr>
              <w:t>is</w:t>
            </w:r>
            <w:r w:rsidRPr="4EA5DC3A">
              <w:rPr>
                <w:spacing w:val="9"/>
                <w:sz w:val="24"/>
                <w:szCs w:val="24"/>
              </w:rPr>
              <w:t xml:space="preserve"> </w:t>
            </w:r>
            <w:r w:rsidRPr="4EA5DC3A">
              <w:rPr>
                <w:sz w:val="24"/>
                <w:szCs w:val="24"/>
              </w:rPr>
              <w:t>no</w:t>
            </w:r>
            <w:r w:rsidRPr="4EA5DC3A">
              <w:rPr>
                <w:spacing w:val="8"/>
                <w:sz w:val="24"/>
                <w:szCs w:val="24"/>
              </w:rPr>
              <w:t xml:space="preserve"> </w:t>
            </w:r>
            <w:r w:rsidRPr="4EA5DC3A">
              <w:rPr>
                <w:sz w:val="24"/>
                <w:szCs w:val="24"/>
              </w:rPr>
              <w:t>less</w:t>
            </w:r>
            <w:r w:rsidRPr="4EA5DC3A">
              <w:rPr>
                <w:spacing w:val="9"/>
                <w:sz w:val="24"/>
                <w:szCs w:val="24"/>
              </w:rPr>
              <w:t xml:space="preserve"> </w:t>
            </w:r>
            <w:r w:rsidRPr="4EA5DC3A">
              <w:rPr>
                <w:sz w:val="24"/>
                <w:szCs w:val="24"/>
              </w:rPr>
              <w:t>than</w:t>
            </w:r>
            <w:r w:rsidRPr="4EA5DC3A">
              <w:rPr>
                <w:spacing w:val="8"/>
                <w:sz w:val="24"/>
                <w:szCs w:val="24"/>
              </w:rPr>
              <w:t xml:space="preserve"> </w:t>
            </w:r>
            <w:r w:rsidRPr="4EA5DC3A">
              <w:rPr>
                <w:sz w:val="24"/>
                <w:szCs w:val="24"/>
              </w:rPr>
              <w:t>250</w:t>
            </w:r>
            <w:r w:rsidRPr="4EA5DC3A">
              <w:rPr>
                <w:spacing w:val="7"/>
                <w:sz w:val="24"/>
                <w:szCs w:val="24"/>
              </w:rPr>
              <w:t xml:space="preserve"> </w:t>
            </w:r>
            <w:r w:rsidRPr="4EA5DC3A">
              <w:rPr>
                <w:sz w:val="24"/>
                <w:szCs w:val="24"/>
              </w:rPr>
              <w:t>clock</w:t>
            </w:r>
            <w:r w:rsidRPr="4EA5DC3A">
              <w:rPr>
                <w:spacing w:val="8"/>
                <w:sz w:val="24"/>
                <w:szCs w:val="24"/>
              </w:rPr>
              <w:t xml:space="preserve"> </w:t>
            </w:r>
            <w:r w:rsidRPr="4EA5DC3A">
              <w:rPr>
                <w:spacing w:val="-2"/>
                <w:sz w:val="24"/>
                <w:szCs w:val="24"/>
              </w:rPr>
              <w:t>hours.</w:t>
            </w:r>
          </w:p>
          <w:p w14:paraId="3DEB035C" w14:textId="77777777" w:rsidR="006E5BA9" w:rsidRDefault="006E5BA9" w:rsidP="006E5BA9">
            <w:pPr>
              <w:pStyle w:val="TableParagraph"/>
              <w:spacing w:before="62" w:line="275" w:lineRule="exact"/>
              <w:ind w:left="0"/>
              <w:rPr>
                <w:spacing w:val="-2"/>
                <w:sz w:val="24"/>
                <w:szCs w:val="24"/>
              </w:rPr>
            </w:pPr>
          </w:p>
          <w:p w14:paraId="52545F9B" w14:textId="77777777" w:rsidR="00506868" w:rsidRDefault="006E5BA9" w:rsidP="00506868">
            <w:pPr>
              <w:pStyle w:val="TableParagraph"/>
              <w:spacing w:before="62" w:line="275" w:lineRule="exact"/>
              <w:ind w:left="0"/>
              <w:rPr>
                <w:b/>
                <w:bCs/>
                <w:color w:val="000000" w:themeColor="text1"/>
                <w:sz w:val="24"/>
                <w:szCs w:val="24"/>
                <w:u w:val="single"/>
              </w:rPr>
            </w:pPr>
            <w:r w:rsidRPr="4EA5DC3A">
              <w:rPr>
                <w:b/>
                <w:bCs/>
                <w:color w:val="000000" w:themeColor="text1"/>
                <w:sz w:val="24"/>
                <w:szCs w:val="24"/>
                <w:u w:val="single"/>
              </w:rPr>
              <w:t>Response:</w:t>
            </w:r>
          </w:p>
          <w:p w14:paraId="0A475074" w14:textId="1D47D851" w:rsidR="007D40BE" w:rsidRPr="00506868" w:rsidRDefault="190F04E4" w:rsidP="00506868">
            <w:pPr>
              <w:pStyle w:val="TableParagraph"/>
              <w:spacing w:before="62" w:line="275" w:lineRule="exact"/>
              <w:ind w:left="0"/>
              <w:rPr>
                <w:b/>
                <w:bCs/>
                <w:color w:val="000000" w:themeColor="text1"/>
                <w:sz w:val="24"/>
                <w:szCs w:val="24"/>
                <w:u w:val="single"/>
              </w:rPr>
            </w:pPr>
            <w:r w:rsidRPr="00506868">
              <w:rPr>
                <w:sz w:val="24"/>
                <w:szCs w:val="24"/>
              </w:rPr>
              <w:t>{HUS 115, 217 and 275} require students to complete 125 clock hours in the field. This is a total of 250 clock hours in the field</w:t>
            </w:r>
            <w:r w:rsidR="4EF3730D" w:rsidRPr="00506868">
              <w:rPr>
                <w:sz w:val="24"/>
                <w:szCs w:val="24"/>
              </w:rPr>
              <w:t xml:space="preserve"> as students must complete two separate field placements</w:t>
            </w:r>
            <w:r w:rsidR="46CD3E80" w:rsidRPr="00506868">
              <w:rPr>
                <w:sz w:val="24"/>
                <w:szCs w:val="24"/>
              </w:rPr>
              <w:t>.</w:t>
            </w:r>
            <w:r w:rsidRPr="00506868">
              <w:rPr>
                <w:sz w:val="24"/>
                <w:szCs w:val="24"/>
              </w:rPr>
              <w:t xml:space="preserve"> </w:t>
            </w:r>
            <w:r w:rsidR="00D541CA" w:rsidRPr="00506868">
              <w:rPr>
                <w:sz w:val="24"/>
                <w:szCs w:val="24"/>
              </w:rPr>
              <w:t>See</w:t>
            </w:r>
            <w:r w:rsidRPr="00506868">
              <w:rPr>
                <w:sz w:val="24"/>
                <w:szCs w:val="24"/>
              </w:rPr>
              <w:t xml:space="preserve"> syllabi for these courses as well as the college catalog</w:t>
            </w:r>
            <w:hyperlink r:id="rId110" w:history="1">
              <w:r w:rsidR="00506868" w:rsidRPr="00C3631F">
                <w:rPr>
                  <w:rStyle w:val="Hyperlink"/>
                  <w:sz w:val="24"/>
                  <w:szCs w:val="24"/>
                </w:rPr>
                <w:t>{ College Catalog}</w:t>
              </w:r>
            </w:hyperlink>
            <w:r w:rsidR="00506868">
              <w:rPr>
                <w:sz w:val="24"/>
                <w:szCs w:val="24"/>
              </w:rPr>
              <w:t xml:space="preserve"> </w:t>
            </w:r>
            <w:r w:rsidRPr="00506868">
              <w:rPr>
                <w:sz w:val="24"/>
                <w:szCs w:val="24"/>
              </w:rPr>
              <w:t>.</w:t>
            </w:r>
          </w:p>
          <w:p w14:paraId="67F29DDF" w14:textId="3D0C5EDA" w:rsidR="007D40BE" w:rsidRDefault="007D40BE" w:rsidP="4EA5DC3A">
            <w:pPr>
              <w:pStyle w:val="TableParagraph"/>
              <w:ind w:left="0"/>
              <w:rPr>
                <w:sz w:val="24"/>
                <w:szCs w:val="24"/>
              </w:rPr>
            </w:pPr>
          </w:p>
        </w:tc>
      </w:tr>
      <w:tr w:rsidR="007D40BE" w14:paraId="22B6A66C" w14:textId="77777777">
        <w:trPr>
          <w:trHeight w:val="1916"/>
        </w:trPr>
        <w:tc>
          <w:tcPr>
            <w:tcW w:w="552" w:type="dxa"/>
          </w:tcPr>
          <w:p w14:paraId="38D615A4" w14:textId="77777777" w:rsidR="007D40BE" w:rsidRDefault="00BB2F7E">
            <w:pPr>
              <w:pStyle w:val="TableParagraph"/>
              <w:ind w:left="100"/>
              <w:rPr>
                <w:sz w:val="24"/>
                <w:szCs w:val="24"/>
              </w:rPr>
            </w:pPr>
            <w:r w:rsidRPr="0AED9042">
              <w:rPr>
                <w:spacing w:val="-5"/>
                <w:sz w:val="24"/>
                <w:szCs w:val="24"/>
              </w:rPr>
              <w:t>h.</w:t>
            </w:r>
          </w:p>
        </w:tc>
        <w:tc>
          <w:tcPr>
            <w:tcW w:w="9528" w:type="dxa"/>
          </w:tcPr>
          <w:p w14:paraId="08AFA7A9" w14:textId="77777777" w:rsidR="007D40BE" w:rsidRDefault="00BB2F7E">
            <w:pPr>
              <w:pStyle w:val="TableParagraph"/>
              <w:rPr>
                <w:sz w:val="24"/>
              </w:rPr>
            </w:pPr>
            <w:r>
              <w:rPr>
                <w:sz w:val="24"/>
              </w:rPr>
              <w:t>Demonstrate</w:t>
            </w:r>
            <w:r>
              <w:rPr>
                <w:spacing w:val="10"/>
                <w:sz w:val="24"/>
              </w:rPr>
              <w:t xml:space="preserve"> </w:t>
            </w:r>
            <w:r>
              <w:rPr>
                <w:sz w:val="24"/>
              </w:rPr>
              <w:t>how</w:t>
            </w:r>
            <w:r>
              <w:rPr>
                <w:spacing w:val="1"/>
                <w:sz w:val="24"/>
              </w:rPr>
              <w:t xml:space="preserve"> </w:t>
            </w:r>
            <w:r>
              <w:rPr>
                <w:sz w:val="24"/>
              </w:rPr>
              <w:t>the</w:t>
            </w:r>
            <w:r>
              <w:rPr>
                <w:spacing w:val="10"/>
                <w:sz w:val="24"/>
              </w:rPr>
              <w:t xml:space="preserve"> </w:t>
            </w:r>
            <w:r>
              <w:rPr>
                <w:sz w:val="24"/>
              </w:rPr>
              <w:t>field</w:t>
            </w:r>
            <w:r>
              <w:rPr>
                <w:spacing w:val="9"/>
                <w:sz w:val="24"/>
              </w:rPr>
              <w:t xml:space="preserve"> </w:t>
            </w:r>
            <w:r>
              <w:rPr>
                <w:sz w:val="24"/>
              </w:rPr>
              <w:t>experience</w:t>
            </w:r>
            <w:r>
              <w:rPr>
                <w:spacing w:val="10"/>
                <w:sz w:val="24"/>
              </w:rPr>
              <w:t xml:space="preserve"> </w:t>
            </w:r>
            <w:r>
              <w:rPr>
                <w:sz w:val="24"/>
              </w:rPr>
              <w:t>provides</w:t>
            </w:r>
            <w:r>
              <w:rPr>
                <w:spacing w:val="11"/>
                <w:sz w:val="24"/>
              </w:rPr>
              <w:t xml:space="preserve"> </w:t>
            </w:r>
            <w:r>
              <w:rPr>
                <w:sz w:val="24"/>
              </w:rPr>
              <w:t>the</w:t>
            </w:r>
            <w:r>
              <w:rPr>
                <w:spacing w:val="10"/>
                <w:sz w:val="24"/>
              </w:rPr>
              <w:t xml:space="preserve"> </w:t>
            </w:r>
            <w:proofErr w:type="gramStart"/>
            <w:r>
              <w:rPr>
                <w:sz w:val="24"/>
              </w:rPr>
              <w:t>student</w:t>
            </w:r>
            <w:proofErr w:type="gramEnd"/>
            <w:r>
              <w:rPr>
                <w:spacing w:val="15"/>
                <w:sz w:val="24"/>
              </w:rPr>
              <w:t xml:space="preserve"> </w:t>
            </w:r>
            <w:r>
              <w:rPr>
                <w:sz w:val="24"/>
              </w:rPr>
              <w:t>an</w:t>
            </w:r>
            <w:r>
              <w:rPr>
                <w:spacing w:val="9"/>
                <w:sz w:val="24"/>
              </w:rPr>
              <w:t xml:space="preserve"> </w:t>
            </w:r>
            <w:r>
              <w:rPr>
                <w:sz w:val="24"/>
              </w:rPr>
              <w:t>opportunity</w:t>
            </w:r>
            <w:r>
              <w:rPr>
                <w:spacing w:val="9"/>
                <w:sz w:val="24"/>
              </w:rPr>
              <w:t xml:space="preserve"> </w:t>
            </w:r>
            <w:r>
              <w:rPr>
                <w:sz w:val="24"/>
              </w:rPr>
              <w:t>to</w:t>
            </w:r>
            <w:r>
              <w:rPr>
                <w:spacing w:val="7"/>
                <w:sz w:val="24"/>
              </w:rPr>
              <w:t xml:space="preserve"> </w:t>
            </w:r>
            <w:r>
              <w:rPr>
                <w:sz w:val="24"/>
              </w:rPr>
              <w:t>progress</w:t>
            </w:r>
            <w:r>
              <w:rPr>
                <w:spacing w:val="12"/>
                <w:sz w:val="24"/>
              </w:rPr>
              <w:t xml:space="preserve"> </w:t>
            </w:r>
            <w:r>
              <w:rPr>
                <w:spacing w:val="-2"/>
                <w:sz w:val="24"/>
              </w:rPr>
              <w:t>from:</w:t>
            </w:r>
          </w:p>
          <w:p w14:paraId="2283D196" w14:textId="77777777" w:rsidR="007D40BE" w:rsidRDefault="00BB2F7E">
            <w:pPr>
              <w:pStyle w:val="TableParagraph"/>
              <w:numPr>
                <w:ilvl w:val="0"/>
                <w:numId w:val="9"/>
              </w:numPr>
              <w:tabs>
                <w:tab w:val="left" w:pos="472"/>
              </w:tabs>
              <w:spacing w:before="180"/>
              <w:rPr>
                <w:sz w:val="24"/>
                <w:szCs w:val="24"/>
              </w:rPr>
            </w:pPr>
            <w:r w:rsidRPr="4EA5DC3A">
              <w:rPr>
                <w:sz w:val="24"/>
                <w:szCs w:val="24"/>
              </w:rPr>
              <w:t>Observation</w:t>
            </w:r>
            <w:r w:rsidRPr="4EA5DC3A">
              <w:rPr>
                <w:spacing w:val="11"/>
                <w:sz w:val="24"/>
                <w:szCs w:val="24"/>
              </w:rPr>
              <w:t xml:space="preserve"> </w:t>
            </w:r>
            <w:r w:rsidRPr="4EA5DC3A">
              <w:rPr>
                <w:spacing w:val="-5"/>
                <w:sz w:val="24"/>
                <w:szCs w:val="24"/>
              </w:rPr>
              <w:t>to</w:t>
            </w:r>
          </w:p>
          <w:p w14:paraId="38A38269" w14:textId="77777777" w:rsidR="007D40BE" w:rsidRDefault="00BB2F7E">
            <w:pPr>
              <w:pStyle w:val="TableParagraph"/>
              <w:numPr>
                <w:ilvl w:val="0"/>
                <w:numId w:val="9"/>
              </w:numPr>
              <w:tabs>
                <w:tab w:val="left" w:pos="472"/>
              </w:tabs>
              <w:spacing w:before="180"/>
              <w:rPr>
                <w:sz w:val="24"/>
                <w:szCs w:val="24"/>
              </w:rPr>
            </w:pPr>
            <w:r w:rsidRPr="4EA5DC3A">
              <w:rPr>
                <w:sz w:val="24"/>
                <w:szCs w:val="24"/>
              </w:rPr>
              <w:t>Directly</w:t>
            </w:r>
            <w:r w:rsidRPr="4EA5DC3A">
              <w:rPr>
                <w:spacing w:val="12"/>
                <w:sz w:val="24"/>
                <w:szCs w:val="24"/>
              </w:rPr>
              <w:t xml:space="preserve"> </w:t>
            </w:r>
            <w:r w:rsidRPr="4EA5DC3A">
              <w:rPr>
                <w:sz w:val="24"/>
                <w:szCs w:val="24"/>
              </w:rPr>
              <w:t>supervised</w:t>
            </w:r>
            <w:r w:rsidRPr="4EA5DC3A">
              <w:rPr>
                <w:spacing w:val="12"/>
                <w:sz w:val="24"/>
                <w:szCs w:val="24"/>
              </w:rPr>
              <w:t xml:space="preserve"> </w:t>
            </w:r>
            <w:r w:rsidRPr="4EA5DC3A">
              <w:rPr>
                <w:sz w:val="24"/>
                <w:szCs w:val="24"/>
              </w:rPr>
              <w:t>client</w:t>
            </w:r>
            <w:r w:rsidRPr="4EA5DC3A">
              <w:rPr>
                <w:spacing w:val="18"/>
                <w:sz w:val="24"/>
                <w:szCs w:val="24"/>
              </w:rPr>
              <w:t xml:space="preserve"> </w:t>
            </w:r>
            <w:r w:rsidRPr="4EA5DC3A">
              <w:rPr>
                <w:sz w:val="24"/>
                <w:szCs w:val="24"/>
              </w:rPr>
              <w:t>contact</w:t>
            </w:r>
            <w:r w:rsidRPr="4EA5DC3A">
              <w:rPr>
                <w:spacing w:val="18"/>
                <w:sz w:val="24"/>
                <w:szCs w:val="24"/>
              </w:rPr>
              <w:t xml:space="preserve"> </w:t>
            </w:r>
            <w:r w:rsidRPr="4EA5DC3A">
              <w:rPr>
                <w:spacing w:val="-5"/>
                <w:sz w:val="24"/>
                <w:szCs w:val="24"/>
              </w:rPr>
              <w:t>to</w:t>
            </w:r>
          </w:p>
          <w:p w14:paraId="39D9A143" w14:textId="77777777" w:rsidR="007D40BE" w:rsidRDefault="00BB2F7E" w:rsidP="4EA5DC3A">
            <w:pPr>
              <w:pStyle w:val="TableParagraph"/>
              <w:numPr>
                <w:ilvl w:val="0"/>
                <w:numId w:val="9"/>
              </w:numPr>
              <w:tabs>
                <w:tab w:val="left" w:pos="472"/>
              </w:tabs>
              <w:spacing w:before="180"/>
              <w:rPr>
                <w:sz w:val="24"/>
                <w:szCs w:val="24"/>
              </w:rPr>
            </w:pPr>
            <w:r w:rsidRPr="4EA5DC3A">
              <w:rPr>
                <w:sz w:val="24"/>
                <w:szCs w:val="24"/>
              </w:rPr>
              <w:t>Indirectly</w:t>
            </w:r>
            <w:r w:rsidRPr="4EA5DC3A">
              <w:rPr>
                <w:spacing w:val="12"/>
                <w:sz w:val="24"/>
                <w:szCs w:val="24"/>
              </w:rPr>
              <w:t xml:space="preserve"> </w:t>
            </w:r>
            <w:r w:rsidRPr="4EA5DC3A">
              <w:rPr>
                <w:sz w:val="24"/>
                <w:szCs w:val="24"/>
              </w:rPr>
              <w:t>supervised</w:t>
            </w:r>
            <w:r w:rsidRPr="4EA5DC3A">
              <w:rPr>
                <w:spacing w:val="13"/>
                <w:sz w:val="24"/>
                <w:szCs w:val="24"/>
              </w:rPr>
              <w:t xml:space="preserve"> </w:t>
            </w:r>
            <w:r w:rsidRPr="4EA5DC3A">
              <w:rPr>
                <w:sz w:val="24"/>
                <w:szCs w:val="24"/>
              </w:rPr>
              <w:t>client</w:t>
            </w:r>
            <w:r w:rsidRPr="4EA5DC3A">
              <w:rPr>
                <w:spacing w:val="20"/>
                <w:sz w:val="24"/>
                <w:szCs w:val="24"/>
              </w:rPr>
              <w:t xml:space="preserve"> </w:t>
            </w:r>
            <w:r w:rsidRPr="4EA5DC3A">
              <w:rPr>
                <w:spacing w:val="-2"/>
                <w:sz w:val="24"/>
                <w:szCs w:val="24"/>
              </w:rPr>
              <w:t>contact.</w:t>
            </w:r>
          </w:p>
          <w:p w14:paraId="2EF5B20D" w14:textId="77777777" w:rsidR="00474A72" w:rsidRDefault="00474A72" w:rsidP="00BA40E0">
            <w:pPr>
              <w:pStyle w:val="TableParagraph"/>
              <w:spacing w:before="62" w:line="275" w:lineRule="exact"/>
              <w:ind w:left="0"/>
              <w:rPr>
                <w:b/>
                <w:bCs/>
                <w:color w:val="000000" w:themeColor="text1"/>
                <w:sz w:val="24"/>
                <w:szCs w:val="24"/>
                <w:u w:val="single"/>
              </w:rPr>
            </w:pPr>
          </w:p>
          <w:p w14:paraId="4C5B52C2" w14:textId="55120279" w:rsidR="00BA40E0" w:rsidRDefault="00BA40E0" w:rsidP="00BA40E0">
            <w:pPr>
              <w:pStyle w:val="TableParagraph"/>
              <w:spacing w:before="62" w:line="275" w:lineRule="exact"/>
              <w:ind w:left="0"/>
              <w:rPr>
                <w:b/>
                <w:bCs/>
                <w:color w:val="000000" w:themeColor="text1"/>
                <w:sz w:val="24"/>
                <w:szCs w:val="24"/>
                <w:u w:val="single"/>
              </w:rPr>
            </w:pPr>
            <w:r w:rsidRPr="4EA5DC3A">
              <w:rPr>
                <w:b/>
                <w:bCs/>
                <w:color w:val="000000" w:themeColor="text1"/>
                <w:sz w:val="24"/>
                <w:szCs w:val="24"/>
                <w:u w:val="single"/>
              </w:rPr>
              <w:t>Response:</w:t>
            </w:r>
          </w:p>
          <w:p w14:paraId="3182B888" w14:textId="64F418AD" w:rsidR="00BA40E0" w:rsidRDefault="00BA40E0" w:rsidP="00BA40E0">
            <w:pPr>
              <w:rPr>
                <w:sz w:val="24"/>
                <w:szCs w:val="24"/>
              </w:rPr>
            </w:pPr>
            <w:r w:rsidRPr="00BA40E0">
              <w:rPr>
                <w:sz w:val="24"/>
                <w:szCs w:val="24"/>
              </w:rPr>
              <w:t>S</w:t>
            </w:r>
            <w:r w:rsidR="038A6E51" w:rsidRPr="00BA40E0">
              <w:rPr>
                <w:sz w:val="24"/>
                <w:szCs w:val="24"/>
              </w:rPr>
              <w:t xml:space="preserve">tudents enrolled in {HUS 115, 217 and 275} begin </w:t>
            </w:r>
            <w:r w:rsidR="00F57FBB" w:rsidRPr="00BA40E0">
              <w:rPr>
                <w:sz w:val="24"/>
                <w:szCs w:val="24"/>
              </w:rPr>
              <w:t>fieldwork</w:t>
            </w:r>
            <w:r w:rsidR="038A6E51" w:rsidRPr="00BA40E0">
              <w:rPr>
                <w:sz w:val="24"/>
                <w:szCs w:val="24"/>
              </w:rPr>
              <w:t xml:space="preserve"> experience learning their role, familiarizing themselves with agency policies and practices, and observing agency personnel. Student responsibilities gradually increase to direct service based on student performance. Students are encouraged to become team players and participate in functional agency operations. Students demonstrate observational, assessment, listening, interviewing and documentation skills. </w:t>
            </w:r>
          </w:p>
          <w:p w14:paraId="0F1D2149" w14:textId="77777777" w:rsidR="00BA40E0" w:rsidRDefault="00BA40E0" w:rsidP="00BA40E0">
            <w:pPr>
              <w:rPr>
                <w:sz w:val="24"/>
                <w:szCs w:val="24"/>
              </w:rPr>
            </w:pPr>
          </w:p>
          <w:p w14:paraId="2F03123F" w14:textId="5C7A63A5" w:rsidR="007D40BE" w:rsidRPr="00BA40E0" w:rsidRDefault="038A6E51" w:rsidP="00BA40E0">
            <w:pPr>
              <w:rPr>
                <w:sz w:val="24"/>
                <w:szCs w:val="24"/>
              </w:rPr>
            </w:pPr>
            <w:r w:rsidRPr="00BA40E0">
              <w:rPr>
                <w:sz w:val="24"/>
                <w:szCs w:val="24"/>
              </w:rPr>
              <w:t xml:space="preserve">In addition to 60-minute weekly sessions of onsite supervision, students participate in class discussions, present case presentations, complete a weekly journal entry and write fieldwork reports while enrolled in {HUS 115, 217, and </w:t>
            </w:r>
            <w:proofErr w:type="gramStart"/>
            <w:r w:rsidRPr="00BA40E0">
              <w:rPr>
                <w:sz w:val="24"/>
                <w:szCs w:val="24"/>
              </w:rPr>
              <w:t>275}.</w:t>
            </w:r>
            <w:proofErr w:type="gramEnd"/>
            <w:r w:rsidR="249F65D8" w:rsidRPr="00BA40E0">
              <w:rPr>
                <w:sz w:val="24"/>
                <w:szCs w:val="24"/>
              </w:rPr>
              <w:t xml:space="preserve"> Additionally, the agency supervisor and the Fieldwork Liaisons provide input on the student’s progress to the faculty.</w:t>
            </w:r>
          </w:p>
          <w:p w14:paraId="73E3A08C" w14:textId="77777777" w:rsidR="00BA40E0" w:rsidRDefault="00BA40E0" w:rsidP="00BA40E0">
            <w:pPr>
              <w:rPr>
                <w:sz w:val="24"/>
                <w:szCs w:val="24"/>
              </w:rPr>
            </w:pPr>
          </w:p>
          <w:p w14:paraId="2CF701FC" w14:textId="6B92A57D" w:rsidR="007D40BE" w:rsidRPr="00BA40E0" w:rsidRDefault="038A6E51" w:rsidP="00BA40E0">
            <w:pPr>
              <w:rPr>
                <w:sz w:val="24"/>
                <w:szCs w:val="24"/>
                <w:highlight w:val="yellow"/>
              </w:rPr>
            </w:pPr>
            <w:r w:rsidRPr="00BA40E0">
              <w:rPr>
                <w:sz w:val="24"/>
                <w:szCs w:val="24"/>
              </w:rPr>
              <w:lastRenderedPageBreak/>
              <w:t xml:space="preserve">All fieldwork experiences provide students with the opportunity to begin with observation and progress first to directly </w:t>
            </w:r>
            <w:proofErr w:type="gramStart"/>
            <w:r w:rsidRPr="00BA40E0">
              <w:rPr>
                <w:sz w:val="24"/>
                <w:szCs w:val="24"/>
              </w:rPr>
              <w:t>supervised</w:t>
            </w:r>
            <w:proofErr w:type="gramEnd"/>
            <w:r w:rsidRPr="00BA40E0">
              <w:rPr>
                <w:sz w:val="24"/>
                <w:szCs w:val="24"/>
              </w:rPr>
              <w:t xml:space="preserve"> client contact and then to indirectly supervised client contact. </w:t>
            </w:r>
          </w:p>
          <w:p w14:paraId="06A5A650" w14:textId="7C29656D" w:rsidR="00905EA5" w:rsidRDefault="038A6E51" w:rsidP="00BA40E0">
            <w:pPr>
              <w:rPr>
                <w:sz w:val="24"/>
                <w:szCs w:val="24"/>
              </w:rPr>
            </w:pPr>
            <w:r w:rsidRPr="00BA40E0">
              <w:rPr>
                <w:sz w:val="24"/>
                <w:szCs w:val="24"/>
              </w:rPr>
              <w:t xml:space="preserve">Every semester, the Fieldwork Coordinator </w:t>
            </w:r>
            <w:r w:rsidRPr="00905EA5">
              <w:rPr>
                <w:sz w:val="24"/>
                <w:szCs w:val="24"/>
              </w:rPr>
              <w:t xml:space="preserve">reviews </w:t>
            </w:r>
            <w:r w:rsidRPr="00905EA5">
              <w:rPr>
                <w:b/>
                <w:bCs/>
                <w:i/>
                <w:iCs/>
                <w:sz w:val="24"/>
                <w:szCs w:val="24"/>
              </w:rPr>
              <w:t>Student</w:t>
            </w:r>
            <w:r w:rsidR="004A1D2A">
              <w:rPr>
                <w:b/>
                <w:bCs/>
                <w:i/>
                <w:iCs/>
                <w:sz w:val="24"/>
                <w:szCs w:val="24"/>
              </w:rPr>
              <w:t>’s</w:t>
            </w:r>
            <w:r w:rsidRPr="00905EA5">
              <w:rPr>
                <w:b/>
                <w:bCs/>
                <w:i/>
                <w:iCs/>
                <w:sz w:val="24"/>
                <w:szCs w:val="24"/>
              </w:rPr>
              <w:t xml:space="preserve"> Evaluation of </w:t>
            </w:r>
            <w:r w:rsidR="004A1D2A">
              <w:rPr>
                <w:b/>
                <w:bCs/>
                <w:i/>
                <w:iCs/>
                <w:sz w:val="24"/>
                <w:szCs w:val="24"/>
              </w:rPr>
              <w:t xml:space="preserve">the </w:t>
            </w:r>
            <w:r w:rsidRPr="00905EA5">
              <w:rPr>
                <w:b/>
                <w:bCs/>
                <w:i/>
                <w:iCs/>
                <w:sz w:val="24"/>
                <w:szCs w:val="24"/>
              </w:rPr>
              <w:t>Field Placement Experience</w:t>
            </w:r>
            <w:r w:rsidRPr="00BA40E0">
              <w:rPr>
                <w:sz w:val="24"/>
                <w:szCs w:val="24"/>
              </w:rPr>
              <w:t xml:space="preserve"> sites completed by students enrolled in </w:t>
            </w:r>
            <w:r w:rsidRPr="00905EA5">
              <w:rPr>
                <w:sz w:val="24"/>
                <w:szCs w:val="24"/>
              </w:rPr>
              <w:t>{HUS 115, 217, 275}</w:t>
            </w:r>
            <w:r w:rsidRPr="00BA40E0">
              <w:rPr>
                <w:sz w:val="24"/>
                <w:szCs w:val="24"/>
              </w:rPr>
              <w:t xml:space="preserve"> to assess the nature of their assignments and duties while at the agencies. </w:t>
            </w:r>
          </w:p>
          <w:p w14:paraId="7A698AB7" w14:textId="77777777" w:rsidR="00905EA5" w:rsidRDefault="00905EA5" w:rsidP="00BA40E0">
            <w:pPr>
              <w:rPr>
                <w:sz w:val="24"/>
                <w:szCs w:val="24"/>
              </w:rPr>
            </w:pPr>
          </w:p>
          <w:p w14:paraId="2DBA90D7" w14:textId="1BE9FBB2" w:rsidR="007D40BE" w:rsidRDefault="038A6E51" w:rsidP="00BA40E0">
            <w:pPr>
              <w:rPr>
                <w:color w:val="000000" w:themeColor="text1"/>
                <w:sz w:val="24"/>
                <w:szCs w:val="24"/>
              </w:rPr>
            </w:pPr>
            <w:r w:rsidRPr="00BA40E0">
              <w:rPr>
                <w:sz w:val="24"/>
                <w:szCs w:val="24"/>
              </w:rPr>
              <w:t xml:space="preserve">The Fieldwork Coordinator also discusses the agencies with the fieldwork faculty and the Fieldwork Liaisons to determine if agencies are providing adequate learning experiences for the students. When new sites are acquired or current sites fail to provide an opportunity to have direct and indirect contact with clients, the agency is contacted. When an agency </w:t>
            </w:r>
            <w:r w:rsidR="074E59F0" w:rsidRPr="00BA40E0">
              <w:rPr>
                <w:sz w:val="24"/>
                <w:szCs w:val="24"/>
              </w:rPr>
              <w:t>does</w:t>
            </w:r>
            <w:r w:rsidRPr="00BA40E0">
              <w:rPr>
                <w:sz w:val="24"/>
                <w:szCs w:val="24"/>
              </w:rPr>
              <w:t xml:space="preserve"> not meet the program requirements as defined in the agency agreement, the program discontinues the partnership.</w:t>
            </w:r>
            <w:r w:rsidR="3FD08EC2" w:rsidRPr="00BA40E0">
              <w:rPr>
                <w:sz w:val="24"/>
                <w:szCs w:val="24"/>
              </w:rPr>
              <w:t xml:space="preserve"> This occurs after consultation and an opportunity to remediate the learning opportunities provided to the student</w:t>
            </w:r>
            <w:r w:rsidR="27D94C74" w:rsidRPr="00BA40E0">
              <w:rPr>
                <w:sz w:val="24"/>
                <w:szCs w:val="24"/>
              </w:rPr>
              <w:t>.</w:t>
            </w:r>
          </w:p>
        </w:tc>
      </w:tr>
      <w:tr w:rsidR="007D40BE" w14:paraId="2E462D29" w14:textId="77777777">
        <w:trPr>
          <w:trHeight w:val="1149"/>
        </w:trPr>
        <w:tc>
          <w:tcPr>
            <w:tcW w:w="552" w:type="dxa"/>
          </w:tcPr>
          <w:p w14:paraId="27AE96B2" w14:textId="77777777" w:rsidR="007D40BE" w:rsidRDefault="00BB2F7E">
            <w:pPr>
              <w:pStyle w:val="TableParagraph"/>
              <w:ind w:left="100"/>
              <w:rPr>
                <w:sz w:val="24"/>
              </w:rPr>
            </w:pPr>
            <w:r>
              <w:rPr>
                <w:spacing w:val="-5"/>
                <w:sz w:val="24"/>
              </w:rPr>
              <w:lastRenderedPageBreak/>
              <w:t>i.</w:t>
            </w:r>
          </w:p>
        </w:tc>
        <w:tc>
          <w:tcPr>
            <w:tcW w:w="9528" w:type="dxa"/>
          </w:tcPr>
          <w:p w14:paraId="57867E01" w14:textId="597BACDD" w:rsidR="007D40BE" w:rsidRPr="00822DA5" w:rsidRDefault="00BB2F7E" w:rsidP="00822DA5">
            <w:pPr>
              <w:rPr>
                <w:sz w:val="24"/>
                <w:szCs w:val="24"/>
              </w:rPr>
            </w:pPr>
            <w:r w:rsidRPr="00822DA5">
              <w:rPr>
                <w:sz w:val="24"/>
                <w:szCs w:val="24"/>
              </w:rPr>
              <w:t>Demonstrate that field supervisors have no less than the same degree the program awards. It is strongly recommended that field supervisors have no less than one level of degree above the level of degree in Human Services or related field.</w:t>
            </w:r>
          </w:p>
          <w:p w14:paraId="4728BDCB" w14:textId="77777777" w:rsidR="00474A72" w:rsidRDefault="00474A72" w:rsidP="00822DA5">
            <w:pPr>
              <w:rPr>
                <w:sz w:val="24"/>
                <w:szCs w:val="24"/>
              </w:rPr>
            </w:pPr>
          </w:p>
          <w:p w14:paraId="0928AF39" w14:textId="77777777" w:rsidR="000C21F3" w:rsidRDefault="000C21F3" w:rsidP="000C21F3">
            <w:pPr>
              <w:pStyle w:val="TableParagraph"/>
              <w:spacing w:before="62" w:line="275" w:lineRule="exact"/>
              <w:ind w:left="0"/>
              <w:rPr>
                <w:b/>
                <w:bCs/>
                <w:color w:val="000000" w:themeColor="text1"/>
                <w:sz w:val="24"/>
                <w:szCs w:val="24"/>
                <w:u w:val="single"/>
              </w:rPr>
            </w:pPr>
            <w:r w:rsidRPr="4EA5DC3A">
              <w:rPr>
                <w:b/>
                <w:bCs/>
                <w:color w:val="000000" w:themeColor="text1"/>
                <w:sz w:val="24"/>
                <w:szCs w:val="24"/>
                <w:u w:val="single"/>
              </w:rPr>
              <w:t>Response:</w:t>
            </w:r>
          </w:p>
          <w:p w14:paraId="40F40D49" w14:textId="03BA93E2" w:rsidR="007D40BE" w:rsidRPr="00822DA5" w:rsidRDefault="61895D72" w:rsidP="00822DA5">
            <w:pPr>
              <w:rPr>
                <w:sz w:val="24"/>
                <w:szCs w:val="24"/>
              </w:rPr>
            </w:pPr>
            <w:r w:rsidRPr="00822DA5">
              <w:rPr>
                <w:sz w:val="24"/>
                <w:szCs w:val="24"/>
              </w:rPr>
              <w:t>For students enrolled in {HUS 115, 217, 275} all fieldwork supervisors have no less than the same degree the program awards. An A.A.S. or A.A. degree is the minimum acceptable degree to be a fieldwork supervisor.</w:t>
            </w:r>
            <w:r w:rsidR="008619EB" w:rsidRPr="00822DA5">
              <w:rPr>
                <w:sz w:val="24"/>
                <w:szCs w:val="24"/>
              </w:rPr>
              <w:t xml:space="preserve"> </w:t>
            </w:r>
            <w:r w:rsidRPr="00822DA5">
              <w:rPr>
                <w:sz w:val="24"/>
                <w:szCs w:val="24"/>
              </w:rPr>
              <w:t xml:space="preserve">This information is included and reviewed </w:t>
            </w:r>
            <w:r w:rsidR="546E2B2D" w:rsidRPr="00822DA5">
              <w:rPr>
                <w:sz w:val="24"/>
                <w:szCs w:val="24"/>
              </w:rPr>
              <w:t xml:space="preserve">by the </w:t>
            </w:r>
            <w:r w:rsidR="00FA771F">
              <w:rPr>
                <w:sz w:val="24"/>
                <w:szCs w:val="24"/>
              </w:rPr>
              <w:t>F</w:t>
            </w:r>
            <w:r w:rsidR="546E2B2D" w:rsidRPr="00822DA5">
              <w:rPr>
                <w:sz w:val="24"/>
                <w:szCs w:val="24"/>
              </w:rPr>
              <w:t xml:space="preserve">ieldwork </w:t>
            </w:r>
            <w:r w:rsidR="00FA771F">
              <w:rPr>
                <w:sz w:val="24"/>
                <w:szCs w:val="24"/>
              </w:rPr>
              <w:t>C</w:t>
            </w:r>
            <w:r w:rsidR="546E2B2D" w:rsidRPr="00822DA5">
              <w:rPr>
                <w:sz w:val="24"/>
                <w:szCs w:val="24"/>
              </w:rPr>
              <w:t>oordinator</w:t>
            </w:r>
            <w:r w:rsidR="7561A1A1" w:rsidRPr="00822DA5">
              <w:rPr>
                <w:sz w:val="24"/>
                <w:szCs w:val="24"/>
              </w:rPr>
              <w:t xml:space="preserve"> </w:t>
            </w:r>
            <w:r w:rsidRPr="00822DA5">
              <w:rPr>
                <w:sz w:val="24"/>
                <w:szCs w:val="24"/>
              </w:rPr>
              <w:t xml:space="preserve">in the </w:t>
            </w:r>
            <w:r w:rsidR="004A1D2A" w:rsidRPr="004A1D2A">
              <w:rPr>
                <w:b/>
                <w:bCs/>
                <w:i/>
                <w:iCs/>
                <w:sz w:val="24"/>
                <w:szCs w:val="24"/>
              </w:rPr>
              <w:t>Field Placement</w:t>
            </w:r>
            <w:r w:rsidR="004A1D2A">
              <w:rPr>
                <w:sz w:val="24"/>
                <w:szCs w:val="24"/>
              </w:rPr>
              <w:t xml:space="preserve"> </w:t>
            </w:r>
            <w:r w:rsidRPr="00822DA5">
              <w:rPr>
                <w:b/>
                <w:bCs/>
                <w:i/>
                <w:iCs/>
                <w:sz w:val="24"/>
                <w:szCs w:val="24"/>
              </w:rPr>
              <w:t>Agency Information Form</w:t>
            </w:r>
            <w:r w:rsidRPr="00822DA5">
              <w:rPr>
                <w:sz w:val="24"/>
                <w:szCs w:val="24"/>
              </w:rPr>
              <w:t xml:space="preserve"> each agency completes prior to becoming a fieldwork site for the program.</w:t>
            </w:r>
          </w:p>
          <w:p w14:paraId="449E6A3C" w14:textId="7296D8CC" w:rsidR="007D40BE" w:rsidRDefault="007D40BE">
            <w:pPr>
              <w:pStyle w:val="TableParagraph"/>
              <w:spacing w:before="62" w:line="256" w:lineRule="auto"/>
              <w:ind w:right="171"/>
              <w:rPr>
                <w:sz w:val="24"/>
                <w:szCs w:val="24"/>
              </w:rPr>
            </w:pPr>
          </w:p>
        </w:tc>
      </w:tr>
      <w:tr w:rsidR="007D40BE" w14:paraId="5A8DD412" w14:textId="77777777">
        <w:trPr>
          <w:trHeight w:val="692"/>
        </w:trPr>
        <w:tc>
          <w:tcPr>
            <w:tcW w:w="552" w:type="dxa"/>
          </w:tcPr>
          <w:p w14:paraId="41F43D52" w14:textId="77777777" w:rsidR="007D40BE" w:rsidRDefault="00BB2F7E">
            <w:pPr>
              <w:pStyle w:val="TableParagraph"/>
              <w:spacing w:before="38"/>
              <w:ind w:left="100"/>
              <w:rPr>
                <w:sz w:val="24"/>
              </w:rPr>
            </w:pPr>
            <w:r>
              <w:rPr>
                <w:spacing w:val="-5"/>
                <w:sz w:val="24"/>
              </w:rPr>
              <w:t>j.</w:t>
            </w:r>
          </w:p>
        </w:tc>
        <w:tc>
          <w:tcPr>
            <w:tcW w:w="9528" w:type="dxa"/>
          </w:tcPr>
          <w:p w14:paraId="7AE97CAE" w14:textId="21806201" w:rsidR="007D40BE" w:rsidRDefault="00BB2F7E" w:rsidP="000C21F3">
            <w:pPr>
              <w:pStyle w:val="TableParagraph"/>
              <w:spacing w:before="62" w:line="249" w:lineRule="auto"/>
              <w:ind w:left="0" w:right="171"/>
              <w:rPr>
                <w:sz w:val="24"/>
                <w:szCs w:val="24"/>
              </w:rPr>
            </w:pPr>
            <w:r w:rsidRPr="4EA5DC3A">
              <w:rPr>
                <w:sz w:val="24"/>
                <w:szCs w:val="24"/>
              </w:rPr>
              <w:t>Demonstrate that the program continually monitors the progress of each student and performs no</w:t>
            </w:r>
            <w:r w:rsidRPr="4EA5DC3A">
              <w:rPr>
                <w:spacing w:val="7"/>
                <w:sz w:val="24"/>
                <w:szCs w:val="24"/>
              </w:rPr>
              <w:t xml:space="preserve"> </w:t>
            </w:r>
            <w:r w:rsidRPr="4EA5DC3A">
              <w:rPr>
                <w:sz w:val="24"/>
                <w:szCs w:val="24"/>
              </w:rPr>
              <w:t>less</w:t>
            </w:r>
            <w:r w:rsidRPr="4EA5DC3A">
              <w:rPr>
                <w:spacing w:val="9"/>
                <w:sz w:val="24"/>
                <w:szCs w:val="24"/>
              </w:rPr>
              <w:t xml:space="preserve"> </w:t>
            </w:r>
            <w:r w:rsidRPr="4EA5DC3A">
              <w:rPr>
                <w:sz w:val="24"/>
                <w:szCs w:val="24"/>
              </w:rPr>
              <w:t>than</w:t>
            </w:r>
            <w:r w:rsidRPr="4EA5DC3A">
              <w:rPr>
                <w:spacing w:val="7"/>
                <w:sz w:val="24"/>
                <w:szCs w:val="24"/>
              </w:rPr>
              <w:t xml:space="preserve"> </w:t>
            </w:r>
            <w:r w:rsidRPr="4EA5DC3A">
              <w:rPr>
                <w:sz w:val="24"/>
                <w:szCs w:val="24"/>
              </w:rPr>
              <w:t>one</w:t>
            </w:r>
            <w:r w:rsidRPr="4EA5DC3A">
              <w:rPr>
                <w:spacing w:val="8"/>
                <w:sz w:val="24"/>
                <w:szCs w:val="24"/>
              </w:rPr>
              <w:t xml:space="preserve"> </w:t>
            </w:r>
            <w:r w:rsidRPr="4EA5DC3A">
              <w:rPr>
                <w:sz w:val="24"/>
                <w:szCs w:val="24"/>
              </w:rPr>
              <w:t>site</w:t>
            </w:r>
            <w:r w:rsidRPr="4EA5DC3A">
              <w:rPr>
                <w:spacing w:val="8"/>
                <w:sz w:val="24"/>
                <w:szCs w:val="24"/>
              </w:rPr>
              <w:t xml:space="preserve"> </w:t>
            </w:r>
            <w:r w:rsidRPr="4EA5DC3A">
              <w:rPr>
                <w:sz w:val="24"/>
                <w:szCs w:val="24"/>
              </w:rPr>
              <w:t>visit</w:t>
            </w:r>
            <w:r w:rsidRPr="4EA5DC3A">
              <w:rPr>
                <w:spacing w:val="13"/>
                <w:sz w:val="24"/>
                <w:szCs w:val="24"/>
              </w:rPr>
              <w:t xml:space="preserve"> </w:t>
            </w:r>
            <w:r w:rsidRPr="4EA5DC3A">
              <w:rPr>
                <w:sz w:val="24"/>
                <w:szCs w:val="24"/>
              </w:rPr>
              <w:t>to</w:t>
            </w:r>
            <w:r w:rsidRPr="4EA5DC3A">
              <w:rPr>
                <w:spacing w:val="7"/>
                <w:sz w:val="24"/>
                <w:szCs w:val="24"/>
              </w:rPr>
              <w:t xml:space="preserve"> </w:t>
            </w:r>
            <w:r w:rsidRPr="4EA5DC3A">
              <w:rPr>
                <w:sz w:val="24"/>
                <w:szCs w:val="24"/>
              </w:rPr>
              <w:t>each</w:t>
            </w:r>
            <w:r w:rsidRPr="4EA5DC3A">
              <w:rPr>
                <w:spacing w:val="7"/>
                <w:sz w:val="24"/>
                <w:szCs w:val="24"/>
              </w:rPr>
              <w:t xml:space="preserve"> </w:t>
            </w:r>
            <w:r w:rsidRPr="4EA5DC3A">
              <w:rPr>
                <w:sz w:val="24"/>
                <w:szCs w:val="24"/>
              </w:rPr>
              <w:t>field</w:t>
            </w:r>
            <w:r w:rsidRPr="4EA5DC3A">
              <w:rPr>
                <w:spacing w:val="7"/>
                <w:sz w:val="24"/>
                <w:szCs w:val="24"/>
              </w:rPr>
              <w:t xml:space="preserve"> </w:t>
            </w:r>
            <w:r w:rsidRPr="4EA5DC3A">
              <w:rPr>
                <w:sz w:val="24"/>
                <w:szCs w:val="24"/>
              </w:rPr>
              <w:t>placement</w:t>
            </w:r>
            <w:r w:rsidRPr="4EA5DC3A">
              <w:rPr>
                <w:spacing w:val="13"/>
                <w:sz w:val="24"/>
                <w:szCs w:val="24"/>
              </w:rPr>
              <w:t xml:space="preserve"> </w:t>
            </w:r>
            <w:r w:rsidRPr="4EA5DC3A">
              <w:rPr>
                <w:sz w:val="24"/>
                <w:szCs w:val="24"/>
              </w:rPr>
              <w:t>site</w:t>
            </w:r>
            <w:r w:rsidRPr="4EA5DC3A">
              <w:rPr>
                <w:spacing w:val="8"/>
                <w:sz w:val="24"/>
                <w:szCs w:val="24"/>
              </w:rPr>
              <w:t xml:space="preserve"> </w:t>
            </w:r>
            <w:r w:rsidRPr="4EA5DC3A">
              <w:rPr>
                <w:sz w:val="24"/>
                <w:szCs w:val="24"/>
              </w:rPr>
              <w:t>per</w:t>
            </w:r>
            <w:r w:rsidRPr="4EA5DC3A">
              <w:rPr>
                <w:spacing w:val="12"/>
                <w:sz w:val="24"/>
                <w:szCs w:val="24"/>
              </w:rPr>
              <w:t xml:space="preserve"> </w:t>
            </w:r>
            <w:r w:rsidRPr="4EA5DC3A">
              <w:rPr>
                <w:sz w:val="24"/>
                <w:szCs w:val="24"/>
              </w:rPr>
              <w:t>quarter</w:t>
            </w:r>
            <w:r w:rsidRPr="4EA5DC3A">
              <w:rPr>
                <w:spacing w:val="10"/>
                <w:sz w:val="24"/>
                <w:szCs w:val="24"/>
              </w:rPr>
              <w:t xml:space="preserve"> </w:t>
            </w:r>
            <w:r w:rsidRPr="4EA5DC3A">
              <w:rPr>
                <w:sz w:val="24"/>
                <w:szCs w:val="24"/>
              </w:rPr>
              <w:t>or</w:t>
            </w:r>
            <w:r w:rsidRPr="4EA5DC3A">
              <w:rPr>
                <w:spacing w:val="12"/>
                <w:sz w:val="24"/>
                <w:szCs w:val="24"/>
              </w:rPr>
              <w:t xml:space="preserve"> </w:t>
            </w:r>
            <w:r w:rsidRPr="4EA5DC3A">
              <w:rPr>
                <w:sz w:val="24"/>
                <w:szCs w:val="24"/>
              </w:rPr>
              <w:t>semester.</w:t>
            </w:r>
            <w:r w:rsidRPr="4EA5DC3A">
              <w:rPr>
                <w:spacing w:val="7"/>
                <w:sz w:val="24"/>
                <w:szCs w:val="24"/>
              </w:rPr>
              <w:t xml:space="preserve"> </w:t>
            </w:r>
            <w:r w:rsidRPr="4EA5DC3A">
              <w:rPr>
                <w:sz w:val="24"/>
                <w:szCs w:val="24"/>
              </w:rPr>
              <w:t>The</w:t>
            </w:r>
            <w:r w:rsidRPr="4EA5DC3A">
              <w:rPr>
                <w:spacing w:val="8"/>
                <w:sz w:val="24"/>
                <w:szCs w:val="24"/>
              </w:rPr>
              <w:t xml:space="preserve"> </w:t>
            </w:r>
            <w:r w:rsidRPr="4EA5DC3A">
              <w:rPr>
                <w:sz w:val="24"/>
                <w:szCs w:val="24"/>
              </w:rPr>
              <w:t>visit</w:t>
            </w:r>
            <w:r w:rsidRPr="4EA5DC3A">
              <w:rPr>
                <w:spacing w:val="12"/>
                <w:sz w:val="24"/>
                <w:szCs w:val="24"/>
              </w:rPr>
              <w:t xml:space="preserve"> </w:t>
            </w:r>
            <w:r w:rsidRPr="4EA5DC3A">
              <w:rPr>
                <w:sz w:val="24"/>
                <w:szCs w:val="24"/>
              </w:rPr>
              <w:t>can</w:t>
            </w:r>
            <w:r w:rsidRPr="4EA5DC3A">
              <w:rPr>
                <w:spacing w:val="8"/>
                <w:sz w:val="24"/>
                <w:szCs w:val="24"/>
              </w:rPr>
              <w:t xml:space="preserve"> </w:t>
            </w:r>
            <w:r w:rsidRPr="4EA5DC3A">
              <w:rPr>
                <w:spacing w:val="-5"/>
                <w:sz w:val="24"/>
                <w:szCs w:val="24"/>
              </w:rPr>
              <w:t>be</w:t>
            </w:r>
            <w:r w:rsidR="3F0794EE" w:rsidRPr="4EA5DC3A">
              <w:rPr>
                <w:spacing w:val="-5"/>
                <w:sz w:val="24"/>
                <w:szCs w:val="24"/>
              </w:rPr>
              <w:t xml:space="preserve"> </w:t>
            </w:r>
            <w:r w:rsidR="3F0794EE" w:rsidRPr="4EA5DC3A">
              <w:rPr>
                <w:sz w:val="24"/>
                <w:szCs w:val="24"/>
              </w:rPr>
              <w:t>held as a direct site visit or with appropriate technology. The technology that is used should ensure that the field placement supervisor and student can be identified.</w:t>
            </w:r>
          </w:p>
          <w:p w14:paraId="6DF24FEC" w14:textId="77777777" w:rsidR="00410F09" w:rsidRDefault="00410F09" w:rsidP="00410F09">
            <w:pPr>
              <w:pStyle w:val="TableParagraph"/>
              <w:spacing w:before="62" w:line="275" w:lineRule="exact"/>
              <w:ind w:left="0"/>
              <w:rPr>
                <w:b/>
                <w:bCs/>
                <w:color w:val="000000" w:themeColor="text1"/>
                <w:sz w:val="24"/>
                <w:szCs w:val="24"/>
                <w:u w:val="single"/>
              </w:rPr>
            </w:pPr>
          </w:p>
          <w:p w14:paraId="190C2141" w14:textId="06405B11" w:rsidR="00410F09" w:rsidRDefault="00410F09" w:rsidP="00410F09">
            <w:pPr>
              <w:pStyle w:val="TableParagraph"/>
              <w:spacing w:before="62" w:line="275" w:lineRule="exact"/>
              <w:ind w:left="0"/>
              <w:rPr>
                <w:b/>
                <w:bCs/>
                <w:color w:val="000000" w:themeColor="text1"/>
                <w:sz w:val="24"/>
                <w:szCs w:val="24"/>
                <w:u w:val="single"/>
              </w:rPr>
            </w:pPr>
            <w:r w:rsidRPr="4EA5DC3A">
              <w:rPr>
                <w:b/>
                <w:bCs/>
                <w:color w:val="000000" w:themeColor="text1"/>
                <w:sz w:val="24"/>
                <w:szCs w:val="24"/>
                <w:u w:val="single"/>
              </w:rPr>
              <w:t>Response:</w:t>
            </w:r>
          </w:p>
          <w:p w14:paraId="33981492" w14:textId="6978FD55" w:rsidR="6615A460" w:rsidRDefault="6615A460" w:rsidP="00410F09">
            <w:pPr>
              <w:pStyle w:val="TableParagraph"/>
              <w:spacing w:before="62" w:line="249" w:lineRule="auto"/>
              <w:ind w:left="0" w:right="171"/>
              <w:rPr>
                <w:sz w:val="24"/>
                <w:szCs w:val="24"/>
              </w:rPr>
            </w:pPr>
            <w:r w:rsidRPr="0AED9042">
              <w:rPr>
                <w:sz w:val="24"/>
                <w:szCs w:val="24"/>
              </w:rPr>
              <w:t>For each of the students’ field placement experiences</w:t>
            </w:r>
            <w:r w:rsidR="00932294">
              <w:rPr>
                <w:sz w:val="24"/>
                <w:szCs w:val="24"/>
              </w:rPr>
              <w:t xml:space="preserve"> {</w:t>
            </w:r>
            <w:r w:rsidRPr="0AED9042">
              <w:rPr>
                <w:sz w:val="24"/>
                <w:szCs w:val="24"/>
              </w:rPr>
              <w:t>HUS 115, 217,</w:t>
            </w:r>
            <w:r w:rsidR="00932294">
              <w:rPr>
                <w:sz w:val="24"/>
                <w:szCs w:val="24"/>
              </w:rPr>
              <w:t xml:space="preserve"> and</w:t>
            </w:r>
            <w:r w:rsidRPr="0AED9042">
              <w:rPr>
                <w:sz w:val="24"/>
                <w:szCs w:val="24"/>
              </w:rPr>
              <w:t xml:space="preserve"> 27</w:t>
            </w:r>
            <w:r w:rsidR="00932294">
              <w:rPr>
                <w:sz w:val="24"/>
                <w:szCs w:val="24"/>
              </w:rPr>
              <w:t>5}</w:t>
            </w:r>
            <w:r w:rsidRPr="0AED9042">
              <w:rPr>
                <w:sz w:val="24"/>
                <w:szCs w:val="24"/>
              </w:rPr>
              <w:t xml:space="preserve"> the fieldwork </w:t>
            </w:r>
            <w:r w:rsidR="00FC7996">
              <w:rPr>
                <w:sz w:val="24"/>
                <w:szCs w:val="24"/>
              </w:rPr>
              <w:t>faculty</w:t>
            </w:r>
            <w:r w:rsidRPr="0AED9042">
              <w:rPr>
                <w:sz w:val="24"/>
                <w:szCs w:val="24"/>
              </w:rPr>
              <w:t xml:space="preserve"> maintain open lines of communication with the </w:t>
            </w:r>
            <w:r w:rsidR="00FC7996">
              <w:rPr>
                <w:sz w:val="24"/>
                <w:szCs w:val="24"/>
              </w:rPr>
              <w:t>F</w:t>
            </w:r>
            <w:r w:rsidRPr="0AED9042">
              <w:rPr>
                <w:sz w:val="24"/>
                <w:szCs w:val="24"/>
              </w:rPr>
              <w:t xml:space="preserve">ieldwork </w:t>
            </w:r>
            <w:r w:rsidR="00FC7996">
              <w:rPr>
                <w:sz w:val="24"/>
                <w:szCs w:val="24"/>
              </w:rPr>
              <w:t>C</w:t>
            </w:r>
            <w:r w:rsidRPr="0AED9042">
              <w:rPr>
                <w:sz w:val="24"/>
                <w:szCs w:val="24"/>
              </w:rPr>
              <w:t>oordinator,</w:t>
            </w:r>
            <w:r w:rsidR="5EA37A24" w:rsidRPr="0AED9042">
              <w:rPr>
                <w:sz w:val="24"/>
                <w:szCs w:val="24"/>
              </w:rPr>
              <w:t xml:space="preserve"> </w:t>
            </w:r>
            <w:r w:rsidR="00FC7996">
              <w:rPr>
                <w:sz w:val="24"/>
                <w:szCs w:val="24"/>
              </w:rPr>
              <w:t>F</w:t>
            </w:r>
            <w:r w:rsidR="5EA37A24" w:rsidRPr="0AED9042">
              <w:rPr>
                <w:sz w:val="24"/>
                <w:szCs w:val="24"/>
              </w:rPr>
              <w:t xml:space="preserve">ieldwork </w:t>
            </w:r>
            <w:r w:rsidR="00FC7996">
              <w:rPr>
                <w:sz w:val="24"/>
                <w:szCs w:val="24"/>
              </w:rPr>
              <w:t>L</w:t>
            </w:r>
            <w:r w:rsidR="5EA37A24" w:rsidRPr="0AED9042">
              <w:rPr>
                <w:sz w:val="24"/>
                <w:szCs w:val="24"/>
              </w:rPr>
              <w:t>iaisons, and students. Students communicate with their fieldwork professor through their comple</w:t>
            </w:r>
            <w:r w:rsidR="00FD4301">
              <w:rPr>
                <w:sz w:val="24"/>
                <w:szCs w:val="24"/>
              </w:rPr>
              <w:t>tion</w:t>
            </w:r>
            <w:r w:rsidR="5EA37A24" w:rsidRPr="0AED9042">
              <w:rPr>
                <w:sz w:val="24"/>
                <w:szCs w:val="24"/>
              </w:rPr>
              <w:t xml:space="preserve"> of assignments, such as weekly journal entries and fieldwork reports as well as through classroom discussions</w:t>
            </w:r>
            <w:r w:rsidR="00FC7996">
              <w:rPr>
                <w:sz w:val="24"/>
                <w:szCs w:val="24"/>
              </w:rPr>
              <w:t xml:space="preserve"> about their fieldwork experiences</w:t>
            </w:r>
            <w:r w:rsidR="5EA37A24" w:rsidRPr="0AED9042">
              <w:rPr>
                <w:sz w:val="24"/>
                <w:szCs w:val="24"/>
              </w:rPr>
              <w:t xml:space="preserve">. </w:t>
            </w:r>
            <w:r w:rsidR="55A76AB5" w:rsidRPr="0AED9042">
              <w:rPr>
                <w:sz w:val="24"/>
                <w:szCs w:val="24"/>
              </w:rPr>
              <w:t xml:space="preserve">The faculty monitors the number of </w:t>
            </w:r>
            <w:proofErr w:type="gramStart"/>
            <w:r w:rsidR="55A76AB5" w:rsidRPr="0AED9042">
              <w:rPr>
                <w:sz w:val="24"/>
                <w:szCs w:val="24"/>
              </w:rPr>
              <w:t>completed fieldwork hours</w:t>
            </w:r>
            <w:proofErr w:type="gramEnd"/>
            <w:r w:rsidR="55A76AB5" w:rsidRPr="0AED9042">
              <w:rPr>
                <w:sz w:val="24"/>
                <w:szCs w:val="24"/>
              </w:rPr>
              <w:t xml:space="preserve"> throughout the semester</w:t>
            </w:r>
            <w:r w:rsidR="00FC7996">
              <w:rPr>
                <w:sz w:val="24"/>
                <w:szCs w:val="24"/>
              </w:rPr>
              <w:t xml:space="preserve"> and </w:t>
            </w:r>
            <w:r w:rsidR="00023AAB" w:rsidRPr="0AED9042">
              <w:rPr>
                <w:sz w:val="24"/>
                <w:szCs w:val="24"/>
              </w:rPr>
              <w:t>assesses</w:t>
            </w:r>
            <w:r w:rsidR="55A76AB5" w:rsidRPr="0AED9042">
              <w:rPr>
                <w:sz w:val="24"/>
                <w:szCs w:val="24"/>
              </w:rPr>
              <w:t xml:space="preserve"> student prog</w:t>
            </w:r>
            <w:r w:rsidR="28A6F986" w:rsidRPr="0AED9042">
              <w:rPr>
                <w:sz w:val="24"/>
                <w:szCs w:val="24"/>
              </w:rPr>
              <w:t xml:space="preserve">ress. </w:t>
            </w:r>
          </w:p>
          <w:p w14:paraId="01E91967" w14:textId="36AE250A" w:rsidR="0AED9042" w:rsidRDefault="0AED9042" w:rsidP="0AED9042">
            <w:pPr>
              <w:pStyle w:val="TableParagraph"/>
              <w:spacing w:before="62" w:line="249" w:lineRule="auto"/>
              <w:ind w:right="171"/>
              <w:rPr>
                <w:sz w:val="24"/>
                <w:szCs w:val="24"/>
              </w:rPr>
            </w:pPr>
          </w:p>
          <w:p w14:paraId="431BC046" w14:textId="1B99F5E4" w:rsidR="007D40BE" w:rsidRDefault="00FC7996" w:rsidP="4EA5DC3A">
            <w:pPr>
              <w:pStyle w:val="TableParagraph"/>
              <w:spacing w:before="62" w:line="249" w:lineRule="auto"/>
              <w:ind w:right="171"/>
              <w:rPr>
                <w:sz w:val="24"/>
                <w:szCs w:val="24"/>
              </w:rPr>
            </w:pPr>
            <w:r>
              <w:rPr>
                <w:sz w:val="24"/>
                <w:szCs w:val="24"/>
              </w:rPr>
              <w:t>T</w:t>
            </w:r>
            <w:r w:rsidR="4F4B5A61" w:rsidRPr="0AED9042">
              <w:rPr>
                <w:sz w:val="24"/>
                <w:szCs w:val="24"/>
              </w:rPr>
              <w:t xml:space="preserve">wo part-time </w:t>
            </w:r>
            <w:r w:rsidR="752D9853" w:rsidRPr="56EF9546">
              <w:rPr>
                <w:sz w:val="24"/>
                <w:szCs w:val="24"/>
              </w:rPr>
              <w:t xml:space="preserve">Human Services </w:t>
            </w:r>
            <w:r w:rsidR="4F4B5A61" w:rsidRPr="0AED9042">
              <w:rPr>
                <w:sz w:val="24"/>
                <w:szCs w:val="24"/>
              </w:rPr>
              <w:t xml:space="preserve">faculty members serve </w:t>
            </w:r>
            <w:r w:rsidR="00790C4E">
              <w:rPr>
                <w:sz w:val="24"/>
                <w:szCs w:val="24"/>
              </w:rPr>
              <w:t>as</w:t>
            </w:r>
            <w:r w:rsidR="4F4B5A61" w:rsidRPr="0AED9042">
              <w:rPr>
                <w:sz w:val="24"/>
                <w:szCs w:val="24"/>
              </w:rPr>
              <w:t xml:space="preserve"> </w:t>
            </w:r>
            <w:r w:rsidR="00790C4E">
              <w:rPr>
                <w:sz w:val="24"/>
                <w:szCs w:val="24"/>
              </w:rPr>
              <w:t>F</w:t>
            </w:r>
            <w:r w:rsidR="00790C4E" w:rsidRPr="0AED9042">
              <w:rPr>
                <w:sz w:val="24"/>
                <w:szCs w:val="24"/>
              </w:rPr>
              <w:t>ieldwork</w:t>
            </w:r>
            <w:r w:rsidR="4F4B5A61" w:rsidRPr="0AED9042">
              <w:rPr>
                <w:sz w:val="24"/>
                <w:szCs w:val="24"/>
              </w:rPr>
              <w:t xml:space="preserve"> </w:t>
            </w:r>
            <w:r w:rsidR="00790C4E">
              <w:rPr>
                <w:sz w:val="24"/>
                <w:szCs w:val="24"/>
              </w:rPr>
              <w:t>L</w:t>
            </w:r>
            <w:r w:rsidR="4F4B5A61" w:rsidRPr="0AED9042">
              <w:rPr>
                <w:sz w:val="24"/>
                <w:szCs w:val="24"/>
              </w:rPr>
              <w:t xml:space="preserve">iaisons. </w:t>
            </w:r>
            <w:r w:rsidR="00790C4E" w:rsidRPr="00790C4E">
              <w:rPr>
                <w:sz w:val="24"/>
                <w:szCs w:val="24"/>
              </w:rPr>
              <w:t xml:space="preserve">Fieldwork </w:t>
            </w:r>
            <w:r w:rsidR="00790C4E">
              <w:rPr>
                <w:sz w:val="24"/>
                <w:szCs w:val="24"/>
              </w:rPr>
              <w:t>L</w:t>
            </w:r>
            <w:r w:rsidR="00790C4E" w:rsidRPr="00790C4E">
              <w:rPr>
                <w:sz w:val="24"/>
                <w:szCs w:val="24"/>
              </w:rPr>
              <w:t xml:space="preserve">iaisons support the </w:t>
            </w:r>
            <w:r w:rsidR="00790C4E">
              <w:rPr>
                <w:sz w:val="24"/>
                <w:szCs w:val="24"/>
              </w:rPr>
              <w:t>Fieldwork C</w:t>
            </w:r>
            <w:r w:rsidR="00790C4E" w:rsidRPr="00790C4E">
              <w:rPr>
                <w:sz w:val="24"/>
                <w:szCs w:val="24"/>
              </w:rPr>
              <w:t>oordinator by managing agency contacts and student placements. Early in the semester, the coordinator provides a list of agencies for liaisons to contact. Liaisons follow up on placements and schedule mid-semester visits—either in person or via Zoom</w:t>
            </w:r>
            <w:r w:rsidR="00790C4E">
              <w:rPr>
                <w:sz w:val="24"/>
                <w:szCs w:val="24"/>
              </w:rPr>
              <w:t>, which</w:t>
            </w:r>
            <w:r w:rsidR="00790C4E" w:rsidRPr="00790C4E">
              <w:rPr>
                <w:sz w:val="24"/>
                <w:szCs w:val="24"/>
              </w:rPr>
              <w:t xml:space="preserve"> ensur</w:t>
            </w:r>
            <w:r w:rsidR="00790C4E">
              <w:rPr>
                <w:sz w:val="24"/>
                <w:szCs w:val="24"/>
              </w:rPr>
              <w:t>es</w:t>
            </w:r>
            <w:r w:rsidR="00790C4E" w:rsidRPr="00790C4E">
              <w:rPr>
                <w:sz w:val="24"/>
                <w:szCs w:val="24"/>
              </w:rPr>
              <w:t xml:space="preserve"> both the field placement supervisor and student can be identified—to observe students</w:t>
            </w:r>
            <w:r w:rsidR="00790C4E">
              <w:rPr>
                <w:sz w:val="24"/>
                <w:szCs w:val="24"/>
              </w:rPr>
              <w:t xml:space="preserve"> and</w:t>
            </w:r>
            <w:r w:rsidR="00790C4E" w:rsidRPr="00790C4E">
              <w:rPr>
                <w:sz w:val="24"/>
                <w:szCs w:val="24"/>
              </w:rPr>
              <w:t xml:space="preserve"> foster site relationships</w:t>
            </w:r>
            <w:r w:rsidR="00790C4E">
              <w:rPr>
                <w:sz w:val="24"/>
                <w:szCs w:val="24"/>
              </w:rPr>
              <w:t>.</w:t>
            </w:r>
            <w:r w:rsidR="00790C4E" w:rsidRPr="00790C4E">
              <w:rPr>
                <w:sz w:val="24"/>
                <w:szCs w:val="24"/>
              </w:rPr>
              <w:t xml:space="preserve"> Regular communication between liaisons and the coordinator includes midterm progress reports, with final follow-ups made as needed, especially in cases of student concerns.</w:t>
            </w:r>
          </w:p>
          <w:p w14:paraId="1ECD2460" w14:textId="79F60B0C" w:rsidR="007D40BE" w:rsidRDefault="007D40BE" w:rsidP="4EA5DC3A">
            <w:pPr>
              <w:pStyle w:val="TableParagraph"/>
              <w:spacing w:before="62" w:line="249" w:lineRule="auto"/>
              <w:ind w:right="171"/>
              <w:rPr>
                <w:sz w:val="24"/>
                <w:szCs w:val="24"/>
              </w:rPr>
            </w:pPr>
          </w:p>
          <w:p w14:paraId="542686C9" w14:textId="369D1977" w:rsidR="007D40BE" w:rsidRDefault="007D40BE">
            <w:pPr>
              <w:pStyle w:val="TableParagraph"/>
              <w:spacing w:line="261" w:lineRule="auto"/>
              <w:ind w:right="171"/>
              <w:rPr>
                <w:sz w:val="24"/>
                <w:szCs w:val="24"/>
              </w:rPr>
            </w:pPr>
          </w:p>
        </w:tc>
      </w:tr>
    </w:tbl>
    <w:p w14:paraId="16DEB4AB" w14:textId="77777777" w:rsidR="007D40BE" w:rsidRDefault="007D40BE">
      <w:pPr>
        <w:spacing w:line="261" w:lineRule="auto"/>
        <w:rPr>
          <w:sz w:val="24"/>
        </w:rPr>
        <w:sectPr w:rsidR="007D40BE">
          <w:pgSz w:w="12240" w:h="15840"/>
          <w:pgMar w:top="1420" w:right="580" w:bottom="1200" w:left="1060" w:header="0" w:footer="1012" w:gutter="0"/>
          <w:cols w:space="720"/>
        </w:sectPr>
      </w:pPr>
    </w:p>
    <w:p w14:paraId="19C0F833" w14:textId="32953A11" w:rsidR="00BB2F7E" w:rsidRDefault="00BB2F7E"/>
    <w:sectPr w:rsidR="00BB2F7E">
      <w:type w:val="continuous"/>
      <w:pgSz w:w="12240" w:h="15840"/>
      <w:pgMar w:top="1400" w:right="580" w:bottom="1200" w:left="1060"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7280E" w14:textId="77777777" w:rsidR="00613BF3" w:rsidRDefault="00613BF3">
      <w:r>
        <w:separator/>
      </w:r>
    </w:p>
  </w:endnote>
  <w:endnote w:type="continuationSeparator" w:id="0">
    <w:p w14:paraId="6AE8231D" w14:textId="77777777" w:rsidR="00613BF3" w:rsidRDefault="00613BF3">
      <w:r>
        <w:continuationSeparator/>
      </w:r>
    </w:p>
  </w:endnote>
  <w:endnote w:type="continuationNotice" w:id="1">
    <w:p w14:paraId="6D93119A" w14:textId="77777777" w:rsidR="00613BF3" w:rsidRDefault="00613B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58CD1" w14:textId="77777777" w:rsidR="007D40BE" w:rsidRDefault="00BB2F7E">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12D20C2C" wp14:editId="07777777">
              <wp:simplePos x="0" y="0"/>
              <wp:positionH relativeFrom="page">
                <wp:posOffset>3949700</wp:posOffset>
              </wp:positionH>
              <wp:positionV relativeFrom="page">
                <wp:posOffset>9275773</wp:posOffset>
              </wp:positionV>
              <wp:extent cx="162560"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 cy="177800"/>
                      </a:xfrm>
                      <a:prstGeom prst="rect">
                        <a:avLst/>
                      </a:prstGeom>
                    </wps:spPr>
                    <wps:txbx>
                      <w:txbxContent>
                        <w:p w14:paraId="4718821A" w14:textId="77777777" w:rsidR="007D40BE" w:rsidRDefault="00BB2F7E">
                          <w:pPr>
                            <w:spacing w:before="16"/>
                            <w:ind w:left="20"/>
                            <w:rPr>
                              <w:sz w:val="21"/>
                            </w:rPr>
                          </w:pPr>
                          <w:r>
                            <w:rPr>
                              <w:spacing w:val="-5"/>
                              <w:sz w:val="21"/>
                            </w:rPr>
                            <w:fldChar w:fldCharType="begin"/>
                          </w:r>
                          <w:r>
                            <w:rPr>
                              <w:spacing w:val="-5"/>
                              <w:sz w:val="21"/>
                            </w:rPr>
                            <w:instrText xml:space="preserve"> PAGE </w:instrText>
                          </w:r>
                          <w:r>
                            <w:rPr>
                              <w:spacing w:val="-5"/>
                              <w:sz w:val="21"/>
                            </w:rPr>
                            <w:fldChar w:fldCharType="separate"/>
                          </w:r>
                          <w:r>
                            <w:rPr>
                              <w:spacing w:val="-5"/>
                              <w:sz w:val="21"/>
                            </w:rPr>
                            <w:t>10</w:t>
                          </w:r>
                          <w:r>
                            <w:rPr>
                              <w:spacing w:val="-5"/>
                              <w:sz w:val="21"/>
                            </w:rPr>
                            <w:fldChar w:fldCharType="end"/>
                          </w:r>
                        </w:p>
                      </w:txbxContent>
                    </wps:txbx>
                    <wps:bodyPr wrap="square" lIns="0" tIns="0" rIns="0" bIns="0" rtlCol="0">
                      <a:noAutofit/>
                    </wps:bodyPr>
                  </wps:wsp>
                </a:graphicData>
              </a:graphic>
            </wp:anchor>
          </w:drawing>
        </mc:Choice>
        <mc:Fallback>
          <w:pict>
            <v:shapetype w14:anchorId="12D20C2C" id="_x0000_t202" coordsize="21600,21600" o:spt="202" path="m,l,21600r21600,l21600,xe">
              <v:stroke joinstyle="miter"/>
              <v:path gradientshapeok="t" o:connecttype="rect"/>
            </v:shapetype>
            <v:shape id="Textbox 1" o:spid="_x0000_s1028" type="#_x0000_t202" style="position:absolute;margin-left:311pt;margin-top:730.4pt;width:12.8pt;height:1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" filled="f" stroked="f">
              <v:textbox inset="0,0,0,0">
                <w:txbxContent>
                  <w:p w14:paraId="4718821A" w14:textId="77777777" w:rsidR="007D40BE" w:rsidRDefault="00BB2F7E">
                    <w:pPr>
                      <w:spacing w:before="16"/>
                      <w:ind w:left="20"/>
                      <w:rPr>
                        <w:sz w:val="21"/>
                      </w:rPr>
                    </w:pPr>
                    <w:r>
                      <w:rPr>
                        <w:spacing w:val="-5"/>
                        <w:sz w:val="21"/>
                      </w:rPr>
                      <w:fldChar w:fldCharType="begin"/>
                    </w:r>
                    <w:r>
                      <w:rPr>
                        <w:spacing w:val="-5"/>
                        <w:sz w:val="21"/>
                      </w:rPr>
                      <w:instrText xml:space="preserve"> PAGE </w:instrText>
                    </w:r>
                    <w:r>
                      <w:rPr>
                        <w:spacing w:val="-5"/>
                        <w:sz w:val="21"/>
                      </w:rPr>
                      <w:fldChar w:fldCharType="separate"/>
                    </w:r>
                    <w:r>
                      <w:rPr>
                        <w:spacing w:val="-5"/>
                        <w:sz w:val="21"/>
                      </w:rPr>
                      <w:t>10</w:t>
                    </w:r>
                    <w:r>
                      <w:rPr>
                        <w:spacing w:val="-5"/>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9CF72" w14:textId="77777777" w:rsidR="00613BF3" w:rsidRDefault="00613BF3">
      <w:r>
        <w:separator/>
      </w:r>
    </w:p>
  </w:footnote>
  <w:footnote w:type="continuationSeparator" w:id="0">
    <w:p w14:paraId="575253F6" w14:textId="77777777" w:rsidR="00613BF3" w:rsidRDefault="00613BF3">
      <w:r>
        <w:continuationSeparator/>
      </w:r>
    </w:p>
  </w:footnote>
  <w:footnote w:type="continuationNotice" w:id="1">
    <w:p w14:paraId="23BC4BF5" w14:textId="77777777" w:rsidR="00613BF3" w:rsidRDefault="00613BF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6E810F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6BC7"/>
      </v:shape>
    </w:pict>
  </w:numPicBullet>
  <w:abstractNum w:abstractNumId="0" w15:restartNumberingAfterBreak="0">
    <w:nsid w:val="050D7E1B"/>
    <w:multiLevelType w:val="hybridMultilevel"/>
    <w:tmpl w:val="B128D9B6"/>
    <w:lvl w:ilvl="0" w:tplc="FFFFFFFF">
      <w:start w:val="1"/>
      <w:numFmt w:val="decimal"/>
      <w:lvlText w:val="%1."/>
      <w:lvlJc w:val="left"/>
      <w:pPr>
        <w:ind w:left="2472" w:hanging="360"/>
      </w:pPr>
      <w:rPr>
        <w:rFonts w:hint="default"/>
      </w:rPr>
    </w:lvl>
    <w:lvl w:ilvl="1" w:tplc="FFFFFFFF" w:tentative="1">
      <w:start w:val="1"/>
      <w:numFmt w:val="lowerLetter"/>
      <w:lvlText w:val="%2."/>
      <w:lvlJc w:val="left"/>
      <w:pPr>
        <w:ind w:left="3192" w:hanging="360"/>
      </w:pPr>
    </w:lvl>
    <w:lvl w:ilvl="2" w:tplc="FFFFFFFF" w:tentative="1">
      <w:start w:val="1"/>
      <w:numFmt w:val="lowerRoman"/>
      <w:lvlText w:val="%3."/>
      <w:lvlJc w:val="right"/>
      <w:pPr>
        <w:ind w:left="3912" w:hanging="180"/>
      </w:pPr>
    </w:lvl>
    <w:lvl w:ilvl="3" w:tplc="FFFFFFFF" w:tentative="1">
      <w:start w:val="1"/>
      <w:numFmt w:val="decimal"/>
      <w:lvlText w:val="%4."/>
      <w:lvlJc w:val="left"/>
      <w:pPr>
        <w:ind w:left="4632" w:hanging="360"/>
      </w:pPr>
    </w:lvl>
    <w:lvl w:ilvl="4" w:tplc="FFFFFFFF" w:tentative="1">
      <w:start w:val="1"/>
      <w:numFmt w:val="lowerLetter"/>
      <w:lvlText w:val="%5."/>
      <w:lvlJc w:val="left"/>
      <w:pPr>
        <w:ind w:left="5352" w:hanging="360"/>
      </w:pPr>
    </w:lvl>
    <w:lvl w:ilvl="5" w:tplc="FFFFFFFF" w:tentative="1">
      <w:start w:val="1"/>
      <w:numFmt w:val="lowerRoman"/>
      <w:lvlText w:val="%6."/>
      <w:lvlJc w:val="right"/>
      <w:pPr>
        <w:ind w:left="6072" w:hanging="180"/>
      </w:pPr>
    </w:lvl>
    <w:lvl w:ilvl="6" w:tplc="FFFFFFFF" w:tentative="1">
      <w:start w:val="1"/>
      <w:numFmt w:val="decimal"/>
      <w:lvlText w:val="%7."/>
      <w:lvlJc w:val="left"/>
      <w:pPr>
        <w:ind w:left="6792" w:hanging="360"/>
      </w:pPr>
    </w:lvl>
    <w:lvl w:ilvl="7" w:tplc="FFFFFFFF" w:tentative="1">
      <w:start w:val="1"/>
      <w:numFmt w:val="lowerLetter"/>
      <w:lvlText w:val="%8."/>
      <w:lvlJc w:val="left"/>
      <w:pPr>
        <w:ind w:left="7512" w:hanging="360"/>
      </w:pPr>
    </w:lvl>
    <w:lvl w:ilvl="8" w:tplc="FFFFFFFF" w:tentative="1">
      <w:start w:val="1"/>
      <w:numFmt w:val="lowerRoman"/>
      <w:lvlText w:val="%9."/>
      <w:lvlJc w:val="right"/>
      <w:pPr>
        <w:ind w:left="8232" w:hanging="180"/>
      </w:pPr>
    </w:lvl>
  </w:abstractNum>
  <w:abstractNum w:abstractNumId="1" w15:restartNumberingAfterBreak="0">
    <w:nsid w:val="061160AE"/>
    <w:multiLevelType w:val="hybridMultilevel"/>
    <w:tmpl w:val="CA7CB0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E73A375"/>
    <w:multiLevelType w:val="hybridMultilevel"/>
    <w:tmpl w:val="FFFFFFFF"/>
    <w:lvl w:ilvl="0" w:tplc="DDEC3164">
      <w:start w:val="1"/>
      <w:numFmt w:val="lowerLetter"/>
      <w:lvlText w:val="%1."/>
      <w:lvlJc w:val="left"/>
      <w:pPr>
        <w:ind w:left="-1068" w:hanging="360"/>
      </w:pPr>
    </w:lvl>
    <w:lvl w:ilvl="1" w:tplc="2A185098">
      <w:start w:val="1"/>
      <w:numFmt w:val="bullet"/>
      <w:lvlText w:val="·"/>
      <w:lvlJc w:val="left"/>
      <w:pPr>
        <w:ind w:left="-348" w:hanging="360"/>
      </w:pPr>
      <w:rPr>
        <w:rFonts w:ascii="Symbol" w:hAnsi="Symbol" w:hint="default"/>
      </w:rPr>
    </w:lvl>
    <w:lvl w:ilvl="2" w:tplc="5B66C272">
      <w:start w:val="1"/>
      <w:numFmt w:val="lowerRoman"/>
      <w:lvlText w:val="%3."/>
      <w:lvlJc w:val="right"/>
      <w:pPr>
        <w:ind w:left="372" w:hanging="180"/>
      </w:pPr>
    </w:lvl>
    <w:lvl w:ilvl="3" w:tplc="1916BF12">
      <w:start w:val="1"/>
      <w:numFmt w:val="decimal"/>
      <w:lvlText w:val="%4."/>
      <w:lvlJc w:val="left"/>
      <w:pPr>
        <w:ind w:left="1092" w:hanging="360"/>
      </w:pPr>
    </w:lvl>
    <w:lvl w:ilvl="4" w:tplc="D13ED274">
      <w:start w:val="1"/>
      <w:numFmt w:val="lowerLetter"/>
      <w:lvlText w:val="%5."/>
      <w:lvlJc w:val="left"/>
      <w:pPr>
        <w:ind w:left="1812" w:hanging="360"/>
      </w:pPr>
    </w:lvl>
    <w:lvl w:ilvl="5" w:tplc="235AA948">
      <w:start w:val="1"/>
      <w:numFmt w:val="lowerRoman"/>
      <w:lvlText w:val="%6."/>
      <w:lvlJc w:val="right"/>
      <w:pPr>
        <w:ind w:left="2532" w:hanging="180"/>
      </w:pPr>
    </w:lvl>
    <w:lvl w:ilvl="6" w:tplc="C45C8C8C">
      <w:start w:val="1"/>
      <w:numFmt w:val="decimal"/>
      <w:lvlText w:val="%7."/>
      <w:lvlJc w:val="left"/>
      <w:pPr>
        <w:ind w:left="3252" w:hanging="360"/>
      </w:pPr>
    </w:lvl>
    <w:lvl w:ilvl="7" w:tplc="722A114E">
      <w:start w:val="1"/>
      <w:numFmt w:val="lowerLetter"/>
      <w:lvlText w:val="%8."/>
      <w:lvlJc w:val="left"/>
      <w:pPr>
        <w:ind w:left="3972" w:hanging="360"/>
      </w:pPr>
    </w:lvl>
    <w:lvl w:ilvl="8" w:tplc="24008042">
      <w:start w:val="1"/>
      <w:numFmt w:val="lowerRoman"/>
      <w:lvlText w:val="%9."/>
      <w:lvlJc w:val="right"/>
      <w:pPr>
        <w:ind w:left="4692" w:hanging="180"/>
      </w:pPr>
    </w:lvl>
  </w:abstractNum>
  <w:abstractNum w:abstractNumId="3" w15:restartNumberingAfterBreak="0">
    <w:nsid w:val="12033B1A"/>
    <w:multiLevelType w:val="hybridMultilevel"/>
    <w:tmpl w:val="26E8FF00"/>
    <w:lvl w:ilvl="0" w:tplc="2D4878C8">
      <w:start w:val="1"/>
      <w:numFmt w:val="decimal"/>
      <w:lvlText w:val="%1."/>
      <w:lvlJc w:val="left"/>
      <w:pPr>
        <w:ind w:left="1080" w:hanging="360"/>
      </w:pPr>
    </w:lvl>
    <w:lvl w:ilvl="1" w:tplc="F14A27D8">
      <w:start w:val="1"/>
      <w:numFmt w:val="decimal"/>
      <w:lvlText w:val="%2."/>
      <w:lvlJc w:val="left"/>
      <w:pPr>
        <w:ind w:left="1080" w:hanging="360"/>
      </w:pPr>
    </w:lvl>
    <w:lvl w:ilvl="2" w:tplc="05FCDE92">
      <w:start w:val="1"/>
      <w:numFmt w:val="decimal"/>
      <w:lvlText w:val="%3."/>
      <w:lvlJc w:val="left"/>
      <w:pPr>
        <w:ind w:left="1080" w:hanging="360"/>
      </w:pPr>
    </w:lvl>
    <w:lvl w:ilvl="3" w:tplc="44D640AC">
      <w:start w:val="1"/>
      <w:numFmt w:val="decimal"/>
      <w:lvlText w:val="%4."/>
      <w:lvlJc w:val="left"/>
      <w:pPr>
        <w:ind w:left="1080" w:hanging="360"/>
      </w:pPr>
    </w:lvl>
    <w:lvl w:ilvl="4" w:tplc="90569FD0">
      <w:start w:val="1"/>
      <w:numFmt w:val="decimal"/>
      <w:lvlText w:val="%5."/>
      <w:lvlJc w:val="left"/>
      <w:pPr>
        <w:ind w:left="1080" w:hanging="360"/>
      </w:pPr>
    </w:lvl>
    <w:lvl w:ilvl="5" w:tplc="8BAA9AC0">
      <w:start w:val="1"/>
      <w:numFmt w:val="decimal"/>
      <w:lvlText w:val="%6."/>
      <w:lvlJc w:val="left"/>
      <w:pPr>
        <w:ind w:left="1080" w:hanging="360"/>
      </w:pPr>
    </w:lvl>
    <w:lvl w:ilvl="6" w:tplc="3D868CBA">
      <w:start w:val="1"/>
      <w:numFmt w:val="decimal"/>
      <w:lvlText w:val="%7."/>
      <w:lvlJc w:val="left"/>
      <w:pPr>
        <w:ind w:left="1080" w:hanging="360"/>
      </w:pPr>
    </w:lvl>
    <w:lvl w:ilvl="7" w:tplc="62EED788">
      <w:start w:val="1"/>
      <w:numFmt w:val="decimal"/>
      <w:lvlText w:val="%8."/>
      <w:lvlJc w:val="left"/>
      <w:pPr>
        <w:ind w:left="1080" w:hanging="360"/>
      </w:pPr>
    </w:lvl>
    <w:lvl w:ilvl="8" w:tplc="3080F5EA">
      <w:start w:val="1"/>
      <w:numFmt w:val="decimal"/>
      <w:lvlText w:val="%9."/>
      <w:lvlJc w:val="left"/>
      <w:pPr>
        <w:ind w:left="1080" w:hanging="360"/>
      </w:pPr>
    </w:lvl>
  </w:abstractNum>
  <w:abstractNum w:abstractNumId="4" w15:restartNumberingAfterBreak="0">
    <w:nsid w:val="164A4CE0"/>
    <w:multiLevelType w:val="hybridMultilevel"/>
    <w:tmpl w:val="D012F87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444418"/>
    <w:multiLevelType w:val="multilevel"/>
    <w:tmpl w:val="12605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DA48D2"/>
    <w:multiLevelType w:val="hybridMultilevel"/>
    <w:tmpl w:val="AD123AE8"/>
    <w:lvl w:ilvl="0" w:tplc="29924D38">
      <w:numFmt w:val="bullet"/>
      <w:lvlText w:val=""/>
      <w:lvlJc w:val="left"/>
      <w:pPr>
        <w:ind w:left="238" w:hanging="181"/>
      </w:pPr>
      <w:rPr>
        <w:rFonts w:ascii="Symbol" w:eastAsia="Symbol" w:hAnsi="Symbol" w:cs="Symbol" w:hint="default"/>
        <w:b w:val="0"/>
        <w:bCs w:val="0"/>
        <w:i w:val="0"/>
        <w:iCs w:val="0"/>
        <w:spacing w:val="0"/>
        <w:w w:val="100"/>
        <w:sz w:val="24"/>
        <w:szCs w:val="24"/>
        <w:lang w:val="en-US" w:eastAsia="en-US" w:bidi="ar-SA"/>
      </w:rPr>
    </w:lvl>
    <w:lvl w:ilvl="1" w:tplc="E77ABD46">
      <w:numFmt w:val="bullet"/>
      <w:lvlText w:val="•"/>
      <w:lvlJc w:val="left"/>
      <w:pPr>
        <w:ind w:left="1300" w:hanging="181"/>
      </w:pPr>
      <w:rPr>
        <w:rFonts w:hint="default"/>
        <w:lang w:val="en-US" w:eastAsia="en-US" w:bidi="ar-SA"/>
      </w:rPr>
    </w:lvl>
    <w:lvl w:ilvl="2" w:tplc="BFF21802">
      <w:numFmt w:val="bullet"/>
      <w:lvlText w:val="•"/>
      <w:lvlJc w:val="left"/>
      <w:pPr>
        <w:ind w:left="2361" w:hanging="181"/>
      </w:pPr>
      <w:rPr>
        <w:rFonts w:hint="default"/>
        <w:lang w:val="en-US" w:eastAsia="en-US" w:bidi="ar-SA"/>
      </w:rPr>
    </w:lvl>
    <w:lvl w:ilvl="3" w:tplc="87309B26">
      <w:numFmt w:val="bullet"/>
      <w:lvlText w:val="•"/>
      <w:lvlJc w:val="left"/>
      <w:pPr>
        <w:ind w:left="3422" w:hanging="181"/>
      </w:pPr>
      <w:rPr>
        <w:rFonts w:hint="default"/>
        <w:lang w:val="en-US" w:eastAsia="en-US" w:bidi="ar-SA"/>
      </w:rPr>
    </w:lvl>
    <w:lvl w:ilvl="4" w:tplc="AF6C6F7A">
      <w:numFmt w:val="bullet"/>
      <w:lvlText w:val="•"/>
      <w:lvlJc w:val="left"/>
      <w:pPr>
        <w:ind w:left="4482" w:hanging="181"/>
      </w:pPr>
      <w:rPr>
        <w:rFonts w:hint="default"/>
        <w:lang w:val="en-US" w:eastAsia="en-US" w:bidi="ar-SA"/>
      </w:rPr>
    </w:lvl>
    <w:lvl w:ilvl="5" w:tplc="2FB450F0">
      <w:numFmt w:val="bullet"/>
      <w:lvlText w:val="•"/>
      <w:lvlJc w:val="left"/>
      <w:pPr>
        <w:ind w:left="5543" w:hanging="181"/>
      </w:pPr>
      <w:rPr>
        <w:rFonts w:hint="default"/>
        <w:lang w:val="en-US" w:eastAsia="en-US" w:bidi="ar-SA"/>
      </w:rPr>
    </w:lvl>
    <w:lvl w:ilvl="6" w:tplc="9B5EE86E">
      <w:numFmt w:val="bullet"/>
      <w:lvlText w:val="•"/>
      <w:lvlJc w:val="left"/>
      <w:pPr>
        <w:ind w:left="6604" w:hanging="181"/>
      </w:pPr>
      <w:rPr>
        <w:rFonts w:hint="default"/>
        <w:lang w:val="en-US" w:eastAsia="en-US" w:bidi="ar-SA"/>
      </w:rPr>
    </w:lvl>
    <w:lvl w:ilvl="7" w:tplc="689C901E">
      <w:numFmt w:val="bullet"/>
      <w:lvlText w:val="•"/>
      <w:lvlJc w:val="left"/>
      <w:pPr>
        <w:ind w:left="7664" w:hanging="181"/>
      </w:pPr>
      <w:rPr>
        <w:rFonts w:hint="default"/>
        <w:lang w:val="en-US" w:eastAsia="en-US" w:bidi="ar-SA"/>
      </w:rPr>
    </w:lvl>
    <w:lvl w:ilvl="8" w:tplc="71E26FFE">
      <w:numFmt w:val="bullet"/>
      <w:lvlText w:val="•"/>
      <w:lvlJc w:val="left"/>
      <w:pPr>
        <w:ind w:left="8725" w:hanging="181"/>
      </w:pPr>
      <w:rPr>
        <w:rFonts w:hint="default"/>
        <w:lang w:val="en-US" w:eastAsia="en-US" w:bidi="ar-SA"/>
      </w:rPr>
    </w:lvl>
  </w:abstractNum>
  <w:abstractNum w:abstractNumId="7" w15:restartNumberingAfterBreak="0">
    <w:nsid w:val="18687E46"/>
    <w:multiLevelType w:val="hybridMultilevel"/>
    <w:tmpl w:val="7CF0979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BA12917"/>
    <w:multiLevelType w:val="hybridMultilevel"/>
    <w:tmpl w:val="BF689B2C"/>
    <w:lvl w:ilvl="0" w:tplc="0409000F">
      <w:start w:val="1"/>
      <w:numFmt w:val="decimal"/>
      <w:lvlText w:val="%1."/>
      <w:lvlJc w:val="left"/>
      <w:pPr>
        <w:ind w:left="844" w:hanging="360"/>
      </w:pPr>
      <w:rPr>
        <w:rFonts w:hint="default"/>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abstractNum w:abstractNumId="9" w15:restartNumberingAfterBreak="0">
    <w:nsid w:val="1EE4586C"/>
    <w:multiLevelType w:val="hybridMultilevel"/>
    <w:tmpl w:val="EACAF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10" w15:restartNumberingAfterBreak="0">
    <w:nsid w:val="206B5D98"/>
    <w:multiLevelType w:val="hybridMultilevel"/>
    <w:tmpl w:val="9514A060"/>
    <w:lvl w:ilvl="0" w:tplc="04324098">
      <w:numFmt w:val="bullet"/>
      <w:lvlText w:val=""/>
      <w:lvlJc w:val="left"/>
      <w:pPr>
        <w:ind w:left="1368" w:hanging="149"/>
      </w:pPr>
      <w:rPr>
        <w:rFonts w:ascii="Symbol" w:eastAsia="Symbol" w:hAnsi="Symbol" w:cs="Symbol" w:hint="default"/>
        <w:b w:val="0"/>
        <w:bCs w:val="0"/>
        <w:i w:val="0"/>
        <w:iCs w:val="0"/>
        <w:spacing w:val="0"/>
        <w:w w:val="100"/>
        <w:sz w:val="24"/>
        <w:szCs w:val="24"/>
        <w:lang w:val="en-US" w:eastAsia="en-US" w:bidi="ar-SA"/>
      </w:rPr>
    </w:lvl>
    <w:lvl w:ilvl="1" w:tplc="68180250">
      <w:numFmt w:val="bullet"/>
      <w:lvlText w:val="•"/>
      <w:lvlJc w:val="left"/>
      <w:pPr>
        <w:ind w:left="2278" w:hanging="149"/>
      </w:pPr>
      <w:rPr>
        <w:rFonts w:hint="default"/>
        <w:lang w:val="en-US" w:eastAsia="en-US" w:bidi="ar-SA"/>
      </w:rPr>
    </w:lvl>
    <w:lvl w:ilvl="2" w:tplc="1A1034E8">
      <w:numFmt w:val="bullet"/>
      <w:lvlText w:val="•"/>
      <w:lvlJc w:val="left"/>
      <w:pPr>
        <w:ind w:left="3196" w:hanging="149"/>
      </w:pPr>
      <w:rPr>
        <w:rFonts w:hint="default"/>
        <w:lang w:val="en-US" w:eastAsia="en-US" w:bidi="ar-SA"/>
      </w:rPr>
    </w:lvl>
    <w:lvl w:ilvl="3" w:tplc="00306DA6">
      <w:numFmt w:val="bullet"/>
      <w:lvlText w:val="•"/>
      <w:lvlJc w:val="left"/>
      <w:pPr>
        <w:ind w:left="4114" w:hanging="149"/>
      </w:pPr>
      <w:rPr>
        <w:rFonts w:hint="default"/>
        <w:lang w:val="en-US" w:eastAsia="en-US" w:bidi="ar-SA"/>
      </w:rPr>
    </w:lvl>
    <w:lvl w:ilvl="4" w:tplc="081A1C9E">
      <w:numFmt w:val="bullet"/>
      <w:lvlText w:val="•"/>
      <w:lvlJc w:val="left"/>
      <w:pPr>
        <w:ind w:left="5032" w:hanging="149"/>
      </w:pPr>
      <w:rPr>
        <w:rFonts w:hint="default"/>
        <w:lang w:val="en-US" w:eastAsia="en-US" w:bidi="ar-SA"/>
      </w:rPr>
    </w:lvl>
    <w:lvl w:ilvl="5" w:tplc="1E1216D6">
      <w:numFmt w:val="bullet"/>
      <w:lvlText w:val="•"/>
      <w:lvlJc w:val="left"/>
      <w:pPr>
        <w:ind w:left="5950" w:hanging="149"/>
      </w:pPr>
      <w:rPr>
        <w:rFonts w:hint="default"/>
        <w:lang w:val="en-US" w:eastAsia="en-US" w:bidi="ar-SA"/>
      </w:rPr>
    </w:lvl>
    <w:lvl w:ilvl="6" w:tplc="6CC66618">
      <w:numFmt w:val="bullet"/>
      <w:lvlText w:val="•"/>
      <w:lvlJc w:val="left"/>
      <w:pPr>
        <w:ind w:left="6868" w:hanging="149"/>
      </w:pPr>
      <w:rPr>
        <w:rFonts w:hint="default"/>
        <w:lang w:val="en-US" w:eastAsia="en-US" w:bidi="ar-SA"/>
      </w:rPr>
    </w:lvl>
    <w:lvl w:ilvl="7" w:tplc="0B64735C">
      <w:numFmt w:val="bullet"/>
      <w:lvlText w:val="•"/>
      <w:lvlJc w:val="left"/>
      <w:pPr>
        <w:ind w:left="7786" w:hanging="149"/>
      </w:pPr>
      <w:rPr>
        <w:rFonts w:hint="default"/>
        <w:lang w:val="en-US" w:eastAsia="en-US" w:bidi="ar-SA"/>
      </w:rPr>
    </w:lvl>
    <w:lvl w:ilvl="8" w:tplc="EAB26AFC">
      <w:numFmt w:val="bullet"/>
      <w:lvlText w:val="•"/>
      <w:lvlJc w:val="left"/>
      <w:pPr>
        <w:ind w:left="8704" w:hanging="149"/>
      </w:pPr>
      <w:rPr>
        <w:rFonts w:hint="default"/>
        <w:lang w:val="en-US" w:eastAsia="en-US" w:bidi="ar-SA"/>
      </w:rPr>
    </w:lvl>
  </w:abstractNum>
  <w:abstractNum w:abstractNumId="11" w15:restartNumberingAfterBreak="0">
    <w:nsid w:val="210E8F24"/>
    <w:multiLevelType w:val="hybridMultilevel"/>
    <w:tmpl w:val="FF60A814"/>
    <w:lvl w:ilvl="0" w:tplc="8EA4C590">
      <w:start w:val="1"/>
      <w:numFmt w:val="bullet"/>
      <w:lvlText w:val="·"/>
      <w:lvlJc w:val="left"/>
      <w:pPr>
        <w:ind w:left="293" w:hanging="360"/>
      </w:pPr>
      <w:rPr>
        <w:rFonts w:ascii="Symbol" w:hAnsi="Symbol" w:hint="default"/>
      </w:rPr>
    </w:lvl>
    <w:lvl w:ilvl="1" w:tplc="BE80A846">
      <w:start w:val="1"/>
      <w:numFmt w:val="bullet"/>
      <w:lvlText w:val="o"/>
      <w:lvlJc w:val="left"/>
      <w:pPr>
        <w:ind w:left="1013" w:hanging="360"/>
      </w:pPr>
      <w:rPr>
        <w:rFonts w:ascii="Courier New" w:hAnsi="Courier New" w:hint="default"/>
      </w:rPr>
    </w:lvl>
    <w:lvl w:ilvl="2" w:tplc="EF74CFF2">
      <w:start w:val="1"/>
      <w:numFmt w:val="bullet"/>
      <w:lvlText w:val=""/>
      <w:lvlJc w:val="left"/>
      <w:pPr>
        <w:ind w:left="1733" w:hanging="360"/>
      </w:pPr>
      <w:rPr>
        <w:rFonts w:ascii="Wingdings" w:hAnsi="Wingdings" w:hint="default"/>
      </w:rPr>
    </w:lvl>
    <w:lvl w:ilvl="3" w:tplc="1714CBA6">
      <w:start w:val="1"/>
      <w:numFmt w:val="bullet"/>
      <w:lvlText w:val=""/>
      <w:lvlJc w:val="left"/>
      <w:pPr>
        <w:ind w:left="2453" w:hanging="360"/>
      </w:pPr>
      <w:rPr>
        <w:rFonts w:ascii="Symbol" w:hAnsi="Symbol" w:hint="default"/>
      </w:rPr>
    </w:lvl>
    <w:lvl w:ilvl="4" w:tplc="5546E1EC">
      <w:start w:val="1"/>
      <w:numFmt w:val="bullet"/>
      <w:lvlText w:val="o"/>
      <w:lvlJc w:val="left"/>
      <w:pPr>
        <w:ind w:left="3173" w:hanging="360"/>
      </w:pPr>
      <w:rPr>
        <w:rFonts w:ascii="Courier New" w:hAnsi="Courier New" w:hint="default"/>
      </w:rPr>
    </w:lvl>
    <w:lvl w:ilvl="5" w:tplc="D79404E6">
      <w:start w:val="1"/>
      <w:numFmt w:val="bullet"/>
      <w:lvlText w:val=""/>
      <w:lvlJc w:val="left"/>
      <w:pPr>
        <w:ind w:left="3893" w:hanging="360"/>
      </w:pPr>
      <w:rPr>
        <w:rFonts w:ascii="Wingdings" w:hAnsi="Wingdings" w:hint="default"/>
      </w:rPr>
    </w:lvl>
    <w:lvl w:ilvl="6" w:tplc="3D08AAAE">
      <w:start w:val="1"/>
      <w:numFmt w:val="bullet"/>
      <w:lvlText w:val=""/>
      <w:lvlJc w:val="left"/>
      <w:pPr>
        <w:ind w:left="4613" w:hanging="360"/>
      </w:pPr>
      <w:rPr>
        <w:rFonts w:ascii="Symbol" w:hAnsi="Symbol" w:hint="default"/>
      </w:rPr>
    </w:lvl>
    <w:lvl w:ilvl="7" w:tplc="65166246">
      <w:start w:val="1"/>
      <w:numFmt w:val="bullet"/>
      <w:lvlText w:val="o"/>
      <w:lvlJc w:val="left"/>
      <w:pPr>
        <w:ind w:left="5333" w:hanging="360"/>
      </w:pPr>
      <w:rPr>
        <w:rFonts w:ascii="Courier New" w:hAnsi="Courier New" w:hint="default"/>
      </w:rPr>
    </w:lvl>
    <w:lvl w:ilvl="8" w:tplc="74FC65BA">
      <w:start w:val="1"/>
      <w:numFmt w:val="bullet"/>
      <w:lvlText w:val=""/>
      <w:lvlJc w:val="left"/>
      <w:pPr>
        <w:ind w:left="6053" w:hanging="360"/>
      </w:pPr>
      <w:rPr>
        <w:rFonts w:ascii="Wingdings" w:hAnsi="Wingdings" w:hint="default"/>
      </w:rPr>
    </w:lvl>
  </w:abstractNum>
  <w:abstractNum w:abstractNumId="12" w15:restartNumberingAfterBreak="0">
    <w:nsid w:val="22A97328"/>
    <w:multiLevelType w:val="hybridMultilevel"/>
    <w:tmpl w:val="4566CC00"/>
    <w:lvl w:ilvl="0" w:tplc="0EDA1C8C">
      <w:start w:val="3"/>
      <w:numFmt w:val="decimal"/>
      <w:lvlText w:val="%1."/>
      <w:lvlJc w:val="left"/>
      <w:pPr>
        <w:ind w:left="448" w:hanging="360"/>
      </w:pPr>
      <w:rPr>
        <w:rFonts w:hint="default"/>
      </w:rPr>
    </w:lvl>
    <w:lvl w:ilvl="1" w:tplc="04090019" w:tentative="1">
      <w:start w:val="1"/>
      <w:numFmt w:val="lowerLetter"/>
      <w:lvlText w:val="%2."/>
      <w:lvlJc w:val="left"/>
      <w:pPr>
        <w:ind w:left="1168" w:hanging="360"/>
      </w:pPr>
    </w:lvl>
    <w:lvl w:ilvl="2" w:tplc="0409001B" w:tentative="1">
      <w:start w:val="1"/>
      <w:numFmt w:val="lowerRoman"/>
      <w:lvlText w:val="%3."/>
      <w:lvlJc w:val="right"/>
      <w:pPr>
        <w:ind w:left="1888" w:hanging="180"/>
      </w:pPr>
    </w:lvl>
    <w:lvl w:ilvl="3" w:tplc="0409000F" w:tentative="1">
      <w:start w:val="1"/>
      <w:numFmt w:val="decimal"/>
      <w:lvlText w:val="%4."/>
      <w:lvlJc w:val="left"/>
      <w:pPr>
        <w:ind w:left="2608" w:hanging="360"/>
      </w:pPr>
    </w:lvl>
    <w:lvl w:ilvl="4" w:tplc="04090019" w:tentative="1">
      <w:start w:val="1"/>
      <w:numFmt w:val="lowerLetter"/>
      <w:lvlText w:val="%5."/>
      <w:lvlJc w:val="left"/>
      <w:pPr>
        <w:ind w:left="3328" w:hanging="360"/>
      </w:pPr>
    </w:lvl>
    <w:lvl w:ilvl="5" w:tplc="0409001B" w:tentative="1">
      <w:start w:val="1"/>
      <w:numFmt w:val="lowerRoman"/>
      <w:lvlText w:val="%6."/>
      <w:lvlJc w:val="right"/>
      <w:pPr>
        <w:ind w:left="4048" w:hanging="180"/>
      </w:pPr>
    </w:lvl>
    <w:lvl w:ilvl="6" w:tplc="0409000F" w:tentative="1">
      <w:start w:val="1"/>
      <w:numFmt w:val="decimal"/>
      <w:lvlText w:val="%7."/>
      <w:lvlJc w:val="left"/>
      <w:pPr>
        <w:ind w:left="4768" w:hanging="360"/>
      </w:pPr>
    </w:lvl>
    <w:lvl w:ilvl="7" w:tplc="04090019" w:tentative="1">
      <w:start w:val="1"/>
      <w:numFmt w:val="lowerLetter"/>
      <w:lvlText w:val="%8."/>
      <w:lvlJc w:val="left"/>
      <w:pPr>
        <w:ind w:left="5488" w:hanging="360"/>
      </w:pPr>
    </w:lvl>
    <w:lvl w:ilvl="8" w:tplc="0409001B" w:tentative="1">
      <w:start w:val="1"/>
      <w:numFmt w:val="lowerRoman"/>
      <w:lvlText w:val="%9."/>
      <w:lvlJc w:val="right"/>
      <w:pPr>
        <w:ind w:left="6208" w:hanging="180"/>
      </w:pPr>
    </w:lvl>
  </w:abstractNum>
  <w:abstractNum w:abstractNumId="13" w15:restartNumberingAfterBreak="0">
    <w:nsid w:val="2598D9DE"/>
    <w:multiLevelType w:val="hybridMultilevel"/>
    <w:tmpl w:val="5740A040"/>
    <w:lvl w:ilvl="0" w:tplc="369A3BF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5FCEF4E">
      <w:start w:val="1"/>
      <w:numFmt w:val="lowerLetter"/>
      <w:lvlText w:val="%2."/>
      <w:lvlJc w:val="left"/>
      <w:pPr>
        <w:ind w:left="7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1660DDD0">
      <w:numFmt w:val="bullet"/>
      <w:lvlText w:val="•"/>
      <w:lvlJc w:val="left"/>
      <w:pPr>
        <w:ind w:left="1691" w:hanging="360"/>
      </w:pPr>
      <w:rPr>
        <w:rFonts w:hint="default"/>
        <w:lang w:val="en-US" w:eastAsia="en-US" w:bidi="ar-SA"/>
      </w:rPr>
    </w:lvl>
    <w:lvl w:ilvl="3" w:tplc="37005F9E">
      <w:numFmt w:val="bullet"/>
      <w:lvlText w:val="•"/>
      <w:lvlJc w:val="left"/>
      <w:pPr>
        <w:ind w:left="2601" w:hanging="360"/>
      </w:pPr>
      <w:rPr>
        <w:rFonts w:hint="default"/>
        <w:lang w:val="en-US" w:eastAsia="en-US" w:bidi="ar-SA"/>
      </w:rPr>
    </w:lvl>
    <w:lvl w:ilvl="4" w:tplc="AA96BFB2">
      <w:numFmt w:val="bullet"/>
      <w:lvlText w:val="•"/>
      <w:lvlJc w:val="left"/>
      <w:pPr>
        <w:ind w:left="3511" w:hanging="360"/>
      </w:pPr>
      <w:rPr>
        <w:rFonts w:hint="default"/>
        <w:lang w:val="en-US" w:eastAsia="en-US" w:bidi="ar-SA"/>
      </w:rPr>
    </w:lvl>
    <w:lvl w:ilvl="5" w:tplc="8EF61274">
      <w:numFmt w:val="bullet"/>
      <w:lvlText w:val="•"/>
      <w:lvlJc w:val="left"/>
      <w:pPr>
        <w:ind w:left="4421" w:hanging="360"/>
      </w:pPr>
      <w:rPr>
        <w:rFonts w:hint="default"/>
        <w:lang w:val="en-US" w:eastAsia="en-US" w:bidi="ar-SA"/>
      </w:rPr>
    </w:lvl>
    <w:lvl w:ilvl="6" w:tplc="376A708C">
      <w:numFmt w:val="bullet"/>
      <w:lvlText w:val="•"/>
      <w:lvlJc w:val="left"/>
      <w:pPr>
        <w:ind w:left="5330" w:hanging="360"/>
      </w:pPr>
      <w:rPr>
        <w:rFonts w:hint="default"/>
        <w:lang w:val="en-US" w:eastAsia="en-US" w:bidi="ar-SA"/>
      </w:rPr>
    </w:lvl>
    <w:lvl w:ilvl="7" w:tplc="16A64B3E">
      <w:numFmt w:val="bullet"/>
      <w:lvlText w:val="•"/>
      <w:lvlJc w:val="left"/>
      <w:pPr>
        <w:ind w:left="6240" w:hanging="360"/>
      </w:pPr>
      <w:rPr>
        <w:rFonts w:hint="default"/>
        <w:lang w:val="en-US" w:eastAsia="en-US" w:bidi="ar-SA"/>
      </w:rPr>
    </w:lvl>
    <w:lvl w:ilvl="8" w:tplc="F66E65E4">
      <w:numFmt w:val="bullet"/>
      <w:lvlText w:val="•"/>
      <w:lvlJc w:val="left"/>
      <w:pPr>
        <w:ind w:left="7150" w:hanging="360"/>
      </w:pPr>
      <w:rPr>
        <w:rFonts w:hint="default"/>
        <w:lang w:val="en-US" w:eastAsia="en-US" w:bidi="ar-SA"/>
      </w:rPr>
    </w:lvl>
  </w:abstractNum>
  <w:abstractNum w:abstractNumId="14" w15:restartNumberingAfterBreak="0">
    <w:nsid w:val="27744C0C"/>
    <w:multiLevelType w:val="hybridMultilevel"/>
    <w:tmpl w:val="70D62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661889"/>
    <w:multiLevelType w:val="hybridMultilevel"/>
    <w:tmpl w:val="F78AF9B0"/>
    <w:lvl w:ilvl="0" w:tplc="8C3A30EE">
      <w:numFmt w:val="bullet"/>
      <w:lvlText w:val=""/>
      <w:lvlJc w:val="left"/>
      <w:pPr>
        <w:ind w:left="1529" w:hanging="365"/>
      </w:pPr>
      <w:rPr>
        <w:rFonts w:ascii="Symbol" w:eastAsia="Symbol" w:hAnsi="Symbol" w:cs="Symbol" w:hint="default"/>
        <w:b w:val="0"/>
        <w:bCs w:val="0"/>
        <w:i w:val="0"/>
        <w:iCs w:val="0"/>
        <w:spacing w:val="0"/>
        <w:w w:val="100"/>
        <w:sz w:val="24"/>
        <w:szCs w:val="24"/>
        <w:lang w:val="en-US" w:eastAsia="en-US" w:bidi="ar-SA"/>
      </w:rPr>
    </w:lvl>
    <w:lvl w:ilvl="1" w:tplc="7F627620">
      <w:numFmt w:val="bullet"/>
      <w:lvlText w:val="•"/>
      <w:lvlJc w:val="left"/>
      <w:pPr>
        <w:ind w:left="2452" w:hanging="365"/>
      </w:pPr>
      <w:rPr>
        <w:rFonts w:hint="default"/>
        <w:lang w:val="en-US" w:eastAsia="en-US" w:bidi="ar-SA"/>
      </w:rPr>
    </w:lvl>
    <w:lvl w:ilvl="2" w:tplc="1A24176A">
      <w:numFmt w:val="bullet"/>
      <w:lvlText w:val="•"/>
      <w:lvlJc w:val="left"/>
      <w:pPr>
        <w:ind w:left="3385" w:hanging="365"/>
      </w:pPr>
      <w:rPr>
        <w:rFonts w:hint="default"/>
        <w:lang w:val="en-US" w:eastAsia="en-US" w:bidi="ar-SA"/>
      </w:rPr>
    </w:lvl>
    <w:lvl w:ilvl="3" w:tplc="8FA893BC">
      <w:numFmt w:val="bullet"/>
      <w:lvlText w:val="•"/>
      <w:lvlJc w:val="left"/>
      <w:pPr>
        <w:ind w:left="4318" w:hanging="365"/>
      </w:pPr>
      <w:rPr>
        <w:rFonts w:hint="default"/>
        <w:lang w:val="en-US" w:eastAsia="en-US" w:bidi="ar-SA"/>
      </w:rPr>
    </w:lvl>
    <w:lvl w:ilvl="4" w:tplc="0EBED4D6">
      <w:numFmt w:val="bullet"/>
      <w:lvlText w:val="•"/>
      <w:lvlJc w:val="left"/>
      <w:pPr>
        <w:ind w:left="5250" w:hanging="365"/>
      </w:pPr>
      <w:rPr>
        <w:rFonts w:hint="default"/>
        <w:lang w:val="en-US" w:eastAsia="en-US" w:bidi="ar-SA"/>
      </w:rPr>
    </w:lvl>
    <w:lvl w:ilvl="5" w:tplc="9E4EA522">
      <w:numFmt w:val="bullet"/>
      <w:lvlText w:val="•"/>
      <w:lvlJc w:val="left"/>
      <w:pPr>
        <w:ind w:left="6183" w:hanging="365"/>
      </w:pPr>
      <w:rPr>
        <w:rFonts w:hint="default"/>
        <w:lang w:val="en-US" w:eastAsia="en-US" w:bidi="ar-SA"/>
      </w:rPr>
    </w:lvl>
    <w:lvl w:ilvl="6" w:tplc="9E5835D0">
      <w:numFmt w:val="bullet"/>
      <w:lvlText w:val="•"/>
      <w:lvlJc w:val="left"/>
      <w:pPr>
        <w:ind w:left="7116" w:hanging="365"/>
      </w:pPr>
      <w:rPr>
        <w:rFonts w:hint="default"/>
        <w:lang w:val="en-US" w:eastAsia="en-US" w:bidi="ar-SA"/>
      </w:rPr>
    </w:lvl>
    <w:lvl w:ilvl="7" w:tplc="CC78A9D0">
      <w:numFmt w:val="bullet"/>
      <w:lvlText w:val="•"/>
      <w:lvlJc w:val="left"/>
      <w:pPr>
        <w:ind w:left="8048" w:hanging="365"/>
      </w:pPr>
      <w:rPr>
        <w:rFonts w:hint="default"/>
        <w:lang w:val="en-US" w:eastAsia="en-US" w:bidi="ar-SA"/>
      </w:rPr>
    </w:lvl>
    <w:lvl w:ilvl="8" w:tplc="FF66A876">
      <w:numFmt w:val="bullet"/>
      <w:lvlText w:val="•"/>
      <w:lvlJc w:val="left"/>
      <w:pPr>
        <w:ind w:left="8981" w:hanging="365"/>
      </w:pPr>
      <w:rPr>
        <w:rFonts w:hint="default"/>
        <w:lang w:val="en-US" w:eastAsia="en-US" w:bidi="ar-SA"/>
      </w:rPr>
    </w:lvl>
  </w:abstractNum>
  <w:abstractNum w:abstractNumId="16" w15:restartNumberingAfterBreak="0">
    <w:nsid w:val="36095498"/>
    <w:multiLevelType w:val="hybridMultilevel"/>
    <w:tmpl w:val="54AA580E"/>
    <w:lvl w:ilvl="0" w:tplc="78F48B64">
      <w:start w:val="1"/>
      <w:numFmt w:val="decimal"/>
      <w:lvlText w:val="%1."/>
      <w:lvlJc w:val="left"/>
      <w:pPr>
        <w:ind w:left="720" w:hanging="360"/>
      </w:pPr>
    </w:lvl>
    <w:lvl w:ilvl="1" w:tplc="EC5C362E">
      <w:start w:val="1"/>
      <w:numFmt w:val="lowerLetter"/>
      <w:lvlText w:val="a)"/>
      <w:lvlJc w:val="left"/>
      <w:pPr>
        <w:ind w:left="1440" w:hanging="360"/>
      </w:pPr>
    </w:lvl>
    <w:lvl w:ilvl="2" w:tplc="12A48108">
      <w:start w:val="1"/>
      <w:numFmt w:val="lowerRoman"/>
      <w:lvlText w:val="%3."/>
      <w:lvlJc w:val="right"/>
      <w:pPr>
        <w:ind w:left="2160" w:hanging="180"/>
      </w:pPr>
    </w:lvl>
    <w:lvl w:ilvl="3" w:tplc="9A46ED98">
      <w:start w:val="1"/>
      <w:numFmt w:val="decimal"/>
      <w:lvlText w:val="%4."/>
      <w:lvlJc w:val="left"/>
      <w:pPr>
        <w:ind w:left="2880" w:hanging="360"/>
      </w:pPr>
    </w:lvl>
    <w:lvl w:ilvl="4" w:tplc="6F048EDA">
      <w:start w:val="1"/>
      <w:numFmt w:val="lowerLetter"/>
      <w:lvlText w:val="%5."/>
      <w:lvlJc w:val="left"/>
      <w:pPr>
        <w:ind w:left="3600" w:hanging="360"/>
      </w:pPr>
    </w:lvl>
    <w:lvl w:ilvl="5" w:tplc="E6B08C5E">
      <w:start w:val="1"/>
      <w:numFmt w:val="lowerRoman"/>
      <w:lvlText w:val="%6."/>
      <w:lvlJc w:val="right"/>
      <w:pPr>
        <w:ind w:left="4320" w:hanging="180"/>
      </w:pPr>
    </w:lvl>
    <w:lvl w:ilvl="6" w:tplc="5A1697DC">
      <w:start w:val="1"/>
      <w:numFmt w:val="decimal"/>
      <w:lvlText w:val="%7."/>
      <w:lvlJc w:val="left"/>
      <w:pPr>
        <w:ind w:left="5040" w:hanging="360"/>
      </w:pPr>
    </w:lvl>
    <w:lvl w:ilvl="7" w:tplc="7BAAA7A4">
      <w:start w:val="1"/>
      <w:numFmt w:val="lowerLetter"/>
      <w:lvlText w:val="%8."/>
      <w:lvlJc w:val="left"/>
      <w:pPr>
        <w:ind w:left="5760" w:hanging="360"/>
      </w:pPr>
    </w:lvl>
    <w:lvl w:ilvl="8" w:tplc="ABEE7C08">
      <w:start w:val="1"/>
      <w:numFmt w:val="lowerRoman"/>
      <w:lvlText w:val="%9."/>
      <w:lvlJc w:val="right"/>
      <w:pPr>
        <w:ind w:left="6480" w:hanging="180"/>
      </w:pPr>
    </w:lvl>
  </w:abstractNum>
  <w:abstractNum w:abstractNumId="17" w15:restartNumberingAfterBreak="0">
    <w:nsid w:val="365FFD4C"/>
    <w:multiLevelType w:val="hybridMultilevel"/>
    <w:tmpl w:val="ECE01314"/>
    <w:lvl w:ilvl="0" w:tplc="6CA801DE">
      <w:start w:val="1"/>
      <w:numFmt w:val="upperRoman"/>
      <w:lvlText w:val="%1."/>
      <w:lvlJc w:val="left"/>
      <w:pPr>
        <w:ind w:left="320" w:hanging="216"/>
        <w:jc w:val="right"/>
      </w:pPr>
      <w:rPr>
        <w:rFonts w:ascii="Times New Roman" w:eastAsia="Times New Roman" w:hAnsi="Times New Roman" w:cs="Times New Roman" w:hint="default"/>
        <w:b/>
        <w:bCs/>
        <w:i w:val="0"/>
        <w:iCs w:val="0"/>
        <w:spacing w:val="0"/>
        <w:w w:val="100"/>
        <w:sz w:val="24"/>
        <w:szCs w:val="24"/>
        <w:lang w:val="en-US" w:eastAsia="en-US" w:bidi="ar-SA"/>
      </w:rPr>
    </w:lvl>
    <w:lvl w:ilvl="1" w:tplc="18082D82">
      <w:start w:val="1"/>
      <w:numFmt w:val="upperLetter"/>
      <w:lvlText w:val="%2."/>
      <w:lvlJc w:val="left"/>
      <w:pPr>
        <w:ind w:left="930" w:hanging="300"/>
        <w:jc w:val="right"/>
      </w:pPr>
      <w:rPr>
        <w:rFonts w:hint="default"/>
        <w:spacing w:val="-6"/>
        <w:w w:val="100"/>
        <w:lang w:val="en-US" w:eastAsia="en-US" w:bidi="ar-SA"/>
      </w:rPr>
    </w:lvl>
    <w:lvl w:ilvl="2" w:tplc="5E1CDF3E">
      <w:start w:val="1"/>
      <w:numFmt w:val="decimal"/>
      <w:lvlText w:val="%3."/>
      <w:lvlJc w:val="left"/>
      <w:pPr>
        <w:ind w:left="8070"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3" w:tplc="F90019EA">
      <w:numFmt w:val="bullet"/>
      <w:lvlText w:val="•"/>
      <w:lvlJc w:val="left"/>
      <w:pPr>
        <w:ind w:left="4900" w:hanging="240"/>
      </w:pPr>
      <w:rPr>
        <w:rFonts w:hint="default"/>
        <w:lang w:val="en-US" w:eastAsia="en-US" w:bidi="ar-SA"/>
      </w:rPr>
    </w:lvl>
    <w:lvl w:ilvl="4" w:tplc="75605598">
      <w:numFmt w:val="bullet"/>
      <w:lvlText w:val="•"/>
      <w:lvlJc w:val="left"/>
      <w:pPr>
        <w:ind w:left="5714" w:hanging="240"/>
      </w:pPr>
      <w:rPr>
        <w:rFonts w:hint="default"/>
        <w:lang w:val="en-US" w:eastAsia="en-US" w:bidi="ar-SA"/>
      </w:rPr>
    </w:lvl>
    <w:lvl w:ilvl="5" w:tplc="36C22DC8">
      <w:numFmt w:val="bullet"/>
      <w:lvlText w:val="•"/>
      <w:lvlJc w:val="left"/>
      <w:pPr>
        <w:ind w:left="6528" w:hanging="240"/>
      </w:pPr>
      <w:rPr>
        <w:rFonts w:hint="default"/>
        <w:lang w:val="en-US" w:eastAsia="en-US" w:bidi="ar-SA"/>
      </w:rPr>
    </w:lvl>
    <w:lvl w:ilvl="6" w:tplc="9A7AEACE">
      <w:numFmt w:val="bullet"/>
      <w:lvlText w:val="•"/>
      <w:lvlJc w:val="left"/>
      <w:pPr>
        <w:ind w:left="7342" w:hanging="240"/>
      </w:pPr>
      <w:rPr>
        <w:rFonts w:hint="default"/>
        <w:lang w:val="en-US" w:eastAsia="en-US" w:bidi="ar-SA"/>
      </w:rPr>
    </w:lvl>
    <w:lvl w:ilvl="7" w:tplc="9398AE80">
      <w:numFmt w:val="bullet"/>
      <w:lvlText w:val="•"/>
      <w:lvlJc w:val="left"/>
      <w:pPr>
        <w:ind w:left="8157" w:hanging="240"/>
      </w:pPr>
      <w:rPr>
        <w:rFonts w:hint="default"/>
        <w:lang w:val="en-US" w:eastAsia="en-US" w:bidi="ar-SA"/>
      </w:rPr>
    </w:lvl>
    <w:lvl w:ilvl="8" w:tplc="E47CF578">
      <w:numFmt w:val="bullet"/>
      <w:lvlText w:val="•"/>
      <w:lvlJc w:val="left"/>
      <w:pPr>
        <w:ind w:left="8971" w:hanging="240"/>
      </w:pPr>
      <w:rPr>
        <w:rFonts w:hint="default"/>
        <w:lang w:val="en-US" w:eastAsia="en-US" w:bidi="ar-SA"/>
      </w:rPr>
    </w:lvl>
  </w:abstractNum>
  <w:abstractNum w:abstractNumId="18" w15:restartNumberingAfterBreak="0">
    <w:nsid w:val="371046A4"/>
    <w:multiLevelType w:val="hybridMultilevel"/>
    <w:tmpl w:val="59708C2A"/>
    <w:lvl w:ilvl="0" w:tplc="90F809EC">
      <w:start w:val="1"/>
      <w:numFmt w:val="bullet"/>
      <w:lvlText w:val=""/>
      <w:lvlJc w:val="left"/>
      <w:pPr>
        <w:ind w:left="720" w:hanging="360"/>
      </w:pPr>
      <w:rPr>
        <w:rFonts w:ascii="Symbol" w:hAnsi="Symbol" w:hint="default"/>
      </w:rPr>
    </w:lvl>
    <w:lvl w:ilvl="1" w:tplc="15C6A476">
      <w:start w:val="1"/>
      <w:numFmt w:val="bullet"/>
      <w:lvlText w:val="o"/>
      <w:lvlJc w:val="left"/>
      <w:pPr>
        <w:ind w:left="1440" w:hanging="360"/>
      </w:pPr>
      <w:rPr>
        <w:rFonts w:ascii="Courier New" w:hAnsi="Courier New" w:hint="default"/>
      </w:rPr>
    </w:lvl>
    <w:lvl w:ilvl="2" w:tplc="C38EC028">
      <w:start w:val="1"/>
      <w:numFmt w:val="bullet"/>
      <w:lvlText w:val=""/>
      <w:lvlJc w:val="left"/>
      <w:pPr>
        <w:ind w:left="2160" w:hanging="360"/>
      </w:pPr>
      <w:rPr>
        <w:rFonts w:ascii="Wingdings" w:hAnsi="Wingdings" w:hint="default"/>
      </w:rPr>
    </w:lvl>
    <w:lvl w:ilvl="3" w:tplc="7A58E348">
      <w:start w:val="1"/>
      <w:numFmt w:val="bullet"/>
      <w:lvlText w:val=""/>
      <w:lvlJc w:val="left"/>
      <w:pPr>
        <w:ind w:left="2880" w:hanging="360"/>
      </w:pPr>
      <w:rPr>
        <w:rFonts w:ascii="Symbol" w:hAnsi="Symbol" w:hint="default"/>
      </w:rPr>
    </w:lvl>
    <w:lvl w:ilvl="4" w:tplc="F272C452">
      <w:start w:val="1"/>
      <w:numFmt w:val="bullet"/>
      <w:lvlText w:val="o"/>
      <w:lvlJc w:val="left"/>
      <w:pPr>
        <w:ind w:left="3600" w:hanging="360"/>
      </w:pPr>
      <w:rPr>
        <w:rFonts w:ascii="Courier New" w:hAnsi="Courier New" w:hint="default"/>
      </w:rPr>
    </w:lvl>
    <w:lvl w:ilvl="5" w:tplc="030C3564">
      <w:start w:val="1"/>
      <w:numFmt w:val="bullet"/>
      <w:lvlText w:val=""/>
      <w:lvlJc w:val="left"/>
      <w:pPr>
        <w:ind w:left="4320" w:hanging="360"/>
      </w:pPr>
      <w:rPr>
        <w:rFonts w:ascii="Wingdings" w:hAnsi="Wingdings" w:hint="default"/>
      </w:rPr>
    </w:lvl>
    <w:lvl w:ilvl="6" w:tplc="A920BADA">
      <w:start w:val="1"/>
      <w:numFmt w:val="bullet"/>
      <w:lvlText w:val=""/>
      <w:lvlJc w:val="left"/>
      <w:pPr>
        <w:ind w:left="5040" w:hanging="360"/>
      </w:pPr>
      <w:rPr>
        <w:rFonts w:ascii="Symbol" w:hAnsi="Symbol" w:hint="default"/>
      </w:rPr>
    </w:lvl>
    <w:lvl w:ilvl="7" w:tplc="D326E550">
      <w:start w:val="1"/>
      <w:numFmt w:val="bullet"/>
      <w:lvlText w:val="o"/>
      <w:lvlJc w:val="left"/>
      <w:pPr>
        <w:ind w:left="5760" w:hanging="360"/>
      </w:pPr>
      <w:rPr>
        <w:rFonts w:ascii="Courier New" w:hAnsi="Courier New" w:hint="default"/>
      </w:rPr>
    </w:lvl>
    <w:lvl w:ilvl="8" w:tplc="B54A5CFA">
      <w:start w:val="1"/>
      <w:numFmt w:val="bullet"/>
      <w:lvlText w:val=""/>
      <w:lvlJc w:val="left"/>
      <w:pPr>
        <w:ind w:left="6480" w:hanging="360"/>
      </w:pPr>
      <w:rPr>
        <w:rFonts w:ascii="Wingdings" w:hAnsi="Wingdings" w:hint="default"/>
      </w:rPr>
    </w:lvl>
  </w:abstractNum>
  <w:abstractNum w:abstractNumId="19" w15:restartNumberingAfterBreak="0">
    <w:nsid w:val="380B4D6C"/>
    <w:multiLevelType w:val="hybridMultilevel"/>
    <w:tmpl w:val="D6C84F96"/>
    <w:lvl w:ilvl="0" w:tplc="7E1EA538">
      <w:numFmt w:val="bullet"/>
      <w:lvlText w:val=""/>
      <w:lvlJc w:val="left"/>
      <w:pPr>
        <w:ind w:left="598" w:hanging="360"/>
      </w:pPr>
      <w:rPr>
        <w:rFonts w:ascii="Symbol" w:eastAsia="Symbol" w:hAnsi="Symbol" w:cs="Symbol" w:hint="default"/>
        <w:b w:val="0"/>
        <w:bCs w:val="0"/>
        <w:i w:val="0"/>
        <w:iCs w:val="0"/>
        <w:spacing w:val="0"/>
        <w:w w:val="100"/>
        <w:sz w:val="24"/>
        <w:szCs w:val="24"/>
        <w:lang w:val="en-US" w:eastAsia="en-US" w:bidi="ar-SA"/>
      </w:rPr>
    </w:lvl>
    <w:lvl w:ilvl="1" w:tplc="F788A158">
      <w:numFmt w:val="bullet"/>
      <w:lvlText w:val="•"/>
      <w:lvlJc w:val="left"/>
      <w:pPr>
        <w:ind w:left="1624" w:hanging="360"/>
      </w:pPr>
      <w:rPr>
        <w:rFonts w:hint="default"/>
        <w:lang w:val="en-US" w:eastAsia="en-US" w:bidi="ar-SA"/>
      </w:rPr>
    </w:lvl>
    <w:lvl w:ilvl="2" w:tplc="2B804406">
      <w:numFmt w:val="bullet"/>
      <w:lvlText w:val="•"/>
      <w:lvlJc w:val="left"/>
      <w:pPr>
        <w:ind w:left="2649" w:hanging="360"/>
      </w:pPr>
      <w:rPr>
        <w:rFonts w:hint="default"/>
        <w:lang w:val="en-US" w:eastAsia="en-US" w:bidi="ar-SA"/>
      </w:rPr>
    </w:lvl>
    <w:lvl w:ilvl="3" w:tplc="F3A4A148">
      <w:numFmt w:val="bullet"/>
      <w:lvlText w:val="•"/>
      <w:lvlJc w:val="left"/>
      <w:pPr>
        <w:ind w:left="3674" w:hanging="360"/>
      </w:pPr>
      <w:rPr>
        <w:rFonts w:hint="default"/>
        <w:lang w:val="en-US" w:eastAsia="en-US" w:bidi="ar-SA"/>
      </w:rPr>
    </w:lvl>
    <w:lvl w:ilvl="4" w:tplc="DD8A96AE">
      <w:numFmt w:val="bullet"/>
      <w:lvlText w:val="•"/>
      <w:lvlJc w:val="left"/>
      <w:pPr>
        <w:ind w:left="4698" w:hanging="360"/>
      </w:pPr>
      <w:rPr>
        <w:rFonts w:hint="default"/>
        <w:lang w:val="en-US" w:eastAsia="en-US" w:bidi="ar-SA"/>
      </w:rPr>
    </w:lvl>
    <w:lvl w:ilvl="5" w:tplc="401A6FAE">
      <w:numFmt w:val="bullet"/>
      <w:lvlText w:val="•"/>
      <w:lvlJc w:val="left"/>
      <w:pPr>
        <w:ind w:left="5723" w:hanging="360"/>
      </w:pPr>
      <w:rPr>
        <w:rFonts w:hint="default"/>
        <w:lang w:val="en-US" w:eastAsia="en-US" w:bidi="ar-SA"/>
      </w:rPr>
    </w:lvl>
    <w:lvl w:ilvl="6" w:tplc="C638F43C">
      <w:numFmt w:val="bullet"/>
      <w:lvlText w:val="•"/>
      <w:lvlJc w:val="left"/>
      <w:pPr>
        <w:ind w:left="6748" w:hanging="360"/>
      </w:pPr>
      <w:rPr>
        <w:rFonts w:hint="default"/>
        <w:lang w:val="en-US" w:eastAsia="en-US" w:bidi="ar-SA"/>
      </w:rPr>
    </w:lvl>
    <w:lvl w:ilvl="7" w:tplc="5A40A590">
      <w:numFmt w:val="bullet"/>
      <w:lvlText w:val="•"/>
      <w:lvlJc w:val="left"/>
      <w:pPr>
        <w:ind w:left="7772" w:hanging="360"/>
      </w:pPr>
      <w:rPr>
        <w:rFonts w:hint="default"/>
        <w:lang w:val="en-US" w:eastAsia="en-US" w:bidi="ar-SA"/>
      </w:rPr>
    </w:lvl>
    <w:lvl w:ilvl="8" w:tplc="09CA0DB6">
      <w:numFmt w:val="bullet"/>
      <w:lvlText w:val="•"/>
      <w:lvlJc w:val="left"/>
      <w:pPr>
        <w:ind w:left="8797" w:hanging="360"/>
      </w:pPr>
      <w:rPr>
        <w:rFonts w:hint="default"/>
        <w:lang w:val="en-US" w:eastAsia="en-US" w:bidi="ar-SA"/>
      </w:rPr>
    </w:lvl>
  </w:abstractNum>
  <w:abstractNum w:abstractNumId="20" w15:restartNumberingAfterBreak="0">
    <w:nsid w:val="39483571"/>
    <w:multiLevelType w:val="hybridMultilevel"/>
    <w:tmpl w:val="01FED70E"/>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21" w15:restartNumberingAfterBreak="0">
    <w:nsid w:val="3A2297A1"/>
    <w:multiLevelType w:val="hybridMultilevel"/>
    <w:tmpl w:val="5BC2B8F0"/>
    <w:lvl w:ilvl="0" w:tplc="619CF4F0">
      <w:start w:val="1"/>
      <w:numFmt w:val="bullet"/>
      <w:lvlText w:val=""/>
      <w:lvlJc w:val="left"/>
      <w:pPr>
        <w:ind w:left="720" w:hanging="360"/>
      </w:pPr>
      <w:rPr>
        <w:rFonts w:ascii="Symbol" w:hAnsi="Symbol" w:hint="default"/>
      </w:rPr>
    </w:lvl>
    <w:lvl w:ilvl="1" w:tplc="50426F9E">
      <w:start w:val="1"/>
      <w:numFmt w:val="bullet"/>
      <w:lvlText w:val="o"/>
      <w:lvlJc w:val="left"/>
      <w:pPr>
        <w:ind w:left="1440" w:hanging="360"/>
      </w:pPr>
      <w:rPr>
        <w:rFonts w:ascii="Courier New" w:hAnsi="Courier New" w:hint="default"/>
      </w:rPr>
    </w:lvl>
    <w:lvl w:ilvl="2" w:tplc="73BC5B56">
      <w:start w:val="1"/>
      <w:numFmt w:val="bullet"/>
      <w:lvlText w:val=""/>
      <w:lvlJc w:val="left"/>
      <w:pPr>
        <w:ind w:left="2160" w:hanging="360"/>
      </w:pPr>
      <w:rPr>
        <w:rFonts w:ascii="Wingdings" w:hAnsi="Wingdings" w:hint="default"/>
      </w:rPr>
    </w:lvl>
    <w:lvl w:ilvl="3" w:tplc="893E9B9E">
      <w:start w:val="1"/>
      <w:numFmt w:val="bullet"/>
      <w:lvlText w:val=""/>
      <w:lvlJc w:val="left"/>
      <w:pPr>
        <w:ind w:left="2880" w:hanging="360"/>
      </w:pPr>
      <w:rPr>
        <w:rFonts w:ascii="Symbol" w:hAnsi="Symbol" w:hint="default"/>
      </w:rPr>
    </w:lvl>
    <w:lvl w:ilvl="4" w:tplc="81C8490C">
      <w:start w:val="1"/>
      <w:numFmt w:val="bullet"/>
      <w:lvlText w:val="o"/>
      <w:lvlJc w:val="left"/>
      <w:pPr>
        <w:ind w:left="3600" w:hanging="360"/>
      </w:pPr>
      <w:rPr>
        <w:rFonts w:ascii="Courier New" w:hAnsi="Courier New" w:hint="default"/>
      </w:rPr>
    </w:lvl>
    <w:lvl w:ilvl="5" w:tplc="AAA4E2FC">
      <w:start w:val="1"/>
      <w:numFmt w:val="bullet"/>
      <w:lvlText w:val=""/>
      <w:lvlJc w:val="left"/>
      <w:pPr>
        <w:ind w:left="4320" w:hanging="360"/>
      </w:pPr>
      <w:rPr>
        <w:rFonts w:ascii="Wingdings" w:hAnsi="Wingdings" w:hint="default"/>
      </w:rPr>
    </w:lvl>
    <w:lvl w:ilvl="6" w:tplc="A2DE9948">
      <w:start w:val="1"/>
      <w:numFmt w:val="bullet"/>
      <w:lvlText w:val=""/>
      <w:lvlJc w:val="left"/>
      <w:pPr>
        <w:ind w:left="5040" w:hanging="360"/>
      </w:pPr>
      <w:rPr>
        <w:rFonts w:ascii="Symbol" w:hAnsi="Symbol" w:hint="default"/>
      </w:rPr>
    </w:lvl>
    <w:lvl w:ilvl="7" w:tplc="F53203CE">
      <w:start w:val="1"/>
      <w:numFmt w:val="bullet"/>
      <w:lvlText w:val="o"/>
      <w:lvlJc w:val="left"/>
      <w:pPr>
        <w:ind w:left="5760" w:hanging="360"/>
      </w:pPr>
      <w:rPr>
        <w:rFonts w:ascii="Courier New" w:hAnsi="Courier New" w:hint="default"/>
      </w:rPr>
    </w:lvl>
    <w:lvl w:ilvl="8" w:tplc="3F028C6E">
      <w:start w:val="1"/>
      <w:numFmt w:val="bullet"/>
      <w:lvlText w:val=""/>
      <w:lvlJc w:val="left"/>
      <w:pPr>
        <w:ind w:left="6480" w:hanging="360"/>
      </w:pPr>
      <w:rPr>
        <w:rFonts w:ascii="Wingdings" w:hAnsi="Wingdings" w:hint="default"/>
      </w:rPr>
    </w:lvl>
  </w:abstractNum>
  <w:abstractNum w:abstractNumId="22" w15:restartNumberingAfterBreak="0">
    <w:nsid w:val="3B2B2C02"/>
    <w:multiLevelType w:val="hybridMultilevel"/>
    <w:tmpl w:val="269C9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2CFA27"/>
    <w:multiLevelType w:val="hybridMultilevel"/>
    <w:tmpl w:val="57E4563A"/>
    <w:lvl w:ilvl="0" w:tplc="760299A2">
      <w:start w:val="1"/>
      <w:numFmt w:val="bullet"/>
      <w:lvlText w:val=""/>
      <w:lvlJc w:val="left"/>
      <w:pPr>
        <w:ind w:left="1080" w:hanging="360"/>
      </w:pPr>
      <w:rPr>
        <w:rFonts w:ascii="Symbol" w:hAnsi="Symbol" w:hint="default"/>
      </w:rPr>
    </w:lvl>
    <w:lvl w:ilvl="1" w:tplc="654C863E">
      <w:start w:val="1"/>
      <w:numFmt w:val="bullet"/>
      <w:lvlText w:val="o"/>
      <w:lvlJc w:val="left"/>
      <w:pPr>
        <w:ind w:left="1800" w:hanging="360"/>
      </w:pPr>
      <w:rPr>
        <w:rFonts w:ascii="Courier New" w:hAnsi="Courier New" w:hint="default"/>
      </w:rPr>
    </w:lvl>
    <w:lvl w:ilvl="2" w:tplc="66AC457A">
      <w:start w:val="1"/>
      <w:numFmt w:val="bullet"/>
      <w:lvlText w:val=""/>
      <w:lvlJc w:val="left"/>
      <w:pPr>
        <w:ind w:left="2520" w:hanging="360"/>
      </w:pPr>
      <w:rPr>
        <w:rFonts w:ascii="Wingdings" w:hAnsi="Wingdings" w:hint="default"/>
      </w:rPr>
    </w:lvl>
    <w:lvl w:ilvl="3" w:tplc="E58A7E8C">
      <w:start w:val="1"/>
      <w:numFmt w:val="bullet"/>
      <w:lvlText w:val=""/>
      <w:lvlJc w:val="left"/>
      <w:pPr>
        <w:ind w:left="3240" w:hanging="360"/>
      </w:pPr>
      <w:rPr>
        <w:rFonts w:ascii="Symbol" w:hAnsi="Symbol" w:hint="default"/>
      </w:rPr>
    </w:lvl>
    <w:lvl w:ilvl="4" w:tplc="67EAE460">
      <w:start w:val="1"/>
      <w:numFmt w:val="bullet"/>
      <w:lvlText w:val="o"/>
      <w:lvlJc w:val="left"/>
      <w:pPr>
        <w:ind w:left="3960" w:hanging="360"/>
      </w:pPr>
      <w:rPr>
        <w:rFonts w:ascii="Courier New" w:hAnsi="Courier New" w:hint="default"/>
      </w:rPr>
    </w:lvl>
    <w:lvl w:ilvl="5" w:tplc="E34092DA">
      <w:start w:val="1"/>
      <w:numFmt w:val="bullet"/>
      <w:lvlText w:val=""/>
      <w:lvlJc w:val="left"/>
      <w:pPr>
        <w:ind w:left="4680" w:hanging="360"/>
      </w:pPr>
      <w:rPr>
        <w:rFonts w:ascii="Wingdings" w:hAnsi="Wingdings" w:hint="default"/>
      </w:rPr>
    </w:lvl>
    <w:lvl w:ilvl="6" w:tplc="4B820EDA">
      <w:start w:val="1"/>
      <w:numFmt w:val="bullet"/>
      <w:lvlText w:val=""/>
      <w:lvlJc w:val="left"/>
      <w:pPr>
        <w:ind w:left="5400" w:hanging="360"/>
      </w:pPr>
      <w:rPr>
        <w:rFonts w:ascii="Symbol" w:hAnsi="Symbol" w:hint="default"/>
      </w:rPr>
    </w:lvl>
    <w:lvl w:ilvl="7" w:tplc="21041FD6">
      <w:start w:val="1"/>
      <w:numFmt w:val="bullet"/>
      <w:lvlText w:val="o"/>
      <w:lvlJc w:val="left"/>
      <w:pPr>
        <w:ind w:left="6120" w:hanging="360"/>
      </w:pPr>
      <w:rPr>
        <w:rFonts w:ascii="Courier New" w:hAnsi="Courier New" w:hint="default"/>
      </w:rPr>
    </w:lvl>
    <w:lvl w:ilvl="8" w:tplc="D1C05E6E">
      <w:start w:val="1"/>
      <w:numFmt w:val="bullet"/>
      <w:lvlText w:val=""/>
      <w:lvlJc w:val="left"/>
      <w:pPr>
        <w:ind w:left="6840" w:hanging="360"/>
      </w:pPr>
      <w:rPr>
        <w:rFonts w:ascii="Wingdings" w:hAnsi="Wingdings" w:hint="default"/>
      </w:rPr>
    </w:lvl>
  </w:abstractNum>
  <w:abstractNum w:abstractNumId="24" w15:restartNumberingAfterBreak="0">
    <w:nsid w:val="3C9E06B9"/>
    <w:multiLevelType w:val="hybridMultilevel"/>
    <w:tmpl w:val="4EFA4AC6"/>
    <w:lvl w:ilvl="0" w:tplc="EA6252CE">
      <w:start w:val="1"/>
      <w:numFmt w:val="decimal"/>
      <w:lvlText w:val="%1."/>
      <w:lvlJc w:val="left"/>
      <w:pPr>
        <w:ind w:left="720" w:hanging="360"/>
      </w:pPr>
    </w:lvl>
    <w:lvl w:ilvl="1" w:tplc="2EEA24EC">
      <w:start w:val="1"/>
      <w:numFmt w:val="lowerLetter"/>
      <w:lvlText w:val="%2."/>
      <w:lvlJc w:val="left"/>
      <w:pPr>
        <w:ind w:left="1440" w:hanging="360"/>
      </w:pPr>
    </w:lvl>
    <w:lvl w:ilvl="2" w:tplc="B76A1732">
      <w:start w:val="1"/>
      <w:numFmt w:val="lowerRoman"/>
      <w:lvlText w:val="%3."/>
      <w:lvlJc w:val="right"/>
      <w:pPr>
        <w:ind w:left="2160" w:hanging="180"/>
      </w:pPr>
    </w:lvl>
    <w:lvl w:ilvl="3" w:tplc="23D40570">
      <w:start w:val="1"/>
      <w:numFmt w:val="decimal"/>
      <w:lvlText w:val="%4."/>
      <w:lvlJc w:val="left"/>
      <w:pPr>
        <w:ind w:left="2880" w:hanging="360"/>
      </w:pPr>
    </w:lvl>
    <w:lvl w:ilvl="4" w:tplc="1646F780">
      <w:start w:val="1"/>
      <w:numFmt w:val="lowerLetter"/>
      <w:lvlText w:val="%5."/>
      <w:lvlJc w:val="left"/>
      <w:pPr>
        <w:ind w:left="3600" w:hanging="360"/>
      </w:pPr>
    </w:lvl>
    <w:lvl w:ilvl="5" w:tplc="AE381210">
      <w:start w:val="1"/>
      <w:numFmt w:val="lowerRoman"/>
      <w:lvlText w:val="%6."/>
      <w:lvlJc w:val="right"/>
      <w:pPr>
        <w:ind w:left="4320" w:hanging="180"/>
      </w:pPr>
    </w:lvl>
    <w:lvl w:ilvl="6" w:tplc="67C20010">
      <w:start w:val="1"/>
      <w:numFmt w:val="decimal"/>
      <w:lvlText w:val="%7."/>
      <w:lvlJc w:val="left"/>
      <w:pPr>
        <w:ind w:left="5040" w:hanging="360"/>
      </w:pPr>
    </w:lvl>
    <w:lvl w:ilvl="7" w:tplc="B5224CEE">
      <w:start w:val="1"/>
      <w:numFmt w:val="lowerLetter"/>
      <w:lvlText w:val="%8."/>
      <w:lvlJc w:val="left"/>
      <w:pPr>
        <w:ind w:left="5760" w:hanging="360"/>
      </w:pPr>
    </w:lvl>
    <w:lvl w:ilvl="8" w:tplc="A9FA4E52">
      <w:start w:val="1"/>
      <w:numFmt w:val="lowerRoman"/>
      <w:lvlText w:val="%9."/>
      <w:lvlJc w:val="right"/>
      <w:pPr>
        <w:ind w:left="6480" w:hanging="180"/>
      </w:pPr>
    </w:lvl>
  </w:abstractNum>
  <w:abstractNum w:abstractNumId="25" w15:restartNumberingAfterBreak="0">
    <w:nsid w:val="3D27B0F4"/>
    <w:multiLevelType w:val="hybridMultilevel"/>
    <w:tmpl w:val="EB2CBB5E"/>
    <w:lvl w:ilvl="0" w:tplc="936E902E">
      <w:start w:val="1"/>
      <w:numFmt w:val="bullet"/>
      <w:lvlText w:val="·"/>
      <w:lvlJc w:val="left"/>
      <w:pPr>
        <w:ind w:left="720" w:hanging="360"/>
      </w:pPr>
      <w:rPr>
        <w:rFonts w:ascii="Symbol" w:hAnsi="Symbol" w:hint="default"/>
      </w:rPr>
    </w:lvl>
    <w:lvl w:ilvl="1" w:tplc="ADDE8BA8">
      <w:start w:val="1"/>
      <w:numFmt w:val="bullet"/>
      <w:lvlText w:val="o"/>
      <w:lvlJc w:val="left"/>
      <w:pPr>
        <w:ind w:left="1440" w:hanging="360"/>
      </w:pPr>
      <w:rPr>
        <w:rFonts w:ascii="Courier New" w:hAnsi="Courier New" w:hint="default"/>
      </w:rPr>
    </w:lvl>
    <w:lvl w:ilvl="2" w:tplc="3962EB72">
      <w:start w:val="1"/>
      <w:numFmt w:val="bullet"/>
      <w:lvlText w:val=""/>
      <w:lvlJc w:val="left"/>
      <w:pPr>
        <w:ind w:left="2160" w:hanging="360"/>
      </w:pPr>
      <w:rPr>
        <w:rFonts w:ascii="Wingdings" w:hAnsi="Wingdings" w:hint="default"/>
      </w:rPr>
    </w:lvl>
    <w:lvl w:ilvl="3" w:tplc="279E5C22">
      <w:start w:val="1"/>
      <w:numFmt w:val="bullet"/>
      <w:lvlText w:val=""/>
      <w:lvlJc w:val="left"/>
      <w:pPr>
        <w:ind w:left="2880" w:hanging="360"/>
      </w:pPr>
      <w:rPr>
        <w:rFonts w:ascii="Symbol" w:hAnsi="Symbol" w:hint="default"/>
      </w:rPr>
    </w:lvl>
    <w:lvl w:ilvl="4" w:tplc="07745646">
      <w:start w:val="1"/>
      <w:numFmt w:val="bullet"/>
      <w:lvlText w:val="o"/>
      <w:lvlJc w:val="left"/>
      <w:pPr>
        <w:ind w:left="3600" w:hanging="360"/>
      </w:pPr>
      <w:rPr>
        <w:rFonts w:ascii="Courier New" w:hAnsi="Courier New" w:hint="default"/>
      </w:rPr>
    </w:lvl>
    <w:lvl w:ilvl="5" w:tplc="25B29F8E">
      <w:start w:val="1"/>
      <w:numFmt w:val="bullet"/>
      <w:lvlText w:val=""/>
      <w:lvlJc w:val="left"/>
      <w:pPr>
        <w:ind w:left="4320" w:hanging="360"/>
      </w:pPr>
      <w:rPr>
        <w:rFonts w:ascii="Wingdings" w:hAnsi="Wingdings" w:hint="default"/>
      </w:rPr>
    </w:lvl>
    <w:lvl w:ilvl="6" w:tplc="7EFE4C1A">
      <w:start w:val="1"/>
      <w:numFmt w:val="bullet"/>
      <w:lvlText w:val=""/>
      <w:lvlJc w:val="left"/>
      <w:pPr>
        <w:ind w:left="5040" w:hanging="360"/>
      </w:pPr>
      <w:rPr>
        <w:rFonts w:ascii="Symbol" w:hAnsi="Symbol" w:hint="default"/>
      </w:rPr>
    </w:lvl>
    <w:lvl w:ilvl="7" w:tplc="DD42B536">
      <w:start w:val="1"/>
      <w:numFmt w:val="bullet"/>
      <w:lvlText w:val="o"/>
      <w:lvlJc w:val="left"/>
      <w:pPr>
        <w:ind w:left="5760" w:hanging="360"/>
      </w:pPr>
      <w:rPr>
        <w:rFonts w:ascii="Courier New" w:hAnsi="Courier New" w:hint="default"/>
      </w:rPr>
    </w:lvl>
    <w:lvl w:ilvl="8" w:tplc="6F70A23A">
      <w:start w:val="1"/>
      <w:numFmt w:val="bullet"/>
      <w:lvlText w:val=""/>
      <w:lvlJc w:val="left"/>
      <w:pPr>
        <w:ind w:left="6480" w:hanging="360"/>
      </w:pPr>
      <w:rPr>
        <w:rFonts w:ascii="Wingdings" w:hAnsi="Wingdings" w:hint="default"/>
      </w:rPr>
    </w:lvl>
  </w:abstractNum>
  <w:abstractNum w:abstractNumId="26" w15:restartNumberingAfterBreak="0">
    <w:nsid w:val="3D6A43FA"/>
    <w:multiLevelType w:val="hybridMultilevel"/>
    <w:tmpl w:val="D528DF1E"/>
    <w:lvl w:ilvl="0" w:tplc="0EDA1C8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4C20CF8"/>
    <w:multiLevelType w:val="hybridMultilevel"/>
    <w:tmpl w:val="EACAF8A6"/>
    <w:lvl w:ilvl="0" w:tplc="FFFFFFFF">
      <w:start w:val="1"/>
      <w:numFmt w:val="decimal"/>
      <w:lvlText w:val="%1."/>
      <w:lvlJc w:val="left"/>
      <w:pPr>
        <w:ind w:left="810" w:hanging="360"/>
      </w:pPr>
      <w:rPr>
        <w:rFonts w:hint="default"/>
      </w:rPr>
    </w:lvl>
    <w:lvl w:ilvl="1" w:tplc="FFFFFFFF">
      <w:start w:val="1"/>
      <w:numFmt w:val="lowerLetter"/>
      <w:lvlText w:val="%2."/>
      <w:lvlJc w:val="left"/>
      <w:pPr>
        <w:ind w:left="1564" w:hanging="360"/>
      </w:pPr>
    </w:lvl>
    <w:lvl w:ilvl="2" w:tplc="FFFFFFFF">
      <w:start w:val="1"/>
      <w:numFmt w:val="lowerRoman"/>
      <w:lvlText w:val="%3."/>
      <w:lvlJc w:val="right"/>
      <w:pPr>
        <w:ind w:left="2284" w:hanging="180"/>
      </w:pPr>
    </w:lvl>
    <w:lvl w:ilvl="3" w:tplc="FFFFFFFF" w:tentative="1">
      <w:start w:val="1"/>
      <w:numFmt w:val="decimal"/>
      <w:lvlText w:val="%4."/>
      <w:lvlJc w:val="left"/>
      <w:pPr>
        <w:ind w:left="3004" w:hanging="360"/>
      </w:pPr>
    </w:lvl>
    <w:lvl w:ilvl="4" w:tplc="FFFFFFFF" w:tentative="1">
      <w:start w:val="1"/>
      <w:numFmt w:val="lowerLetter"/>
      <w:lvlText w:val="%5."/>
      <w:lvlJc w:val="left"/>
      <w:pPr>
        <w:ind w:left="3724" w:hanging="360"/>
      </w:pPr>
    </w:lvl>
    <w:lvl w:ilvl="5" w:tplc="FFFFFFFF" w:tentative="1">
      <w:start w:val="1"/>
      <w:numFmt w:val="lowerRoman"/>
      <w:lvlText w:val="%6."/>
      <w:lvlJc w:val="right"/>
      <w:pPr>
        <w:ind w:left="4444" w:hanging="180"/>
      </w:pPr>
    </w:lvl>
    <w:lvl w:ilvl="6" w:tplc="FFFFFFFF" w:tentative="1">
      <w:start w:val="1"/>
      <w:numFmt w:val="decimal"/>
      <w:lvlText w:val="%7."/>
      <w:lvlJc w:val="left"/>
      <w:pPr>
        <w:ind w:left="5164" w:hanging="360"/>
      </w:pPr>
    </w:lvl>
    <w:lvl w:ilvl="7" w:tplc="FFFFFFFF" w:tentative="1">
      <w:start w:val="1"/>
      <w:numFmt w:val="lowerLetter"/>
      <w:lvlText w:val="%8."/>
      <w:lvlJc w:val="left"/>
      <w:pPr>
        <w:ind w:left="5884" w:hanging="360"/>
      </w:pPr>
    </w:lvl>
    <w:lvl w:ilvl="8" w:tplc="FFFFFFFF" w:tentative="1">
      <w:start w:val="1"/>
      <w:numFmt w:val="lowerRoman"/>
      <w:lvlText w:val="%9."/>
      <w:lvlJc w:val="right"/>
      <w:pPr>
        <w:ind w:left="6604" w:hanging="180"/>
      </w:pPr>
    </w:lvl>
  </w:abstractNum>
  <w:abstractNum w:abstractNumId="28" w15:restartNumberingAfterBreak="0">
    <w:nsid w:val="45AF0760"/>
    <w:multiLevelType w:val="hybridMultilevel"/>
    <w:tmpl w:val="32BE01E8"/>
    <w:lvl w:ilvl="0" w:tplc="1E12DCFA">
      <w:numFmt w:val="bullet"/>
      <w:lvlText w:val=""/>
      <w:lvlJc w:val="left"/>
      <w:pPr>
        <w:ind w:left="712" w:hanging="541"/>
      </w:pPr>
      <w:rPr>
        <w:rFonts w:ascii="Symbol" w:eastAsia="Symbol" w:hAnsi="Symbol" w:cs="Symbol" w:hint="default"/>
        <w:b w:val="0"/>
        <w:bCs w:val="0"/>
        <w:i w:val="0"/>
        <w:iCs w:val="0"/>
        <w:spacing w:val="0"/>
        <w:w w:val="100"/>
        <w:sz w:val="24"/>
        <w:szCs w:val="24"/>
        <w:lang w:val="en-US" w:eastAsia="en-US" w:bidi="ar-SA"/>
      </w:rPr>
    </w:lvl>
    <w:lvl w:ilvl="1" w:tplc="F996B1BA">
      <w:numFmt w:val="bullet"/>
      <w:lvlText w:val="•"/>
      <w:lvlJc w:val="left"/>
      <w:pPr>
        <w:ind w:left="1718" w:hanging="541"/>
      </w:pPr>
      <w:rPr>
        <w:rFonts w:hint="default"/>
        <w:lang w:val="en-US" w:eastAsia="en-US" w:bidi="ar-SA"/>
      </w:rPr>
    </w:lvl>
    <w:lvl w:ilvl="2" w:tplc="D37E16E2">
      <w:numFmt w:val="bullet"/>
      <w:lvlText w:val="•"/>
      <w:lvlJc w:val="left"/>
      <w:pPr>
        <w:ind w:left="2716" w:hanging="541"/>
      </w:pPr>
      <w:rPr>
        <w:rFonts w:hint="default"/>
        <w:lang w:val="en-US" w:eastAsia="en-US" w:bidi="ar-SA"/>
      </w:rPr>
    </w:lvl>
    <w:lvl w:ilvl="3" w:tplc="280C96AC">
      <w:numFmt w:val="bullet"/>
      <w:lvlText w:val="•"/>
      <w:lvlJc w:val="left"/>
      <w:pPr>
        <w:ind w:left="3714" w:hanging="541"/>
      </w:pPr>
      <w:rPr>
        <w:rFonts w:hint="default"/>
        <w:lang w:val="en-US" w:eastAsia="en-US" w:bidi="ar-SA"/>
      </w:rPr>
    </w:lvl>
    <w:lvl w:ilvl="4" w:tplc="C3DC6D42">
      <w:numFmt w:val="bullet"/>
      <w:lvlText w:val="•"/>
      <w:lvlJc w:val="left"/>
      <w:pPr>
        <w:ind w:left="4712" w:hanging="541"/>
      </w:pPr>
      <w:rPr>
        <w:rFonts w:hint="default"/>
        <w:lang w:val="en-US" w:eastAsia="en-US" w:bidi="ar-SA"/>
      </w:rPr>
    </w:lvl>
    <w:lvl w:ilvl="5" w:tplc="1F1604AA">
      <w:numFmt w:val="bullet"/>
      <w:lvlText w:val="•"/>
      <w:lvlJc w:val="left"/>
      <w:pPr>
        <w:ind w:left="5711" w:hanging="541"/>
      </w:pPr>
      <w:rPr>
        <w:rFonts w:hint="default"/>
        <w:lang w:val="en-US" w:eastAsia="en-US" w:bidi="ar-SA"/>
      </w:rPr>
    </w:lvl>
    <w:lvl w:ilvl="6" w:tplc="3AB0BF14">
      <w:numFmt w:val="bullet"/>
      <w:lvlText w:val="•"/>
      <w:lvlJc w:val="left"/>
      <w:pPr>
        <w:ind w:left="6709" w:hanging="541"/>
      </w:pPr>
      <w:rPr>
        <w:rFonts w:hint="default"/>
        <w:lang w:val="en-US" w:eastAsia="en-US" w:bidi="ar-SA"/>
      </w:rPr>
    </w:lvl>
    <w:lvl w:ilvl="7" w:tplc="0A62B218">
      <w:numFmt w:val="bullet"/>
      <w:lvlText w:val="•"/>
      <w:lvlJc w:val="left"/>
      <w:pPr>
        <w:ind w:left="7707" w:hanging="541"/>
      </w:pPr>
      <w:rPr>
        <w:rFonts w:hint="default"/>
        <w:lang w:val="en-US" w:eastAsia="en-US" w:bidi="ar-SA"/>
      </w:rPr>
    </w:lvl>
    <w:lvl w:ilvl="8" w:tplc="F4367E9A">
      <w:numFmt w:val="bullet"/>
      <w:lvlText w:val="•"/>
      <w:lvlJc w:val="left"/>
      <w:pPr>
        <w:ind w:left="8705" w:hanging="541"/>
      </w:pPr>
      <w:rPr>
        <w:rFonts w:hint="default"/>
        <w:lang w:val="en-US" w:eastAsia="en-US" w:bidi="ar-SA"/>
      </w:rPr>
    </w:lvl>
  </w:abstractNum>
  <w:abstractNum w:abstractNumId="29" w15:restartNumberingAfterBreak="0">
    <w:nsid w:val="508EFC24"/>
    <w:multiLevelType w:val="hybridMultilevel"/>
    <w:tmpl w:val="FFFFFFFF"/>
    <w:lvl w:ilvl="0" w:tplc="B8C2A1C2">
      <w:start w:val="1"/>
      <w:numFmt w:val="bullet"/>
      <w:lvlText w:val=""/>
      <w:lvlJc w:val="left"/>
      <w:pPr>
        <w:ind w:left="603" w:hanging="360"/>
      </w:pPr>
      <w:rPr>
        <w:rFonts w:ascii="Symbol" w:hAnsi="Symbol" w:hint="default"/>
      </w:rPr>
    </w:lvl>
    <w:lvl w:ilvl="1" w:tplc="0F36D3CE">
      <w:start w:val="1"/>
      <w:numFmt w:val="bullet"/>
      <w:lvlText w:val="o"/>
      <w:lvlJc w:val="left"/>
      <w:pPr>
        <w:ind w:left="1323" w:hanging="360"/>
      </w:pPr>
      <w:rPr>
        <w:rFonts w:ascii="Courier New" w:hAnsi="Courier New" w:hint="default"/>
      </w:rPr>
    </w:lvl>
    <w:lvl w:ilvl="2" w:tplc="2974C3A2">
      <w:start w:val="1"/>
      <w:numFmt w:val="bullet"/>
      <w:lvlText w:val=""/>
      <w:lvlJc w:val="left"/>
      <w:pPr>
        <w:ind w:left="2043" w:hanging="360"/>
      </w:pPr>
      <w:rPr>
        <w:rFonts w:ascii="Wingdings" w:hAnsi="Wingdings" w:hint="default"/>
      </w:rPr>
    </w:lvl>
    <w:lvl w:ilvl="3" w:tplc="C91817B4">
      <w:start w:val="1"/>
      <w:numFmt w:val="bullet"/>
      <w:lvlText w:val=""/>
      <w:lvlJc w:val="left"/>
      <w:pPr>
        <w:ind w:left="2763" w:hanging="360"/>
      </w:pPr>
      <w:rPr>
        <w:rFonts w:ascii="Symbol" w:hAnsi="Symbol" w:hint="default"/>
      </w:rPr>
    </w:lvl>
    <w:lvl w:ilvl="4" w:tplc="C4F2FAB2">
      <w:start w:val="1"/>
      <w:numFmt w:val="bullet"/>
      <w:lvlText w:val="o"/>
      <w:lvlJc w:val="left"/>
      <w:pPr>
        <w:ind w:left="3483" w:hanging="360"/>
      </w:pPr>
      <w:rPr>
        <w:rFonts w:ascii="Courier New" w:hAnsi="Courier New" w:hint="default"/>
      </w:rPr>
    </w:lvl>
    <w:lvl w:ilvl="5" w:tplc="00C8728E">
      <w:start w:val="1"/>
      <w:numFmt w:val="bullet"/>
      <w:lvlText w:val=""/>
      <w:lvlJc w:val="left"/>
      <w:pPr>
        <w:ind w:left="4203" w:hanging="360"/>
      </w:pPr>
      <w:rPr>
        <w:rFonts w:ascii="Wingdings" w:hAnsi="Wingdings" w:hint="default"/>
      </w:rPr>
    </w:lvl>
    <w:lvl w:ilvl="6" w:tplc="2D00E4BA">
      <w:start w:val="1"/>
      <w:numFmt w:val="bullet"/>
      <w:lvlText w:val=""/>
      <w:lvlJc w:val="left"/>
      <w:pPr>
        <w:ind w:left="4923" w:hanging="360"/>
      </w:pPr>
      <w:rPr>
        <w:rFonts w:ascii="Symbol" w:hAnsi="Symbol" w:hint="default"/>
      </w:rPr>
    </w:lvl>
    <w:lvl w:ilvl="7" w:tplc="63728C86">
      <w:start w:val="1"/>
      <w:numFmt w:val="bullet"/>
      <w:lvlText w:val="o"/>
      <w:lvlJc w:val="left"/>
      <w:pPr>
        <w:ind w:left="5643" w:hanging="360"/>
      </w:pPr>
      <w:rPr>
        <w:rFonts w:ascii="Courier New" w:hAnsi="Courier New" w:hint="default"/>
      </w:rPr>
    </w:lvl>
    <w:lvl w:ilvl="8" w:tplc="98AA43B6">
      <w:start w:val="1"/>
      <w:numFmt w:val="bullet"/>
      <w:lvlText w:val=""/>
      <w:lvlJc w:val="left"/>
      <w:pPr>
        <w:ind w:left="6363" w:hanging="360"/>
      </w:pPr>
      <w:rPr>
        <w:rFonts w:ascii="Wingdings" w:hAnsi="Wingdings" w:hint="default"/>
      </w:rPr>
    </w:lvl>
  </w:abstractNum>
  <w:abstractNum w:abstractNumId="30" w15:restartNumberingAfterBreak="0">
    <w:nsid w:val="5699A3D9"/>
    <w:multiLevelType w:val="hybridMultilevel"/>
    <w:tmpl w:val="46E4F2D8"/>
    <w:lvl w:ilvl="0" w:tplc="CB40D818">
      <w:numFmt w:val="bullet"/>
      <w:lvlText w:val=""/>
      <w:lvlJc w:val="left"/>
      <w:pPr>
        <w:ind w:left="-129" w:hanging="149"/>
      </w:pPr>
      <w:rPr>
        <w:rFonts w:ascii="Symbol" w:hAnsi="Symbol" w:hint="default"/>
      </w:rPr>
    </w:lvl>
    <w:lvl w:ilvl="1" w:tplc="B17C99B2">
      <w:start w:val="1"/>
      <w:numFmt w:val="bullet"/>
      <w:lvlText w:val="o"/>
      <w:lvlJc w:val="left"/>
      <w:pPr>
        <w:ind w:left="-57" w:hanging="360"/>
      </w:pPr>
      <w:rPr>
        <w:rFonts w:ascii="Courier New" w:hAnsi="Courier New" w:hint="default"/>
      </w:rPr>
    </w:lvl>
    <w:lvl w:ilvl="2" w:tplc="DC44BE06">
      <w:start w:val="1"/>
      <w:numFmt w:val="bullet"/>
      <w:lvlText w:val=""/>
      <w:lvlJc w:val="left"/>
      <w:pPr>
        <w:ind w:left="663" w:hanging="360"/>
      </w:pPr>
      <w:rPr>
        <w:rFonts w:ascii="Wingdings" w:hAnsi="Wingdings" w:hint="default"/>
      </w:rPr>
    </w:lvl>
    <w:lvl w:ilvl="3" w:tplc="785C0064">
      <w:start w:val="1"/>
      <w:numFmt w:val="bullet"/>
      <w:lvlText w:val=""/>
      <w:lvlJc w:val="left"/>
      <w:pPr>
        <w:ind w:left="1383" w:hanging="360"/>
      </w:pPr>
      <w:rPr>
        <w:rFonts w:ascii="Symbol" w:hAnsi="Symbol" w:hint="default"/>
      </w:rPr>
    </w:lvl>
    <w:lvl w:ilvl="4" w:tplc="7E2CF3E2">
      <w:start w:val="1"/>
      <w:numFmt w:val="bullet"/>
      <w:lvlText w:val="o"/>
      <w:lvlJc w:val="left"/>
      <w:pPr>
        <w:ind w:left="2103" w:hanging="360"/>
      </w:pPr>
      <w:rPr>
        <w:rFonts w:ascii="Courier New" w:hAnsi="Courier New" w:hint="default"/>
      </w:rPr>
    </w:lvl>
    <w:lvl w:ilvl="5" w:tplc="C926465E">
      <w:start w:val="1"/>
      <w:numFmt w:val="bullet"/>
      <w:lvlText w:val=""/>
      <w:lvlJc w:val="left"/>
      <w:pPr>
        <w:ind w:left="2823" w:hanging="360"/>
      </w:pPr>
      <w:rPr>
        <w:rFonts w:ascii="Wingdings" w:hAnsi="Wingdings" w:hint="default"/>
      </w:rPr>
    </w:lvl>
    <w:lvl w:ilvl="6" w:tplc="00B8E806">
      <w:start w:val="1"/>
      <w:numFmt w:val="bullet"/>
      <w:lvlText w:val=""/>
      <w:lvlJc w:val="left"/>
      <w:pPr>
        <w:ind w:left="3543" w:hanging="360"/>
      </w:pPr>
      <w:rPr>
        <w:rFonts w:ascii="Symbol" w:hAnsi="Symbol" w:hint="default"/>
      </w:rPr>
    </w:lvl>
    <w:lvl w:ilvl="7" w:tplc="EF341F0C">
      <w:start w:val="1"/>
      <w:numFmt w:val="bullet"/>
      <w:lvlText w:val="o"/>
      <w:lvlJc w:val="left"/>
      <w:pPr>
        <w:ind w:left="4263" w:hanging="360"/>
      </w:pPr>
      <w:rPr>
        <w:rFonts w:ascii="Courier New" w:hAnsi="Courier New" w:hint="default"/>
      </w:rPr>
    </w:lvl>
    <w:lvl w:ilvl="8" w:tplc="6884E79E">
      <w:start w:val="1"/>
      <w:numFmt w:val="bullet"/>
      <w:lvlText w:val=""/>
      <w:lvlJc w:val="left"/>
      <w:pPr>
        <w:ind w:left="4983" w:hanging="360"/>
      </w:pPr>
      <w:rPr>
        <w:rFonts w:ascii="Wingdings" w:hAnsi="Wingdings" w:hint="default"/>
      </w:rPr>
    </w:lvl>
  </w:abstractNum>
  <w:abstractNum w:abstractNumId="31" w15:restartNumberingAfterBreak="0">
    <w:nsid w:val="58A4F87F"/>
    <w:multiLevelType w:val="hybridMultilevel"/>
    <w:tmpl w:val="05562CA8"/>
    <w:lvl w:ilvl="0" w:tplc="73B8C1EC">
      <w:start w:val="1"/>
      <w:numFmt w:val="decimal"/>
      <w:lvlText w:val="%1."/>
      <w:lvlJc w:val="left"/>
      <w:pPr>
        <w:ind w:left="720" w:hanging="360"/>
      </w:pPr>
    </w:lvl>
    <w:lvl w:ilvl="1" w:tplc="FA264B66">
      <w:start w:val="1"/>
      <w:numFmt w:val="lowerLetter"/>
      <w:lvlText w:val="%2."/>
      <w:lvlJc w:val="left"/>
      <w:pPr>
        <w:ind w:left="1440" w:hanging="360"/>
      </w:pPr>
    </w:lvl>
    <w:lvl w:ilvl="2" w:tplc="FF5893F8">
      <w:start w:val="1"/>
      <w:numFmt w:val="lowerRoman"/>
      <w:lvlText w:val="%3."/>
      <w:lvlJc w:val="right"/>
      <w:pPr>
        <w:ind w:left="2160" w:hanging="180"/>
      </w:pPr>
    </w:lvl>
    <w:lvl w:ilvl="3" w:tplc="034A83E2">
      <w:start w:val="1"/>
      <w:numFmt w:val="decimal"/>
      <w:lvlText w:val="%4."/>
      <w:lvlJc w:val="left"/>
      <w:pPr>
        <w:ind w:left="2880" w:hanging="360"/>
      </w:pPr>
    </w:lvl>
    <w:lvl w:ilvl="4" w:tplc="FAECE8AC">
      <w:start w:val="1"/>
      <w:numFmt w:val="lowerLetter"/>
      <w:lvlText w:val="%5."/>
      <w:lvlJc w:val="left"/>
      <w:pPr>
        <w:ind w:left="3600" w:hanging="360"/>
      </w:pPr>
    </w:lvl>
    <w:lvl w:ilvl="5" w:tplc="D6F65D9C">
      <w:start w:val="1"/>
      <w:numFmt w:val="lowerRoman"/>
      <w:lvlText w:val="%6."/>
      <w:lvlJc w:val="right"/>
      <w:pPr>
        <w:ind w:left="4320" w:hanging="180"/>
      </w:pPr>
    </w:lvl>
    <w:lvl w:ilvl="6" w:tplc="833E4A5A">
      <w:start w:val="1"/>
      <w:numFmt w:val="decimal"/>
      <w:lvlText w:val="%7."/>
      <w:lvlJc w:val="left"/>
      <w:pPr>
        <w:ind w:left="5040" w:hanging="360"/>
      </w:pPr>
    </w:lvl>
    <w:lvl w:ilvl="7" w:tplc="CAB8955C">
      <w:start w:val="1"/>
      <w:numFmt w:val="lowerLetter"/>
      <w:lvlText w:val="%8."/>
      <w:lvlJc w:val="left"/>
      <w:pPr>
        <w:ind w:left="5760" w:hanging="360"/>
      </w:pPr>
    </w:lvl>
    <w:lvl w:ilvl="8" w:tplc="8BDE499A">
      <w:start w:val="1"/>
      <w:numFmt w:val="lowerRoman"/>
      <w:lvlText w:val="%9."/>
      <w:lvlJc w:val="right"/>
      <w:pPr>
        <w:ind w:left="6480" w:hanging="180"/>
      </w:pPr>
    </w:lvl>
  </w:abstractNum>
  <w:abstractNum w:abstractNumId="32" w15:restartNumberingAfterBreak="0">
    <w:nsid w:val="60F8528C"/>
    <w:multiLevelType w:val="multilevel"/>
    <w:tmpl w:val="1092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291E56"/>
    <w:multiLevelType w:val="hybridMultilevel"/>
    <w:tmpl w:val="B128D9B6"/>
    <w:lvl w:ilvl="0" w:tplc="920429F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8846D82"/>
    <w:multiLevelType w:val="hybridMultilevel"/>
    <w:tmpl w:val="3F980C1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CBE021D"/>
    <w:multiLevelType w:val="hybridMultilevel"/>
    <w:tmpl w:val="6066C844"/>
    <w:lvl w:ilvl="0" w:tplc="86480292">
      <w:start w:val="2"/>
      <w:numFmt w:val="decimal"/>
      <w:lvlText w:val="%1."/>
      <w:lvlJc w:val="left"/>
      <w:pPr>
        <w:ind w:left="621" w:hanging="298"/>
        <w:jc w:val="right"/>
      </w:pPr>
      <w:rPr>
        <w:rFonts w:ascii="Times New Roman" w:eastAsia="Times New Roman" w:hAnsi="Times New Roman" w:cs="Times New Roman" w:hint="default"/>
        <w:b w:val="0"/>
        <w:bCs w:val="0"/>
        <w:i w:val="0"/>
        <w:iCs w:val="0"/>
        <w:spacing w:val="-5"/>
        <w:w w:val="100"/>
        <w:sz w:val="24"/>
        <w:szCs w:val="24"/>
        <w:lang w:val="en-US" w:eastAsia="en-US" w:bidi="ar-SA"/>
      </w:rPr>
    </w:lvl>
    <w:lvl w:ilvl="1" w:tplc="F342CCC6">
      <w:numFmt w:val="bullet"/>
      <w:lvlText w:val="•"/>
      <w:lvlJc w:val="left"/>
      <w:pPr>
        <w:ind w:left="1583" w:hanging="298"/>
      </w:pPr>
      <w:rPr>
        <w:rFonts w:hint="default"/>
        <w:lang w:val="en-US" w:eastAsia="en-US" w:bidi="ar-SA"/>
      </w:rPr>
    </w:lvl>
    <w:lvl w:ilvl="2" w:tplc="4296D286">
      <w:numFmt w:val="bullet"/>
      <w:lvlText w:val="•"/>
      <w:lvlJc w:val="left"/>
      <w:pPr>
        <w:ind w:left="2546" w:hanging="298"/>
      </w:pPr>
      <w:rPr>
        <w:rFonts w:hint="default"/>
        <w:lang w:val="en-US" w:eastAsia="en-US" w:bidi="ar-SA"/>
      </w:rPr>
    </w:lvl>
    <w:lvl w:ilvl="3" w:tplc="0FF6A584">
      <w:numFmt w:val="bullet"/>
      <w:lvlText w:val="•"/>
      <w:lvlJc w:val="left"/>
      <w:pPr>
        <w:ind w:left="3509" w:hanging="298"/>
      </w:pPr>
      <w:rPr>
        <w:rFonts w:hint="default"/>
        <w:lang w:val="en-US" w:eastAsia="en-US" w:bidi="ar-SA"/>
      </w:rPr>
    </w:lvl>
    <w:lvl w:ilvl="4" w:tplc="5A2A7E00">
      <w:numFmt w:val="bullet"/>
      <w:lvlText w:val="•"/>
      <w:lvlJc w:val="left"/>
      <w:pPr>
        <w:ind w:left="4472" w:hanging="298"/>
      </w:pPr>
      <w:rPr>
        <w:rFonts w:hint="default"/>
        <w:lang w:val="en-US" w:eastAsia="en-US" w:bidi="ar-SA"/>
      </w:rPr>
    </w:lvl>
    <w:lvl w:ilvl="5" w:tplc="2560157E">
      <w:numFmt w:val="bullet"/>
      <w:lvlText w:val="•"/>
      <w:lvlJc w:val="left"/>
      <w:pPr>
        <w:ind w:left="5435" w:hanging="298"/>
      </w:pPr>
      <w:rPr>
        <w:rFonts w:hint="default"/>
        <w:lang w:val="en-US" w:eastAsia="en-US" w:bidi="ar-SA"/>
      </w:rPr>
    </w:lvl>
    <w:lvl w:ilvl="6" w:tplc="EC4E25E8">
      <w:numFmt w:val="bullet"/>
      <w:lvlText w:val="•"/>
      <w:lvlJc w:val="left"/>
      <w:pPr>
        <w:ind w:left="6398" w:hanging="298"/>
      </w:pPr>
      <w:rPr>
        <w:rFonts w:hint="default"/>
        <w:lang w:val="en-US" w:eastAsia="en-US" w:bidi="ar-SA"/>
      </w:rPr>
    </w:lvl>
    <w:lvl w:ilvl="7" w:tplc="B296AE04">
      <w:numFmt w:val="bullet"/>
      <w:lvlText w:val="•"/>
      <w:lvlJc w:val="left"/>
      <w:pPr>
        <w:ind w:left="7361" w:hanging="298"/>
      </w:pPr>
      <w:rPr>
        <w:rFonts w:hint="default"/>
        <w:lang w:val="en-US" w:eastAsia="en-US" w:bidi="ar-SA"/>
      </w:rPr>
    </w:lvl>
    <w:lvl w:ilvl="8" w:tplc="53685744">
      <w:numFmt w:val="bullet"/>
      <w:lvlText w:val="•"/>
      <w:lvlJc w:val="left"/>
      <w:pPr>
        <w:ind w:left="8324" w:hanging="298"/>
      </w:pPr>
      <w:rPr>
        <w:rFonts w:hint="default"/>
        <w:lang w:val="en-US" w:eastAsia="en-US" w:bidi="ar-SA"/>
      </w:rPr>
    </w:lvl>
  </w:abstractNum>
  <w:abstractNum w:abstractNumId="36" w15:restartNumberingAfterBreak="0">
    <w:nsid w:val="6E16A0B0"/>
    <w:multiLevelType w:val="hybridMultilevel"/>
    <w:tmpl w:val="BC4C261E"/>
    <w:lvl w:ilvl="0" w:tplc="B58891B6">
      <w:start w:val="1"/>
      <w:numFmt w:val="decimal"/>
      <w:lvlText w:val="%1."/>
      <w:lvlJc w:val="left"/>
      <w:pPr>
        <w:ind w:left="47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CB49192">
      <w:numFmt w:val="bullet"/>
      <w:lvlText w:val="•"/>
      <w:lvlJc w:val="left"/>
      <w:pPr>
        <w:ind w:left="1383" w:hanging="360"/>
      </w:pPr>
      <w:rPr>
        <w:rFonts w:hint="default"/>
        <w:lang w:val="en-US" w:eastAsia="en-US" w:bidi="ar-SA"/>
      </w:rPr>
    </w:lvl>
    <w:lvl w:ilvl="2" w:tplc="0C4AEA10">
      <w:numFmt w:val="bullet"/>
      <w:lvlText w:val="•"/>
      <w:lvlJc w:val="left"/>
      <w:pPr>
        <w:ind w:left="2286" w:hanging="360"/>
      </w:pPr>
      <w:rPr>
        <w:rFonts w:hint="default"/>
        <w:lang w:val="en-US" w:eastAsia="en-US" w:bidi="ar-SA"/>
      </w:rPr>
    </w:lvl>
    <w:lvl w:ilvl="3" w:tplc="1748A568">
      <w:numFmt w:val="bullet"/>
      <w:lvlText w:val="•"/>
      <w:lvlJc w:val="left"/>
      <w:pPr>
        <w:ind w:left="3189" w:hanging="360"/>
      </w:pPr>
      <w:rPr>
        <w:rFonts w:hint="default"/>
        <w:lang w:val="en-US" w:eastAsia="en-US" w:bidi="ar-SA"/>
      </w:rPr>
    </w:lvl>
    <w:lvl w:ilvl="4" w:tplc="250CC7B2">
      <w:numFmt w:val="bullet"/>
      <w:lvlText w:val="•"/>
      <w:lvlJc w:val="left"/>
      <w:pPr>
        <w:ind w:left="4093" w:hanging="360"/>
      </w:pPr>
      <w:rPr>
        <w:rFonts w:hint="default"/>
        <w:lang w:val="en-US" w:eastAsia="en-US" w:bidi="ar-SA"/>
      </w:rPr>
    </w:lvl>
    <w:lvl w:ilvl="5" w:tplc="729A1E20">
      <w:numFmt w:val="bullet"/>
      <w:lvlText w:val="•"/>
      <w:lvlJc w:val="left"/>
      <w:pPr>
        <w:ind w:left="4996" w:hanging="360"/>
      </w:pPr>
      <w:rPr>
        <w:rFonts w:hint="default"/>
        <w:lang w:val="en-US" w:eastAsia="en-US" w:bidi="ar-SA"/>
      </w:rPr>
    </w:lvl>
    <w:lvl w:ilvl="6" w:tplc="3CA28D1A">
      <w:numFmt w:val="bullet"/>
      <w:lvlText w:val="•"/>
      <w:lvlJc w:val="left"/>
      <w:pPr>
        <w:ind w:left="5899" w:hanging="360"/>
      </w:pPr>
      <w:rPr>
        <w:rFonts w:hint="default"/>
        <w:lang w:val="en-US" w:eastAsia="en-US" w:bidi="ar-SA"/>
      </w:rPr>
    </w:lvl>
    <w:lvl w:ilvl="7" w:tplc="BB2AB906">
      <w:numFmt w:val="bullet"/>
      <w:lvlText w:val="•"/>
      <w:lvlJc w:val="left"/>
      <w:pPr>
        <w:ind w:left="6803" w:hanging="360"/>
      </w:pPr>
      <w:rPr>
        <w:rFonts w:hint="default"/>
        <w:lang w:val="en-US" w:eastAsia="en-US" w:bidi="ar-SA"/>
      </w:rPr>
    </w:lvl>
    <w:lvl w:ilvl="8" w:tplc="A9DCFD7A">
      <w:numFmt w:val="bullet"/>
      <w:lvlText w:val="•"/>
      <w:lvlJc w:val="left"/>
      <w:pPr>
        <w:ind w:left="7706" w:hanging="360"/>
      </w:pPr>
      <w:rPr>
        <w:rFonts w:hint="default"/>
        <w:lang w:val="en-US" w:eastAsia="en-US" w:bidi="ar-SA"/>
      </w:rPr>
    </w:lvl>
  </w:abstractNum>
  <w:abstractNum w:abstractNumId="37" w15:restartNumberingAfterBreak="0">
    <w:nsid w:val="6EA9D0D1"/>
    <w:multiLevelType w:val="hybridMultilevel"/>
    <w:tmpl w:val="41CCC348"/>
    <w:lvl w:ilvl="0" w:tplc="12EC2C1C">
      <w:numFmt w:val="bullet"/>
      <w:lvlText w:val=""/>
      <w:lvlJc w:val="left"/>
      <w:pPr>
        <w:ind w:left="801" w:hanging="541"/>
      </w:pPr>
      <w:rPr>
        <w:rFonts w:ascii="Symbol" w:hAnsi="Symbol" w:hint="default"/>
      </w:rPr>
    </w:lvl>
    <w:lvl w:ilvl="1" w:tplc="937CA7B2">
      <w:start w:val="1"/>
      <w:numFmt w:val="bullet"/>
      <w:lvlText w:val="o"/>
      <w:lvlJc w:val="left"/>
      <w:pPr>
        <w:ind w:left="1440" w:hanging="360"/>
      </w:pPr>
      <w:rPr>
        <w:rFonts w:ascii="Courier New" w:hAnsi="Courier New" w:hint="default"/>
      </w:rPr>
    </w:lvl>
    <w:lvl w:ilvl="2" w:tplc="EFDEAA38">
      <w:start w:val="1"/>
      <w:numFmt w:val="bullet"/>
      <w:lvlText w:val=""/>
      <w:lvlJc w:val="left"/>
      <w:pPr>
        <w:ind w:left="2160" w:hanging="360"/>
      </w:pPr>
      <w:rPr>
        <w:rFonts w:ascii="Wingdings" w:hAnsi="Wingdings" w:hint="default"/>
      </w:rPr>
    </w:lvl>
    <w:lvl w:ilvl="3" w:tplc="CC683B66">
      <w:start w:val="1"/>
      <w:numFmt w:val="bullet"/>
      <w:lvlText w:val=""/>
      <w:lvlJc w:val="left"/>
      <w:pPr>
        <w:ind w:left="2880" w:hanging="360"/>
      </w:pPr>
      <w:rPr>
        <w:rFonts w:ascii="Symbol" w:hAnsi="Symbol" w:hint="default"/>
      </w:rPr>
    </w:lvl>
    <w:lvl w:ilvl="4" w:tplc="142651BE">
      <w:start w:val="1"/>
      <w:numFmt w:val="bullet"/>
      <w:lvlText w:val="o"/>
      <w:lvlJc w:val="left"/>
      <w:pPr>
        <w:ind w:left="3600" w:hanging="360"/>
      </w:pPr>
      <w:rPr>
        <w:rFonts w:ascii="Courier New" w:hAnsi="Courier New" w:hint="default"/>
      </w:rPr>
    </w:lvl>
    <w:lvl w:ilvl="5" w:tplc="6890F410">
      <w:start w:val="1"/>
      <w:numFmt w:val="bullet"/>
      <w:lvlText w:val=""/>
      <w:lvlJc w:val="left"/>
      <w:pPr>
        <w:ind w:left="4320" w:hanging="360"/>
      </w:pPr>
      <w:rPr>
        <w:rFonts w:ascii="Wingdings" w:hAnsi="Wingdings" w:hint="default"/>
      </w:rPr>
    </w:lvl>
    <w:lvl w:ilvl="6" w:tplc="C84EFDFC">
      <w:start w:val="1"/>
      <w:numFmt w:val="bullet"/>
      <w:lvlText w:val=""/>
      <w:lvlJc w:val="left"/>
      <w:pPr>
        <w:ind w:left="5040" w:hanging="360"/>
      </w:pPr>
      <w:rPr>
        <w:rFonts w:ascii="Symbol" w:hAnsi="Symbol" w:hint="default"/>
      </w:rPr>
    </w:lvl>
    <w:lvl w:ilvl="7" w:tplc="76843DE4">
      <w:start w:val="1"/>
      <w:numFmt w:val="bullet"/>
      <w:lvlText w:val="o"/>
      <w:lvlJc w:val="left"/>
      <w:pPr>
        <w:ind w:left="5760" w:hanging="360"/>
      </w:pPr>
      <w:rPr>
        <w:rFonts w:ascii="Courier New" w:hAnsi="Courier New" w:hint="default"/>
      </w:rPr>
    </w:lvl>
    <w:lvl w:ilvl="8" w:tplc="CCF2E01C">
      <w:start w:val="1"/>
      <w:numFmt w:val="bullet"/>
      <w:lvlText w:val=""/>
      <w:lvlJc w:val="left"/>
      <w:pPr>
        <w:ind w:left="6480" w:hanging="360"/>
      </w:pPr>
      <w:rPr>
        <w:rFonts w:ascii="Wingdings" w:hAnsi="Wingdings" w:hint="default"/>
      </w:rPr>
    </w:lvl>
  </w:abstractNum>
  <w:abstractNum w:abstractNumId="38" w15:restartNumberingAfterBreak="0">
    <w:nsid w:val="715E64D6"/>
    <w:multiLevelType w:val="hybridMultilevel"/>
    <w:tmpl w:val="5E0C7BF0"/>
    <w:lvl w:ilvl="0" w:tplc="2F2C1024">
      <w:start w:val="1"/>
      <w:numFmt w:val="decimal"/>
      <w:lvlText w:val="%1."/>
      <w:lvlJc w:val="left"/>
      <w:pPr>
        <w:ind w:left="1080" w:hanging="360"/>
      </w:pPr>
    </w:lvl>
    <w:lvl w:ilvl="1" w:tplc="A2681EC2">
      <w:start w:val="1"/>
      <w:numFmt w:val="decimal"/>
      <w:lvlText w:val="%2."/>
      <w:lvlJc w:val="left"/>
      <w:pPr>
        <w:ind w:left="1080" w:hanging="360"/>
      </w:pPr>
    </w:lvl>
    <w:lvl w:ilvl="2" w:tplc="6E76371E">
      <w:start w:val="1"/>
      <w:numFmt w:val="decimal"/>
      <w:lvlText w:val="%3."/>
      <w:lvlJc w:val="left"/>
      <w:pPr>
        <w:ind w:left="1080" w:hanging="360"/>
      </w:pPr>
    </w:lvl>
    <w:lvl w:ilvl="3" w:tplc="EF60DB02">
      <w:start w:val="1"/>
      <w:numFmt w:val="decimal"/>
      <w:lvlText w:val="%4."/>
      <w:lvlJc w:val="left"/>
      <w:pPr>
        <w:ind w:left="1080" w:hanging="360"/>
      </w:pPr>
    </w:lvl>
    <w:lvl w:ilvl="4" w:tplc="78B6409A">
      <w:start w:val="1"/>
      <w:numFmt w:val="decimal"/>
      <w:lvlText w:val="%5."/>
      <w:lvlJc w:val="left"/>
      <w:pPr>
        <w:ind w:left="1080" w:hanging="360"/>
      </w:pPr>
    </w:lvl>
    <w:lvl w:ilvl="5" w:tplc="D5687C86">
      <w:start w:val="1"/>
      <w:numFmt w:val="decimal"/>
      <w:lvlText w:val="%6."/>
      <w:lvlJc w:val="left"/>
      <w:pPr>
        <w:ind w:left="1080" w:hanging="360"/>
      </w:pPr>
    </w:lvl>
    <w:lvl w:ilvl="6" w:tplc="A32439A8">
      <w:start w:val="1"/>
      <w:numFmt w:val="decimal"/>
      <w:lvlText w:val="%7."/>
      <w:lvlJc w:val="left"/>
      <w:pPr>
        <w:ind w:left="1080" w:hanging="360"/>
      </w:pPr>
    </w:lvl>
    <w:lvl w:ilvl="7" w:tplc="2DC2BA00">
      <w:start w:val="1"/>
      <w:numFmt w:val="decimal"/>
      <w:lvlText w:val="%8."/>
      <w:lvlJc w:val="left"/>
      <w:pPr>
        <w:ind w:left="1080" w:hanging="360"/>
      </w:pPr>
    </w:lvl>
    <w:lvl w:ilvl="8" w:tplc="1F0C8E00">
      <w:start w:val="1"/>
      <w:numFmt w:val="decimal"/>
      <w:lvlText w:val="%9."/>
      <w:lvlJc w:val="left"/>
      <w:pPr>
        <w:ind w:left="1080" w:hanging="360"/>
      </w:pPr>
    </w:lvl>
  </w:abstractNum>
  <w:abstractNum w:abstractNumId="39" w15:restartNumberingAfterBreak="0">
    <w:nsid w:val="74617C5B"/>
    <w:multiLevelType w:val="hybridMultilevel"/>
    <w:tmpl w:val="EE62EEE0"/>
    <w:lvl w:ilvl="0" w:tplc="B77C9822">
      <w:start w:val="2"/>
      <w:numFmt w:val="decimal"/>
      <w:lvlText w:val="%1."/>
      <w:lvlJc w:val="left"/>
      <w:pPr>
        <w:ind w:left="1519" w:hanging="440"/>
      </w:pPr>
      <w:rPr>
        <w:rFonts w:ascii="Cambria" w:eastAsia="Cambria" w:hAnsi="Cambria" w:cs="Cambria" w:hint="default"/>
        <w:b/>
        <w:bCs/>
        <w:i w:val="0"/>
        <w:iCs w:val="0"/>
        <w:spacing w:val="-1"/>
        <w:w w:val="100"/>
        <w:sz w:val="24"/>
        <w:szCs w:val="24"/>
        <w:lang w:val="en-US" w:eastAsia="en-US" w:bidi="ar-SA"/>
      </w:rPr>
    </w:lvl>
    <w:lvl w:ilvl="1" w:tplc="CB7E20E6">
      <w:numFmt w:val="bullet"/>
      <w:lvlText w:val="•"/>
      <w:lvlJc w:val="left"/>
      <w:pPr>
        <w:ind w:left="2592" w:hanging="440"/>
      </w:pPr>
      <w:rPr>
        <w:rFonts w:hint="default"/>
        <w:lang w:val="en-US" w:eastAsia="en-US" w:bidi="ar-SA"/>
      </w:rPr>
    </w:lvl>
    <w:lvl w:ilvl="2" w:tplc="7054DE98">
      <w:numFmt w:val="bullet"/>
      <w:lvlText w:val="•"/>
      <w:lvlJc w:val="left"/>
      <w:pPr>
        <w:ind w:left="3664" w:hanging="440"/>
      </w:pPr>
      <w:rPr>
        <w:rFonts w:hint="default"/>
        <w:lang w:val="en-US" w:eastAsia="en-US" w:bidi="ar-SA"/>
      </w:rPr>
    </w:lvl>
    <w:lvl w:ilvl="3" w:tplc="0852987C">
      <w:numFmt w:val="bullet"/>
      <w:lvlText w:val="•"/>
      <w:lvlJc w:val="left"/>
      <w:pPr>
        <w:ind w:left="4736" w:hanging="440"/>
      </w:pPr>
      <w:rPr>
        <w:rFonts w:hint="default"/>
        <w:lang w:val="en-US" w:eastAsia="en-US" w:bidi="ar-SA"/>
      </w:rPr>
    </w:lvl>
    <w:lvl w:ilvl="4" w:tplc="748464EC">
      <w:numFmt w:val="bullet"/>
      <w:lvlText w:val="•"/>
      <w:lvlJc w:val="left"/>
      <w:pPr>
        <w:ind w:left="5808" w:hanging="440"/>
      </w:pPr>
      <w:rPr>
        <w:rFonts w:hint="default"/>
        <w:lang w:val="en-US" w:eastAsia="en-US" w:bidi="ar-SA"/>
      </w:rPr>
    </w:lvl>
    <w:lvl w:ilvl="5" w:tplc="4CC221D8">
      <w:numFmt w:val="bullet"/>
      <w:lvlText w:val="•"/>
      <w:lvlJc w:val="left"/>
      <w:pPr>
        <w:ind w:left="6880" w:hanging="440"/>
      </w:pPr>
      <w:rPr>
        <w:rFonts w:hint="default"/>
        <w:lang w:val="en-US" w:eastAsia="en-US" w:bidi="ar-SA"/>
      </w:rPr>
    </w:lvl>
    <w:lvl w:ilvl="6" w:tplc="C76E54F8">
      <w:numFmt w:val="bullet"/>
      <w:lvlText w:val="•"/>
      <w:lvlJc w:val="left"/>
      <w:pPr>
        <w:ind w:left="7952" w:hanging="440"/>
      </w:pPr>
      <w:rPr>
        <w:rFonts w:hint="default"/>
        <w:lang w:val="en-US" w:eastAsia="en-US" w:bidi="ar-SA"/>
      </w:rPr>
    </w:lvl>
    <w:lvl w:ilvl="7" w:tplc="43FC6854">
      <w:numFmt w:val="bullet"/>
      <w:lvlText w:val="•"/>
      <w:lvlJc w:val="left"/>
      <w:pPr>
        <w:ind w:left="9024" w:hanging="440"/>
      </w:pPr>
      <w:rPr>
        <w:rFonts w:hint="default"/>
        <w:lang w:val="en-US" w:eastAsia="en-US" w:bidi="ar-SA"/>
      </w:rPr>
    </w:lvl>
    <w:lvl w:ilvl="8" w:tplc="E35C046C">
      <w:numFmt w:val="bullet"/>
      <w:lvlText w:val="•"/>
      <w:lvlJc w:val="left"/>
      <w:pPr>
        <w:ind w:left="10096" w:hanging="440"/>
      </w:pPr>
      <w:rPr>
        <w:rFonts w:hint="default"/>
        <w:lang w:val="en-US" w:eastAsia="en-US" w:bidi="ar-SA"/>
      </w:rPr>
    </w:lvl>
  </w:abstractNum>
  <w:abstractNum w:abstractNumId="40" w15:restartNumberingAfterBreak="0">
    <w:nsid w:val="7C7578C6"/>
    <w:multiLevelType w:val="hybridMultilevel"/>
    <w:tmpl w:val="AC387A7E"/>
    <w:lvl w:ilvl="0" w:tplc="67BE6590">
      <w:start w:val="1"/>
      <w:numFmt w:val="decimal"/>
      <w:lvlText w:val="%1."/>
      <w:lvlJc w:val="left"/>
      <w:pPr>
        <w:ind w:left="463" w:hanging="375"/>
      </w:pPr>
      <w:rPr>
        <w:rFonts w:hint="default"/>
      </w:rPr>
    </w:lvl>
    <w:lvl w:ilvl="1" w:tplc="04090019" w:tentative="1">
      <w:start w:val="1"/>
      <w:numFmt w:val="lowerLetter"/>
      <w:lvlText w:val="%2."/>
      <w:lvlJc w:val="left"/>
      <w:pPr>
        <w:ind w:left="1168" w:hanging="360"/>
      </w:pPr>
    </w:lvl>
    <w:lvl w:ilvl="2" w:tplc="0409001B" w:tentative="1">
      <w:start w:val="1"/>
      <w:numFmt w:val="lowerRoman"/>
      <w:lvlText w:val="%3."/>
      <w:lvlJc w:val="right"/>
      <w:pPr>
        <w:ind w:left="1888" w:hanging="180"/>
      </w:pPr>
    </w:lvl>
    <w:lvl w:ilvl="3" w:tplc="0409000F" w:tentative="1">
      <w:start w:val="1"/>
      <w:numFmt w:val="decimal"/>
      <w:lvlText w:val="%4."/>
      <w:lvlJc w:val="left"/>
      <w:pPr>
        <w:ind w:left="2608" w:hanging="360"/>
      </w:pPr>
    </w:lvl>
    <w:lvl w:ilvl="4" w:tplc="04090019" w:tentative="1">
      <w:start w:val="1"/>
      <w:numFmt w:val="lowerLetter"/>
      <w:lvlText w:val="%5."/>
      <w:lvlJc w:val="left"/>
      <w:pPr>
        <w:ind w:left="3328" w:hanging="360"/>
      </w:pPr>
    </w:lvl>
    <w:lvl w:ilvl="5" w:tplc="0409001B" w:tentative="1">
      <w:start w:val="1"/>
      <w:numFmt w:val="lowerRoman"/>
      <w:lvlText w:val="%6."/>
      <w:lvlJc w:val="right"/>
      <w:pPr>
        <w:ind w:left="4048" w:hanging="180"/>
      </w:pPr>
    </w:lvl>
    <w:lvl w:ilvl="6" w:tplc="0409000F" w:tentative="1">
      <w:start w:val="1"/>
      <w:numFmt w:val="decimal"/>
      <w:lvlText w:val="%7."/>
      <w:lvlJc w:val="left"/>
      <w:pPr>
        <w:ind w:left="4768" w:hanging="360"/>
      </w:pPr>
    </w:lvl>
    <w:lvl w:ilvl="7" w:tplc="04090019" w:tentative="1">
      <w:start w:val="1"/>
      <w:numFmt w:val="lowerLetter"/>
      <w:lvlText w:val="%8."/>
      <w:lvlJc w:val="left"/>
      <w:pPr>
        <w:ind w:left="5488" w:hanging="360"/>
      </w:pPr>
    </w:lvl>
    <w:lvl w:ilvl="8" w:tplc="0409001B" w:tentative="1">
      <w:start w:val="1"/>
      <w:numFmt w:val="lowerRoman"/>
      <w:lvlText w:val="%9."/>
      <w:lvlJc w:val="right"/>
      <w:pPr>
        <w:ind w:left="6208" w:hanging="180"/>
      </w:pPr>
    </w:lvl>
  </w:abstractNum>
  <w:abstractNum w:abstractNumId="41" w15:restartNumberingAfterBreak="0">
    <w:nsid w:val="7E821F4B"/>
    <w:multiLevelType w:val="hybridMultilevel"/>
    <w:tmpl w:val="8E48F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4699948">
    <w:abstractNumId w:val="21"/>
  </w:num>
  <w:num w:numId="2" w16cid:durableId="1063521828">
    <w:abstractNumId w:val="30"/>
  </w:num>
  <w:num w:numId="3" w16cid:durableId="427699287">
    <w:abstractNumId w:val="18"/>
  </w:num>
  <w:num w:numId="4" w16cid:durableId="283000977">
    <w:abstractNumId w:val="23"/>
  </w:num>
  <w:num w:numId="5" w16cid:durableId="834733902">
    <w:abstractNumId w:val="11"/>
  </w:num>
  <w:num w:numId="6" w16cid:durableId="1907690198">
    <w:abstractNumId w:val="25"/>
  </w:num>
  <w:num w:numId="7" w16cid:durableId="125510665">
    <w:abstractNumId w:val="16"/>
  </w:num>
  <w:num w:numId="8" w16cid:durableId="1127158719">
    <w:abstractNumId w:val="37"/>
  </w:num>
  <w:num w:numId="9" w16cid:durableId="1191803358">
    <w:abstractNumId w:val="36"/>
  </w:num>
  <w:num w:numId="10" w16cid:durableId="2028948975">
    <w:abstractNumId w:val="13"/>
  </w:num>
  <w:num w:numId="11" w16cid:durableId="510265688">
    <w:abstractNumId w:val="17"/>
  </w:num>
  <w:num w:numId="12" w16cid:durableId="1350448900">
    <w:abstractNumId w:val="31"/>
  </w:num>
  <w:num w:numId="13" w16cid:durableId="578634712">
    <w:abstractNumId w:val="24"/>
  </w:num>
  <w:num w:numId="14" w16cid:durableId="483353984">
    <w:abstractNumId w:val="28"/>
  </w:num>
  <w:num w:numId="15" w16cid:durableId="406848945">
    <w:abstractNumId w:val="26"/>
  </w:num>
  <w:num w:numId="16" w16cid:durableId="287467684">
    <w:abstractNumId w:val="40"/>
  </w:num>
  <w:num w:numId="17" w16cid:durableId="1352562721">
    <w:abstractNumId w:val="10"/>
  </w:num>
  <w:num w:numId="18" w16cid:durableId="1453549388">
    <w:abstractNumId w:val="12"/>
  </w:num>
  <w:num w:numId="19" w16cid:durableId="922224743">
    <w:abstractNumId w:val="8"/>
  </w:num>
  <w:num w:numId="20" w16cid:durableId="1593784354">
    <w:abstractNumId w:val="9"/>
  </w:num>
  <w:num w:numId="21" w16cid:durableId="79103637">
    <w:abstractNumId w:val="14"/>
  </w:num>
  <w:num w:numId="22" w16cid:durableId="1620335146">
    <w:abstractNumId w:val="33"/>
  </w:num>
  <w:num w:numId="23" w16cid:durableId="1475220517">
    <w:abstractNumId w:val="39"/>
  </w:num>
  <w:num w:numId="24" w16cid:durableId="585191974">
    <w:abstractNumId w:val="0"/>
  </w:num>
  <w:num w:numId="25" w16cid:durableId="120392107">
    <w:abstractNumId w:val="5"/>
  </w:num>
  <w:num w:numId="26" w16cid:durableId="712969327">
    <w:abstractNumId w:val="27"/>
  </w:num>
  <w:num w:numId="27" w16cid:durableId="1876306521">
    <w:abstractNumId w:val="32"/>
  </w:num>
  <w:num w:numId="28" w16cid:durableId="615067149">
    <w:abstractNumId w:val="35"/>
  </w:num>
  <w:num w:numId="29" w16cid:durableId="29767036">
    <w:abstractNumId w:val="4"/>
  </w:num>
  <w:num w:numId="30" w16cid:durableId="665405918">
    <w:abstractNumId w:val="1"/>
  </w:num>
  <w:num w:numId="31" w16cid:durableId="1667240790">
    <w:abstractNumId w:val="2"/>
  </w:num>
  <w:num w:numId="32" w16cid:durableId="69936079">
    <w:abstractNumId w:val="29"/>
  </w:num>
  <w:num w:numId="33" w16cid:durableId="2090226345">
    <w:abstractNumId w:val="19"/>
  </w:num>
  <w:num w:numId="34" w16cid:durableId="1677461911">
    <w:abstractNumId w:val="6"/>
  </w:num>
  <w:num w:numId="35" w16cid:durableId="1778285961">
    <w:abstractNumId w:val="15"/>
  </w:num>
  <w:num w:numId="36" w16cid:durableId="536161277">
    <w:abstractNumId w:val="20"/>
  </w:num>
  <w:num w:numId="37" w16cid:durableId="598564017">
    <w:abstractNumId w:val="22"/>
  </w:num>
  <w:num w:numId="38" w16cid:durableId="1391198718">
    <w:abstractNumId w:val="7"/>
  </w:num>
  <w:num w:numId="39" w16cid:durableId="545605703">
    <w:abstractNumId w:val="41"/>
  </w:num>
  <w:num w:numId="40" w16cid:durableId="1891115007">
    <w:abstractNumId w:val="34"/>
  </w:num>
  <w:num w:numId="41" w16cid:durableId="49967133">
    <w:abstractNumId w:val="38"/>
  </w:num>
  <w:num w:numId="42" w16cid:durableId="148172834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umpass, Tiffin, L">
    <w15:presenceInfo w15:providerId="AD" w15:userId="S::tlbumpass@aacc.edu::0d30164f-01d0-461b-93ad-0f3034c9d2ea"/>
  </w15:person>
  <w15:person w15:author="Williams, Nicole R">
    <w15:presenceInfo w15:providerId="AD" w15:userId="S::nrwilliams1@aacc.edu::40aee37e-63e4-4d84-8257-a44646b6f3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A10AAE0"/>
    <w:rsid w:val="00000084"/>
    <w:rsid w:val="00000619"/>
    <w:rsid w:val="00000AEA"/>
    <w:rsid w:val="00000D1F"/>
    <w:rsid w:val="00000E3D"/>
    <w:rsid w:val="00000FFF"/>
    <w:rsid w:val="000010F0"/>
    <w:rsid w:val="0000132C"/>
    <w:rsid w:val="00001486"/>
    <w:rsid w:val="00001E6D"/>
    <w:rsid w:val="00001F9D"/>
    <w:rsid w:val="00002F25"/>
    <w:rsid w:val="00003F05"/>
    <w:rsid w:val="000047D6"/>
    <w:rsid w:val="00004A74"/>
    <w:rsid w:val="00004B4B"/>
    <w:rsid w:val="0000501E"/>
    <w:rsid w:val="0000576B"/>
    <w:rsid w:val="00006714"/>
    <w:rsid w:val="0000690B"/>
    <w:rsid w:val="00007380"/>
    <w:rsid w:val="000073E4"/>
    <w:rsid w:val="000078C1"/>
    <w:rsid w:val="0000797D"/>
    <w:rsid w:val="00007FDB"/>
    <w:rsid w:val="00010D0D"/>
    <w:rsid w:val="00010DE7"/>
    <w:rsid w:val="00010F35"/>
    <w:rsid w:val="00011025"/>
    <w:rsid w:val="0001454F"/>
    <w:rsid w:val="00014C30"/>
    <w:rsid w:val="00014C47"/>
    <w:rsid w:val="00015091"/>
    <w:rsid w:val="0001527D"/>
    <w:rsid w:val="0001660B"/>
    <w:rsid w:val="00016B12"/>
    <w:rsid w:val="000175B1"/>
    <w:rsid w:val="00017822"/>
    <w:rsid w:val="00017C4B"/>
    <w:rsid w:val="00020067"/>
    <w:rsid w:val="000207B9"/>
    <w:rsid w:val="00021A30"/>
    <w:rsid w:val="000226FB"/>
    <w:rsid w:val="000228D5"/>
    <w:rsid w:val="00023483"/>
    <w:rsid w:val="00023834"/>
    <w:rsid w:val="000239AF"/>
    <w:rsid w:val="00023AAB"/>
    <w:rsid w:val="00023B3A"/>
    <w:rsid w:val="00023FC8"/>
    <w:rsid w:val="00024266"/>
    <w:rsid w:val="00024686"/>
    <w:rsid w:val="00024E77"/>
    <w:rsid w:val="00024F46"/>
    <w:rsid w:val="000251CE"/>
    <w:rsid w:val="00025A8C"/>
    <w:rsid w:val="0002633C"/>
    <w:rsid w:val="000268C3"/>
    <w:rsid w:val="00026B3A"/>
    <w:rsid w:val="00027A0D"/>
    <w:rsid w:val="00027B16"/>
    <w:rsid w:val="0002E622"/>
    <w:rsid w:val="000303D7"/>
    <w:rsid w:val="000304A9"/>
    <w:rsid w:val="00030A91"/>
    <w:rsid w:val="00030BE6"/>
    <w:rsid w:val="00031131"/>
    <w:rsid w:val="000312A2"/>
    <w:rsid w:val="000314C5"/>
    <w:rsid w:val="00031F1F"/>
    <w:rsid w:val="000327EA"/>
    <w:rsid w:val="00032C31"/>
    <w:rsid w:val="00032D40"/>
    <w:rsid w:val="00033BF1"/>
    <w:rsid w:val="0003444B"/>
    <w:rsid w:val="0003454B"/>
    <w:rsid w:val="000345F5"/>
    <w:rsid w:val="0003494B"/>
    <w:rsid w:val="00035BE9"/>
    <w:rsid w:val="00035BEC"/>
    <w:rsid w:val="000361FD"/>
    <w:rsid w:val="000367A2"/>
    <w:rsid w:val="0003746D"/>
    <w:rsid w:val="0003748B"/>
    <w:rsid w:val="000378FA"/>
    <w:rsid w:val="00037A38"/>
    <w:rsid w:val="0004038B"/>
    <w:rsid w:val="00040CA8"/>
    <w:rsid w:val="00040EBF"/>
    <w:rsid w:val="00042FAD"/>
    <w:rsid w:val="0004394A"/>
    <w:rsid w:val="00044922"/>
    <w:rsid w:val="00045211"/>
    <w:rsid w:val="000452CA"/>
    <w:rsid w:val="00045EF0"/>
    <w:rsid w:val="00046832"/>
    <w:rsid w:val="00050ACE"/>
    <w:rsid w:val="00050F2A"/>
    <w:rsid w:val="00051238"/>
    <w:rsid w:val="00051DBA"/>
    <w:rsid w:val="00052708"/>
    <w:rsid w:val="000527B4"/>
    <w:rsid w:val="000530D4"/>
    <w:rsid w:val="00053431"/>
    <w:rsid w:val="00053467"/>
    <w:rsid w:val="000534DF"/>
    <w:rsid w:val="00053B31"/>
    <w:rsid w:val="00053C4A"/>
    <w:rsid w:val="00055138"/>
    <w:rsid w:val="00055385"/>
    <w:rsid w:val="00056C11"/>
    <w:rsid w:val="000574BF"/>
    <w:rsid w:val="000579D2"/>
    <w:rsid w:val="00057D27"/>
    <w:rsid w:val="0006017A"/>
    <w:rsid w:val="0006041C"/>
    <w:rsid w:val="0006052E"/>
    <w:rsid w:val="0006056B"/>
    <w:rsid w:val="0006056C"/>
    <w:rsid w:val="000618A5"/>
    <w:rsid w:val="00061FBE"/>
    <w:rsid w:val="0006206F"/>
    <w:rsid w:val="00062B5A"/>
    <w:rsid w:val="00063653"/>
    <w:rsid w:val="00064DCE"/>
    <w:rsid w:val="00066459"/>
    <w:rsid w:val="00066E62"/>
    <w:rsid w:val="0006746A"/>
    <w:rsid w:val="00069CED"/>
    <w:rsid w:val="00070293"/>
    <w:rsid w:val="0007048F"/>
    <w:rsid w:val="00072418"/>
    <w:rsid w:val="00072AED"/>
    <w:rsid w:val="0007303F"/>
    <w:rsid w:val="0007340C"/>
    <w:rsid w:val="000735E8"/>
    <w:rsid w:val="00074B0C"/>
    <w:rsid w:val="000752AD"/>
    <w:rsid w:val="00075589"/>
    <w:rsid w:val="000757AC"/>
    <w:rsid w:val="00076AAC"/>
    <w:rsid w:val="0007701C"/>
    <w:rsid w:val="00077413"/>
    <w:rsid w:val="000774BB"/>
    <w:rsid w:val="00080288"/>
    <w:rsid w:val="0008042A"/>
    <w:rsid w:val="00081264"/>
    <w:rsid w:val="00081421"/>
    <w:rsid w:val="000818F0"/>
    <w:rsid w:val="00081B69"/>
    <w:rsid w:val="00081F0E"/>
    <w:rsid w:val="00082D38"/>
    <w:rsid w:val="00083108"/>
    <w:rsid w:val="00083500"/>
    <w:rsid w:val="00084B22"/>
    <w:rsid w:val="00084DCC"/>
    <w:rsid w:val="00084F5A"/>
    <w:rsid w:val="0008554B"/>
    <w:rsid w:val="0008564A"/>
    <w:rsid w:val="000859C4"/>
    <w:rsid w:val="00086A6A"/>
    <w:rsid w:val="00087204"/>
    <w:rsid w:val="000877D4"/>
    <w:rsid w:val="00087896"/>
    <w:rsid w:val="00087A1A"/>
    <w:rsid w:val="000901BC"/>
    <w:rsid w:val="000901D3"/>
    <w:rsid w:val="00090821"/>
    <w:rsid w:val="00090D2F"/>
    <w:rsid w:val="000912D9"/>
    <w:rsid w:val="00091435"/>
    <w:rsid w:val="00091784"/>
    <w:rsid w:val="00091A24"/>
    <w:rsid w:val="00091AAF"/>
    <w:rsid w:val="00091F41"/>
    <w:rsid w:val="0009239C"/>
    <w:rsid w:val="000928DB"/>
    <w:rsid w:val="00092F7F"/>
    <w:rsid w:val="00093153"/>
    <w:rsid w:val="00094157"/>
    <w:rsid w:val="00094327"/>
    <w:rsid w:val="00094355"/>
    <w:rsid w:val="0009551E"/>
    <w:rsid w:val="00095C44"/>
    <w:rsid w:val="00096D88"/>
    <w:rsid w:val="000978BF"/>
    <w:rsid w:val="000A066C"/>
    <w:rsid w:val="000A1161"/>
    <w:rsid w:val="000A22FA"/>
    <w:rsid w:val="000A2C2B"/>
    <w:rsid w:val="000A351C"/>
    <w:rsid w:val="000A3770"/>
    <w:rsid w:val="000A4AAC"/>
    <w:rsid w:val="000A4D0E"/>
    <w:rsid w:val="000A5195"/>
    <w:rsid w:val="000A5CB4"/>
    <w:rsid w:val="000A63A6"/>
    <w:rsid w:val="000A70B0"/>
    <w:rsid w:val="000A7167"/>
    <w:rsid w:val="000B0CD1"/>
    <w:rsid w:val="000B11A4"/>
    <w:rsid w:val="000B19B8"/>
    <w:rsid w:val="000B25D4"/>
    <w:rsid w:val="000B29AF"/>
    <w:rsid w:val="000B2B87"/>
    <w:rsid w:val="000B30EA"/>
    <w:rsid w:val="000B35AC"/>
    <w:rsid w:val="000B37B4"/>
    <w:rsid w:val="000B4A38"/>
    <w:rsid w:val="000B505B"/>
    <w:rsid w:val="000B51BD"/>
    <w:rsid w:val="000B5631"/>
    <w:rsid w:val="000B7902"/>
    <w:rsid w:val="000B7946"/>
    <w:rsid w:val="000B7E42"/>
    <w:rsid w:val="000BA58A"/>
    <w:rsid w:val="000C063E"/>
    <w:rsid w:val="000C0A1F"/>
    <w:rsid w:val="000C0CB4"/>
    <w:rsid w:val="000C13E8"/>
    <w:rsid w:val="000C1D7D"/>
    <w:rsid w:val="000C201D"/>
    <w:rsid w:val="000C209A"/>
    <w:rsid w:val="000C21F3"/>
    <w:rsid w:val="000C228A"/>
    <w:rsid w:val="000C233E"/>
    <w:rsid w:val="000C337B"/>
    <w:rsid w:val="000C3850"/>
    <w:rsid w:val="000C399C"/>
    <w:rsid w:val="000C54DE"/>
    <w:rsid w:val="000C59B4"/>
    <w:rsid w:val="000C5DBE"/>
    <w:rsid w:val="000C6E5D"/>
    <w:rsid w:val="000C6F88"/>
    <w:rsid w:val="000C76DF"/>
    <w:rsid w:val="000D0779"/>
    <w:rsid w:val="000D0AA9"/>
    <w:rsid w:val="000D0AD0"/>
    <w:rsid w:val="000D15A6"/>
    <w:rsid w:val="000D1AED"/>
    <w:rsid w:val="000D2248"/>
    <w:rsid w:val="000D31DE"/>
    <w:rsid w:val="000D3359"/>
    <w:rsid w:val="000D3559"/>
    <w:rsid w:val="000D3A47"/>
    <w:rsid w:val="000D6070"/>
    <w:rsid w:val="000D6D02"/>
    <w:rsid w:val="000D70CE"/>
    <w:rsid w:val="000E049B"/>
    <w:rsid w:val="000E0C17"/>
    <w:rsid w:val="000E1717"/>
    <w:rsid w:val="000E1C1A"/>
    <w:rsid w:val="000E2453"/>
    <w:rsid w:val="000E28AF"/>
    <w:rsid w:val="000E3EBA"/>
    <w:rsid w:val="000E4667"/>
    <w:rsid w:val="000E46F9"/>
    <w:rsid w:val="000E50ED"/>
    <w:rsid w:val="000E5502"/>
    <w:rsid w:val="000E556A"/>
    <w:rsid w:val="000E6C3C"/>
    <w:rsid w:val="000E6E33"/>
    <w:rsid w:val="000E6FC8"/>
    <w:rsid w:val="000E761B"/>
    <w:rsid w:val="000E7691"/>
    <w:rsid w:val="000E779A"/>
    <w:rsid w:val="000E7812"/>
    <w:rsid w:val="000E7D5C"/>
    <w:rsid w:val="000E7DBA"/>
    <w:rsid w:val="000F0227"/>
    <w:rsid w:val="000F0647"/>
    <w:rsid w:val="000F08B3"/>
    <w:rsid w:val="000F08BC"/>
    <w:rsid w:val="000F103E"/>
    <w:rsid w:val="000F2670"/>
    <w:rsid w:val="000F3351"/>
    <w:rsid w:val="000F364F"/>
    <w:rsid w:val="000F390E"/>
    <w:rsid w:val="000F3E09"/>
    <w:rsid w:val="000F3EFD"/>
    <w:rsid w:val="000F4191"/>
    <w:rsid w:val="000F42D7"/>
    <w:rsid w:val="000F551B"/>
    <w:rsid w:val="000F6836"/>
    <w:rsid w:val="000F77B5"/>
    <w:rsid w:val="000F79DE"/>
    <w:rsid w:val="00101230"/>
    <w:rsid w:val="00101DF8"/>
    <w:rsid w:val="00102222"/>
    <w:rsid w:val="001028A1"/>
    <w:rsid w:val="001029C2"/>
    <w:rsid w:val="0010475A"/>
    <w:rsid w:val="0010479E"/>
    <w:rsid w:val="00104B35"/>
    <w:rsid w:val="0010548F"/>
    <w:rsid w:val="00105BB3"/>
    <w:rsid w:val="00106C5D"/>
    <w:rsid w:val="00106FE3"/>
    <w:rsid w:val="00107220"/>
    <w:rsid w:val="00107D04"/>
    <w:rsid w:val="00110B0A"/>
    <w:rsid w:val="00113254"/>
    <w:rsid w:val="00113866"/>
    <w:rsid w:val="001144BF"/>
    <w:rsid w:val="00114AAB"/>
    <w:rsid w:val="00114D0F"/>
    <w:rsid w:val="00115651"/>
    <w:rsid w:val="00116701"/>
    <w:rsid w:val="00116C6E"/>
    <w:rsid w:val="00117090"/>
    <w:rsid w:val="001174E5"/>
    <w:rsid w:val="00117AD5"/>
    <w:rsid w:val="00117C2C"/>
    <w:rsid w:val="0011AED2"/>
    <w:rsid w:val="001211A4"/>
    <w:rsid w:val="001211AC"/>
    <w:rsid w:val="00121C1E"/>
    <w:rsid w:val="00122155"/>
    <w:rsid w:val="001223E8"/>
    <w:rsid w:val="001230E5"/>
    <w:rsid w:val="00123289"/>
    <w:rsid w:val="00123290"/>
    <w:rsid w:val="00125256"/>
    <w:rsid w:val="001254F2"/>
    <w:rsid w:val="00125921"/>
    <w:rsid w:val="00125CC9"/>
    <w:rsid w:val="00125ED6"/>
    <w:rsid w:val="00126615"/>
    <w:rsid w:val="0012692D"/>
    <w:rsid w:val="00126BEE"/>
    <w:rsid w:val="00126E8B"/>
    <w:rsid w:val="00127073"/>
    <w:rsid w:val="001278EC"/>
    <w:rsid w:val="00131153"/>
    <w:rsid w:val="0013146B"/>
    <w:rsid w:val="00131890"/>
    <w:rsid w:val="00131FAA"/>
    <w:rsid w:val="001325B5"/>
    <w:rsid w:val="00132762"/>
    <w:rsid w:val="00134329"/>
    <w:rsid w:val="001348C2"/>
    <w:rsid w:val="00134938"/>
    <w:rsid w:val="00135251"/>
    <w:rsid w:val="00135484"/>
    <w:rsid w:val="001354F9"/>
    <w:rsid w:val="0013570B"/>
    <w:rsid w:val="00135A07"/>
    <w:rsid w:val="00136396"/>
    <w:rsid w:val="00136427"/>
    <w:rsid w:val="001368B6"/>
    <w:rsid w:val="001373F4"/>
    <w:rsid w:val="00137C2B"/>
    <w:rsid w:val="00137F9B"/>
    <w:rsid w:val="00140B0C"/>
    <w:rsid w:val="001412A1"/>
    <w:rsid w:val="00143210"/>
    <w:rsid w:val="001435DF"/>
    <w:rsid w:val="001448F8"/>
    <w:rsid w:val="00144D24"/>
    <w:rsid w:val="00145720"/>
    <w:rsid w:val="001457BB"/>
    <w:rsid w:val="001458B7"/>
    <w:rsid w:val="00145C2B"/>
    <w:rsid w:val="00145D16"/>
    <w:rsid w:val="00146B45"/>
    <w:rsid w:val="0014765F"/>
    <w:rsid w:val="00147719"/>
    <w:rsid w:val="00147AA8"/>
    <w:rsid w:val="00147D08"/>
    <w:rsid w:val="0015071A"/>
    <w:rsid w:val="00150878"/>
    <w:rsid w:val="00150A8B"/>
    <w:rsid w:val="001510F5"/>
    <w:rsid w:val="0015125A"/>
    <w:rsid w:val="001513F2"/>
    <w:rsid w:val="00152346"/>
    <w:rsid w:val="00152812"/>
    <w:rsid w:val="0015282A"/>
    <w:rsid w:val="00152BA5"/>
    <w:rsid w:val="00152BB0"/>
    <w:rsid w:val="0015358A"/>
    <w:rsid w:val="001536CC"/>
    <w:rsid w:val="00154973"/>
    <w:rsid w:val="00154C24"/>
    <w:rsid w:val="00154DD6"/>
    <w:rsid w:val="00155EE5"/>
    <w:rsid w:val="001565DC"/>
    <w:rsid w:val="00156843"/>
    <w:rsid w:val="001571C0"/>
    <w:rsid w:val="0016059D"/>
    <w:rsid w:val="00160FB0"/>
    <w:rsid w:val="00161672"/>
    <w:rsid w:val="00161D8F"/>
    <w:rsid w:val="00161E87"/>
    <w:rsid w:val="00163282"/>
    <w:rsid w:val="00164B6F"/>
    <w:rsid w:val="00165B41"/>
    <w:rsid w:val="00166483"/>
    <w:rsid w:val="00166EC1"/>
    <w:rsid w:val="00167CA4"/>
    <w:rsid w:val="0017170D"/>
    <w:rsid w:val="001735B1"/>
    <w:rsid w:val="00174A87"/>
    <w:rsid w:val="00175021"/>
    <w:rsid w:val="001759B7"/>
    <w:rsid w:val="00176348"/>
    <w:rsid w:val="00176632"/>
    <w:rsid w:val="00176D62"/>
    <w:rsid w:val="00177C8C"/>
    <w:rsid w:val="00180855"/>
    <w:rsid w:val="00181153"/>
    <w:rsid w:val="001811B0"/>
    <w:rsid w:val="0018195C"/>
    <w:rsid w:val="00181AAF"/>
    <w:rsid w:val="001824DB"/>
    <w:rsid w:val="00182FF0"/>
    <w:rsid w:val="0018302B"/>
    <w:rsid w:val="00183141"/>
    <w:rsid w:val="00183885"/>
    <w:rsid w:val="00184794"/>
    <w:rsid w:val="00184E12"/>
    <w:rsid w:val="0018705A"/>
    <w:rsid w:val="001877DB"/>
    <w:rsid w:val="00187DB0"/>
    <w:rsid w:val="00190161"/>
    <w:rsid w:val="001913A8"/>
    <w:rsid w:val="001927BC"/>
    <w:rsid w:val="00192FF9"/>
    <w:rsid w:val="00193C0C"/>
    <w:rsid w:val="00194CE9"/>
    <w:rsid w:val="00196F88"/>
    <w:rsid w:val="00196FFB"/>
    <w:rsid w:val="00197C9C"/>
    <w:rsid w:val="001A0973"/>
    <w:rsid w:val="001A0A40"/>
    <w:rsid w:val="001A0B1D"/>
    <w:rsid w:val="001A0D12"/>
    <w:rsid w:val="001A193B"/>
    <w:rsid w:val="001A1BB1"/>
    <w:rsid w:val="001A2325"/>
    <w:rsid w:val="001A27B0"/>
    <w:rsid w:val="001A296D"/>
    <w:rsid w:val="001A353D"/>
    <w:rsid w:val="001A3DC6"/>
    <w:rsid w:val="001A4A8C"/>
    <w:rsid w:val="001A4D2C"/>
    <w:rsid w:val="001A514B"/>
    <w:rsid w:val="001A5908"/>
    <w:rsid w:val="001A5A98"/>
    <w:rsid w:val="001A60E7"/>
    <w:rsid w:val="001A625B"/>
    <w:rsid w:val="001A6E81"/>
    <w:rsid w:val="001A718B"/>
    <w:rsid w:val="001A778B"/>
    <w:rsid w:val="001B0130"/>
    <w:rsid w:val="001B03C3"/>
    <w:rsid w:val="001B06DA"/>
    <w:rsid w:val="001B094C"/>
    <w:rsid w:val="001B1D64"/>
    <w:rsid w:val="001B2F45"/>
    <w:rsid w:val="001B36B9"/>
    <w:rsid w:val="001B384C"/>
    <w:rsid w:val="001B39F6"/>
    <w:rsid w:val="001B43FE"/>
    <w:rsid w:val="001B4537"/>
    <w:rsid w:val="001B4EB9"/>
    <w:rsid w:val="001B509A"/>
    <w:rsid w:val="001B5A6E"/>
    <w:rsid w:val="001B5E25"/>
    <w:rsid w:val="001B6467"/>
    <w:rsid w:val="001B6DDC"/>
    <w:rsid w:val="001B7103"/>
    <w:rsid w:val="001B7738"/>
    <w:rsid w:val="001B79C9"/>
    <w:rsid w:val="001C0DE4"/>
    <w:rsid w:val="001C0F0F"/>
    <w:rsid w:val="001C19DE"/>
    <w:rsid w:val="001C3ACA"/>
    <w:rsid w:val="001C48B0"/>
    <w:rsid w:val="001C4CA2"/>
    <w:rsid w:val="001C5AC7"/>
    <w:rsid w:val="001C6798"/>
    <w:rsid w:val="001C7481"/>
    <w:rsid w:val="001D0066"/>
    <w:rsid w:val="001D02CD"/>
    <w:rsid w:val="001D033F"/>
    <w:rsid w:val="001D2432"/>
    <w:rsid w:val="001D2C91"/>
    <w:rsid w:val="001D2EE9"/>
    <w:rsid w:val="001D365E"/>
    <w:rsid w:val="001D4AB2"/>
    <w:rsid w:val="001D612A"/>
    <w:rsid w:val="001D62CE"/>
    <w:rsid w:val="001D75BA"/>
    <w:rsid w:val="001D76C0"/>
    <w:rsid w:val="001D7823"/>
    <w:rsid w:val="001E0AFC"/>
    <w:rsid w:val="001E0F6A"/>
    <w:rsid w:val="001E1310"/>
    <w:rsid w:val="001E2260"/>
    <w:rsid w:val="001E2F76"/>
    <w:rsid w:val="001E3397"/>
    <w:rsid w:val="001E3B86"/>
    <w:rsid w:val="001E3ECE"/>
    <w:rsid w:val="001E45C9"/>
    <w:rsid w:val="001E53B4"/>
    <w:rsid w:val="001E6E03"/>
    <w:rsid w:val="001E735E"/>
    <w:rsid w:val="001F0FE9"/>
    <w:rsid w:val="001F13F1"/>
    <w:rsid w:val="001F163F"/>
    <w:rsid w:val="001F19EB"/>
    <w:rsid w:val="001F1F03"/>
    <w:rsid w:val="001F2639"/>
    <w:rsid w:val="001F29BD"/>
    <w:rsid w:val="001F3A9F"/>
    <w:rsid w:val="001F4147"/>
    <w:rsid w:val="001F5DC3"/>
    <w:rsid w:val="001F6456"/>
    <w:rsid w:val="001F6521"/>
    <w:rsid w:val="001F74C6"/>
    <w:rsid w:val="00200816"/>
    <w:rsid w:val="002008ED"/>
    <w:rsid w:val="00200E45"/>
    <w:rsid w:val="00201577"/>
    <w:rsid w:val="00201BEC"/>
    <w:rsid w:val="00202269"/>
    <w:rsid w:val="00202445"/>
    <w:rsid w:val="00202F0B"/>
    <w:rsid w:val="00202F6B"/>
    <w:rsid w:val="002038B2"/>
    <w:rsid w:val="00204A3C"/>
    <w:rsid w:val="00204CA0"/>
    <w:rsid w:val="0020592E"/>
    <w:rsid w:val="002059AC"/>
    <w:rsid w:val="00205F2D"/>
    <w:rsid w:val="0020611C"/>
    <w:rsid w:val="00206262"/>
    <w:rsid w:val="00206AD7"/>
    <w:rsid w:val="00206FCE"/>
    <w:rsid w:val="00207AE6"/>
    <w:rsid w:val="00207B98"/>
    <w:rsid w:val="002101DC"/>
    <w:rsid w:val="00210B42"/>
    <w:rsid w:val="0021198E"/>
    <w:rsid w:val="00212149"/>
    <w:rsid w:val="00212BD4"/>
    <w:rsid w:val="00213582"/>
    <w:rsid w:val="0021593F"/>
    <w:rsid w:val="00215E31"/>
    <w:rsid w:val="00215EB1"/>
    <w:rsid w:val="002164C9"/>
    <w:rsid w:val="00216BD8"/>
    <w:rsid w:val="00216DF4"/>
    <w:rsid w:val="00217042"/>
    <w:rsid w:val="00217236"/>
    <w:rsid w:val="002179BA"/>
    <w:rsid w:val="00217AC4"/>
    <w:rsid w:val="00217BB0"/>
    <w:rsid w:val="0022012B"/>
    <w:rsid w:val="0022214A"/>
    <w:rsid w:val="002223AE"/>
    <w:rsid w:val="002228FA"/>
    <w:rsid w:val="00222D8A"/>
    <w:rsid w:val="002230EA"/>
    <w:rsid w:val="00223F95"/>
    <w:rsid w:val="002240DA"/>
    <w:rsid w:val="002242EF"/>
    <w:rsid w:val="00224868"/>
    <w:rsid w:val="00224951"/>
    <w:rsid w:val="00225853"/>
    <w:rsid w:val="00225B81"/>
    <w:rsid w:val="002262E7"/>
    <w:rsid w:val="00227D23"/>
    <w:rsid w:val="0023143E"/>
    <w:rsid w:val="00231829"/>
    <w:rsid w:val="00232634"/>
    <w:rsid w:val="00232F4C"/>
    <w:rsid w:val="00232F8D"/>
    <w:rsid w:val="00233540"/>
    <w:rsid w:val="002343CB"/>
    <w:rsid w:val="0023471A"/>
    <w:rsid w:val="00234DAF"/>
    <w:rsid w:val="00234F61"/>
    <w:rsid w:val="00235087"/>
    <w:rsid w:val="00235AD7"/>
    <w:rsid w:val="00235ADB"/>
    <w:rsid w:val="00235B63"/>
    <w:rsid w:val="0023628F"/>
    <w:rsid w:val="0023698C"/>
    <w:rsid w:val="00237707"/>
    <w:rsid w:val="00237848"/>
    <w:rsid w:val="00237922"/>
    <w:rsid w:val="002379A2"/>
    <w:rsid w:val="00237B50"/>
    <w:rsid w:val="002410BA"/>
    <w:rsid w:val="0024244E"/>
    <w:rsid w:val="002424B1"/>
    <w:rsid w:val="002424B5"/>
    <w:rsid w:val="00242A89"/>
    <w:rsid w:val="0024323A"/>
    <w:rsid w:val="00243A67"/>
    <w:rsid w:val="002448F4"/>
    <w:rsid w:val="0024506C"/>
    <w:rsid w:val="00245511"/>
    <w:rsid w:val="002458CC"/>
    <w:rsid w:val="002458F3"/>
    <w:rsid w:val="00245C48"/>
    <w:rsid w:val="00246581"/>
    <w:rsid w:val="0024776C"/>
    <w:rsid w:val="0024782B"/>
    <w:rsid w:val="002504CC"/>
    <w:rsid w:val="00250AB0"/>
    <w:rsid w:val="00250CD2"/>
    <w:rsid w:val="002517CA"/>
    <w:rsid w:val="002519FD"/>
    <w:rsid w:val="00251BB3"/>
    <w:rsid w:val="0025310C"/>
    <w:rsid w:val="00254B70"/>
    <w:rsid w:val="0025508A"/>
    <w:rsid w:val="002555F9"/>
    <w:rsid w:val="0025628D"/>
    <w:rsid w:val="00256D7A"/>
    <w:rsid w:val="00257AB0"/>
    <w:rsid w:val="002602B2"/>
    <w:rsid w:val="0026037F"/>
    <w:rsid w:val="002609E4"/>
    <w:rsid w:val="00260A0B"/>
    <w:rsid w:val="00260BC2"/>
    <w:rsid w:val="002618FF"/>
    <w:rsid w:val="00261FA8"/>
    <w:rsid w:val="00262386"/>
    <w:rsid w:val="00262628"/>
    <w:rsid w:val="0026287A"/>
    <w:rsid w:val="0026355E"/>
    <w:rsid w:val="00265AF6"/>
    <w:rsid w:val="00265BE5"/>
    <w:rsid w:val="00266B0B"/>
    <w:rsid w:val="00266C1F"/>
    <w:rsid w:val="002701DA"/>
    <w:rsid w:val="00272174"/>
    <w:rsid w:val="002722E0"/>
    <w:rsid w:val="002727A6"/>
    <w:rsid w:val="002728DE"/>
    <w:rsid w:val="00272C94"/>
    <w:rsid w:val="002733B5"/>
    <w:rsid w:val="00273DBF"/>
    <w:rsid w:val="002741AD"/>
    <w:rsid w:val="002749F8"/>
    <w:rsid w:val="002759BB"/>
    <w:rsid w:val="00276103"/>
    <w:rsid w:val="0027620C"/>
    <w:rsid w:val="0027689F"/>
    <w:rsid w:val="00276AFA"/>
    <w:rsid w:val="00276B61"/>
    <w:rsid w:val="00277D63"/>
    <w:rsid w:val="0028020E"/>
    <w:rsid w:val="00282CD7"/>
    <w:rsid w:val="00282FB5"/>
    <w:rsid w:val="00283023"/>
    <w:rsid w:val="00283671"/>
    <w:rsid w:val="00283690"/>
    <w:rsid w:val="00284B5B"/>
    <w:rsid w:val="00285987"/>
    <w:rsid w:val="00286450"/>
    <w:rsid w:val="002866C9"/>
    <w:rsid w:val="00286A6D"/>
    <w:rsid w:val="00286CB9"/>
    <w:rsid w:val="00286DD8"/>
    <w:rsid w:val="00287337"/>
    <w:rsid w:val="00287AE9"/>
    <w:rsid w:val="002901B5"/>
    <w:rsid w:val="002905FF"/>
    <w:rsid w:val="00291442"/>
    <w:rsid w:val="002915C5"/>
    <w:rsid w:val="00292429"/>
    <w:rsid w:val="00292518"/>
    <w:rsid w:val="002932B3"/>
    <w:rsid w:val="00293CC3"/>
    <w:rsid w:val="0029463D"/>
    <w:rsid w:val="00294ADB"/>
    <w:rsid w:val="00294D05"/>
    <w:rsid w:val="002963E1"/>
    <w:rsid w:val="00296736"/>
    <w:rsid w:val="00296F1B"/>
    <w:rsid w:val="002974A1"/>
    <w:rsid w:val="00297903"/>
    <w:rsid w:val="002A0153"/>
    <w:rsid w:val="002A034D"/>
    <w:rsid w:val="002A1AC7"/>
    <w:rsid w:val="002A1D63"/>
    <w:rsid w:val="002A3CFB"/>
    <w:rsid w:val="002A49D6"/>
    <w:rsid w:val="002A4C4C"/>
    <w:rsid w:val="002A5668"/>
    <w:rsid w:val="002A5DD1"/>
    <w:rsid w:val="002A751D"/>
    <w:rsid w:val="002A790F"/>
    <w:rsid w:val="002B285B"/>
    <w:rsid w:val="002B28E4"/>
    <w:rsid w:val="002B414F"/>
    <w:rsid w:val="002B45B2"/>
    <w:rsid w:val="002B5004"/>
    <w:rsid w:val="002B5112"/>
    <w:rsid w:val="002B5C98"/>
    <w:rsid w:val="002B5D5F"/>
    <w:rsid w:val="002B5DD8"/>
    <w:rsid w:val="002B5FF0"/>
    <w:rsid w:val="002B6245"/>
    <w:rsid w:val="002B680A"/>
    <w:rsid w:val="002B7214"/>
    <w:rsid w:val="002B72EF"/>
    <w:rsid w:val="002B7F46"/>
    <w:rsid w:val="002C0765"/>
    <w:rsid w:val="002C0A62"/>
    <w:rsid w:val="002C17E9"/>
    <w:rsid w:val="002C1B67"/>
    <w:rsid w:val="002C27ED"/>
    <w:rsid w:val="002C2D65"/>
    <w:rsid w:val="002C33DE"/>
    <w:rsid w:val="002C39DD"/>
    <w:rsid w:val="002C3F36"/>
    <w:rsid w:val="002C4DF8"/>
    <w:rsid w:val="002C5653"/>
    <w:rsid w:val="002C57C4"/>
    <w:rsid w:val="002C58B5"/>
    <w:rsid w:val="002C5DA8"/>
    <w:rsid w:val="002C6EE2"/>
    <w:rsid w:val="002C71E0"/>
    <w:rsid w:val="002D1832"/>
    <w:rsid w:val="002D2B36"/>
    <w:rsid w:val="002D340B"/>
    <w:rsid w:val="002D350A"/>
    <w:rsid w:val="002D36F1"/>
    <w:rsid w:val="002D3DD9"/>
    <w:rsid w:val="002D42C2"/>
    <w:rsid w:val="002D49F8"/>
    <w:rsid w:val="002D5D02"/>
    <w:rsid w:val="002D60BE"/>
    <w:rsid w:val="002D61B9"/>
    <w:rsid w:val="002D622F"/>
    <w:rsid w:val="002D6825"/>
    <w:rsid w:val="002D714A"/>
    <w:rsid w:val="002E04C6"/>
    <w:rsid w:val="002E0EE7"/>
    <w:rsid w:val="002E2310"/>
    <w:rsid w:val="002E3730"/>
    <w:rsid w:val="002E3794"/>
    <w:rsid w:val="002E3F4A"/>
    <w:rsid w:val="002E43AC"/>
    <w:rsid w:val="002E475E"/>
    <w:rsid w:val="002E485C"/>
    <w:rsid w:val="002E54B1"/>
    <w:rsid w:val="002E57CC"/>
    <w:rsid w:val="002E60A0"/>
    <w:rsid w:val="002E6372"/>
    <w:rsid w:val="002E7031"/>
    <w:rsid w:val="002E7D03"/>
    <w:rsid w:val="002E7E55"/>
    <w:rsid w:val="002E7F1F"/>
    <w:rsid w:val="002F03D2"/>
    <w:rsid w:val="002F0B22"/>
    <w:rsid w:val="002F0EE4"/>
    <w:rsid w:val="002F14F8"/>
    <w:rsid w:val="002F19F7"/>
    <w:rsid w:val="002F298E"/>
    <w:rsid w:val="002F2BDF"/>
    <w:rsid w:val="002F2CD5"/>
    <w:rsid w:val="002F4982"/>
    <w:rsid w:val="002F6BA1"/>
    <w:rsid w:val="002F6BF6"/>
    <w:rsid w:val="002F6EA7"/>
    <w:rsid w:val="002F7614"/>
    <w:rsid w:val="002F775F"/>
    <w:rsid w:val="0030042A"/>
    <w:rsid w:val="00300853"/>
    <w:rsid w:val="00300C5D"/>
    <w:rsid w:val="003018E0"/>
    <w:rsid w:val="00303D94"/>
    <w:rsid w:val="003040FB"/>
    <w:rsid w:val="003046EE"/>
    <w:rsid w:val="00304BAD"/>
    <w:rsid w:val="00304E42"/>
    <w:rsid w:val="0030505B"/>
    <w:rsid w:val="0030626F"/>
    <w:rsid w:val="00307685"/>
    <w:rsid w:val="00307EFA"/>
    <w:rsid w:val="003107A4"/>
    <w:rsid w:val="00310D66"/>
    <w:rsid w:val="00311C7D"/>
    <w:rsid w:val="0031310E"/>
    <w:rsid w:val="00313B8E"/>
    <w:rsid w:val="00313BC8"/>
    <w:rsid w:val="00313C6F"/>
    <w:rsid w:val="0031408F"/>
    <w:rsid w:val="00314122"/>
    <w:rsid w:val="0031448D"/>
    <w:rsid w:val="00314531"/>
    <w:rsid w:val="00314D00"/>
    <w:rsid w:val="00315FE5"/>
    <w:rsid w:val="003160EC"/>
    <w:rsid w:val="0031701F"/>
    <w:rsid w:val="0031734D"/>
    <w:rsid w:val="00317E64"/>
    <w:rsid w:val="0032056B"/>
    <w:rsid w:val="003206C3"/>
    <w:rsid w:val="003206C9"/>
    <w:rsid w:val="0032105F"/>
    <w:rsid w:val="0032115D"/>
    <w:rsid w:val="00322A48"/>
    <w:rsid w:val="00323552"/>
    <w:rsid w:val="00324358"/>
    <w:rsid w:val="00324952"/>
    <w:rsid w:val="00324D03"/>
    <w:rsid w:val="00324F65"/>
    <w:rsid w:val="0032626C"/>
    <w:rsid w:val="00326F6B"/>
    <w:rsid w:val="0032703D"/>
    <w:rsid w:val="0032718D"/>
    <w:rsid w:val="00327738"/>
    <w:rsid w:val="00327E45"/>
    <w:rsid w:val="003304E2"/>
    <w:rsid w:val="003308F8"/>
    <w:rsid w:val="00331C58"/>
    <w:rsid w:val="003322C7"/>
    <w:rsid w:val="00332449"/>
    <w:rsid w:val="003324B6"/>
    <w:rsid w:val="00332588"/>
    <w:rsid w:val="0033269C"/>
    <w:rsid w:val="00332B57"/>
    <w:rsid w:val="00332DAC"/>
    <w:rsid w:val="0033362B"/>
    <w:rsid w:val="00333641"/>
    <w:rsid w:val="003343AB"/>
    <w:rsid w:val="00334669"/>
    <w:rsid w:val="00334888"/>
    <w:rsid w:val="00334BC4"/>
    <w:rsid w:val="0033519D"/>
    <w:rsid w:val="003353DA"/>
    <w:rsid w:val="0033546C"/>
    <w:rsid w:val="00335633"/>
    <w:rsid w:val="003358F9"/>
    <w:rsid w:val="003362DA"/>
    <w:rsid w:val="00336349"/>
    <w:rsid w:val="00336E79"/>
    <w:rsid w:val="00337F01"/>
    <w:rsid w:val="00340B16"/>
    <w:rsid w:val="00341157"/>
    <w:rsid w:val="003413B3"/>
    <w:rsid w:val="00341F19"/>
    <w:rsid w:val="0034236D"/>
    <w:rsid w:val="003425F8"/>
    <w:rsid w:val="0034288E"/>
    <w:rsid w:val="00342DF8"/>
    <w:rsid w:val="003437D6"/>
    <w:rsid w:val="00344588"/>
    <w:rsid w:val="00345E2E"/>
    <w:rsid w:val="00346651"/>
    <w:rsid w:val="00347040"/>
    <w:rsid w:val="003471AF"/>
    <w:rsid w:val="0034727E"/>
    <w:rsid w:val="00347BDB"/>
    <w:rsid w:val="003502F4"/>
    <w:rsid w:val="003508A3"/>
    <w:rsid w:val="00350A90"/>
    <w:rsid w:val="00351240"/>
    <w:rsid w:val="0035195B"/>
    <w:rsid w:val="0035292F"/>
    <w:rsid w:val="00353C54"/>
    <w:rsid w:val="00354815"/>
    <w:rsid w:val="003549D0"/>
    <w:rsid w:val="00354F18"/>
    <w:rsid w:val="00355098"/>
    <w:rsid w:val="003568C7"/>
    <w:rsid w:val="00356DE1"/>
    <w:rsid w:val="00357196"/>
    <w:rsid w:val="00357487"/>
    <w:rsid w:val="0035D754"/>
    <w:rsid w:val="00361B0A"/>
    <w:rsid w:val="003620A8"/>
    <w:rsid w:val="003622D1"/>
    <w:rsid w:val="003627AF"/>
    <w:rsid w:val="00362CE2"/>
    <w:rsid w:val="00363001"/>
    <w:rsid w:val="00363893"/>
    <w:rsid w:val="003638E8"/>
    <w:rsid w:val="003644EF"/>
    <w:rsid w:val="00364779"/>
    <w:rsid w:val="00364814"/>
    <w:rsid w:val="00364D83"/>
    <w:rsid w:val="003653EA"/>
    <w:rsid w:val="003654BA"/>
    <w:rsid w:val="00365739"/>
    <w:rsid w:val="003666C6"/>
    <w:rsid w:val="003668B9"/>
    <w:rsid w:val="00366A6C"/>
    <w:rsid w:val="0036737B"/>
    <w:rsid w:val="0036789B"/>
    <w:rsid w:val="0037001B"/>
    <w:rsid w:val="0037001F"/>
    <w:rsid w:val="003713C5"/>
    <w:rsid w:val="00372BFD"/>
    <w:rsid w:val="00372C38"/>
    <w:rsid w:val="003738F2"/>
    <w:rsid w:val="003743B2"/>
    <w:rsid w:val="00374845"/>
    <w:rsid w:val="00374C27"/>
    <w:rsid w:val="0037538E"/>
    <w:rsid w:val="0037552C"/>
    <w:rsid w:val="00376481"/>
    <w:rsid w:val="00376852"/>
    <w:rsid w:val="003800B3"/>
    <w:rsid w:val="00381458"/>
    <w:rsid w:val="00381548"/>
    <w:rsid w:val="003815FA"/>
    <w:rsid w:val="00382B28"/>
    <w:rsid w:val="0038323D"/>
    <w:rsid w:val="00385C41"/>
    <w:rsid w:val="00386B74"/>
    <w:rsid w:val="00386EE3"/>
    <w:rsid w:val="00386FA7"/>
    <w:rsid w:val="00387708"/>
    <w:rsid w:val="00387D34"/>
    <w:rsid w:val="00387DF1"/>
    <w:rsid w:val="00390F92"/>
    <w:rsid w:val="0039137B"/>
    <w:rsid w:val="003918DE"/>
    <w:rsid w:val="00391BDB"/>
    <w:rsid w:val="00391CEA"/>
    <w:rsid w:val="00391F95"/>
    <w:rsid w:val="0039236C"/>
    <w:rsid w:val="0039252E"/>
    <w:rsid w:val="00392616"/>
    <w:rsid w:val="0039340B"/>
    <w:rsid w:val="00393A06"/>
    <w:rsid w:val="00393C34"/>
    <w:rsid w:val="003969F2"/>
    <w:rsid w:val="00396CE8"/>
    <w:rsid w:val="0039706F"/>
    <w:rsid w:val="00397833"/>
    <w:rsid w:val="00397B74"/>
    <w:rsid w:val="003A0095"/>
    <w:rsid w:val="003A00C9"/>
    <w:rsid w:val="003A0846"/>
    <w:rsid w:val="003A096F"/>
    <w:rsid w:val="003A0A51"/>
    <w:rsid w:val="003A11CA"/>
    <w:rsid w:val="003A129A"/>
    <w:rsid w:val="003A12A6"/>
    <w:rsid w:val="003A1983"/>
    <w:rsid w:val="003A2036"/>
    <w:rsid w:val="003A2B37"/>
    <w:rsid w:val="003A2F5D"/>
    <w:rsid w:val="003A36DA"/>
    <w:rsid w:val="003A4B84"/>
    <w:rsid w:val="003A5343"/>
    <w:rsid w:val="003A5492"/>
    <w:rsid w:val="003A5F47"/>
    <w:rsid w:val="003A643F"/>
    <w:rsid w:val="003A7676"/>
    <w:rsid w:val="003A7F1B"/>
    <w:rsid w:val="003B0D32"/>
    <w:rsid w:val="003B1E95"/>
    <w:rsid w:val="003B2D3D"/>
    <w:rsid w:val="003B31B3"/>
    <w:rsid w:val="003B38B0"/>
    <w:rsid w:val="003B4425"/>
    <w:rsid w:val="003B4A77"/>
    <w:rsid w:val="003B4F44"/>
    <w:rsid w:val="003B5EBA"/>
    <w:rsid w:val="003B62AC"/>
    <w:rsid w:val="003B62FA"/>
    <w:rsid w:val="003B63D1"/>
    <w:rsid w:val="003B6BF6"/>
    <w:rsid w:val="003B732C"/>
    <w:rsid w:val="003B7C10"/>
    <w:rsid w:val="003B7F84"/>
    <w:rsid w:val="003C186D"/>
    <w:rsid w:val="003C224E"/>
    <w:rsid w:val="003C3374"/>
    <w:rsid w:val="003C4598"/>
    <w:rsid w:val="003C4785"/>
    <w:rsid w:val="003C4BF9"/>
    <w:rsid w:val="003C68F6"/>
    <w:rsid w:val="003C6AFE"/>
    <w:rsid w:val="003C6C69"/>
    <w:rsid w:val="003C6D14"/>
    <w:rsid w:val="003C71B2"/>
    <w:rsid w:val="003C7463"/>
    <w:rsid w:val="003C765C"/>
    <w:rsid w:val="003C79AE"/>
    <w:rsid w:val="003C7F7B"/>
    <w:rsid w:val="003D0729"/>
    <w:rsid w:val="003D1426"/>
    <w:rsid w:val="003D17C3"/>
    <w:rsid w:val="003D1BB2"/>
    <w:rsid w:val="003D23FC"/>
    <w:rsid w:val="003D2CC6"/>
    <w:rsid w:val="003D3B02"/>
    <w:rsid w:val="003D4E76"/>
    <w:rsid w:val="003D5011"/>
    <w:rsid w:val="003D5027"/>
    <w:rsid w:val="003D5676"/>
    <w:rsid w:val="003D5858"/>
    <w:rsid w:val="003D5A11"/>
    <w:rsid w:val="003D5C12"/>
    <w:rsid w:val="003D5D76"/>
    <w:rsid w:val="003D614F"/>
    <w:rsid w:val="003D6A18"/>
    <w:rsid w:val="003D6DB0"/>
    <w:rsid w:val="003D780F"/>
    <w:rsid w:val="003E10E0"/>
    <w:rsid w:val="003E1741"/>
    <w:rsid w:val="003E1A24"/>
    <w:rsid w:val="003E1B60"/>
    <w:rsid w:val="003E2839"/>
    <w:rsid w:val="003E2E39"/>
    <w:rsid w:val="003E4261"/>
    <w:rsid w:val="003E69AA"/>
    <w:rsid w:val="003E7073"/>
    <w:rsid w:val="003E7330"/>
    <w:rsid w:val="003E75E4"/>
    <w:rsid w:val="003E77F8"/>
    <w:rsid w:val="003E7F71"/>
    <w:rsid w:val="003F01CF"/>
    <w:rsid w:val="003F0F4C"/>
    <w:rsid w:val="003F1747"/>
    <w:rsid w:val="003F3229"/>
    <w:rsid w:val="003F3465"/>
    <w:rsid w:val="003F372A"/>
    <w:rsid w:val="003F4D53"/>
    <w:rsid w:val="003F530E"/>
    <w:rsid w:val="003F6691"/>
    <w:rsid w:val="004005E8"/>
    <w:rsid w:val="004010AC"/>
    <w:rsid w:val="004016CD"/>
    <w:rsid w:val="00401DC1"/>
    <w:rsid w:val="00401F37"/>
    <w:rsid w:val="00402189"/>
    <w:rsid w:val="00402220"/>
    <w:rsid w:val="00402A0E"/>
    <w:rsid w:val="00402D8B"/>
    <w:rsid w:val="004038F9"/>
    <w:rsid w:val="00403A86"/>
    <w:rsid w:val="004046F9"/>
    <w:rsid w:val="0040509C"/>
    <w:rsid w:val="00405CA8"/>
    <w:rsid w:val="004061A0"/>
    <w:rsid w:val="0040682A"/>
    <w:rsid w:val="004072F6"/>
    <w:rsid w:val="00407A64"/>
    <w:rsid w:val="0041040F"/>
    <w:rsid w:val="00410F09"/>
    <w:rsid w:val="0041185D"/>
    <w:rsid w:val="00411B04"/>
    <w:rsid w:val="00411B13"/>
    <w:rsid w:val="004120D0"/>
    <w:rsid w:val="004128AD"/>
    <w:rsid w:val="00413626"/>
    <w:rsid w:val="00413848"/>
    <w:rsid w:val="004138AF"/>
    <w:rsid w:val="004138E3"/>
    <w:rsid w:val="00413DAE"/>
    <w:rsid w:val="00414AD1"/>
    <w:rsid w:val="00414BCD"/>
    <w:rsid w:val="00416067"/>
    <w:rsid w:val="004162B6"/>
    <w:rsid w:val="0041631C"/>
    <w:rsid w:val="00416FD4"/>
    <w:rsid w:val="004171C7"/>
    <w:rsid w:val="0041756B"/>
    <w:rsid w:val="00417EF1"/>
    <w:rsid w:val="00420349"/>
    <w:rsid w:val="0042055B"/>
    <w:rsid w:val="004206D2"/>
    <w:rsid w:val="0042094B"/>
    <w:rsid w:val="00420D67"/>
    <w:rsid w:val="00421077"/>
    <w:rsid w:val="00421ED9"/>
    <w:rsid w:val="00421FEA"/>
    <w:rsid w:val="00422D46"/>
    <w:rsid w:val="004233F3"/>
    <w:rsid w:val="0042366F"/>
    <w:rsid w:val="00423D14"/>
    <w:rsid w:val="004244A8"/>
    <w:rsid w:val="004248C1"/>
    <w:rsid w:val="00424918"/>
    <w:rsid w:val="00425915"/>
    <w:rsid w:val="00425ED6"/>
    <w:rsid w:val="004262F8"/>
    <w:rsid w:val="004278F7"/>
    <w:rsid w:val="00430427"/>
    <w:rsid w:val="0043078C"/>
    <w:rsid w:val="00430F18"/>
    <w:rsid w:val="00430F9E"/>
    <w:rsid w:val="00431A23"/>
    <w:rsid w:val="00431C98"/>
    <w:rsid w:val="00431CF2"/>
    <w:rsid w:val="00432434"/>
    <w:rsid w:val="004324D6"/>
    <w:rsid w:val="0043256E"/>
    <w:rsid w:val="00432655"/>
    <w:rsid w:val="00432D2B"/>
    <w:rsid w:val="0043339D"/>
    <w:rsid w:val="00433A9F"/>
    <w:rsid w:val="00433F5F"/>
    <w:rsid w:val="00434375"/>
    <w:rsid w:val="00434A4B"/>
    <w:rsid w:val="00435A29"/>
    <w:rsid w:val="00435F9A"/>
    <w:rsid w:val="004361E9"/>
    <w:rsid w:val="00436B85"/>
    <w:rsid w:val="004377CB"/>
    <w:rsid w:val="00437A97"/>
    <w:rsid w:val="00437E33"/>
    <w:rsid w:val="00437EDF"/>
    <w:rsid w:val="0044076C"/>
    <w:rsid w:val="00440C58"/>
    <w:rsid w:val="00440E82"/>
    <w:rsid w:val="004420A4"/>
    <w:rsid w:val="00443049"/>
    <w:rsid w:val="004453E4"/>
    <w:rsid w:val="00445C68"/>
    <w:rsid w:val="004503B0"/>
    <w:rsid w:val="004503F4"/>
    <w:rsid w:val="00451E37"/>
    <w:rsid w:val="0045207B"/>
    <w:rsid w:val="00452104"/>
    <w:rsid w:val="00453118"/>
    <w:rsid w:val="004532DB"/>
    <w:rsid w:val="004544D5"/>
    <w:rsid w:val="00454AEA"/>
    <w:rsid w:val="0045563E"/>
    <w:rsid w:val="00455769"/>
    <w:rsid w:val="00455F84"/>
    <w:rsid w:val="00456505"/>
    <w:rsid w:val="004567D1"/>
    <w:rsid w:val="00456B80"/>
    <w:rsid w:val="00456EFA"/>
    <w:rsid w:val="00457041"/>
    <w:rsid w:val="004577B2"/>
    <w:rsid w:val="004577B5"/>
    <w:rsid w:val="00457826"/>
    <w:rsid w:val="004579F0"/>
    <w:rsid w:val="00462ADD"/>
    <w:rsid w:val="00462E44"/>
    <w:rsid w:val="00462E5B"/>
    <w:rsid w:val="0046309E"/>
    <w:rsid w:val="0046352D"/>
    <w:rsid w:val="00463809"/>
    <w:rsid w:val="004638B6"/>
    <w:rsid w:val="00463AF6"/>
    <w:rsid w:val="00463B86"/>
    <w:rsid w:val="00464564"/>
    <w:rsid w:val="00464FC2"/>
    <w:rsid w:val="00465147"/>
    <w:rsid w:val="00465C0B"/>
    <w:rsid w:val="004660AB"/>
    <w:rsid w:val="004660BA"/>
    <w:rsid w:val="00467366"/>
    <w:rsid w:val="00467834"/>
    <w:rsid w:val="00467FF4"/>
    <w:rsid w:val="004702BB"/>
    <w:rsid w:val="004707EF"/>
    <w:rsid w:val="00470C57"/>
    <w:rsid w:val="004724DC"/>
    <w:rsid w:val="004727F4"/>
    <w:rsid w:val="004743BF"/>
    <w:rsid w:val="00474551"/>
    <w:rsid w:val="004746E5"/>
    <w:rsid w:val="00474A72"/>
    <w:rsid w:val="00474F5C"/>
    <w:rsid w:val="0047551C"/>
    <w:rsid w:val="004764B1"/>
    <w:rsid w:val="00476A43"/>
    <w:rsid w:val="00477F93"/>
    <w:rsid w:val="00480700"/>
    <w:rsid w:val="004821AE"/>
    <w:rsid w:val="00484AD4"/>
    <w:rsid w:val="004851C0"/>
    <w:rsid w:val="00485DDA"/>
    <w:rsid w:val="00486B20"/>
    <w:rsid w:val="004870A9"/>
    <w:rsid w:val="00487668"/>
    <w:rsid w:val="00490F2C"/>
    <w:rsid w:val="0049119F"/>
    <w:rsid w:val="004913C8"/>
    <w:rsid w:val="004916B2"/>
    <w:rsid w:val="00492892"/>
    <w:rsid w:val="00492E92"/>
    <w:rsid w:val="00492FD0"/>
    <w:rsid w:val="004931B4"/>
    <w:rsid w:val="004939BC"/>
    <w:rsid w:val="00493E93"/>
    <w:rsid w:val="00494C40"/>
    <w:rsid w:val="00494F08"/>
    <w:rsid w:val="00495C16"/>
    <w:rsid w:val="004960FE"/>
    <w:rsid w:val="0049616D"/>
    <w:rsid w:val="004961BD"/>
    <w:rsid w:val="00496E36"/>
    <w:rsid w:val="004975EB"/>
    <w:rsid w:val="004A022E"/>
    <w:rsid w:val="004A0559"/>
    <w:rsid w:val="004A1730"/>
    <w:rsid w:val="004A1D2A"/>
    <w:rsid w:val="004A2E76"/>
    <w:rsid w:val="004A3355"/>
    <w:rsid w:val="004A4929"/>
    <w:rsid w:val="004A4BF8"/>
    <w:rsid w:val="004A4C54"/>
    <w:rsid w:val="004A4E13"/>
    <w:rsid w:val="004A569F"/>
    <w:rsid w:val="004A5A23"/>
    <w:rsid w:val="004A5B40"/>
    <w:rsid w:val="004A624D"/>
    <w:rsid w:val="004B029B"/>
    <w:rsid w:val="004B08AC"/>
    <w:rsid w:val="004B0949"/>
    <w:rsid w:val="004B0DB6"/>
    <w:rsid w:val="004B16C8"/>
    <w:rsid w:val="004B1B3D"/>
    <w:rsid w:val="004B2AFE"/>
    <w:rsid w:val="004B38AE"/>
    <w:rsid w:val="004B3A3C"/>
    <w:rsid w:val="004B3A65"/>
    <w:rsid w:val="004B3BB4"/>
    <w:rsid w:val="004B43E8"/>
    <w:rsid w:val="004B4739"/>
    <w:rsid w:val="004B4A15"/>
    <w:rsid w:val="004B7731"/>
    <w:rsid w:val="004B7C45"/>
    <w:rsid w:val="004C02FD"/>
    <w:rsid w:val="004C04C9"/>
    <w:rsid w:val="004C19B3"/>
    <w:rsid w:val="004C2235"/>
    <w:rsid w:val="004C23CB"/>
    <w:rsid w:val="004C2863"/>
    <w:rsid w:val="004C2B37"/>
    <w:rsid w:val="004C3097"/>
    <w:rsid w:val="004C31D1"/>
    <w:rsid w:val="004C3AEB"/>
    <w:rsid w:val="004C415D"/>
    <w:rsid w:val="004C4714"/>
    <w:rsid w:val="004C4875"/>
    <w:rsid w:val="004C491F"/>
    <w:rsid w:val="004C536C"/>
    <w:rsid w:val="004C66FF"/>
    <w:rsid w:val="004C7386"/>
    <w:rsid w:val="004C7F62"/>
    <w:rsid w:val="004D007D"/>
    <w:rsid w:val="004D0952"/>
    <w:rsid w:val="004D191C"/>
    <w:rsid w:val="004D1C1D"/>
    <w:rsid w:val="004D242E"/>
    <w:rsid w:val="004D323B"/>
    <w:rsid w:val="004D3945"/>
    <w:rsid w:val="004D3F9E"/>
    <w:rsid w:val="004D5250"/>
    <w:rsid w:val="004D5322"/>
    <w:rsid w:val="004D54E2"/>
    <w:rsid w:val="004D55E3"/>
    <w:rsid w:val="004D59C6"/>
    <w:rsid w:val="004D5EB7"/>
    <w:rsid w:val="004D6388"/>
    <w:rsid w:val="004D6A1A"/>
    <w:rsid w:val="004D6BD1"/>
    <w:rsid w:val="004D6F83"/>
    <w:rsid w:val="004D7D84"/>
    <w:rsid w:val="004D7D9F"/>
    <w:rsid w:val="004E19BA"/>
    <w:rsid w:val="004E2368"/>
    <w:rsid w:val="004E2AC9"/>
    <w:rsid w:val="004E2C50"/>
    <w:rsid w:val="004E2FE7"/>
    <w:rsid w:val="004E503B"/>
    <w:rsid w:val="004E519F"/>
    <w:rsid w:val="004E5325"/>
    <w:rsid w:val="004E5669"/>
    <w:rsid w:val="004E5C2F"/>
    <w:rsid w:val="004E6A8E"/>
    <w:rsid w:val="004E77D3"/>
    <w:rsid w:val="004F0028"/>
    <w:rsid w:val="004F07C8"/>
    <w:rsid w:val="004F0DE9"/>
    <w:rsid w:val="004F19BB"/>
    <w:rsid w:val="004F2922"/>
    <w:rsid w:val="004F3833"/>
    <w:rsid w:val="004F3AB5"/>
    <w:rsid w:val="004F3F7A"/>
    <w:rsid w:val="004F49AE"/>
    <w:rsid w:val="004F5275"/>
    <w:rsid w:val="004F55BC"/>
    <w:rsid w:val="004F561E"/>
    <w:rsid w:val="004F6187"/>
    <w:rsid w:val="004F650C"/>
    <w:rsid w:val="004F682B"/>
    <w:rsid w:val="004F6FD2"/>
    <w:rsid w:val="004F7502"/>
    <w:rsid w:val="004F7930"/>
    <w:rsid w:val="005022C2"/>
    <w:rsid w:val="00503D2B"/>
    <w:rsid w:val="00504562"/>
    <w:rsid w:val="00504F75"/>
    <w:rsid w:val="005051F4"/>
    <w:rsid w:val="005067E0"/>
    <w:rsid w:val="00506868"/>
    <w:rsid w:val="0050706E"/>
    <w:rsid w:val="00507260"/>
    <w:rsid w:val="00507745"/>
    <w:rsid w:val="00507B0D"/>
    <w:rsid w:val="00511778"/>
    <w:rsid w:val="00512520"/>
    <w:rsid w:val="00512C81"/>
    <w:rsid w:val="00512E3E"/>
    <w:rsid w:val="00513629"/>
    <w:rsid w:val="005138EF"/>
    <w:rsid w:val="00513E72"/>
    <w:rsid w:val="00513FF1"/>
    <w:rsid w:val="00514448"/>
    <w:rsid w:val="00514719"/>
    <w:rsid w:val="00514EE5"/>
    <w:rsid w:val="00514F91"/>
    <w:rsid w:val="00515043"/>
    <w:rsid w:val="005152C7"/>
    <w:rsid w:val="005158F0"/>
    <w:rsid w:val="005166F8"/>
    <w:rsid w:val="00516824"/>
    <w:rsid w:val="005169F3"/>
    <w:rsid w:val="00516F18"/>
    <w:rsid w:val="00517CE1"/>
    <w:rsid w:val="00520423"/>
    <w:rsid w:val="00520A6B"/>
    <w:rsid w:val="005219FF"/>
    <w:rsid w:val="00523E6B"/>
    <w:rsid w:val="00523F11"/>
    <w:rsid w:val="005243ED"/>
    <w:rsid w:val="00524C84"/>
    <w:rsid w:val="00524F8A"/>
    <w:rsid w:val="0052500D"/>
    <w:rsid w:val="005253F9"/>
    <w:rsid w:val="00525632"/>
    <w:rsid w:val="00525A0E"/>
    <w:rsid w:val="00525F4A"/>
    <w:rsid w:val="005301C2"/>
    <w:rsid w:val="005308B4"/>
    <w:rsid w:val="005317D7"/>
    <w:rsid w:val="00531A20"/>
    <w:rsid w:val="00532BBB"/>
    <w:rsid w:val="00532CA9"/>
    <w:rsid w:val="00533701"/>
    <w:rsid w:val="0053408C"/>
    <w:rsid w:val="00534342"/>
    <w:rsid w:val="00535293"/>
    <w:rsid w:val="00536A2D"/>
    <w:rsid w:val="00537F2A"/>
    <w:rsid w:val="0053AA63"/>
    <w:rsid w:val="00540CAF"/>
    <w:rsid w:val="0054155A"/>
    <w:rsid w:val="00541ED6"/>
    <w:rsid w:val="005431A6"/>
    <w:rsid w:val="005432FF"/>
    <w:rsid w:val="005465F6"/>
    <w:rsid w:val="00546C7B"/>
    <w:rsid w:val="005474E6"/>
    <w:rsid w:val="00547601"/>
    <w:rsid w:val="00551262"/>
    <w:rsid w:val="00551349"/>
    <w:rsid w:val="00551A40"/>
    <w:rsid w:val="00551D51"/>
    <w:rsid w:val="00551F23"/>
    <w:rsid w:val="0055336F"/>
    <w:rsid w:val="00554746"/>
    <w:rsid w:val="00554CB8"/>
    <w:rsid w:val="00554E18"/>
    <w:rsid w:val="00555CF4"/>
    <w:rsid w:val="00555F7F"/>
    <w:rsid w:val="00556204"/>
    <w:rsid w:val="00556981"/>
    <w:rsid w:val="005575FA"/>
    <w:rsid w:val="0055791B"/>
    <w:rsid w:val="00557A6D"/>
    <w:rsid w:val="005602C5"/>
    <w:rsid w:val="00560486"/>
    <w:rsid w:val="00561E4B"/>
    <w:rsid w:val="0056236B"/>
    <w:rsid w:val="0056332F"/>
    <w:rsid w:val="00563F2D"/>
    <w:rsid w:val="00564B19"/>
    <w:rsid w:val="00564E36"/>
    <w:rsid w:val="00566585"/>
    <w:rsid w:val="00566935"/>
    <w:rsid w:val="005676C4"/>
    <w:rsid w:val="005678E0"/>
    <w:rsid w:val="005679CE"/>
    <w:rsid w:val="00567AA5"/>
    <w:rsid w:val="0057042E"/>
    <w:rsid w:val="00570B91"/>
    <w:rsid w:val="00571B5C"/>
    <w:rsid w:val="005731B8"/>
    <w:rsid w:val="00573770"/>
    <w:rsid w:val="00574F93"/>
    <w:rsid w:val="005756A7"/>
    <w:rsid w:val="0057583C"/>
    <w:rsid w:val="005760F4"/>
    <w:rsid w:val="005761AD"/>
    <w:rsid w:val="00576206"/>
    <w:rsid w:val="005767CA"/>
    <w:rsid w:val="00576BA2"/>
    <w:rsid w:val="0057769B"/>
    <w:rsid w:val="00577EA0"/>
    <w:rsid w:val="005806EB"/>
    <w:rsid w:val="00581C85"/>
    <w:rsid w:val="00582EC9"/>
    <w:rsid w:val="005833A1"/>
    <w:rsid w:val="005835DB"/>
    <w:rsid w:val="00583F17"/>
    <w:rsid w:val="005840FC"/>
    <w:rsid w:val="00584251"/>
    <w:rsid w:val="00585128"/>
    <w:rsid w:val="00585301"/>
    <w:rsid w:val="005854D5"/>
    <w:rsid w:val="005860FD"/>
    <w:rsid w:val="00586410"/>
    <w:rsid w:val="005871FA"/>
    <w:rsid w:val="00587863"/>
    <w:rsid w:val="005904CE"/>
    <w:rsid w:val="00590786"/>
    <w:rsid w:val="005907A1"/>
    <w:rsid w:val="0059082F"/>
    <w:rsid w:val="005925BA"/>
    <w:rsid w:val="005935C3"/>
    <w:rsid w:val="00593674"/>
    <w:rsid w:val="00593FA8"/>
    <w:rsid w:val="0059427F"/>
    <w:rsid w:val="00594EFF"/>
    <w:rsid w:val="00594FFF"/>
    <w:rsid w:val="00596576"/>
    <w:rsid w:val="00596F2A"/>
    <w:rsid w:val="005A0B4C"/>
    <w:rsid w:val="005A4340"/>
    <w:rsid w:val="005A56EC"/>
    <w:rsid w:val="005A576D"/>
    <w:rsid w:val="005A5982"/>
    <w:rsid w:val="005A7495"/>
    <w:rsid w:val="005A7E34"/>
    <w:rsid w:val="005A7E47"/>
    <w:rsid w:val="005A7FE4"/>
    <w:rsid w:val="005B0C3C"/>
    <w:rsid w:val="005B0EEF"/>
    <w:rsid w:val="005B13B5"/>
    <w:rsid w:val="005B1E68"/>
    <w:rsid w:val="005B2C6D"/>
    <w:rsid w:val="005B2FA1"/>
    <w:rsid w:val="005B37EF"/>
    <w:rsid w:val="005B3DDC"/>
    <w:rsid w:val="005B3F24"/>
    <w:rsid w:val="005B3FD9"/>
    <w:rsid w:val="005B4DF4"/>
    <w:rsid w:val="005B5277"/>
    <w:rsid w:val="005B6DAD"/>
    <w:rsid w:val="005B757E"/>
    <w:rsid w:val="005B7580"/>
    <w:rsid w:val="005C1809"/>
    <w:rsid w:val="005C18C0"/>
    <w:rsid w:val="005C1A87"/>
    <w:rsid w:val="005C1D9E"/>
    <w:rsid w:val="005C2AB0"/>
    <w:rsid w:val="005C2DE8"/>
    <w:rsid w:val="005C2E0E"/>
    <w:rsid w:val="005C362F"/>
    <w:rsid w:val="005C450F"/>
    <w:rsid w:val="005C4B62"/>
    <w:rsid w:val="005C54A7"/>
    <w:rsid w:val="005C66F9"/>
    <w:rsid w:val="005C6860"/>
    <w:rsid w:val="005C6A55"/>
    <w:rsid w:val="005C7325"/>
    <w:rsid w:val="005D13ED"/>
    <w:rsid w:val="005D1F19"/>
    <w:rsid w:val="005D3BC0"/>
    <w:rsid w:val="005D3F2E"/>
    <w:rsid w:val="005D4F3E"/>
    <w:rsid w:val="005D5E2F"/>
    <w:rsid w:val="005D5E75"/>
    <w:rsid w:val="005D5EED"/>
    <w:rsid w:val="005D70E3"/>
    <w:rsid w:val="005D7488"/>
    <w:rsid w:val="005D7E96"/>
    <w:rsid w:val="005DDB33"/>
    <w:rsid w:val="005E006D"/>
    <w:rsid w:val="005E2584"/>
    <w:rsid w:val="005E28D3"/>
    <w:rsid w:val="005E2C86"/>
    <w:rsid w:val="005E3CE8"/>
    <w:rsid w:val="005E4065"/>
    <w:rsid w:val="005E475A"/>
    <w:rsid w:val="005E4A4D"/>
    <w:rsid w:val="005E5859"/>
    <w:rsid w:val="005E6B9A"/>
    <w:rsid w:val="005E6C5A"/>
    <w:rsid w:val="005E750F"/>
    <w:rsid w:val="005E7556"/>
    <w:rsid w:val="005E7769"/>
    <w:rsid w:val="005F0693"/>
    <w:rsid w:val="005F0BBB"/>
    <w:rsid w:val="005F1171"/>
    <w:rsid w:val="005F185D"/>
    <w:rsid w:val="005F1BCB"/>
    <w:rsid w:val="005F20AE"/>
    <w:rsid w:val="005F27BB"/>
    <w:rsid w:val="005F2809"/>
    <w:rsid w:val="005F357D"/>
    <w:rsid w:val="005F3A90"/>
    <w:rsid w:val="005F5314"/>
    <w:rsid w:val="005F56DD"/>
    <w:rsid w:val="005F5924"/>
    <w:rsid w:val="005F5D1A"/>
    <w:rsid w:val="005F5DDC"/>
    <w:rsid w:val="005F6EB0"/>
    <w:rsid w:val="005F7204"/>
    <w:rsid w:val="005F7360"/>
    <w:rsid w:val="0060013F"/>
    <w:rsid w:val="006008D2"/>
    <w:rsid w:val="006008D9"/>
    <w:rsid w:val="00601C8A"/>
    <w:rsid w:val="00601CC5"/>
    <w:rsid w:val="00601DE4"/>
    <w:rsid w:val="0060238C"/>
    <w:rsid w:val="00602626"/>
    <w:rsid w:val="00602B89"/>
    <w:rsid w:val="00602E4C"/>
    <w:rsid w:val="00603ABC"/>
    <w:rsid w:val="00603E4A"/>
    <w:rsid w:val="00603FFE"/>
    <w:rsid w:val="00606812"/>
    <w:rsid w:val="00607412"/>
    <w:rsid w:val="0060741A"/>
    <w:rsid w:val="00607A98"/>
    <w:rsid w:val="00607ADD"/>
    <w:rsid w:val="00607C59"/>
    <w:rsid w:val="00607D8F"/>
    <w:rsid w:val="006101C0"/>
    <w:rsid w:val="00610F23"/>
    <w:rsid w:val="0061168F"/>
    <w:rsid w:val="006118C3"/>
    <w:rsid w:val="00611BCB"/>
    <w:rsid w:val="00612316"/>
    <w:rsid w:val="00612E96"/>
    <w:rsid w:val="006135D5"/>
    <w:rsid w:val="00613B97"/>
    <w:rsid w:val="00613BF3"/>
    <w:rsid w:val="006164ED"/>
    <w:rsid w:val="00616BD2"/>
    <w:rsid w:val="00616E59"/>
    <w:rsid w:val="00617952"/>
    <w:rsid w:val="00620415"/>
    <w:rsid w:val="00620E91"/>
    <w:rsid w:val="00621564"/>
    <w:rsid w:val="00622716"/>
    <w:rsid w:val="006251DC"/>
    <w:rsid w:val="00626581"/>
    <w:rsid w:val="00627092"/>
    <w:rsid w:val="00627542"/>
    <w:rsid w:val="00627955"/>
    <w:rsid w:val="006279F7"/>
    <w:rsid w:val="0063054D"/>
    <w:rsid w:val="0063105A"/>
    <w:rsid w:val="00631644"/>
    <w:rsid w:val="0063203A"/>
    <w:rsid w:val="006321F1"/>
    <w:rsid w:val="006323CC"/>
    <w:rsid w:val="00632740"/>
    <w:rsid w:val="006329E0"/>
    <w:rsid w:val="00632DAA"/>
    <w:rsid w:val="00632FD9"/>
    <w:rsid w:val="00632FE9"/>
    <w:rsid w:val="00633357"/>
    <w:rsid w:val="006335A7"/>
    <w:rsid w:val="006338CD"/>
    <w:rsid w:val="0063428A"/>
    <w:rsid w:val="0063430E"/>
    <w:rsid w:val="00634768"/>
    <w:rsid w:val="0063528A"/>
    <w:rsid w:val="0063549A"/>
    <w:rsid w:val="006356D7"/>
    <w:rsid w:val="00635B30"/>
    <w:rsid w:val="006361E2"/>
    <w:rsid w:val="006366A7"/>
    <w:rsid w:val="00636938"/>
    <w:rsid w:val="006370B3"/>
    <w:rsid w:val="006375F9"/>
    <w:rsid w:val="00637A74"/>
    <w:rsid w:val="00640384"/>
    <w:rsid w:val="00640FE9"/>
    <w:rsid w:val="00642D30"/>
    <w:rsid w:val="00642FC0"/>
    <w:rsid w:val="00643703"/>
    <w:rsid w:val="00643728"/>
    <w:rsid w:val="00644807"/>
    <w:rsid w:val="00644D3E"/>
    <w:rsid w:val="006455A2"/>
    <w:rsid w:val="006457AC"/>
    <w:rsid w:val="0064619F"/>
    <w:rsid w:val="00646634"/>
    <w:rsid w:val="00646755"/>
    <w:rsid w:val="006467F9"/>
    <w:rsid w:val="00647620"/>
    <w:rsid w:val="00647709"/>
    <w:rsid w:val="00650C99"/>
    <w:rsid w:val="0065123A"/>
    <w:rsid w:val="0065204D"/>
    <w:rsid w:val="0065294D"/>
    <w:rsid w:val="0065297A"/>
    <w:rsid w:val="00653715"/>
    <w:rsid w:val="00653E32"/>
    <w:rsid w:val="00654098"/>
    <w:rsid w:val="006547C9"/>
    <w:rsid w:val="006548E2"/>
    <w:rsid w:val="006548F2"/>
    <w:rsid w:val="00654B10"/>
    <w:rsid w:val="00656235"/>
    <w:rsid w:val="00656534"/>
    <w:rsid w:val="006568D1"/>
    <w:rsid w:val="00656DCC"/>
    <w:rsid w:val="00656F8D"/>
    <w:rsid w:val="00657719"/>
    <w:rsid w:val="00660DAF"/>
    <w:rsid w:val="0066236F"/>
    <w:rsid w:val="006627A4"/>
    <w:rsid w:val="00662A53"/>
    <w:rsid w:val="00662A96"/>
    <w:rsid w:val="0066404E"/>
    <w:rsid w:val="00664DB6"/>
    <w:rsid w:val="00664E70"/>
    <w:rsid w:val="006667E0"/>
    <w:rsid w:val="0066711D"/>
    <w:rsid w:val="00667280"/>
    <w:rsid w:val="0066769D"/>
    <w:rsid w:val="006713D9"/>
    <w:rsid w:val="006718B0"/>
    <w:rsid w:val="00672040"/>
    <w:rsid w:val="006725B3"/>
    <w:rsid w:val="00672FE4"/>
    <w:rsid w:val="00673FB1"/>
    <w:rsid w:val="0067489F"/>
    <w:rsid w:val="006760CE"/>
    <w:rsid w:val="0067627E"/>
    <w:rsid w:val="00676C82"/>
    <w:rsid w:val="00676D40"/>
    <w:rsid w:val="0067754E"/>
    <w:rsid w:val="006802DF"/>
    <w:rsid w:val="00681AD2"/>
    <w:rsid w:val="00681BA1"/>
    <w:rsid w:val="00681F71"/>
    <w:rsid w:val="006825E9"/>
    <w:rsid w:val="00682D33"/>
    <w:rsid w:val="006851BD"/>
    <w:rsid w:val="00685AA4"/>
    <w:rsid w:val="00685BE0"/>
    <w:rsid w:val="00685C7D"/>
    <w:rsid w:val="006860F4"/>
    <w:rsid w:val="006868E3"/>
    <w:rsid w:val="006869D6"/>
    <w:rsid w:val="00686C37"/>
    <w:rsid w:val="006901E0"/>
    <w:rsid w:val="006905DB"/>
    <w:rsid w:val="00690891"/>
    <w:rsid w:val="006909DF"/>
    <w:rsid w:val="00690BCB"/>
    <w:rsid w:val="00691698"/>
    <w:rsid w:val="00691A88"/>
    <w:rsid w:val="00691D02"/>
    <w:rsid w:val="00692C06"/>
    <w:rsid w:val="00692F43"/>
    <w:rsid w:val="0069373E"/>
    <w:rsid w:val="00694051"/>
    <w:rsid w:val="00695E0C"/>
    <w:rsid w:val="0069634A"/>
    <w:rsid w:val="00696525"/>
    <w:rsid w:val="00696B1B"/>
    <w:rsid w:val="006978B9"/>
    <w:rsid w:val="006A04B5"/>
    <w:rsid w:val="006A087B"/>
    <w:rsid w:val="006A09FF"/>
    <w:rsid w:val="006A0EF4"/>
    <w:rsid w:val="006A1D26"/>
    <w:rsid w:val="006A1F97"/>
    <w:rsid w:val="006A2754"/>
    <w:rsid w:val="006A36F2"/>
    <w:rsid w:val="006A4BDD"/>
    <w:rsid w:val="006A4EC5"/>
    <w:rsid w:val="006A533E"/>
    <w:rsid w:val="006A56EA"/>
    <w:rsid w:val="006A58A3"/>
    <w:rsid w:val="006A5C6A"/>
    <w:rsid w:val="006A5C73"/>
    <w:rsid w:val="006A5DFE"/>
    <w:rsid w:val="006A5F00"/>
    <w:rsid w:val="006A69B4"/>
    <w:rsid w:val="006A701B"/>
    <w:rsid w:val="006A706F"/>
    <w:rsid w:val="006A73E0"/>
    <w:rsid w:val="006B0538"/>
    <w:rsid w:val="006B0AE6"/>
    <w:rsid w:val="006B167B"/>
    <w:rsid w:val="006B1CCA"/>
    <w:rsid w:val="006B298B"/>
    <w:rsid w:val="006B2B80"/>
    <w:rsid w:val="006B34E1"/>
    <w:rsid w:val="006B395F"/>
    <w:rsid w:val="006B41AF"/>
    <w:rsid w:val="006B5858"/>
    <w:rsid w:val="006B5E7F"/>
    <w:rsid w:val="006B6117"/>
    <w:rsid w:val="006B6A7F"/>
    <w:rsid w:val="006B6B41"/>
    <w:rsid w:val="006C08FE"/>
    <w:rsid w:val="006C0F4C"/>
    <w:rsid w:val="006C1378"/>
    <w:rsid w:val="006C1985"/>
    <w:rsid w:val="006C1FB2"/>
    <w:rsid w:val="006C2567"/>
    <w:rsid w:val="006C31AD"/>
    <w:rsid w:val="006C339C"/>
    <w:rsid w:val="006C3B71"/>
    <w:rsid w:val="006C5230"/>
    <w:rsid w:val="006C54D5"/>
    <w:rsid w:val="006C6BE4"/>
    <w:rsid w:val="006C6D20"/>
    <w:rsid w:val="006C709F"/>
    <w:rsid w:val="006D043E"/>
    <w:rsid w:val="006D099F"/>
    <w:rsid w:val="006D1A3A"/>
    <w:rsid w:val="006D1B29"/>
    <w:rsid w:val="006D1B71"/>
    <w:rsid w:val="006D2070"/>
    <w:rsid w:val="006D24C5"/>
    <w:rsid w:val="006D2776"/>
    <w:rsid w:val="006D3131"/>
    <w:rsid w:val="006D3B93"/>
    <w:rsid w:val="006D3DC3"/>
    <w:rsid w:val="006D3F96"/>
    <w:rsid w:val="006D400A"/>
    <w:rsid w:val="006D41DA"/>
    <w:rsid w:val="006D4930"/>
    <w:rsid w:val="006D4FDA"/>
    <w:rsid w:val="006D595C"/>
    <w:rsid w:val="006D6F84"/>
    <w:rsid w:val="006D7281"/>
    <w:rsid w:val="006D764C"/>
    <w:rsid w:val="006D7D1B"/>
    <w:rsid w:val="006E0004"/>
    <w:rsid w:val="006E04CF"/>
    <w:rsid w:val="006E0715"/>
    <w:rsid w:val="006E1306"/>
    <w:rsid w:val="006E140A"/>
    <w:rsid w:val="006E1E5F"/>
    <w:rsid w:val="006E20EB"/>
    <w:rsid w:val="006E251D"/>
    <w:rsid w:val="006E3FB5"/>
    <w:rsid w:val="006E42B6"/>
    <w:rsid w:val="006E48BF"/>
    <w:rsid w:val="006E5BA9"/>
    <w:rsid w:val="006E621B"/>
    <w:rsid w:val="006E654B"/>
    <w:rsid w:val="006E7057"/>
    <w:rsid w:val="006E7676"/>
    <w:rsid w:val="006E7D26"/>
    <w:rsid w:val="006E7ED1"/>
    <w:rsid w:val="006E7EDF"/>
    <w:rsid w:val="006F025E"/>
    <w:rsid w:val="006F2692"/>
    <w:rsid w:val="006F2705"/>
    <w:rsid w:val="006F2DF1"/>
    <w:rsid w:val="006F320C"/>
    <w:rsid w:val="006F3728"/>
    <w:rsid w:val="006F4490"/>
    <w:rsid w:val="006F5B4A"/>
    <w:rsid w:val="006F643D"/>
    <w:rsid w:val="006F6FD7"/>
    <w:rsid w:val="006F7C5A"/>
    <w:rsid w:val="00700279"/>
    <w:rsid w:val="007006FD"/>
    <w:rsid w:val="00702A5F"/>
    <w:rsid w:val="00703540"/>
    <w:rsid w:val="00703DFE"/>
    <w:rsid w:val="00704EA7"/>
    <w:rsid w:val="00705A10"/>
    <w:rsid w:val="00705D45"/>
    <w:rsid w:val="007068AD"/>
    <w:rsid w:val="0070693F"/>
    <w:rsid w:val="00707AF5"/>
    <w:rsid w:val="00707EFF"/>
    <w:rsid w:val="00707FB4"/>
    <w:rsid w:val="0071077A"/>
    <w:rsid w:val="00711B9D"/>
    <w:rsid w:val="00711DDD"/>
    <w:rsid w:val="00712508"/>
    <w:rsid w:val="00712823"/>
    <w:rsid w:val="0071297F"/>
    <w:rsid w:val="0071390B"/>
    <w:rsid w:val="0071416C"/>
    <w:rsid w:val="00714601"/>
    <w:rsid w:val="007147BA"/>
    <w:rsid w:val="00714A8B"/>
    <w:rsid w:val="00715B5D"/>
    <w:rsid w:val="0071606E"/>
    <w:rsid w:val="007166F6"/>
    <w:rsid w:val="00716ABF"/>
    <w:rsid w:val="00720131"/>
    <w:rsid w:val="007205E3"/>
    <w:rsid w:val="007208EC"/>
    <w:rsid w:val="007221AE"/>
    <w:rsid w:val="00722879"/>
    <w:rsid w:val="00722D22"/>
    <w:rsid w:val="00722D43"/>
    <w:rsid w:val="00722D61"/>
    <w:rsid w:val="007231B5"/>
    <w:rsid w:val="007238E4"/>
    <w:rsid w:val="00723BBB"/>
    <w:rsid w:val="00723F70"/>
    <w:rsid w:val="00724200"/>
    <w:rsid w:val="007247A9"/>
    <w:rsid w:val="00724B5A"/>
    <w:rsid w:val="00724FBC"/>
    <w:rsid w:val="007260F1"/>
    <w:rsid w:val="007269D9"/>
    <w:rsid w:val="00726BA6"/>
    <w:rsid w:val="007278ED"/>
    <w:rsid w:val="0072799C"/>
    <w:rsid w:val="0073052F"/>
    <w:rsid w:val="0073053D"/>
    <w:rsid w:val="00731DE1"/>
    <w:rsid w:val="00733099"/>
    <w:rsid w:val="00734896"/>
    <w:rsid w:val="00734B1C"/>
    <w:rsid w:val="00734F78"/>
    <w:rsid w:val="007356FC"/>
    <w:rsid w:val="0073642C"/>
    <w:rsid w:val="0073678F"/>
    <w:rsid w:val="00737AF2"/>
    <w:rsid w:val="007407B8"/>
    <w:rsid w:val="007409FE"/>
    <w:rsid w:val="007418A2"/>
    <w:rsid w:val="007422A4"/>
    <w:rsid w:val="007422F2"/>
    <w:rsid w:val="00742334"/>
    <w:rsid w:val="00742C7A"/>
    <w:rsid w:val="00742DF0"/>
    <w:rsid w:val="00743175"/>
    <w:rsid w:val="0074380A"/>
    <w:rsid w:val="007439FE"/>
    <w:rsid w:val="00743D8B"/>
    <w:rsid w:val="00745847"/>
    <w:rsid w:val="00745F66"/>
    <w:rsid w:val="0074611A"/>
    <w:rsid w:val="007462BD"/>
    <w:rsid w:val="0074730D"/>
    <w:rsid w:val="00747798"/>
    <w:rsid w:val="00747964"/>
    <w:rsid w:val="007502CE"/>
    <w:rsid w:val="0075100B"/>
    <w:rsid w:val="00752F97"/>
    <w:rsid w:val="0075309E"/>
    <w:rsid w:val="00753B1B"/>
    <w:rsid w:val="0075415C"/>
    <w:rsid w:val="0075455B"/>
    <w:rsid w:val="007554B6"/>
    <w:rsid w:val="0075550D"/>
    <w:rsid w:val="00755516"/>
    <w:rsid w:val="0075574B"/>
    <w:rsid w:val="00755ACA"/>
    <w:rsid w:val="007564A7"/>
    <w:rsid w:val="007577D5"/>
    <w:rsid w:val="0075787E"/>
    <w:rsid w:val="00757A35"/>
    <w:rsid w:val="00760250"/>
    <w:rsid w:val="007606B9"/>
    <w:rsid w:val="00761ACC"/>
    <w:rsid w:val="007621DD"/>
    <w:rsid w:val="00762BBB"/>
    <w:rsid w:val="00762DC1"/>
    <w:rsid w:val="00762F48"/>
    <w:rsid w:val="00763103"/>
    <w:rsid w:val="00763154"/>
    <w:rsid w:val="007646F0"/>
    <w:rsid w:val="00766353"/>
    <w:rsid w:val="007669C8"/>
    <w:rsid w:val="00766AA1"/>
    <w:rsid w:val="00767FE3"/>
    <w:rsid w:val="007701B9"/>
    <w:rsid w:val="00770530"/>
    <w:rsid w:val="0077058C"/>
    <w:rsid w:val="00770859"/>
    <w:rsid w:val="0077086A"/>
    <w:rsid w:val="00771211"/>
    <w:rsid w:val="0077133F"/>
    <w:rsid w:val="00771838"/>
    <w:rsid w:val="00771C19"/>
    <w:rsid w:val="00771FA8"/>
    <w:rsid w:val="00772200"/>
    <w:rsid w:val="007735C4"/>
    <w:rsid w:val="00773CF0"/>
    <w:rsid w:val="00773CF7"/>
    <w:rsid w:val="00773FDF"/>
    <w:rsid w:val="0077475E"/>
    <w:rsid w:val="007749F9"/>
    <w:rsid w:val="0077567C"/>
    <w:rsid w:val="007758EE"/>
    <w:rsid w:val="0077660A"/>
    <w:rsid w:val="00776E95"/>
    <w:rsid w:val="00777197"/>
    <w:rsid w:val="00777D58"/>
    <w:rsid w:val="00780350"/>
    <w:rsid w:val="00780461"/>
    <w:rsid w:val="0078057D"/>
    <w:rsid w:val="007808BB"/>
    <w:rsid w:val="007809D4"/>
    <w:rsid w:val="0078135C"/>
    <w:rsid w:val="00781B71"/>
    <w:rsid w:val="00782194"/>
    <w:rsid w:val="00782C7C"/>
    <w:rsid w:val="00783D1C"/>
    <w:rsid w:val="00783EC3"/>
    <w:rsid w:val="00784198"/>
    <w:rsid w:val="007851FA"/>
    <w:rsid w:val="007856F6"/>
    <w:rsid w:val="0078653B"/>
    <w:rsid w:val="00786981"/>
    <w:rsid w:val="00786B27"/>
    <w:rsid w:val="00786BD6"/>
    <w:rsid w:val="007905E1"/>
    <w:rsid w:val="0079085E"/>
    <w:rsid w:val="00790C4E"/>
    <w:rsid w:val="00791135"/>
    <w:rsid w:val="00792765"/>
    <w:rsid w:val="0079310E"/>
    <w:rsid w:val="00793BB3"/>
    <w:rsid w:val="00793E9A"/>
    <w:rsid w:val="00795721"/>
    <w:rsid w:val="0079628F"/>
    <w:rsid w:val="0079636F"/>
    <w:rsid w:val="00796F85"/>
    <w:rsid w:val="007973C4"/>
    <w:rsid w:val="007A09A8"/>
    <w:rsid w:val="007A0E2A"/>
    <w:rsid w:val="007A249C"/>
    <w:rsid w:val="007A27F9"/>
    <w:rsid w:val="007A2830"/>
    <w:rsid w:val="007A2F2B"/>
    <w:rsid w:val="007A31ED"/>
    <w:rsid w:val="007A3694"/>
    <w:rsid w:val="007A3DDB"/>
    <w:rsid w:val="007A4A8E"/>
    <w:rsid w:val="007A4C1C"/>
    <w:rsid w:val="007A6265"/>
    <w:rsid w:val="007A6519"/>
    <w:rsid w:val="007A6BA9"/>
    <w:rsid w:val="007A6F14"/>
    <w:rsid w:val="007A721A"/>
    <w:rsid w:val="007B0291"/>
    <w:rsid w:val="007B1DE7"/>
    <w:rsid w:val="007B260D"/>
    <w:rsid w:val="007B2F2A"/>
    <w:rsid w:val="007B31A1"/>
    <w:rsid w:val="007B35E6"/>
    <w:rsid w:val="007B37F1"/>
    <w:rsid w:val="007B3A4C"/>
    <w:rsid w:val="007B465B"/>
    <w:rsid w:val="007B571F"/>
    <w:rsid w:val="007B5D79"/>
    <w:rsid w:val="007B6F4C"/>
    <w:rsid w:val="007B7650"/>
    <w:rsid w:val="007B7A69"/>
    <w:rsid w:val="007C0137"/>
    <w:rsid w:val="007C2C8D"/>
    <w:rsid w:val="007C2D6A"/>
    <w:rsid w:val="007C387C"/>
    <w:rsid w:val="007C47E1"/>
    <w:rsid w:val="007C51B8"/>
    <w:rsid w:val="007C55F0"/>
    <w:rsid w:val="007C7897"/>
    <w:rsid w:val="007D05F9"/>
    <w:rsid w:val="007D065C"/>
    <w:rsid w:val="007D1252"/>
    <w:rsid w:val="007D171E"/>
    <w:rsid w:val="007D20B3"/>
    <w:rsid w:val="007D2F07"/>
    <w:rsid w:val="007D3FED"/>
    <w:rsid w:val="007D40BE"/>
    <w:rsid w:val="007D5528"/>
    <w:rsid w:val="007D565C"/>
    <w:rsid w:val="007D5849"/>
    <w:rsid w:val="007D5B81"/>
    <w:rsid w:val="007D675B"/>
    <w:rsid w:val="007D6B85"/>
    <w:rsid w:val="007D6CC4"/>
    <w:rsid w:val="007D7132"/>
    <w:rsid w:val="007D75B6"/>
    <w:rsid w:val="007E01D7"/>
    <w:rsid w:val="007E0241"/>
    <w:rsid w:val="007E0569"/>
    <w:rsid w:val="007E12C1"/>
    <w:rsid w:val="007E16F1"/>
    <w:rsid w:val="007E22A9"/>
    <w:rsid w:val="007E520B"/>
    <w:rsid w:val="007E5B48"/>
    <w:rsid w:val="007E5C3D"/>
    <w:rsid w:val="007E6BCB"/>
    <w:rsid w:val="007E6F22"/>
    <w:rsid w:val="007E77BC"/>
    <w:rsid w:val="007E7FDA"/>
    <w:rsid w:val="007F0096"/>
    <w:rsid w:val="007F01A1"/>
    <w:rsid w:val="007F1413"/>
    <w:rsid w:val="007F27A2"/>
    <w:rsid w:val="007F2BE8"/>
    <w:rsid w:val="007F348F"/>
    <w:rsid w:val="007F3BEF"/>
    <w:rsid w:val="007F3DF5"/>
    <w:rsid w:val="007F4E65"/>
    <w:rsid w:val="007F646C"/>
    <w:rsid w:val="007F670B"/>
    <w:rsid w:val="007F6AF6"/>
    <w:rsid w:val="007F7E35"/>
    <w:rsid w:val="008000F9"/>
    <w:rsid w:val="00800A97"/>
    <w:rsid w:val="00800B50"/>
    <w:rsid w:val="00801B10"/>
    <w:rsid w:val="00801D41"/>
    <w:rsid w:val="00802599"/>
    <w:rsid w:val="008027C7"/>
    <w:rsid w:val="008028AD"/>
    <w:rsid w:val="00802B67"/>
    <w:rsid w:val="008047D1"/>
    <w:rsid w:val="0080571F"/>
    <w:rsid w:val="00806D2D"/>
    <w:rsid w:val="00807009"/>
    <w:rsid w:val="008070EE"/>
    <w:rsid w:val="00807241"/>
    <w:rsid w:val="00807776"/>
    <w:rsid w:val="0080780B"/>
    <w:rsid w:val="00810115"/>
    <w:rsid w:val="00812702"/>
    <w:rsid w:val="008131EF"/>
    <w:rsid w:val="00813E62"/>
    <w:rsid w:val="00814220"/>
    <w:rsid w:val="00814251"/>
    <w:rsid w:val="0081425A"/>
    <w:rsid w:val="008142E5"/>
    <w:rsid w:val="008156D3"/>
    <w:rsid w:val="008159B6"/>
    <w:rsid w:val="00815BC1"/>
    <w:rsid w:val="0081682C"/>
    <w:rsid w:val="00817280"/>
    <w:rsid w:val="008175A3"/>
    <w:rsid w:val="00817C97"/>
    <w:rsid w:val="008210FF"/>
    <w:rsid w:val="008212BC"/>
    <w:rsid w:val="0082163C"/>
    <w:rsid w:val="00821BE1"/>
    <w:rsid w:val="00822766"/>
    <w:rsid w:val="00822B6C"/>
    <w:rsid w:val="00822DA5"/>
    <w:rsid w:val="00823D9F"/>
    <w:rsid w:val="00825079"/>
    <w:rsid w:val="00825CF8"/>
    <w:rsid w:val="00826E1F"/>
    <w:rsid w:val="00827762"/>
    <w:rsid w:val="00827E5A"/>
    <w:rsid w:val="00827F31"/>
    <w:rsid w:val="008304B8"/>
    <w:rsid w:val="008305A6"/>
    <w:rsid w:val="0083064F"/>
    <w:rsid w:val="00831443"/>
    <w:rsid w:val="0083145A"/>
    <w:rsid w:val="00831625"/>
    <w:rsid w:val="00831CB4"/>
    <w:rsid w:val="00832304"/>
    <w:rsid w:val="0083239D"/>
    <w:rsid w:val="008326A4"/>
    <w:rsid w:val="00832A31"/>
    <w:rsid w:val="00833C37"/>
    <w:rsid w:val="008340B4"/>
    <w:rsid w:val="008342BC"/>
    <w:rsid w:val="00834515"/>
    <w:rsid w:val="00834942"/>
    <w:rsid w:val="00834AE4"/>
    <w:rsid w:val="00834F5B"/>
    <w:rsid w:val="0083558A"/>
    <w:rsid w:val="00835DA0"/>
    <w:rsid w:val="00841132"/>
    <w:rsid w:val="00841359"/>
    <w:rsid w:val="0084301B"/>
    <w:rsid w:val="00843066"/>
    <w:rsid w:val="00843708"/>
    <w:rsid w:val="00843907"/>
    <w:rsid w:val="00843A85"/>
    <w:rsid w:val="00843D91"/>
    <w:rsid w:val="0084549E"/>
    <w:rsid w:val="008458D5"/>
    <w:rsid w:val="00845A69"/>
    <w:rsid w:val="008468A3"/>
    <w:rsid w:val="008500F8"/>
    <w:rsid w:val="008503DE"/>
    <w:rsid w:val="0085041D"/>
    <w:rsid w:val="00851B3D"/>
    <w:rsid w:val="00852195"/>
    <w:rsid w:val="00852960"/>
    <w:rsid w:val="00853173"/>
    <w:rsid w:val="00853358"/>
    <w:rsid w:val="0085344D"/>
    <w:rsid w:val="008547BD"/>
    <w:rsid w:val="0085565F"/>
    <w:rsid w:val="00855DDE"/>
    <w:rsid w:val="008564AB"/>
    <w:rsid w:val="008571A1"/>
    <w:rsid w:val="008571CC"/>
    <w:rsid w:val="00857CCB"/>
    <w:rsid w:val="00857CE8"/>
    <w:rsid w:val="008604DA"/>
    <w:rsid w:val="0086103D"/>
    <w:rsid w:val="008619AE"/>
    <w:rsid w:val="008619EB"/>
    <w:rsid w:val="00861AAA"/>
    <w:rsid w:val="00861CAF"/>
    <w:rsid w:val="008631EA"/>
    <w:rsid w:val="008638F6"/>
    <w:rsid w:val="008644B0"/>
    <w:rsid w:val="00865378"/>
    <w:rsid w:val="00865829"/>
    <w:rsid w:val="00865A46"/>
    <w:rsid w:val="0086622C"/>
    <w:rsid w:val="008666A6"/>
    <w:rsid w:val="00866AA1"/>
    <w:rsid w:val="00867613"/>
    <w:rsid w:val="008676F9"/>
    <w:rsid w:val="00870EC7"/>
    <w:rsid w:val="00872100"/>
    <w:rsid w:val="0087256D"/>
    <w:rsid w:val="00873609"/>
    <w:rsid w:val="00873EBF"/>
    <w:rsid w:val="00874452"/>
    <w:rsid w:val="00874A1C"/>
    <w:rsid w:val="00874AAC"/>
    <w:rsid w:val="00874BB2"/>
    <w:rsid w:val="008750B4"/>
    <w:rsid w:val="008754A7"/>
    <w:rsid w:val="00875BFE"/>
    <w:rsid w:val="00876018"/>
    <w:rsid w:val="00876D0C"/>
    <w:rsid w:val="00876F08"/>
    <w:rsid w:val="00877D5A"/>
    <w:rsid w:val="008807F3"/>
    <w:rsid w:val="00880BB2"/>
    <w:rsid w:val="00880C4B"/>
    <w:rsid w:val="0088220D"/>
    <w:rsid w:val="00882235"/>
    <w:rsid w:val="0088228A"/>
    <w:rsid w:val="00882458"/>
    <w:rsid w:val="0088275F"/>
    <w:rsid w:val="00882A95"/>
    <w:rsid w:val="00882BB9"/>
    <w:rsid w:val="00883A80"/>
    <w:rsid w:val="00883F23"/>
    <w:rsid w:val="0088493C"/>
    <w:rsid w:val="00884C03"/>
    <w:rsid w:val="00885355"/>
    <w:rsid w:val="00886876"/>
    <w:rsid w:val="00886B90"/>
    <w:rsid w:val="00886FDF"/>
    <w:rsid w:val="00887B39"/>
    <w:rsid w:val="00891626"/>
    <w:rsid w:val="0089171D"/>
    <w:rsid w:val="00892479"/>
    <w:rsid w:val="0089293D"/>
    <w:rsid w:val="00892A84"/>
    <w:rsid w:val="0089308C"/>
    <w:rsid w:val="00893BD2"/>
    <w:rsid w:val="00894110"/>
    <w:rsid w:val="0089780B"/>
    <w:rsid w:val="00897D44"/>
    <w:rsid w:val="008A064E"/>
    <w:rsid w:val="008A0DED"/>
    <w:rsid w:val="008A10D1"/>
    <w:rsid w:val="008A12E9"/>
    <w:rsid w:val="008A27B2"/>
    <w:rsid w:val="008A32C7"/>
    <w:rsid w:val="008A336F"/>
    <w:rsid w:val="008A449B"/>
    <w:rsid w:val="008A4FA1"/>
    <w:rsid w:val="008A57CE"/>
    <w:rsid w:val="008A60BF"/>
    <w:rsid w:val="008A68F1"/>
    <w:rsid w:val="008A7AB9"/>
    <w:rsid w:val="008A7D0F"/>
    <w:rsid w:val="008B0480"/>
    <w:rsid w:val="008B0937"/>
    <w:rsid w:val="008B0CB1"/>
    <w:rsid w:val="008B0CC3"/>
    <w:rsid w:val="008B17E5"/>
    <w:rsid w:val="008B1803"/>
    <w:rsid w:val="008B2E16"/>
    <w:rsid w:val="008B360B"/>
    <w:rsid w:val="008B44B9"/>
    <w:rsid w:val="008B4A25"/>
    <w:rsid w:val="008B50C6"/>
    <w:rsid w:val="008B5628"/>
    <w:rsid w:val="008B5A06"/>
    <w:rsid w:val="008B5C3C"/>
    <w:rsid w:val="008B60BB"/>
    <w:rsid w:val="008B6668"/>
    <w:rsid w:val="008B6CD4"/>
    <w:rsid w:val="008B7251"/>
    <w:rsid w:val="008B727D"/>
    <w:rsid w:val="008B7AC0"/>
    <w:rsid w:val="008B7B7C"/>
    <w:rsid w:val="008C1A16"/>
    <w:rsid w:val="008C3193"/>
    <w:rsid w:val="008C3620"/>
    <w:rsid w:val="008C3A6B"/>
    <w:rsid w:val="008C3F79"/>
    <w:rsid w:val="008C4571"/>
    <w:rsid w:val="008C52D6"/>
    <w:rsid w:val="008C5F9F"/>
    <w:rsid w:val="008C6298"/>
    <w:rsid w:val="008C67D8"/>
    <w:rsid w:val="008C6C11"/>
    <w:rsid w:val="008C6E77"/>
    <w:rsid w:val="008C6F98"/>
    <w:rsid w:val="008C70DC"/>
    <w:rsid w:val="008C726E"/>
    <w:rsid w:val="008C7AE4"/>
    <w:rsid w:val="008C7AE5"/>
    <w:rsid w:val="008D0C63"/>
    <w:rsid w:val="008D0C95"/>
    <w:rsid w:val="008D10CA"/>
    <w:rsid w:val="008D1340"/>
    <w:rsid w:val="008D1815"/>
    <w:rsid w:val="008D280D"/>
    <w:rsid w:val="008D338D"/>
    <w:rsid w:val="008D3548"/>
    <w:rsid w:val="008D391C"/>
    <w:rsid w:val="008D5782"/>
    <w:rsid w:val="008D7DE4"/>
    <w:rsid w:val="008D7E3A"/>
    <w:rsid w:val="008E03B1"/>
    <w:rsid w:val="008E1688"/>
    <w:rsid w:val="008E174A"/>
    <w:rsid w:val="008E26BB"/>
    <w:rsid w:val="008E2B62"/>
    <w:rsid w:val="008E336F"/>
    <w:rsid w:val="008E3EAA"/>
    <w:rsid w:val="008E4302"/>
    <w:rsid w:val="008E4B7C"/>
    <w:rsid w:val="008E5235"/>
    <w:rsid w:val="008E5F1D"/>
    <w:rsid w:val="008E6048"/>
    <w:rsid w:val="008E6962"/>
    <w:rsid w:val="008E6EF8"/>
    <w:rsid w:val="008E7D96"/>
    <w:rsid w:val="008E7F8E"/>
    <w:rsid w:val="008F0151"/>
    <w:rsid w:val="008F09BB"/>
    <w:rsid w:val="008F0A44"/>
    <w:rsid w:val="008F0B01"/>
    <w:rsid w:val="008F0E63"/>
    <w:rsid w:val="008F0F2D"/>
    <w:rsid w:val="008F1AC9"/>
    <w:rsid w:val="008F24CA"/>
    <w:rsid w:val="008F39B1"/>
    <w:rsid w:val="008F434D"/>
    <w:rsid w:val="008F6689"/>
    <w:rsid w:val="008F7FC5"/>
    <w:rsid w:val="00900A63"/>
    <w:rsid w:val="00901487"/>
    <w:rsid w:val="00901B72"/>
    <w:rsid w:val="00901BC6"/>
    <w:rsid w:val="00902873"/>
    <w:rsid w:val="00902911"/>
    <w:rsid w:val="0090312D"/>
    <w:rsid w:val="00903555"/>
    <w:rsid w:val="009037CF"/>
    <w:rsid w:val="00903A60"/>
    <w:rsid w:val="00903C29"/>
    <w:rsid w:val="0090443A"/>
    <w:rsid w:val="009047F1"/>
    <w:rsid w:val="00905313"/>
    <w:rsid w:val="00905EA5"/>
    <w:rsid w:val="00906743"/>
    <w:rsid w:val="00906A73"/>
    <w:rsid w:val="00906CBB"/>
    <w:rsid w:val="0090737B"/>
    <w:rsid w:val="00907497"/>
    <w:rsid w:val="00907837"/>
    <w:rsid w:val="009109E8"/>
    <w:rsid w:val="00911525"/>
    <w:rsid w:val="00911C64"/>
    <w:rsid w:val="0091247B"/>
    <w:rsid w:val="009125C5"/>
    <w:rsid w:val="00912CE3"/>
    <w:rsid w:val="00912EFD"/>
    <w:rsid w:val="0091438F"/>
    <w:rsid w:val="00914789"/>
    <w:rsid w:val="00915301"/>
    <w:rsid w:val="0091643E"/>
    <w:rsid w:val="00916787"/>
    <w:rsid w:val="0092099E"/>
    <w:rsid w:val="009209F6"/>
    <w:rsid w:val="009217CF"/>
    <w:rsid w:val="00921D8D"/>
    <w:rsid w:val="0092218D"/>
    <w:rsid w:val="00922313"/>
    <w:rsid w:val="00922C82"/>
    <w:rsid w:val="0092330A"/>
    <w:rsid w:val="009249A3"/>
    <w:rsid w:val="00924EBF"/>
    <w:rsid w:val="0092543D"/>
    <w:rsid w:val="009257AB"/>
    <w:rsid w:val="00925D3F"/>
    <w:rsid w:val="00926CB6"/>
    <w:rsid w:val="00926FA9"/>
    <w:rsid w:val="0092979E"/>
    <w:rsid w:val="00930113"/>
    <w:rsid w:val="00930A58"/>
    <w:rsid w:val="00930EB2"/>
    <w:rsid w:val="00932294"/>
    <w:rsid w:val="00932416"/>
    <w:rsid w:val="0093281A"/>
    <w:rsid w:val="00932E67"/>
    <w:rsid w:val="00933063"/>
    <w:rsid w:val="009331C0"/>
    <w:rsid w:val="00934D7E"/>
    <w:rsid w:val="00934E15"/>
    <w:rsid w:val="009351E9"/>
    <w:rsid w:val="00935832"/>
    <w:rsid w:val="00935B03"/>
    <w:rsid w:val="009361E1"/>
    <w:rsid w:val="00936348"/>
    <w:rsid w:val="00936373"/>
    <w:rsid w:val="00936579"/>
    <w:rsid w:val="00936A06"/>
    <w:rsid w:val="00936A2A"/>
    <w:rsid w:val="00937803"/>
    <w:rsid w:val="00937874"/>
    <w:rsid w:val="009401FE"/>
    <w:rsid w:val="00942694"/>
    <w:rsid w:val="00943400"/>
    <w:rsid w:val="00943406"/>
    <w:rsid w:val="009438F4"/>
    <w:rsid w:val="00944122"/>
    <w:rsid w:val="00944132"/>
    <w:rsid w:val="00944938"/>
    <w:rsid w:val="00944E02"/>
    <w:rsid w:val="00944EC7"/>
    <w:rsid w:val="0094568C"/>
    <w:rsid w:val="00945D0F"/>
    <w:rsid w:val="009463BE"/>
    <w:rsid w:val="00947E5F"/>
    <w:rsid w:val="0095090D"/>
    <w:rsid w:val="00950C18"/>
    <w:rsid w:val="009512B9"/>
    <w:rsid w:val="009520E0"/>
    <w:rsid w:val="00952202"/>
    <w:rsid w:val="0095292F"/>
    <w:rsid w:val="00953627"/>
    <w:rsid w:val="00953854"/>
    <w:rsid w:val="009544F3"/>
    <w:rsid w:val="009545F4"/>
    <w:rsid w:val="00954F49"/>
    <w:rsid w:val="0095510D"/>
    <w:rsid w:val="00955272"/>
    <w:rsid w:val="0095632D"/>
    <w:rsid w:val="00956A84"/>
    <w:rsid w:val="00957123"/>
    <w:rsid w:val="0095759A"/>
    <w:rsid w:val="009576AF"/>
    <w:rsid w:val="009576D2"/>
    <w:rsid w:val="009600AE"/>
    <w:rsid w:val="009605FE"/>
    <w:rsid w:val="00961DFD"/>
    <w:rsid w:val="0096275B"/>
    <w:rsid w:val="00963C70"/>
    <w:rsid w:val="00963CB5"/>
    <w:rsid w:val="00964401"/>
    <w:rsid w:val="009661FD"/>
    <w:rsid w:val="0096620A"/>
    <w:rsid w:val="00966B2F"/>
    <w:rsid w:val="00970C0E"/>
    <w:rsid w:val="00971906"/>
    <w:rsid w:val="0097211B"/>
    <w:rsid w:val="0097235F"/>
    <w:rsid w:val="009727F6"/>
    <w:rsid w:val="00972AE2"/>
    <w:rsid w:val="0097315E"/>
    <w:rsid w:val="0097360D"/>
    <w:rsid w:val="00973BC5"/>
    <w:rsid w:val="00973FD8"/>
    <w:rsid w:val="009745C4"/>
    <w:rsid w:val="00974EE8"/>
    <w:rsid w:val="00974FF6"/>
    <w:rsid w:val="0097543A"/>
    <w:rsid w:val="00975771"/>
    <w:rsid w:val="00976116"/>
    <w:rsid w:val="00976B79"/>
    <w:rsid w:val="00980306"/>
    <w:rsid w:val="009807EC"/>
    <w:rsid w:val="0098080C"/>
    <w:rsid w:val="0098127E"/>
    <w:rsid w:val="00981436"/>
    <w:rsid w:val="00981514"/>
    <w:rsid w:val="00981734"/>
    <w:rsid w:val="00981897"/>
    <w:rsid w:val="00981F24"/>
    <w:rsid w:val="00981FB5"/>
    <w:rsid w:val="009820BE"/>
    <w:rsid w:val="00982BBD"/>
    <w:rsid w:val="009834B6"/>
    <w:rsid w:val="00983500"/>
    <w:rsid w:val="00983E32"/>
    <w:rsid w:val="0098437F"/>
    <w:rsid w:val="00984E3D"/>
    <w:rsid w:val="00985414"/>
    <w:rsid w:val="00985512"/>
    <w:rsid w:val="00985E20"/>
    <w:rsid w:val="00986DC9"/>
    <w:rsid w:val="00991651"/>
    <w:rsid w:val="00991725"/>
    <w:rsid w:val="00992695"/>
    <w:rsid w:val="009929DD"/>
    <w:rsid w:val="00992CA3"/>
    <w:rsid w:val="0099429E"/>
    <w:rsid w:val="0099489C"/>
    <w:rsid w:val="00995C93"/>
    <w:rsid w:val="0099641D"/>
    <w:rsid w:val="009964DB"/>
    <w:rsid w:val="00996A6E"/>
    <w:rsid w:val="00996B0D"/>
    <w:rsid w:val="0099738C"/>
    <w:rsid w:val="00997D0F"/>
    <w:rsid w:val="00997E41"/>
    <w:rsid w:val="009A025C"/>
    <w:rsid w:val="009A0705"/>
    <w:rsid w:val="009A136A"/>
    <w:rsid w:val="009A136E"/>
    <w:rsid w:val="009A18DC"/>
    <w:rsid w:val="009A233F"/>
    <w:rsid w:val="009A31C6"/>
    <w:rsid w:val="009A3326"/>
    <w:rsid w:val="009A3CB4"/>
    <w:rsid w:val="009A4E94"/>
    <w:rsid w:val="009A5B5D"/>
    <w:rsid w:val="009A5F8D"/>
    <w:rsid w:val="009A5FCC"/>
    <w:rsid w:val="009A622D"/>
    <w:rsid w:val="009A6F69"/>
    <w:rsid w:val="009A7F00"/>
    <w:rsid w:val="009B0A39"/>
    <w:rsid w:val="009B0A84"/>
    <w:rsid w:val="009B0B6C"/>
    <w:rsid w:val="009B0CDA"/>
    <w:rsid w:val="009B1C46"/>
    <w:rsid w:val="009B2984"/>
    <w:rsid w:val="009B3247"/>
    <w:rsid w:val="009B3532"/>
    <w:rsid w:val="009B3C79"/>
    <w:rsid w:val="009B4488"/>
    <w:rsid w:val="009B4617"/>
    <w:rsid w:val="009B4C72"/>
    <w:rsid w:val="009B4E3A"/>
    <w:rsid w:val="009B53A2"/>
    <w:rsid w:val="009B57C6"/>
    <w:rsid w:val="009B5FF4"/>
    <w:rsid w:val="009B6BB8"/>
    <w:rsid w:val="009B78E7"/>
    <w:rsid w:val="009B7ADA"/>
    <w:rsid w:val="009C014B"/>
    <w:rsid w:val="009C4244"/>
    <w:rsid w:val="009C4E9F"/>
    <w:rsid w:val="009C502A"/>
    <w:rsid w:val="009C5E7D"/>
    <w:rsid w:val="009C693F"/>
    <w:rsid w:val="009C6BF6"/>
    <w:rsid w:val="009C6E8A"/>
    <w:rsid w:val="009D05B1"/>
    <w:rsid w:val="009D2927"/>
    <w:rsid w:val="009D3338"/>
    <w:rsid w:val="009D333F"/>
    <w:rsid w:val="009D341D"/>
    <w:rsid w:val="009D3514"/>
    <w:rsid w:val="009D3572"/>
    <w:rsid w:val="009D37B3"/>
    <w:rsid w:val="009D394F"/>
    <w:rsid w:val="009D4359"/>
    <w:rsid w:val="009D44BE"/>
    <w:rsid w:val="009D474D"/>
    <w:rsid w:val="009D4B01"/>
    <w:rsid w:val="009D5A0B"/>
    <w:rsid w:val="009D5FD7"/>
    <w:rsid w:val="009D6008"/>
    <w:rsid w:val="009D6098"/>
    <w:rsid w:val="009D6919"/>
    <w:rsid w:val="009D6E88"/>
    <w:rsid w:val="009D7758"/>
    <w:rsid w:val="009E01D5"/>
    <w:rsid w:val="009E3063"/>
    <w:rsid w:val="009E4017"/>
    <w:rsid w:val="009E4237"/>
    <w:rsid w:val="009E45F3"/>
    <w:rsid w:val="009E4BEB"/>
    <w:rsid w:val="009E4D60"/>
    <w:rsid w:val="009E553D"/>
    <w:rsid w:val="009E5D36"/>
    <w:rsid w:val="009E605A"/>
    <w:rsid w:val="009E612D"/>
    <w:rsid w:val="009E6539"/>
    <w:rsid w:val="009E6CA7"/>
    <w:rsid w:val="009E6E62"/>
    <w:rsid w:val="009E6E8F"/>
    <w:rsid w:val="009F031E"/>
    <w:rsid w:val="009F0681"/>
    <w:rsid w:val="009F08ED"/>
    <w:rsid w:val="009F0973"/>
    <w:rsid w:val="009F26AA"/>
    <w:rsid w:val="009F27B0"/>
    <w:rsid w:val="009F34CD"/>
    <w:rsid w:val="009F4552"/>
    <w:rsid w:val="009F4BB1"/>
    <w:rsid w:val="009F542C"/>
    <w:rsid w:val="009F5B29"/>
    <w:rsid w:val="009F5E01"/>
    <w:rsid w:val="009F6818"/>
    <w:rsid w:val="009F797D"/>
    <w:rsid w:val="009F7CFB"/>
    <w:rsid w:val="009F7E85"/>
    <w:rsid w:val="00A0005D"/>
    <w:rsid w:val="00A0134C"/>
    <w:rsid w:val="00A015B1"/>
    <w:rsid w:val="00A01C20"/>
    <w:rsid w:val="00A01C6B"/>
    <w:rsid w:val="00A02252"/>
    <w:rsid w:val="00A02ABB"/>
    <w:rsid w:val="00A02BB7"/>
    <w:rsid w:val="00A034FF"/>
    <w:rsid w:val="00A03D0A"/>
    <w:rsid w:val="00A03E3B"/>
    <w:rsid w:val="00A0403D"/>
    <w:rsid w:val="00A041E5"/>
    <w:rsid w:val="00A047E8"/>
    <w:rsid w:val="00A04982"/>
    <w:rsid w:val="00A05105"/>
    <w:rsid w:val="00A05688"/>
    <w:rsid w:val="00A05CEF"/>
    <w:rsid w:val="00A06397"/>
    <w:rsid w:val="00A0687B"/>
    <w:rsid w:val="00A068CA"/>
    <w:rsid w:val="00A07BF8"/>
    <w:rsid w:val="00A104B1"/>
    <w:rsid w:val="00A1092D"/>
    <w:rsid w:val="00A10CBC"/>
    <w:rsid w:val="00A1148B"/>
    <w:rsid w:val="00A1273D"/>
    <w:rsid w:val="00A1380F"/>
    <w:rsid w:val="00A13C53"/>
    <w:rsid w:val="00A14793"/>
    <w:rsid w:val="00A153F2"/>
    <w:rsid w:val="00A156A6"/>
    <w:rsid w:val="00A16050"/>
    <w:rsid w:val="00A166E7"/>
    <w:rsid w:val="00A16811"/>
    <w:rsid w:val="00A17145"/>
    <w:rsid w:val="00A17656"/>
    <w:rsid w:val="00A17CA2"/>
    <w:rsid w:val="00A17CF3"/>
    <w:rsid w:val="00A200AB"/>
    <w:rsid w:val="00A209E5"/>
    <w:rsid w:val="00A20D24"/>
    <w:rsid w:val="00A21670"/>
    <w:rsid w:val="00A21E33"/>
    <w:rsid w:val="00A22690"/>
    <w:rsid w:val="00A230E1"/>
    <w:rsid w:val="00A233BC"/>
    <w:rsid w:val="00A23D1C"/>
    <w:rsid w:val="00A23EBD"/>
    <w:rsid w:val="00A25502"/>
    <w:rsid w:val="00A25A62"/>
    <w:rsid w:val="00A25B9A"/>
    <w:rsid w:val="00A25C8F"/>
    <w:rsid w:val="00A262B5"/>
    <w:rsid w:val="00A2689E"/>
    <w:rsid w:val="00A27EBD"/>
    <w:rsid w:val="00A29DE2"/>
    <w:rsid w:val="00A30543"/>
    <w:rsid w:val="00A308CC"/>
    <w:rsid w:val="00A30AF1"/>
    <w:rsid w:val="00A30E37"/>
    <w:rsid w:val="00A30FA2"/>
    <w:rsid w:val="00A3214B"/>
    <w:rsid w:val="00A32271"/>
    <w:rsid w:val="00A333BB"/>
    <w:rsid w:val="00A33943"/>
    <w:rsid w:val="00A33B80"/>
    <w:rsid w:val="00A3467A"/>
    <w:rsid w:val="00A36242"/>
    <w:rsid w:val="00A36A5C"/>
    <w:rsid w:val="00A375DE"/>
    <w:rsid w:val="00A3768B"/>
    <w:rsid w:val="00A378D8"/>
    <w:rsid w:val="00A406F8"/>
    <w:rsid w:val="00A40B25"/>
    <w:rsid w:val="00A4293F"/>
    <w:rsid w:val="00A42D34"/>
    <w:rsid w:val="00A4338F"/>
    <w:rsid w:val="00A44957"/>
    <w:rsid w:val="00A44B43"/>
    <w:rsid w:val="00A459FD"/>
    <w:rsid w:val="00A46730"/>
    <w:rsid w:val="00A469AA"/>
    <w:rsid w:val="00A46FAC"/>
    <w:rsid w:val="00A46FAF"/>
    <w:rsid w:val="00A474AC"/>
    <w:rsid w:val="00A47E7B"/>
    <w:rsid w:val="00A500D1"/>
    <w:rsid w:val="00A501AD"/>
    <w:rsid w:val="00A5072C"/>
    <w:rsid w:val="00A519E1"/>
    <w:rsid w:val="00A51BC8"/>
    <w:rsid w:val="00A51ECF"/>
    <w:rsid w:val="00A5239D"/>
    <w:rsid w:val="00A528A0"/>
    <w:rsid w:val="00A531EA"/>
    <w:rsid w:val="00A532BB"/>
    <w:rsid w:val="00A539D6"/>
    <w:rsid w:val="00A543EE"/>
    <w:rsid w:val="00A54BD1"/>
    <w:rsid w:val="00A555BB"/>
    <w:rsid w:val="00A557F8"/>
    <w:rsid w:val="00A56370"/>
    <w:rsid w:val="00A5638F"/>
    <w:rsid w:val="00A56A11"/>
    <w:rsid w:val="00A56EB6"/>
    <w:rsid w:val="00A602E1"/>
    <w:rsid w:val="00A60421"/>
    <w:rsid w:val="00A606C0"/>
    <w:rsid w:val="00A608AA"/>
    <w:rsid w:val="00A610F6"/>
    <w:rsid w:val="00A6181A"/>
    <w:rsid w:val="00A62CD2"/>
    <w:rsid w:val="00A62E57"/>
    <w:rsid w:val="00A63B50"/>
    <w:rsid w:val="00A64579"/>
    <w:rsid w:val="00A64599"/>
    <w:rsid w:val="00A64B1E"/>
    <w:rsid w:val="00A64C29"/>
    <w:rsid w:val="00A64F9F"/>
    <w:rsid w:val="00A66844"/>
    <w:rsid w:val="00A66891"/>
    <w:rsid w:val="00A66EDD"/>
    <w:rsid w:val="00A707D2"/>
    <w:rsid w:val="00A70CCF"/>
    <w:rsid w:val="00A70FC9"/>
    <w:rsid w:val="00A71559"/>
    <w:rsid w:val="00A71797"/>
    <w:rsid w:val="00A7352B"/>
    <w:rsid w:val="00A736D0"/>
    <w:rsid w:val="00A739F4"/>
    <w:rsid w:val="00A74567"/>
    <w:rsid w:val="00A74C9A"/>
    <w:rsid w:val="00A754AD"/>
    <w:rsid w:val="00A756A7"/>
    <w:rsid w:val="00A75839"/>
    <w:rsid w:val="00A758F7"/>
    <w:rsid w:val="00A75C6E"/>
    <w:rsid w:val="00A75D29"/>
    <w:rsid w:val="00A760AF"/>
    <w:rsid w:val="00A7635A"/>
    <w:rsid w:val="00A766D9"/>
    <w:rsid w:val="00A77487"/>
    <w:rsid w:val="00A77D3F"/>
    <w:rsid w:val="00A80A48"/>
    <w:rsid w:val="00A80F0F"/>
    <w:rsid w:val="00A811FE"/>
    <w:rsid w:val="00A81F12"/>
    <w:rsid w:val="00A820A6"/>
    <w:rsid w:val="00A82148"/>
    <w:rsid w:val="00A83286"/>
    <w:rsid w:val="00A83933"/>
    <w:rsid w:val="00A84141"/>
    <w:rsid w:val="00A844E0"/>
    <w:rsid w:val="00A8517B"/>
    <w:rsid w:val="00A85BE3"/>
    <w:rsid w:val="00A86015"/>
    <w:rsid w:val="00A86132"/>
    <w:rsid w:val="00A861F1"/>
    <w:rsid w:val="00A86226"/>
    <w:rsid w:val="00A86A10"/>
    <w:rsid w:val="00A86ED1"/>
    <w:rsid w:val="00A87EEF"/>
    <w:rsid w:val="00A901A1"/>
    <w:rsid w:val="00A90DB3"/>
    <w:rsid w:val="00A91025"/>
    <w:rsid w:val="00A9126E"/>
    <w:rsid w:val="00A922B2"/>
    <w:rsid w:val="00A92741"/>
    <w:rsid w:val="00A92DA0"/>
    <w:rsid w:val="00A93045"/>
    <w:rsid w:val="00A931E6"/>
    <w:rsid w:val="00A935F9"/>
    <w:rsid w:val="00A936D7"/>
    <w:rsid w:val="00A943C6"/>
    <w:rsid w:val="00A9591A"/>
    <w:rsid w:val="00A963DF"/>
    <w:rsid w:val="00A9676C"/>
    <w:rsid w:val="00A973F0"/>
    <w:rsid w:val="00AA001F"/>
    <w:rsid w:val="00AA0F3E"/>
    <w:rsid w:val="00AA1099"/>
    <w:rsid w:val="00AA15D2"/>
    <w:rsid w:val="00AA1649"/>
    <w:rsid w:val="00AA1786"/>
    <w:rsid w:val="00AA17AF"/>
    <w:rsid w:val="00AA1979"/>
    <w:rsid w:val="00AA2FD2"/>
    <w:rsid w:val="00AA33CE"/>
    <w:rsid w:val="00AA53E3"/>
    <w:rsid w:val="00AA6138"/>
    <w:rsid w:val="00AA6819"/>
    <w:rsid w:val="00AA698B"/>
    <w:rsid w:val="00AA6D1F"/>
    <w:rsid w:val="00AA6E42"/>
    <w:rsid w:val="00AA7217"/>
    <w:rsid w:val="00AA7590"/>
    <w:rsid w:val="00AA7663"/>
    <w:rsid w:val="00AB08E2"/>
    <w:rsid w:val="00AB0AA6"/>
    <w:rsid w:val="00AB199C"/>
    <w:rsid w:val="00AB1F10"/>
    <w:rsid w:val="00AB27A3"/>
    <w:rsid w:val="00AB27DC"/>
    <w:rsid w:val="00AB32F7"/>
    <w:rsid w:val="00AB340A"/>
    <w:rsid w:val="00AB3A7A"/>
    <w:rsid w:val="00AB4A6C"/>
    <w:rsid w:val="00AB4E16"/>
    <w:rsid w:val="00AB5B4A"/>
    <w:rsid w:val="00AB5BD4"/>
    <w:rsid w:val="00AB657A"/>
    <w:rsid w:val="00AB6F14"/>
    <w:rsid w:val="00AB709E"/>
    <w:rsid w:val="00AB70C6"/>
    <w:rsid w:val="00AC12D6"/>
    <w:rsid w:val="00AC15BF"/>
    <w:rsid w:val="00AC17FC"/>
    <w:rsid w:val="00AC1F76"/>
    <w:rsid w:val="00AC255C"/>
    <w:rsid w:val="00AC2E81"/>
    <w:rsid w:val="00AC3581"/>
    <w:rsid w:val="00AC3AA3"/>
    <w:rsid w:val="00AC40AC"/>
    <w:rsid w:val="00AC4529"/>
    <w:rsid w:val="00AC49D2"/>
    <w:rsid w:val="00AC54B4"/>
    <w:rsid w:val="00AC56E5"/>
    <w:rsid w:val="00AC58EF"/>
    <w:rsid w:val="00AC596B"/>
    <w:rsid w:val="00AC63B2"/>
    <w:rsid w:val="00AC6DBA"/>
    <w:rsid w:val="00AC7110"/>
    <w:rsid w:val="00AC733F"/>
    <w:rsid w:val="00AC7384"/>
    <w:rsid w:val="00AC79A2"/>
    <w:rsid w:val="00AD030C"/>
    <w:rsid w:val="00AD0B72"/>
    <w:rsid w:val="00AD18FC"/>
    <w:rsid w:val="00AD1C4B"/>
    <w:rsid w:val="00AD20B2"/>
    <w:rsid w:val="00AD28CF"/>
    <w:rsid w:val="00AD2E5D"/>
    <w:rsid w:val="00AD3156"/>
    <w:rsid w:val="00AD3730"/>
    <w:rsid w:val="00AD4349"/>
    <w:rsid w:val="00AD4C96"/>
    <w:rsid w:val="00AD52C4"/>
    <w:rsid w:val="00AD67A0"/>
    <w:rsid w:val="00AD7204"/>
    <w:rsid w:val="00AE07C8"/>
    <w:rsid w:val="00AE0B17"/>
    <w:rsid w:val="00AE0B9D"/>
    <w:rsid w:val="00AE2137"/>
    <w:rsid w:val="00AE2D92"/>
    <w:rsid w:val="00AE344E"/>
    <w:rsid w:val="00AE3D01"/>
    <w:rsid w:val="00AE40C9"/>
    <w:rsid w:val="00AE42F2"/>
    <w:rsid w:val="00AE4BF8"/>
    <w:rsid w:val="00AE4D6A"/>
    <w:rsid w:val="00AE4E46"/>
    <w:rsid w:val="00AE4EC2"/>
    <w:rsid w:val="00AE51D2"/>
    <w:rsid w:val="00AE55E3"/>
    <w:rsid w:val="00AE567B"/>
    <w:rsid w:val="00AE59EF"/>
    <w:rsid w:val="00AE5ED4"/>
    <w:rsid w:val="00AE6871"/>
    <w:rsid w:val="00AE6958"/>
    <w:rsid w:val="00AE7249"/>
    <w:rsid w:val="00AE7B34"/>
    <w:rsid w:val="00AE7D8C"/>
    <w:rsid w:val="00AF02FC"/>
    <w:rsid w:val="00AF0B7B"/>
    <w:rsid w:val="00AF10B0"/>
    <w:rsid w:val="00AF11FC"/>
    <w:rsid w:val="00AF1439"/>
    <w:rsid w:val="00AF177D"/>
    <w:rsid w:val="00AF2CCC"/>
    <w:rsid w:val="00AF3501"/>
    <w:rsid w:val="00AF448F"/>
    <w:rsid w:val="00AF50E0"/>
    <w:rsid w:val="00AF76DE"/>
    <w:rsid w:val="00AF7983"/>
    <w:rsid w:val="00AF7A28"/>
    <w:rsid w:val="00AF7F98"/>
    <w:rsid w:val="00B002DE"/>
    <w:rsid w:val="00B01358"/>
    <w:rsid w:val="00B01FF9"/>
    <w:rsid w:val="00B0267F"/>
    <w:rsid w:val="00B02A87"/>
    <w:rsid w:val="00B03094"/>
    <w:rsid w:val="00B030FA"/>
    <w:rsid w:val="00B0392F"/>
    <w:rsid w:val="00B03CFE"/>
    <w:rsid w:val="00B03DC9"/>
    <w:rsid w:val="00B03F26"/>
    <w:rsid w:val="00B04406"/>
    <w:rsid w:val="00B04D7E"/>
    <w:rsid w:val="00B05C16"/>
    <w:rsid w:val="00B068A9"/>
    <w:rsid w:val="00B07461"/>
    <w:rsid w:val="00B0779F"/>
    <w:rsid w:val="00B077E6"/>
    <w:rsid w:val="00B07AB6"/>
    <w:rsid w:val="00B10B40"/>
    <w:rsid w:val="00B10F78"/>
    <w:rsid w:val="00B120F3"/>
    <w:rsid w:val="00B12FF9"/>
    <w:rsid w:val="00B13081"/>
    <w:rsid w:val="00B13494"/>
    <w:rsid w:val="00B13F5B"/>
    <w:rsid w:val="00B14EC6"/>
    <w:rsid w:val="00B1543F"/>
    <w:rsid w:val="00B160B4"/>
    <w:rsid w:val="00B16633"/>
    <w:rsid w:val="00B168A3"/>
    <w:rsid w:val="00B17C4C"/>
    <w:rsid w:val="00B20110"/>
    <w:rsid w:val="00B201BE"/>
    <w:rsid w:val="00B206E5"/>
    <w:rsid w:val="00B217CD"/>
    <w:rsid w:val="00B21AD2"/>
    <w:rsid w:val="00B2212C"/>
    <w:rsid w:val="00B2251E"/>
    <w:rsid w:val="00B232A2"/>
    <w:rsid w:val="00B238A0"/>
    <w:rsid w:val="00B23D8C"/>
    <w:rsid w:val="00B241B3"/>
    <w:rsid w:val="00B2518D"/>
    <w:rsid w:val="00B25820"/>
    <w:rsid w:val="00B26942"/>
    <w:rsid w:val="00B26DBC"/>
    <w:rsid w:val="00B273D3"/>
    <w:rsid w:val="00B2792B"/>
    <w:rsid w:val="00B3081B"/>
    <w:rsid w:val="00B30BE4"/>
    <w:rsid w:val="00B3100E"/>
    <w:rsid w:val="00B31258"/>
    <w:rsid w:val="00B315B0"/>
    <w:rsid w:val="00B321B0"/>
    <w:rsid w:val="00B337AD"/>
    <w:rsid w:val="00B33D15"/>
    <w:rsid w:val="00B33E4D"/>
    <w:rsid w:val="00B34A19"/>
    <w:rsid w:val="00B34B23"/>
    <w:rsid w:val="00B34DFC"/>
    <w:rsid w:val="00B35AE1"/>
    <w:rsid w:val="00B361B0"/>
    <w:rsid w:val="00B36381"/>
    <w:rsid w:val="00B377DA"/>
    <w:rsid w:val="00B37ACC"/>
    <w:rsid w:val="00B37AF0"/>
    <w:rsid w:val="00B4024A"/>
    <w:rsid w:val="00B409B5"/>
    <w:rsid w:val="00B40D8E"/>
    <w:rsid w:val="00B4191C"/>
    <w:rsid w:val="00B42BC5"/>
    <w:rsid w:val="00B43029"/>
    <w:rsid w:val="00B43563"/>
    <w:rsid w:val="00B435D2"/>
    <w:rsid w:val="00B44BA0"/>
    <w:rsid w:val="00B44D7A"/>
    <w:rsid w:val="00B45182"/>
    <w:rsid w:val="00B461FC"/>
    <w:rsid w:val="00B466AE"/>
    <w:rsid w:val="00B4678B"/>
    <w:rsid w:val="00B47242"/>
    <w:rsid w:val="00B47BE4"/>
    <w:rsid w:val="00B502F6"/>
    <w:rsid w:val="00B50816"/>
    <w:rsid w:val="00B50BC5"/>
    <w:rsid w:val="00B516C2"/>
    <w:rsid w:val="00B51F2C"/>
    <w:rsid w:val="00B53079"/>
    <w:rsid w:val="00B53109"/>
    <w:rsid w:val="00B53202"/>
    <w:rsid w:val="00B54EFA"/>
    <w:rsid w:val="00B55162"/>
    <w:rsid w:val="00B5619B"/>
    <w:rsid w:val="00B574DE"/>
    <w:rsid w:val="00B57B90"/>
    <w:rsid w:val="00B57CCC"/>
    <w:rsid w:val="00B603A5"/>
    <w:rsid w:val="00B605CB"/>
    <w:rsid w:val="00B609E2"/>
    <w:rsid w:val="00B60C9B"/>
    <w:rsid w:val="00B6107B"/>
    <w:rsid w:val="00B619BB"/>
    <w:rsid w:val="00B61EA6"/>
    <w:rsid w:val="00B6256D"/>
    <w:rsid w:val="00B638C4"/>
    <w:rsid w:val="00B63EDA"/>
    <w:rsid w:val="00B63EDB"/>
    <w:rsid w:val="00B642DE"/>
    <w:rsid w:val="00B6444C"/>
    <w:rsid w:val="00B64F53"/>
    <w:rsid w:val="00B65994"/>
    <w:rsid w:val="00B65FDC"/>
    <w:rsid w:val="00B66424"/>
    <w:rsid w:val="00B670F0"/>
    <w:rsid w:val="00B67EA5"/>
    <w:rsid w:val="00B7143E"/>
    <w:rsid w:val="00B71E22"/>
    <w:rsid w:val="00B7381B"/>
    <w:rsid w:val="00B73CE9"/>
    <w:rsid w:val="00B74334"/>
    <w:rsid w:val="00B74D8B"/>
    <w:rsid w:val="00B75A7C"/>
    <w:rsid w:val="00B75BA5"/>
    <w:rsid w:val="00B75C07"/>
    <w:rsid w:val="00B76A2A"/>
    <w:rsid w:val="00B77192"/>
    <w:rsid w:val="00B77633"/>
    <w:rsid w:val="00B77680"/>
    <w:rsid w:val="00B800F4"/>
    <w:rsid w:val="00B8025D"/>
    <w:rsid w:val="00B80463"/>
    <w:rsid w:val="00B80731"/>
    <w:rsid w:val="00B80A5F"/>
    <w:rsid w:val="00B811BC"/>
    <w:rsid w:val="00B81EBD"/>
    <w:rsid w:val="00B826D3"/>
    <w:rsid w:val="00B831F3"/>
    <w:rsid w:val="00B8340A"/>
    <w:rsid w:val="00B83B1A"/>
    <w:rsid w:val="00B8444F"/>
    <w:rsid w:val="00B86E2C"/>
    <w:rsid w:val="00B86E35"/>
    <w:rsid w:val="00B8771B"/>
    <w:rsid w:val="00B87800"/>
    <w:rsid w:val="00B87B11"/>
    <w:rsid w:val="00B90785"/>
    <w:rsid w:val="00B908CA"/>
    <w:rsid w:val="00B90EE1"/>
    <w:rsid w:val="00B9109F"/>
    <w:rsid w:val="00B91331"/>
    <w:rsid w:val="00B91431"/>
    <w:rsid w:val="00B91EDB"/>
    <w:rsid w:val="00B93461"/>
    <w:rsid w:val="00B93BC7"/>
    <w:rsid w:val="00B94945"/>
    <w:rsid w:val="00B94BC4"/>
    <w:rsid w:val="00B94F4C"/>
    <w:rsid w:val="00B95112"/>
    <w:rsid w:val="00B9554E"/>
    <w:rsid w:val="00B957DB"/>
    <w:rsid w:val="00B96A18"/>
    <w:rsid w:val="00B96AF5"/>
    <w:rsid w:val="00BA015F"/>
    <w:rsid w:val="00BA162A"/>
    <w:rsid w:val="00BA2534"/>
    <w:rsid w:val="00BA2C0B"/>
    <w:rsid w:val="00BA3B84"/>
    <w:rsid w:val="00BA40E0"/>
    <w:rsid w:val="00BA40F9"/>
    <w:rsid w:val="00BA5788"/>
    <w:rsid w:val="00BA5C78"/>
    <w:rsid w:val="00BA65D2"/>
    <w:rsid w:val="00BA7AB4"/>
    <w:rsid w:val="00BA7DDA"/>
    <w:rsid w:val="00BA7F34"/>
    <w:rsid w:val="00BB20DF"/>
    <w:rsid w:val="00BB20E3"/>
    <w:rsid w:val="00BB2BF1"/>
    <w:rsid w:val="00BB2F7E"/>
    <w:rsid w:val="00BB3179"/>
    <w:rsid w:val="00BB4CEB"/>
    <w:rsid w:val="00BB516E"/>
    <w:rsid w:val="00BB5579"/>
    <w:rsid w:val="00BB5694"/>
    <w:rsid w:val="00BB5B01"/>
    <w:rsid w:val="00BB5E43"/>
    <w:rsid w:val="00BB655B"/>
    <w:rsid w:val="00BB76F6"/>
    <w:rsid w:val="00BC0966"/>
    <w:rsid w:val="00BC0B56"/>
    <w:rsid w:val="00BC0FC9"/>
    <w:rsid w:val="00BC197E"/>
    <w:rsid w:val="00BC1E26"/>
    <w:rsid w:val="00BC213F"/>
    <w:rsid w:val="00BC215A"/>
    <w:rsid w:val="00BC2B99"/>
    <w:rsid w:val="00BC317C"/>
    <w:rsid w:val="00BC44E9"/>
    <w:rsid w:val="00BC45C9"/>
    <w:rsid w:val="00BC5F8F"/>
    <w:rsid w:val="00BC7A6D"/>
    <w:rsid w:val="00BC7CDA"/>
    <w:rsid w:val="00BC7E48"/>
    <w:rsid w:val="00BC7E65"/>
    <w:rsid w:val="00BD0ACA"/>
    <w:rsid w:val="00BD15EB"/>
    <w:rsid w:val="00BD1848"/>
    <w:rsid w:val="00BD1E83"/>
    <w:rsid w:val="00BD2249"/>
    <w:rsid w:val="00BD366D"/>
    <w:rsid w:val="00BD3DD1"/>
    <w:rsid w:val="00BD7822"/>
    <w:rsid w:val="00BD7834"/>
    <w:rsid w:val="00BE0AEA"/>
    <w:rsid w:val="00BE2242"/>
    <w:rsid w:val="00BE2950"/>
    <w:rsid w:val="00BE3B0A"/>
    <w:rsid w:val="00BE406C"/>
    <w:rsid w:val="00BE57A8"/>
    <w:rsid w:val="00BE6598"/>
    <w:rsid w:val="00BE6962"/>
    <w:rsid w:val="00BE709C"/>
    <w:rsid w:val="00BE7137"/>
    <w:rsid w:val="00BE7953"/>
    <w:rsid w:val="00BF1400"/>
    <w:rsid w:val="00BF1523"/>
    <w:rsid w:val="00BF1AAB"/>
    <w:rsid w:val="00BF1DBD"/>
    <w:rsid w:val="00BF1E97"/>
    <w:rsid w:val="00BF27BF"/>
    <w:rsid w:val="00BF36D8"/>
    <w:rsid w:val="00BF3E0F"/>
    <w:rsid w:val="00BF43C1"/>
    <w:rsid w:val="00BF479A"/>
    <w:rsid w:val="00BF489A"/>
    <w:rsid w:val="00BF502C"/>
    <w:rsid w:val="00BF71E5"/>
    <w:rsid w:val="00BF76D4"/>
    <w:rsid w:val="00BF774E"/>
    <w:rsid w:val="00BF7958"/>
    <w:rsid w:val="00C004E5"/>
    <w:rsid w:val="00C00A7E"/>
    <w:rsid w:val="00C01E40"/>
    <w:rsid w:val="00C01F5F"/>
    <w:rsid w:val="00C02F0A"/>
    <w:rsid w:val="00C030E8"/>
    <w:rsid w:val="00C031C8"/>
    <w:rsid w:val="00C03A8F"/>
    <w:rsid w:val="00C04AAC"/>
    <w:rsid w:val="00C04B82"/>
    <w:rsid w:val="00C04DF3"/>
    <w:rsid w:val="00C05756"/>
    <w:rsid w:val="00C0592C"/>
    <w:rsid w:val="00C05C48"/>
    <w:rsid w:val="00C0694A"/>
    <w:rsid w:val="00C07857"/>
    <w:rsid w:val="00C07995"/>
    <w:rsid w:val="00C07BD2"/>
    <w:rsid w:val="00C109CA"/>
    <w:rsid w:val="00C10B5E"/>
    <w:rsid w:val="00C128C7"/>
    <w:rsid w:val="00C13C91"/>
    <w:rsid w:val="00C151F5"/>
    <w:rsid w:val="00C15503"/>
    <w:rsid w:val="00C158B4"/>
    <w:rsid w:val="00C1691D"/>
    <w:rsid w:val="00C16B91"/>
    <w:rsid w:val="00C179FD"/>
    <w:rsid w:val="00C17B41"/>
    <w:rsid w:val="00C17DE7"/>
    <w:rsid w:val="00C2060D"/>
    <w:rsid w:val="00C21082"/>
    <w:rsid w:val="00C2190F"/>
    <w:rsid w:val="00C22695"/>
    <w:rsid w:val="00C22A06"/>
    <w:rsid w:val="00C22D48"/>
    <w:rsid w:val="00C22F60"/>
    <w:rsid w:val="00C2449C"/>
    <w:rsid w:val="00C246D4"/>
    <w:rsid w:val="00C24ABE"/>
    <w:rsid w:val="00C24D1A"/>
    <w:rsid w:val="00C253B5"/>
    <w:rsid w:val="00C25941"/>
    <w:rsid w:val="00C25944"/>
    <w:rsid w:val="00C2637A"/>
    <w:rsid w:val="00C27056"/>
    <w:rsid w:val="00C270A3"/>
    <w:rsid w:val="00C27369"/>
    <w:rsid w:val="00C27B52"/>
    <w:rsid w:val="00C30C1B"/>
    <w:rsid w:val="00C30F8F"/>
    <w:rsid w:val="00C31D6A"/>
    <w:rsid w:val="00C32946"/>
    <w:rsid w:val="00C338C3"/>
    <w:rsid w:val="00C33A7C"/>
    <w:rsid w:val="00C3403D"/>
    <w:rsid w:val="00C34565"/>
    <w:rsid w:val="00C34C74"/>
    <w:rsid w:val="00C35060"/>
    <w:rsid w:val="00C3631F"/>
    <w:rsid w:val="00C36ED6"/>
    <w:rsid w:val="00C37390"/>
    <w:rsid w:val="00C375A0"/>
    <w:rsid w:val="00C37896"/>
    <w:rsid w:val="00C37BC6"/>
    <w:rsid w:val="00C37D31"/>
    <w:rsid w:val="00C37E83"/>
    <w:rsid w:val="00C37EA1"/>
    <w:rsid w:val="00C4059F"/>
    <w:rsid w:val="00C406D3"/>
    <w:rsid w:val="00C43375"/>
    <w:rsid w:val="00C43BF4"/>
    <w:rsid w:val="00C43D9F"/>
    <w:rsid w:val="00C4418D"/>
    <w:rsid w:val="00C44216"/>
    <w:rsid w:val="00C44493"/>
    <w:rsid w:val="00C44A47"/>
    <w:rsid w:val="00C44D3E"/>
    <w:rsid w:val="00C451FB"/>
    <w:rsid w:val="00C466DB"/>
    <w:rsid w:val="00C467C3"/>
    <w:rsid w:val="00C468D3"/>
    <w:rsid w:val="00C4719D"/>
    <w:rsid w:val="00C47801"/>
    <w:rsid w:val="00C47829"/>
    <w:rsid w:val="00C47949"/>
    <w:rsid w:val="00C47986"/>
    <w:rsid w:val="00C50E31"/>
    <w:rsid w:val="00C51522"/>
    <w:rsid w:val="00C52240"/>
    <w:rsid w:val="00C527B5"/>
    <w:rsid w:val="00C52901"/>
    <w:rsid w:val="00C530E9"/>
    <w:rsid w:val="00C530FE"/>
    <w:rsid w:val="00C532D7"/>
    <w:rsid w:val="00C53687"/>
    <w:rsid w:val="00C53EBA"/>
    <w:rsid w:val="00C545A4"/>
    <w:rsid w:val="00C54B4E"/>
    <w:rsid w:val="00C54F8F"/>
    <w:rsid w:val="00C55AEF"/>
    <w:rsid w:val="00C55C6A"/>
    <w:rsid w:val="00C6018F"/>
    <w:rsid w:val="00C606EC"/>
    <w:rsid w:val="00C617CE"/>
    <w:rsid w:val="00C62ACD"/>
    <w:rsid w:val="00C6403C"/>
    <w:rsid w:val="00C6493B"/>
    <w:rsid w:val="00C64FAA"/>
    <w:rsid w:val="00C6546E"/>
    <w:rsid w:val="00C65AC7"/>
    <w:rsid w:val="00C65C00"/>
    <w:rsid w:val="00C661ED"/>
    <w:rsid w:val="00C668B1"/>
    <w:rsid w:val="00C66B74"/>
    <w:rsid w:val="00C6764C"/>
    <w:rsid w:val="00C67AA3"/>
    <w:rsid w:val="00C71E18"/>
    <w:rsid w:val="00C72225"/>
    <w:rsid w:val="00C72B3C"/>
    <w:rsid w:val="00C72F8C"/>
    <w:rsid w:val="00C7312A"/>
    <w:rsid w:val="00C732ED"/>
    <w:rsid w:val="00C7415A"/>
    <w:rsid w:val="00C74972"/>
    <w:rsid w:val="00C74A30"/>
    <w:rsid w:val="00C7543A"/>
    <w:rsid w:val="00C75F61"/>
    <w:rsid w:val="00C7601A"/>
    <w:rsid w:val="00C76D57"/>
    <w:rsid w:val="00C77379"/>
    <w:rsid w:val="00C77907"/>
    <w:rsid w:val="00C77A66"/>
    <w:rsid w:val="00C80135"/>
    <w:rsid w:val="00C80D46"/>
    <w:rsid w:val="00C8191F"/>
    <w:rsid w:val="00C82325"/>
    <w:rsid w:val="00C82C50"/>
    <w:rsid w:val="00C831A5"/>
    <w:rsid w:val="00C83605"/>
    <w:rsid w:val="00C83E7B"/>
    <w:rsid w:val="00C84078"/>
    <w:rsid w:val="00C845D9"/>
    <w:rsid w:val="00C85295"/>
    <w:rsid w:val="00C874B6"/>
    <w:rsid w:val="00C87AED"/>
    <w:rsid w:val="00C90276"/>
    <w:rsid w:val="00C906D3"/>
    <w:rsid w:val="00C907BB"/>
    <w:rsid w:val="00C90EFC"/>
    <w:rsid w:val="00C91FAB"/>
    <w:rsid w:val="00C9306D"/>
    <w:rsid w:val="00C93102"/>
    <w:rsid w:val="00C93210"/>
    <w:rsid w:val="00C93214"/>
    <w:rsid w:val="00C93495"/>
    <w:rsid w:val="00C946AE"/>
    <w:rsid w:val="00C946EE"/>
    <w:rsid w:val="00C9536D"/>
    <w:rsid w:val="00C95A9A"/>
    <w:rsid w:val="00C95DC3"/>
    <w:rsid w:val="00C95E7B"/>
    <w:rsid w:val="00C96F6D"/>
    <w:rsid w:val="00CA0433"/>
    <w:rsid w:val="00CA21B2"/>
    <w:rsid w:val="00CA2AC8"/>
    <w:rsid w:val="00CA3692"/>
    <w:rsid w:val="00CA37E7"/>
    <w:rsid w:val="00CA37F7"/>
    <w:rsid w:val="00CA5B0B"/>
    <w:rsid w:val="00CA5BFB"/>
    <w:rsid w:val="00CA6953"/>
    <w:rsid w:val="00CA74F9"/>
    <w:rsid w:val="00CB0251"/>
    <w:rsid w:val="00CB0554"/>
    <w:rsid w:val="00CB2606"/>
    <w:rsid w:val="00CB30CE"/>
    <w:rsid w:val="00CB3357"/>
    <w:rsid w:val="00CB3598"/>
    <w:rsid w:val="00CB3796"/>
    <w:rsid w:val="00CB3979"/>
    <w:rsid w:val="00CB3DCE"/>
    <w:rsid w:val="00CB4216"/>
    <w:rsid w:val="00CB4520"/>
    <w:rsid w:val="00CB4CE1"/>
    <w:rsid w:val="00CB4EA5"/>
    <w:rsid w:val="00CB56A4"/>
    <w:rsid w:val="00CB58B8"/>
    <w:rsid w:val="00CB58D8"/>
    <w:rsid w:val="00CB5D77"/>
    <w:rsid w:val="00CB7CE9"/>
    <w:rsid w:val="00CB7E44"/>
    <w:rsid w:val="00CC1D23"/>
    <w:rsid w:val="00CC24B4"/>
    <w:rsid w:val="00CC262D"/>
    <w:rsid w:val="00CC2AB4"/>
    <w:rsid w:val="00CC2F76"/>
    <w:rsid w:val="00CC39F2"/>
    <w:rsid w:val="00CC4ECF"/>
    <w:rsid w:val="00CC6021"/>
    <w:rsid w:val="00CC6292"/>
    <w:rsid w:val="00CC64DF"/>
    <w:rsid w:val="00CC675C"/>
    <w:rsid w:val="00CC6DA7"/>
    <w:rsid w:val="00CC76D4"/>
    <w:rsid w:val="00CD022B"/>
    <w:rsid w:val="00CD0E74"/>
    <w:rsid w:val="00CD106E"/>
    <w:rsid w:val="00CD2EA5"/>
    <w:rsid w:val="00CD2EB1"/>
    <w:rsid w:val="00CD3674"/>
    <w:rsid w:val="00CD3A52"/>
    <w:rsid w:val="00CD4028"/>
    <w:rsid w:val="00CD457C"/>
    <w:rsid w:val="00CD5D19"/>
    <w:rsid w:val="00CD6B60"/>
    <w:rsid w:val="00CD6E29"/>
    <w:rsid w:val="00CD70E7"/>
    <w:rsid w:val="00CD7876"/>
    <w:rsid w:val="00CD78BC"/>
    <w:rsid w:val="00CE04F5"/>
    <w:rsid w:val="00CE1039"/>
    <w:rsid w:val="00CE1C99"/>
    <w:rsid w:val="00CE2ADB"/>
    <w:rsid w:val="00CE2DB7"/>
    <w:rsid w:val="00CE49B5"/>
    <w:rsid w:val="00CE5488"/>
    <w:rsid w:val="00CE60AD"/>
    <w:rsid w:val="00CE65A4"/>
    <w:rsid w:val="00CE6965"/>
    <w:rsid w:val="00CE7A5C"/>
    <w:rsid w:val="00CE7AB5"/>
    <w:rsid w:val="00CE7F48"/>
    <w:rsid w:val="00CE7FAF"/>
    <w:rsid w:val="00CF10E2"/>
    <w:rsid w:val="00CF13DE"/>
    <w:rsid w:val="00CF1639"/>
    <w:rsid w:val="00CF1A70"/>
    <w:rsid w:val="00CF1B9B"/>
    <w:rsid w:val="00CF1BDE"/>
    <w:rsid w:val="00CF1C18"/>
    <w:rsid w:val="00CF1ED0"/>
    <w:rsid w:val="00CF2282"/>
    <w:rsid w:val="00CF2495"/>
    <w:rsid w:val="00CF2A8C"/>
    <w:rsid w:val="00CF2BA1"/>
    <w:rsid w:val="00CF3488"/>
    <w:rsid w:val="00CF348D"/>
    <w:rsid w:val="00CF41CE"/>
    <w:rsid w:val="00CF4C52"/>
    <w:rsid w:val="00CF4F31"/>
    <w:rsid w:val="00CF5CA2"/>
    <w:rsid w:val="00CF5D3E"/>
    <w:rsid w:val="00CF5FCD"/>
    <w:rsid w:val="00CF62CD"/>
    <w:rsid w:val="00CF71D5"/>
    <w:rsid w:val="00CF74C1"/>
    <w:rsid w:val="00CF779C"/>
    <w:rsid w:val="00CF7A79"/>
    <w:rsid w:val="00D005BF"/>
    <w:rsid w:val="00D00734"/>
    <w:rsid w:val="00D008D4"/>
    <w:rsid w:val="00D00FAF"/>
    <w:rsid w:val="00D013EF"/>
    <w:rsid w:val="00D02528"/>
    <w:rsid w:val="00D02684"/>
    <w:rsid w:val="00D02A22"/>
    <w:rsid w:val="00D03027"/>
    <w:rsid w:val="00D03FFC"/>
    <w:rsid w:val="00D04AF8"/>
    <w:rsid w:val="00D0511E"/>
    <w:rsid w:val="00D0516F"/>
    <w:rsid w:val="00D05A05"/>
    <w:rsid w:val="00D06737"/>
    <w:rsid w:val="00D06891"/>
    <w:rsid w:val="00D07723"/>
    <w:rsid w:val="00D10477"/>
    <w:rsid w:val="00D10B2D"/>
    <w:rsid w:val="00D11045"/>
    <w:rsid w:val="00D11AA0"/>
    <w:rsid w:val="00D11D68"/>
    <w:rsid w:val="00D11F0F"/>
    <w:rsid w:val="00D12989"/>
    <w:rsid w:val="00D13C63"/>
    <w:rsid w:val="00D141AC"/>
    <w:rsid w:val="00D14E6F"/>
    <w:rsid w:val="00D176A8"/>
    <w:rsid w:val="00D17945"/>
    <w:rsid w:val="00D17CBD"/>
    <w:rsid w:val="00D17E39"/>
    <w:rsid w:val="00D2087F"/>
    <w:rsid w:val="00D20915"/>
    <w:rsid w:val="00D21981"/>
    <w:rsid w:val="00D21AE5"/>
    <w:rsid w:val="00D2273B"/>
    <w:rsid w:val="00D23E6E"/>
    <w:rsid w:val="00D246A8"/>
    <w:rsid w:val="00D24E6E"/>
    <w:rsid w:val="00D251F8"/>
    <w:rsid w:val="00D26371"/>
    <w:rsid w:val="00D26466"/>
    <w:rsid w:val="00D264C8"/>
    <w:rsid w:val="00D26A27"/>
    <w:rsid w:val="00D27975"/>
    <w:rsid w:val="00D27A1D"/>
    <w:rsid w:val="00D27BAC"/>
    <w:rsid w:val="00D30089"/>
    <w:rsid w:val="00D300B5"/>
    <w:rsid w:val="00D30A63"/>
    <w:rsid w:val="00D30ACE"/>
    <w:rsid w:val="00D30FC9"/>
    <w:rsid w:val="00D3198A"/>
    <w:rsid w:val="00D31FF1"/>
    <w:rsid w:val="00D321DD"/>
    <w:rsid w:val="00D3355E"/>
    <w:rsid w:val="00D33B0E"/>
    <w:rsid w:val="00D33F2C"/>
    <w:rsid w:val="00D34320"/>
    <w:rsid w:val="00D343F0"/>
    <w:rsid w:val="00D34691"/>
    <w:rsid w:val="00D34FD5"/>
    <w:rsid w:val="00D367E0"/>
    <w:rsid w:val="00D37120"/>
    <w:rsid w:val="00D3734E"/>
    <w:rsid w:val="00D37548"/>
    <w:rsid w:val="00D41E5C"/>
    <w:rsid w:val="00D427EB"/>
    <w:rsid w:val="00D42C74"/>
    <w:rsid w:val="00D4304D"/>
    <w:rsid w:val="00D44AEF"/>
    <w:rsid w:val="00D44DFA"/>
    <w:rsid w:val="00D451B1"/>
    <w:rsid w:val="00D45938"/>
    <w:rsid w:val="00D46A5D"/>
    <w:rsid w:val="00D46AC9"/>
    <w:rsid w:val="00D473CB"/>
    <w:rsid w:val="00D478CD"/>
    <w:rsid w:val="00D50D2A"/>
    <w:rsid w:val="00D510CB"/>
    <w:rsid w:val="00D5129F"/>
    <w:rsid w:val="00D51D93"/>
    <w:rsid w:val="00D53504"/>
    <w:rsid w:val="00D53C80"/>
    <w:rsid w:val="00D541CA"/>
    <w:rsid w:val="00D548D8"/>
    <w:rsid w:val="00D549A3"/>
    <w:rsid w:val="00D54F48"/>
    <w:rsid w:val="00D551BD"/>
    <w:rsid w:val="00D55555"/>
    <w:rsid w:val="00D55E85"/>
    <w:rsid w:val="00D5670A"/>
    <w:rsid w:val="00D56C12"/>
    <w:rsid w:val="00D575B9"/>
    <w:rsid w:val="00D57F16"/>
    <w:rsid w:val="00D606C0"/>
    <w:rsid w:val="00D60E65"/>
    <w:rsid w:val="00D615FA"/>
    <w:rsid w:val="00D61F07"/>
    <w:rsid w:val="00D622BE"/>
    <w:rsid w:val="00D6267F"/>
    <w:rsid w:val="00D62C43"/>
    <w:rsid w:val="00D62C46"/>
    <w:rsid w:val="00D6408B"/>
    <w:rsid w:val="00D645D6"/>
    <w:rsid w:val="00D64DF4"/>
    <w:rsid w:val="00D64E95"/>
    <w:rsid w:val="00D66C02"/>
    <w:rsid w:val="00D67B02"/>
    <w:rsid w:val="00D67F06"/>
    <w:rsid w:val="00D7016D"/>
    <w:rsid w:val="00D70331"/>
    <w:rsid w:val="00D70538"/>
    <w:rsid w:val="00D7109C"/>
    <w:rsid w:val="00D71DFA"/>
    <w:rsid w:val="00D722DF"/>
    <w:rsid w:val="00D7456E"/>
    <w:rsid w:val="00D74794"/>
    <w:rsid w:val="00D75155"/>
    <w:rsid w:val="00D7623A"/>
    <w:rsid w:val="00D76E78"/>
    <w:rsid w:val="00D77A36"/>
    <w:rsid w:val="00D77C46"/>
    <w:rsid w:val="00D77D7D"/>
    <w:rsid w:val="00D8005B"/>
    <w:rsid w:val="00D8010D"/>
    <w:rsid w:val="00D801EB"/>
    <w:rsid w:val="00D80705"/>
    <w:rsid w:val="00D81D4E"/>
    <w:rsid w:val="00D81D73"/>
    <w:rsid w:val="00D81DD4"/>
    <w:rsid w:val="00D82E2B"/>
    <w:rsid w:val="00D83EFA"/>
    <w:rsid w:val="00D83EFC"/>
    <w:rsid w:val="00D83FFD"/>
    <w:rsid w:val="00D850B6"/>
    <w:rsid w:val="00D854E6"/>
    <w:rsid w:val="00D85BCF"/>
    <w:rsid w:val="00D85DC3"/>
    <w:rsid w:val="00D8734C"/>
    <w:rsid w:val="00D87B54"/>
    <w:rsid w:val="00D87C49"/>
    <w:rsid w:val="00D90034"/>
    <w:rsid w:val="00D903C9"/>
    <w:rsid w:val="00D9067C"/>
    <w:rsid w:val="00D9069E"/>
    <w:rsid w:val="00D9077D"/>
    <w:rsid w:val="00D90F26"/>
    <w:rsid w:val="00D91472"/>
    <w:rsid w:val="00D91F82"/>
    <w:rsid w:val="00D921FC"/>
    <w:rsid w:val="00D922DE"/>
    <w:rsid w:val="00D92777"/>
    <w:rsid w:val="00D92A3D"/>
    <w:rsid w:val="00D92BB5"/>
    <w:rsid w:val="00D92D80"/>
    <w:rsid w:val="00D932AF"/>
    <w:rsid w:val="00D93588"/>
    <w:rsid w:val="00D93708"/>
    <w:rsid w:val="00D9386A"/>
    <w:rsid w:val="00D94A3E"/>
    <w:rsid w:val="00D95790"/>
    <w:rsid w:val="00D95D5C"/>
    <w:rsid w:val="00D9695D"/>
    <w:rsid w:val="00D9733F"/>
    <w:rsid w:val="00D977FB"/>
    <w:rsid w:val="00D97A19"/>
    <w:rsid w:val="00D97A2E"/>
    <w:rsid w:val="00DA023C"/>
    <w:rsid w:val="00DA12EE"/>
    <w:rsid w:val="00DA1917"/>
    <w:rsid w:val="00DA21A6"/>
    <w:rsid w:val="00DA35F2"/>
    <w:rsid w:val="00DA3664"/>
    <w:rsid w:val="00DA433E"/>
    <w:rsid w:val="00DA45D7"/>
    <w:rsid w:val="00DA462E"/>
    <w:rsid w:val="00DA46E8"/>
    <w:rsid w:val="00DA4CE4"/>
    <w:rsid w:val="00DA57FD"/>
    <w:rsid w:val="00DA5A19"/>
    <w:rsid w:val="00DA5A49"/>
    <w:rsid w:val="00DA5A6B"/>
    <w:rsid w:val="00DA5B8E"/>
    <w:rsid w:val="00DA6D2C"/>
    <w:rsid w:val="00DA717D"/>
    <w:rsid w:val="00DA727C"/>
    <w:rsid w:val="00DA752E"/>
    <w:rsid w:val="00DA7A0E"/>
    <w:rsid w:val="00DB00BE"/>
    <w:rsid w:val="00DB0976"/>
    <w:rsid w:val="00DB0C73"/>
    <w:rsid w:val="00DB1C79"/>
    <w:rsid w:val="00DB232C"/>
    <w:rsid w:val="00DB2785"/>
    <w:rsid w:val="00DB398F"/>
    <w:rsid w:val="00DB4200"/>
    <w:rsid w:val="00DB427F"/>
    <w:rsid w:val="00DB48B1"/>
    <w:rsid w:val="00DB5A6E"/>
    <w:rsid w:val="00DB5F92"/>
    <w:rsid w:val="00DB67F7"/>
    <w:rsid w:val="00DB6A0F"/>
    <w:rsid w:val="00DC0B88"/>
    <w:rsid w:val="00DC1D69"/>
    <w:rsid w:val="00DC1E79"/>
    <w:rsid w:val="00DC2799"/>
    <w:rsid w:val="00DC2D2B"/>
    <w:rsid w:val="00DC3976"/>
    <w:rsid w:val="00DC486A"/>
    <w:rsid w:val="00DC4F04"/>
    <w:rsid w:val="00DC58A5"/>
    <w:rsid w:val="00DC5AA0"/>
    <w:rsid w:val="00DC6C16"/>
    <w:rsid w:val="00DC6D90"/>
    <w:rsid w:val="00DC6E5E"/>
    <w:rsid w:val="00DC72F8"/>
    <w:rsid w:val="00DC7870"/>
    <w:rsid w:val="00DD0154"/>
    <w:rsid w:val="00DD048E"/>
    <w:rsid w:val="00DD0940"/>
    <w:rsid w:val="00DD164D"/>
    <w:rsid w:val="00DD199C"/>
    <w:rsid w:val="00DD19AC"/>
    <w:rsid w:val="00DD19F8"/>
    <w:rsid w:val="00DD232A"/>
    <w:rsid w:val="00DD2508"/>
    <w:rsid w:val="00DD2F66"/>
    <w:rsid w:val="00DD3590"/>
    <w:rsid w:val="00DD35D8"/>
    <w:rsid w:val="00DD3A89"/>
    <w:rsid w:val="00DD4073"/>
    <w:rsid w:val="00DD490C"/>
    <w:rsid w:val="00DD5073"/>
    <w:rsid w:val="00DD623E"/>
    <w:rsid w:val="00DD6A95"/>
    <w:rsid w:val="00DD6F34"/>
    <w:rsid w:val="00DE0FB0"/>
    <w:rsid w:val="00DE1438"/>
    <w:rsid w:val="00DE162B"/>
    <w:rsid w:val="00DE1CC1"/>
    <w:rsid w:val="00DE21A1"/>
    <w:rsid w:val="00DE2B48"/>
    <w:rsid w:val="00DE2D17"/>
    <w:rsid w:val="00DE3D4C"/>
    <w:rsid w:val="00DE3ECB"/>
    <w:rsid w:val="00DE3FB7"/>
    <w:rsid w:val="00DE47A6"/>
    <w:rsid w:val="00DE4CCD"/>
    <w:rsid w:val="00DE5650"/>
    <w:rsid w:val="00DE60FE"/>
    <w:rsid w:val="00DE636E"/>
    <w:rsid w:val="00DE727A"/>
    <w:rsid w:val="00DE7412"/>
    <w:rsid w:val="00DF0E72"/>
    <w:rsid w:val="00DF1421"/>
    <w:rsid w:val="00DF16FC"/>
    <w:rsid w:val="00DF1B55"/>
    <w:rsid w:val="00DF1DC5"/>
    <w:rsid w:val="00DF2CC0"/>
    <w:rsid w:val="00DF3302"/>
    <w:rsid w:val="00DF35A8"/>
    <w:rsid w:val="00DF6141"/>
    <w:rsid w:val="00DF6529"/>
    <w:rsid w:val="00DF7204"/>
    <w:rsid w:val="00E007AD"/>
    <w:rsid w:val="00E008E6"/>
    <w:rsid w:val="00E00C99"/>
    <w:rsid w:val="00E00EA4"/>
    <w:rsid w:val="00E01811"/>
    <w:rsid w:val="00E02CAC"/>
    <w:rsid w:val="00E02CCC"/>
    <w:rsid w:val="00E02EB2"/>
    <w:rsid w:val="00E05EA8"/>
    <w:rsid w:val="00E06704"/>
    <w:rsid w:val="00E06DB3"/>
    <w:rsid w:val="00E07F26"/>
    <w:rsid w:val="00E10223"/>
    <w:rsid w:val="00E108A3"/>
    <w:rsid w:val="00E11133"/>
    <w:rsid w:val="00E1114E"/>
    <w:rsid w:val="00E1182E"/>
    <w:rsid w:val="00E121A4"/>
    <w:rsid w:val="00E12F90"/>
    <w:rsid w:val="00E130C4"/>
    <w:rsid w:val="00E148F6"/>
    <w:rsid w:val="00E149D4"/>
    <w:rsid w:val="00E14BEC"/>
    <w:rsid w:val="00E16888"/>
    <w:rsid w:val="00E177F0"/>
    <w:rsid w:val="00E177FA"/>
    <w:rsid w:val="00E17857"/>
    <w:rsid w:val="00E17B0F"/>
    <w:rsid w:val="00E17B35"/>
    <w:rsid w:val="00E17D43"/>
    <w:rsid w:val="00E20C0B"/>
    <w:rsid w:val="00E20E0D"/>
    <w:rsid w:val="00E219AE"/>
    <w:rsid w:val="00E2472C"/>
    <w:rsid w:val="00E2496A"/>
    <w:rsid w:val="00E24A21"/>
    <w:rsid w:val="00E24E1C"/>
    <w:rsid w:val="00E250D5"/>
    <w:rsid w:val="00E25775"/>
    <w:rsid w:val="00E25CFB"/>
    <w:rsid w:val="00E25E5F"/>
    <w:rsid w:val="00E26175"/>
    <w:rsid w:val="00E2633C"/>
    <w:rsid w:val="00E304C3"/>
    <w:rsid w:val="00E3064B"/>
    <w:rsid w:val="00E31555"/>
    <w:rsid w:val="00E31AF3"/>
    <w:rsid w:val="00E31CE3"/>
    <w:rsid w:val="00E31E53"/>
    <w:rsid w:val="00E325D0"/>
    <w:rsid w:val="00E32FBA"/>
    <w:rsid w:val="00E33A9F"/>
    <w:rsid w:val="00E34A64"/>
    <w:rsid w:val="00E36D01"/>
    <w:rsid w:val="00E37062"/>
    <w:rsid w:val="00E375D5"/>
    <w:rsid w:val="00E40149"/>
    <w:rsid w:val="00E40D84"/>
    <w:rsid w:val="00E420B7"/>
    <w:rsid w:val="00E42510"/>
    <w:rsid w:val="00E428C2"/>
    <w:rsid w:val="00E4301D"/>
    <w:rsid w:val="00E432F7"/>
    <w:rsid w:val="00E43E5D"/>
    <w:rsid w:val="00E445E9"/>
    <w:rsid w:val="00E45C56"/>
    <w:rsid w:val="00E45D78"/>
    <w:rsid w:val="00E46B76"/>
    <w:rsid w:val="00E47266"/>
    <w:rsid w:val="00E47561"/>
    <w:rsid w:val="00E50920"/>
    <w:rsid w:val="00E50CC0"/>
    <w:rsid w:val="00E513F6"/>
    <w:rsid w:val="00E51AD8"/>
    <w:rsid w:val="00E51B5A"/>
    <w:rsid w:val="00E53325"/>
    <w:rsid w:val="00E54C25"/>
    <w:rsid w:val="00E54F63"/>
    <w:rsid w:val="00E54FC3"/>
    <w:rsid w:val="00E56166"/>
    <w:rsid w:val="00E57BC2"/>
    <w:rsid w:val="00E57F45"/>
    <w:rsid w:val="00E60466"/>
    <w:rsid w:val="00E621B6"/>
    <w:rsid w:val="00E62C82"/>
    <w:rsid w:val="00E6327B"/>
    <w:rsid w:val="00E63638"/>
    <w:rsid w:val="00E647F4"/>
    <w:rsid w:val="00E64898"/>
    <w:rsid w:val="00E6566A"/>
    <w:rsid w:val="00E65A35"/>
    <w:rsid w:val="00E70D2D"/>
    <w:rsid w:val="00E71334"/>
    <w:rsid w:val="00E71608"/>
    <w:rsid w:val="00E71A42"/>
    <w:rsid w:val="00E71E9B"/>
    <w:rsid w:val="00E72D90"/>
    <w:rsid w:val="00E73639"/>
    <w:rsid w:val="00E73D9C"/>
    <w:rsid w:val="00E73DBE"/>
    <w:rsid w:val="00E74D65"/>
    <w:rsid w:val="00E751C8"/>
    <w:rsid w:val="00E757F9"/>
    <w:rsid w:val="00E75811"/>
    <w:rsid w:val="00E760C8"/>
    <w:rsid w:val="00E76278"/>
    <w:rsid w:val="00E769C4"/>
    <w:rsid w:val="00E77B9F"/>
    <w:rsid w:val="00E77BC0"/>
    <w:rsid w:val="00E77C41"/>
    <w:rsid w:val="00E80F7D"/>
    <w:rsid w:val="00E82005"/>
    <w:rsid w:val="00E83260"/>
    <w:rsid w:val="00E859D5"/>
    <w:rsid w:val="00E85DE7"/>
    <w:rsid w:val="00E864AD"/>
    <w:rsid w:val="00E86621"/>
    <w:rsid w:val="00E874B4"/>
    <w:rsid w:val="00E87D64"/>
    <w:rsid w:val="00E8EC90"/>
    <w:rsid w:val="00E907B2"/>
    <w:rsid w:val="00E90ABA"/>
    <w:rsid w:val="00E90D7B"/>
    <w:rsid w:val="00E924BB"/>
    <w:rsid w:val="00E92C49"/>
    <w:rsid w:val="00E93F11"/>
    <w:rsid w:val="00E945CD"/>
    <w:rsid w:val="00E96902"/>
    <w:rsid w:val="00EA0261"/>
    <w:rsid w:val="00EA0286"/>
    <w:rsid w:val="00EA1029"/>
    <w:rsid w:val="00EA172F"/>
    <w:rsid w:val="00EA2691"/>
    <w:rsid w:val="00EA26A0"/>
    <w:rsid w:val="00EA324A"/>
    <w:rsid w:val="00EA349E"/>
    <w:rsid w:val="00EA37D0"/>
    <w:rsid w:val="00EA38DC"/>
    <w:rsid w:val="00EA4F8A"/>
    <w:rsid w:val="00EA5445"/>
    <w:rsid w:val="00EA6AA1"/>
    <w:rsid w:val="00EA77C5"/>
    <w:rsid w:val="00EA7B5B"/>
    <w:rsid w:val="00EA7CC9"/>
    <w:rsid w:val="00EA7D8E"/>
    <w:rsid w:val="00EB051F"/>
    <w:rsid w:val="00EB13C7"/>
    <w:rsid w:val="00EB1B57"/>
    <w:rsid w:val="00EB1FEB"/>
    <w:rsid w:val="00EB27A1"/>
    <w:rsid w:val="00EB31E0"/>
    <w:rsid w:val="00EB42FD"/>
    <w:rsid w:val="00EB4342"/>
    <w:rsid w:val="00EB4AE8"/>
    <w:rsid w:val="00EB4EB5"/>
    <w:rsid w:val="00EB5AAE"/>
    <w:rsid w:val="00EB6175"/>
    <w:rsid w:val="00EB7020"/>
    <w:rsid w:val="00EB7307"/>
    <w:rsid w:val="00EB7443"/>
    <w:rsid w:val="00EC0023"/>
    <w:rsid w:val="00EC01A4"/>
    <w:rsid w:val="00EC05F1"/>
    <w:rsid w:val="00EC0CF5"/>
    <w:rsid w:val="00EC0D40"/>
    <w:rsid w:val="00EC1F3E"/>
    <w:rsid w:val="00EC2655"/>
    <w:rsid w:val="00EC2E70"/>
    <w:rsid w:val="00EC3521"/>
    <w:rsid w:val="00EC3907"/>
    <w:rsid w:val="00EC392A"/>
    <w:rsid w:val="00EC4084"/>
    <w:rsid w:val="00EC4C59"/>
    <w:rsid w:val="00EC4D84"/>
    <w:rsid w:val="00EC54CC"/>
    <w:rsid w:val="00EC58DE"/>
    <w:rsid w:val="00EC7171"/>
    <w:rsid w:val="00EC7BD3"/>
    <w:rsid w:val="00EC7E80"/>
    <w:rsid w:val="00ED0380"/>
    <w:rsid w:val="00ED0D1A"/>
    <w:rsid w:val="00ED0FBD"/>
    <w:rsid w:val="00ED1958"/>
    <w:rsid w:val="00ED1CF5"/>
    <w:rsid w:val="00ED2A1C"/>
    <w:rsid w:val="00ED3693"/>
    <w:rsid w:val="00ED3926"/>
    <w:rsid w:val="00ED44FF"/>
    <w:rsid w:val="00ED4EB5"/>
    <w:rsid w:val="00ED5FC2"/>
    <w:rsid w:val="00ED6877"/>
    <w:rsid w:val="00ED723B"/>
    <w:rsid w:val="00ED7837"/>
    <w:rsid w:val="00ED7FDE"/>
    <w:rsid w:val="00EE100E"/>
    <w:rsid w:val="00EE1910"/>
    <w:rsid w:val="00EE1C6E"/>
    <w:rsid w:val="00EE20C6"/>
    <w:rsid w:val="00EE2197"/>
    <w:rsid w:val="00EE25CF"/>
    <w:rsid w:val="00EE28D6"/>
    <w:rsid w:val="00EE39DD"/>
    <w:rsid w:val="00EE47B3"/>
    <w:rsid w:val="00EE47EC"/>
    <w:rsid w:val="00EE4AAA"/>
    <w:rsid w:val="00EE5517"/>
    <w:rsid w:val="00EE558E"/>
    <w:rsid w:val="00EE5962"/>
    <w:rsid w:val="00EE6B94"/>
    <w:rsid w:val="00EE771E"/>
    <w:rsid w:val="00EE7F89"/>
    <w:rsid w:val="00EF07A2"/>
    <w:rsid w:val="00EF0894"/>
    <w:rsid w:val="00EF095D"/>
    <w:rsid w:val="00EF1AF3"/>
    <w:rsid w:val="00EF1C77"/>
    <w:rsid w:val="00EF2958"/>
    <w:rsid w:val="00EF3C58"/>
    <w:rsid w:val="00EF4BAF"/>
    <w:rsid w:val="00EF4F02"/>
    <w:rsid w:val="00EF57D3"/>
    <w:rsid w:val="00EF6232"/>
    <w:rsid w:val="00EF6661"/>
    <w:rsid w:val="00EF7A7A"/>
    <w:rsid w:val="00F000D7"/>
    <w:rsid w:val="00F00520"/>
    <w:rsid w:val="00F00BD2"/>
    <w:rsid w:val="00F010DC"/>
    <w:rsid w:val="00F01FE1"/>
    <w:rsid w:val="00F021B2"/>
    <w:rsid w:val="00F02692"/>
    <w:rsid w:val="00F0323F"/>
    <w:rsid w:val="00F032D8"/>
    <w:rsid w:val="00F0360E"/>
    <w:rsid w:val="00F0364B"/>
    <w:rsid w:val="00F03AAD"/>
    <w:rsid w:val="00F03EDE"/>
    <w:rsid w:val="00F04B0E"/>
    <w:rsid w:val="00F050ED"/>
    <w:rsid w:val="00F05543"/>
    <w:rsid w:val="00F0613A"/>
    <w:rsid w:val="00F064C2"/>
    <w:rsid w:val="00F0662B"/>
    <w:rsid w:val="00F10438"/>
    <w:rsid w:val="00F1059B"/>
    <w:rsid w:val="00F111FB"/>
    <w:rsid w:val="00F112EF"/>
    <w:rsid w:val="00F114DB"/>
    <w:rsid w:val="00F116E0"/>
    <w:rsid w:val="00F117F1"/>
    <w:rsid w:val="00F11937"/>
    <w:rsid w:val="00F1199E"/>
    <w:rsid w:val="00F11B76"/>
    <w:rsid w:val="00F12AED"/>
    <w:rsid w:val="00F12B4F"/>
    <w:rsid w:val="00F13FFF"/>
    <w:rsid w:val="00F1480F"/>
    <w:rsid w:val="00F14BE4"/>
    <w:rsid w:val="00F15119"/>
    <w:rsid w:val="00F15184"/>
    <w:rsid w:val="00F1522F"/>
    <w:rsid w:val="00F155CC"/>
    <w:rsid w:val="00F158BB"/>
    <w:rsid w:val="00F15FD9"/>
    <w:rsid w:val="00F16116"/>
    <w:rsid w:val="00F1715A"/>
    <w:rsid w:val="00F17434"/>
    <w:rsid w:val="00F202BE"/>
    <w:rsid w:val="00F20B22"/>
    <w:rsid w:val="00F217C2"/>
    <w:rsid w:val="00F2198E"/>
    <w:rsid w:val="00F21C63"/>
    <w:rsid w:val="00F22001"/>
    <w:rsid w:val="00F22AA4"/>
    <w:rsid w:val="00F22FC0"/>
    <w:rsid w:val="00F240D0"/>
    <w:rsid w:val="00F24BAF"/>
    <w:rsid w:val="00F26A34"/>
    <w:rsid w:val="00F26E84"/>
    <w:rsid w:val="00F2701C"/>
    <w:rsid w:val="00F273CC"/>
    <w:rsid w:val="00F27607"/>
    <w:rsid w:val="00F27B01"/>
    <w:rsid w:val="00F30311"/>
    <w:rsid w:val="00F3060C"/>
    <w:rsid w:val="00F31163"/>
    <w:rsid w:val="00F31219"/>
    <w:rsid w:val="00F31263"/>
    <w:rsid w:val="00F3132F"/>
    <w:rsid w:val="00F31741"/>
    <w:rsid w:val="00F3180D"/>
    <w:rsid w:val="00F32324"/>
    <w:rsid w:val="00F32982"/>
    <w:rsid w:val="00F32E47"/>
    <w:rsid w:val="00F36074"/>
    <w:rsid w:val="00F36104"/>
    <w:rsid w:val="00F37481"/>
    <w:rsid w:val="00F37A53"/>
    <w:rsid w:val="00F37F4E"/>
    <w:rsid w:val="00F406FB"/>
    <w:rsid w:val="00F40B30"/>
    <w:rsid w:val="00F40EE7"/>
    <w:rsid w:val="00F414C4"/>
    <w:rsid w:val="00F41899"/>
    <w:rsid w:val="00F42043"/>
    <w:rsid w:val="00F42253"/>
    <w:rsid w:val="00F427B5"/>
    <w:rsid w:val="00F43D33"/>
    <w:rsid w:val="00F4455D"/>
    <w:rsid w:val="00F44C8E"/>
    <w:rsid w:val="00F472D7"/>
    <w:rsid w:val="00F47B17"/>
    <w:rsid w:val="00F50498"/>
    <w:rsid w:val="00F50C80"/>
    <w:rsid w:val="00F5128E"/>
    <w:rsid w:val="00F51A3D"/>
    <w:rsid w:val="00F51AB8"/>
    <w:rsid w:val="00F52A22"/>
    <w:rsid w:val="00F532D7"/>
    <w:rsid w:val="00F53823"/>
    <w:rsid w:val="00F53A27"/>
    <w:rsid w:val="00F547E9"/>
    <w:rsid w:val="00F54954"/>
    <w:rsid w:val="00F54976"/>
    <w:rsid w:val="00F54C53"/>
    <w:rsid w:val="00F55928"/>
    <w:rsid w:val="00F55ED4"/>
    <w:rsid w:val="00F5646A"/>
    <w:rsid w:val="00F56A24"/>
    <w:rsid w:val="00F56C4C"/>
    <w:rsid w:val="00F56C57"/>
    <w:rsid w:val="00F57721"/>
    <w:rsid w:val="00F578E9"/>
    <w:rsid w:val="00F57FBB"/>
    <w:rsid w:val="00F6101C"/>
    <w:rsid w:val="00F6130F"/>
    <w:rsid w:val="00F620B2"/>
    <w:rsid w:val="00F62B3D"/>
    <w:rsid w:val="00F63158"/>
    <w:rsid w:val="00F64573"/>
    <w:rsid w:val="00F64EB5"/>
    <w:rsid w:val="00F6680D"/>
    <w:rsid w:val="00F66DE8"/>
    <w:rsid w:val="00F670BE"/>
    <w:rsid w:val="00F70C03"/>
    <w:rsid w:val="00F7101E"/>
    <w:rsid w:val="00F72257"/>
    <w:rsid w:val="00F72730"/>
    <w:rsid w:val="00F72759"/>
    <w:rsid w:val="00F72974"/>
    <w:rsid w:val="00F72A65"/>
    <w:rsid w:val="00F73C81"/>
    <w:rsid w:val="00F75B39"/>
    <w:rsid w:val="00F75B5B"/>
    <w:rsid w:val="00F75E82"/>
    <w:rsid w:val="00F768F4"/>
    <w:rsid w:val="00F80696"/>
    <w:rsid w:val="00F80B8F"/>
    <w:rsid w:val="00F8212F"/>
    <w:rsid w:val="00F82312"/>
    <w:rsid w:val="00F83436"/>
    <w:rsid w:val="00F83727"/>
    <w:rsid w:val="00F83A0B"/>
    <w:rsid w:val="00F842B2"/>
    <w:rsid w:val="00F84AD3"/>
    <w:rsid w:val="00F84FDA"/>
    <w:rsid w:val="00F85260"/>
    <w:rsid w:val="00F8546B"/>
    <w:rsid w:val="00F85711"/>
    <w:rsid w:val="00F867B3"/>
    <w:rsid w:val="00F86932"/>
    <w:rsid w:val="00F86BAB"/>
    <w:rsid w:val="00F8753B"/>
    <w:rsid w:val="00F878BC"/>
    <w:rsid w:val="00F908CD"/>
    <w:rsid w:val="00F90D48"/>
    <w:rsid w:val="00F91E8D"/>
    <w:rsid w:val="00F93019"/>
    <w:rsid w:val="00F934F4"/>
    <w:rsid w:val="00F93DCA"/>
    <w:rsid w:val="00F94D68"/>
    <w:rsid w:val="00F95420"/>
    <w:rsid w:val="00F95665"/>
    <w:rsid w:val="00F964B0"/>
    <w:rsid w:val="00F9661F"/>
    <w:rsid w:val="00F96EC3"/>
    <w:rsid w:val="00F96F2D"/>
    <w:rsid w:val="00FA0B87"/>
    <w:rsid w:val="00FA23BE"/>
    <w:rsid w:val="00FA27ED"/>
    <w:rsid w:val="00FA2AC4"/>
    <w:rsid w:val="00FA3242"/>
    <w:rsid w:val="00FA39D2"/>
    <w:rsid w:val="00FA3B44"/>
    <w:rsid w:val="00FA4082"/>
    <w:rsid w:val="00FA409B"/>
    <w:rsid w:val="00FA4287"/>
    <w:rsid w:val="00FA564F"/>
    <w:rsid w:val="00FA6143"/>
    <w:rsid w:val="00FA66DC"/>
    <w:rsid w:val="00FA771F"/>
    <w:rsid w:val="00FA7958"/>
    <w:rsid w:val="00FA7B82"/>
    <w:rsid w:val="00FA7D13"/>
    <w:rsid w:val="00FB034C"/>
    <w:rsid w:val="00FB0D41"/>
    <w:rsid w:val="00FB0DD9"/>
    <w:rsid w:val="00FB0E39"/>
    <w:rsid w:val="00FB13BE"/>
    <w:rsid w:val="00FB1528"/>
    <w:rsid w:val="00FB16D2"/>
    <w:rsid w:val="00FB1D9F"/>
    <w:rsid w:val="00FB1F3D"/>
    <w:rsid w:val="00FB2211"/>
    <w:rsid w:val="00FB2EFE"/>
    <w:rsid w:val="00FB452F"/>
    <w:rsid w:val="00FB4E90"/>
    <w:rsid w:val="00FB54FD"/>
    <w:rsid w:val="00FB66DC"/>
    <w:rsid w:val="00FB6EEF"/>
    <w:rsid w:val="00FBDA8D"/>
    <w:rsid w:val="00FC005C"/>
    <w:rsid w:val="00FC0988"/>
    <w:rsid w:val="00FC0CD5"/>
    <w:rsid w:val="00FC0FC0"/>
    <w:rsid w:val="00FC10EE"/>
    <w:rsid w:val="00FC22CC"/>
    <w:rsid w:val="00FC30B5"/>
    <w:rsid w:val="00FC4C96"/>
    <w:rsid w:val="00FC4DF3"/>
    <w:rsid w:val="00FC5073"/>
    <w:rsid w:val="00FC608A"/>
    <w:rsid w:val="00FC6446"/>
    <w:rsid w:val="00FC74FC"/>
    <w:rsid w:val="00FC7996"/>
    <w:rsid w:val="00FD0DC3"/>
    <w:rsid w:val="00FD1F98"/>
    <w:rsid w:val="00FD2E94"/>
    <w:rsid w:val="00FD3040"/>
    <w:rsid w:val="00FD33ED"/>
    <w:rsid w:val="00FD3583"/>
    <w:rsid w:val="00FD35C0"/>
    <w:rsid w:val="00FD4228"/>
    <w:rsid w:val="00FD4301"/>
    <w:rsid w:val="00FD43CE"/>
    <w:rsid w:val="00FD5160"/>
    <w:rsid w:val="00FD5945"/>
    <w:rsid w:val="00FD59F7"/>
    <w:rsid w:val="00FD5FAA"/>
    <w:rsid w:val="00FD675F"/>
    <w:rsid w:val="00FD6A66"/>
    <w:rsid w:val="00FD70D9"/>
    <w:rsid w:val="00FD73C3"/>
    <w:rsid w:val="00FD7AA7"/>
    <w:rsid w:val="00FD7F15"/>
    <w:rsid w:val="00FE02B3"/>
    <w:rsid w:val="00FE1AE2"/>
    <w:rsid w:val="00FE2885"/>
    <w:rsid w:val="00FE2F48"/>
    <w:rsid w:val="00FE3041"/>
    <w:rsid w:val="00FE30E4"/>
    <w:rsid w:val="00FE3ED0"/>
    <w:rsid w:val="00FE4D88"/>
    <w:rsid w:val="00FE55E6"/>
    <w:rsid w:val="00FE5C52"/>
    <w:rsid w:val="00FE6A33"/>
    <w:rsid w:val="00FE79A2"/>
    <w:rsid w:val="00FE7B9D"/>
    <w:rsid w:val="00FF14D4"/>
    <w:rsid w:val="00FF15C9"/>
    <w:rsid w:val="00FF2CB1"/>
    <w:rsid w:val="00FF2CC5"/>
    <w:rsid w:val="00FF2DEF"/>
    <w:rsid w:val="00FF3223"/>
    <w:rsid w:val="00FF3761"/>
    <w:rsid w:val="00FF39FA"/>
    <w:rsid w:val="00FF445B"/>
    <w:rsid w:val="00FF447D"/>
    <w:rsid w:val="00FF4514"/>
    <w:rsid w:val="00FF4807"/>
    <w:rsid w:val="00FF4B55"/>
    <w:rsid w:val="00FF60A2"/>
    <w:rsid w:val="00FF7B95"/>
    <w:rsid w:val="00FF7EE8"/>
    <w:rsid w:val="0123F916"/>
    <w:rsid w:val="01391550"/>
    <w:rsid w:val="013DC133"/>
    <w:rsid w:val="01508525"/>
    <w:rsid w:val="0180B55C"/>
    <w:rsid w:val="0195EDA8"/>
    <w:rsid w:val="0199E012"/>
    <w:rsid w:val="0199F428"/>
    <w:rsid w:val="01A8723D"/>
    <w:rsid w:val="01B568C2"/>
    <w:rsid w:val="01C2C391"/>
    <w:rsid w:val="01FAECB6"/>
    <w:rsid w:val="0210181B"/>
    <w:rsid w:val="02111426"/>
    <w:rsid w:val="02117D87"/>
    <w:rsid w:val="023AC670"/>
    <w:rsid w:val="025EB050"/>
    <w:rsid w:val="027F09E8"/>
    <w:rsid w:val="0281A559"/>
    <w:rsid w:val="0281E60B"/>
    <w:rsid w:val="028BD343"/>
    <w:rsid w:val="02A606E0"/>
    <w:rsid w:val="02DABCCC"/>
    <w:rsid w:val="02ED5554"/>
    <w:rsid w:val="02F525E6"/>
    <w:rsid w:val="02FC21F1"/>
    <w:rsid w:val="0312F794"/>
    <w:rsid w:val="032A746E"/>
    <w:rsid w:val="032E41FD"/>
    <w:rsid w:val="0337C045"/>
    <w:rsid w:val="034FBF70"/>
    <w:rsid w:val="035FA1CB"/>
    <w:rsid w:val="0370DC84"/>
    <w:rsid w:val="038A6E51"/>
    <w:rsid w:val="038B4D2F"/>
    <w:rsid w:val="0391893A"/>
    <w:rsid w:val="039D5B16"/>
    <w:rsid w:val="039F40EE"/>
    <w:rsid w:val="03A35D45"/>
    <w:rsid w:val="03B45C20"/>
    <w:rsid w:val="03B98205"/>
    <w:rsid w:val="03BE2DC9"/>
    <w:rsid w:val="03EC3405"/>
    <w:rsid w:val="042351C8"/>
    <w:rsid w:val="0438CB6C"/>
    <w:rsid w:val="0442A176"/>
    <w:rsid w:val="044C8C17"/>
    <w:rsid w:val="044D380B"/>
    <w:rsid w:val="04589672"/>
    <w:rsid w:val="04598A54"/>
    <w:rsid w:val="04823462"/>
    <w:rsid w:val="0486CDE5"/>
    <w:rsid w:val="0487B4D3"/>
    <w:rsid w:val="0487C461"/>
    <w:rsid w:val="048A834D"/>
    <w:rsid w:val="049F9112"/>
    <w:rsid w:val="04BD4DD5"/>
    <w:rsid w:val="04C1210B"/>
    <w:rsid w:val="04C42BEA"/>
    <w:rsid w:val="04C836EB"/>
    <w:rsid w:val="04DDC5C0"/>
    <w:rsid w:val="04F21B86"/>
    <w:rsid w:val="0502BA53"/>
    <w:rsid w:val="050306BF"/>
    <w:rsid w:val="050817BA"/>
    <w:rsid w:val="050CEE19"/>
    <w:rsid w:val="05126304"/>
    <w:rsid w:val="051781FB"/>
    <w:rsid w:val="052BA1D6"/>
    <w:rsid w:val="05363DB5"/>
    <w:rsid w:val="053DFABD"/>
    <w:rsid w:val="0552ACE9"/>
    <w:rsid w:val="055CD3E9"/>
    <w:rsid w:val="056330B0"/>
    <w:rsid w:val="05794302"/>
    <w:rsid w:val="057D0B9B"/>
    <w:rsid w:val="0599B843"/>
    <w:rsid w:val="05A590B3"/>
    <w:rsid w:val="05AA3FEA"/>
    <w:rsid w:val="05B3C5B9"/>
    <w:rsid w:val="05BCA79E"/>
    <w:rsid w:val="05C3B0AD"/>
    <w:rsid w:val="05CCACB6"/>
    <w:rsid w:val="05D8DE9B"/>
    <w:rsid w:val="060808D3"/>
    <w:rsid w:val="061EDE54"/>
    <w:rsid w:val="062CED2F"/>
    <w:rsid w:val="063A81C1"/>
    <w:rsid w:val="0644ACA4"/>
    <w:rsid w:val="065036D0"/>
    <w:rsid w:val="06518A8F"/>
    <w:rsid w:val="065C90C6"/>
    <w:rsid w:val="0665F434"/>
    <w:rsid w:val="067D306E"/>
    <w:rsid w:val="069B0634"/>
    <w:rsid w:val="06AB850D"/>
    <w:rsid w:val="06AED842"/>
    <w:rsid w:val="06B41DF5"/>
    <w:rsid w:val="06D2BAAA"/>
    <w:rsid w:val="06DDFDAA"/>
    <w:rsid w:val="06E374D0"/>
    <w:rsid w:val="06F874B4"/>
    <w:rsid w:val="06FB17F0"/>
    <w:rsid w:val="070E4525"/>
    <w:rsid w:val="07254AFB"/>
    <w:rsid w:val="074284CF"/>
    <w:rsid w:val="074E59F0"/>
    <w:rsid w:val="0758F158"/>
    <w:rsid w:val="07662EAF"/>
    <w:rsid w:val="0774204A"/>
    <w:rsid w:val="079733C4"/>
    <w:rsid w:val="07B0F254"/>
    <w:rsid w:val="07D5237A"/>
    <w:rsid w:val="07FFAAC0"/>
    <w:rsid w:val="08175D7B"/>
    <w:rsid w:val="082D5C86"/>
    <w:rsid w:val="08366740"/>
    <w:rsid w:val="086B3F65"/>
    <w:rsid w:val="087ADE40"/>
    <w:rsid w:val="088E731D"/>
    <w:rsid w:val="089AA425"/>
    <w:rsid w:val="08ACC648"/>
    <w:rsid w:val="08D9C28A"/>
    <w:rsid w:val="08E3A48B"/>
    <w:rsid w:val="08ED469A"/>
    <w:rsid w:val="0907157E"/>
    <w:rsid w:val="09192120"/>
    <w:rsid w:val="09246863"/>
    <w:rsid w:val="092E7C57"/>
    <w:rsid w:val="095C6E87"/>
    <w:rsid w:val="0968DBCA"/>
    <w:rsid w:val="0983D671"/>
    <w:rsid w:val="0988EA3C"/>
    <w:rsid w:val="09900B19"/>
    <w:rsid w:val="0997DAED"/>
    <w:rsid w:val="099D8C2F"/>
    <w:rsid w:val="099E8EE8"/>
    <w:rsid w:val="09B75E89"/>
    <w:rsid w:val="09CB97DE"/>
    <w:rsid w:val="09F6EA49"/>
    <w:rsid w:val="0A035256"/>
    <w:rsid w:val="0A093D9F"/>
    <w:rsid w:val="0A10AAE0"/>
    <w:rsid w:val="0A1531ED"/>
    <w:rsid w:val="0A1F9938"/>
    <w:rsid w:val="0A1FEBBC"/>
    <w:rsid w:val="0A4EE225"/>
    <w:rsid w:val="0A5D3DD8"/>
    <w:rsid w:val="0A824443"/>
    <w:rsid w:val="0ABB5182"/>
    <w:rsid w:val="0AC02516"/>
    <w:rsid w:val="0AC228E4"/>
    <w:rsid w:val="0AC243C4"/>
    <w:rsid w:val="0AC7D8EE"/>
    <w:rsid w:val="0AED04F5"/>
    <w:rsid w:val="0AED9042"/>
    <w:rsid w:val="0AF39657"/>
    <w:rsid w:val="0B2325DD"/>
    <w:rsid w:val="0B23D7E4"/>
    <w:rsid w:val="0B4F027A"/>
    <w:rsid w:val="0B540C46"/>
    <w:rsid w:val="0B684F7D"/>
    <w:rsid w:val="0B70EAAC"/>
    <w:rsid w:val="0B75005F"/>
    <w:rsid w:val="0B9EDBE5"/>
    <w:rsid w:val="0BA1E037"/>
    <w:rsid w:val="0BA83678"/>
    <w:rsid w:val="0BC3E623"/>
    <w:rsid w:val="0BCD3F6B"/>
    <w:rsid w:val="0C1F481B"/>
    <w:rsid w:val="0C343260"/>
    <w:rsid w:val="0C3AB5BA"/>
    <w:rsid w:val="0C3FB097"/>
    <w:rsid w:val="0C70EAFA"/>
    <w:rsid w:val="0CA2D749"/>
    <w:rsid w:val="0CA9D290"/>
    <w:rsid w:val="0CBB81A1"/>
    <w:rsid w:val="0CBD72F5"/>
    <w:rsid w:val="0CCD4D11"/>
    <w:rsid w:val="0CD9AFEE"/>
    <w:rsid w:val="0CDEC2E4"/>
    <w:rsid w:val="0CF158EC"/>
    <w:rsid w:val="0D000615"/>
    <w:rsid w:val="0D38B4CF"/>
    <w:rsid w:val="0D5BA98B"/>
    <w:rsid w:val="0D635206"/>
    <w:rsid w:val="0D7509D8"/>
    <w:rsid w:val="0D7C701E"/>
    <w:rsid w:val="0D9196AF"/>
    <w:rsid w:val="0D9DDF7F"/>
    <w:rsid w:val="0DA595E0"/>
    <w:rsid w:val="0DABA55D"/>
    <w:rsid w:val="0DB3818B"/>
    <w:rsid w:val="0DCCA562"/>
    <w:rsid w:val="0DCE5429"/>
    <w:rsid w:val="0DCFA6AA"/>
    <w:rsid w:val="0DFAD593"/>
    <w:rsid w:val="0E0DB12F"/>
    <w:rsid w:val="0E117D32"/>
    <w:rsid w:val="0E5169CE"/>
    <w:rsid w:val="0E5B2222"/>
    <w:rsid w:val="0E70B011"/>
    <w:rsid w:val="0E89558C"/>
    <w:rsid w:val="0E924987"/>
    <w:rsid w:val="0E9DBB0E"/>
    <w:rsid w:val="0EA42F73"/>
    <w:rsid w:val="0EAA474B"/>
    <w:rsid w:val="0ED2645D"/>
    <w:rsid w:val="0EEF15A2"/>
    <w:rsid w:val="0EF1231B"/>
    <w:rsid w:val="0EF2E948"/>
    <w:rsid w:val="0EF38AFB"/>
    <w:rsid w:val="0EFB0AF6"/>
    <w:rsid w:val="0F01A343"/>
    <w:rsid w:val="0F0C5C2B"/>
    <w:rsid w:val="0F1353DF"/>
    <w:rsid w:val="0F1D3DC8"/>
    <w:rsid w:val="0F2BE15E"/>
    <w:rsid w:val="0F2D1F0E"/>
    <w:rsid w:val="0F4927D4"/>
    <w:rsid w:val="0F5C55C6"/>
    <w:rsid w:val="0F615D1F"/>
    <w:rsid w:val="0FACB95E"/>
    <w:rsid w:val="0FC2392D"/>
    <w:rsid w:val="0FCF48D0"/>
    <w:rsid w:val="0FDDED6C"/>
    <w:rsid w:val="0FDED86B"/>
    <w:rsid w:val="0FE4057F"/>
    <w:rsid w:val="0FF7ABA4"/>
    <w:rsid w:val="100D9F77"/>
    <w:rsid w:val="10295F24"/>
    <w:rsid w:val="105CD2C6"/>
    <w:rsid w:val="107AEDE5"/>
    <w:rsid w:val="10865A92"/>
    <w:rsid w:val="108D8FE9"/>
    <w:rsid w:val="1098BDFF"/>
    <w:rsid w:val="109F65B8"/>
    <w:rsid w:val="10D31B0E"/>
    <w:rsid w:val="10E112AA"/>
    <w:rsid w:val="10FA1ED1"/>
    <w:rsid w:val="10FC01CD"/>
    <w:rsid w:val="10FE295B"/>
    <w:rsid w:val="110BF25B"/>
    <w:rsid w:val="110E9E66"/>
    <w:rsid w:val="111DE0EB"/>
    <w:rsid w:val="1148173D"/>
    <w:rsid w:val="1152F185"/>
    <w:rsid w:val="115B46AD"/>
    <w:rsid w:val="115FADF1"/>
    <w:rsid w:val="1184C204"/>
    <w:rsid w:val="119E4F01"/>
    <w:rsid w:val="11A078D2"/>
    <w:rsid w:val="11BE2DCC"/>
    <w:rsid w:val="11C7A77E"/>
    <w:rsid w:val="11D5DD6A"/>
    <w:rsid w:val="120402EC"/>
    <w:rsid w:val="12161502"/>
    <w:rsid w:val="123DF8D7"/>
    <w:rsid w:val="126167CD"/>
    <w:rsid w:val="129A3E94"/>
    <w:rsid w:val="129DF96D"/>
    <w:rsid w:val="12A6466A"/>
    <w:rsid w:val="12A9C816"/>
    <w:rsid w:val="12BF8844"/>
    <w:rsid w:val="12C2D9CD"/>
    <w:rsid w:val="12C7E71D"/>
    <w:rsid w:val="12D74E74"/>
    <w:rsid w:val="12E94A84"/>
    <w:rsid w:val="12EADEF0"/>
    <w:rsid w:val="12EE8806"/>
    <w:rsid w:val="131A68E2"/>
    <w:rsid w:val="132A6F04"/>
    <w:rsid w:val="1354780D"/>
    <w:rsid w:val="135534E0"/>
    <w:rsid w:val="137A10A7"/>
    <w:rsid w:val="13812313"/>
    <w:rsid w:val="138CE994"/>
    <w:rsid w:val="138F4A28"/>
    <w:rsid w:val="139706AB"/>
    <w:rsid w:val="13C19C0A"/>
    <w:rsid w:val="13C55A41"/>
    <w:rsid w:val="13C90003"/>
    <w:rsid w:val="13D28376"/>
    <w:rsid w:val="13EC8890"/>
    <w:rsid w:val="13F7E146"/>
    <w:rsid w:val="13FB84A7"/>
    <w:rsid w:val="140C4E2D"/>
    <w:rsid w:val="1460E932"/>
    <w:rsid w:val="14661881"/>
    <w:rsid w:val="1498F3B8"/>
    <w:rsid w:val="14B04198"/>
    <w:rsid w:val="14E0BE56"/>
    <w:rsid w:val="14EC98AD"/>
    <w:rsid w:val="14F53C09"/>
    <w:rsid w:val="1514069D"/>
    <w:rsid w:val="1518FFFE"/>
    <w:rsid w:val="1533BF88"/>
    <w:rsid w:val="153839DE"/>
    <w:rsid w:val="1556ADF1"/>
    <w:rsid w:val="155FB297"/>
    <w:rsid w:val="156A9F40"/>
    <w:rsid w:val="1573F8B8"/>
    <w:rsid w:val="157B0308"/>
    <w:rsid w:val="15885DBC"/>
    <w:rsid w:val="159093E4"/>
    <w:rsid w:val="15B33901"/>
    <w:rsid w:val="15C0D009"/>
    <w:rsid w:val="15DAED7E"/>
    <w:rsid w:val="15E91996"/>
    <w:rsid w:val="15FFF1BD"/>
    <w:rsid w:val="16147784"/>
    <w:rsid w:val="164AA34A"/>
    <w:rsid w:val="167A13F0"/>
    <w:rsid w:val="1684F7E4"/>
    <w:rsid w:val="16957C56"/>
    <w:rsid w:val="169E6F19"/>
    <w:rsid w:val="16AD57AF"/>
    <w:rsid w:val="16C18313"/>
    <w:rsid w:val="16C55AF4"/>
    <w:rsid w:val="16D6D90B"/>
    <w:rsid w:val="16DB0BB0"/>
    <w:rsid w:val="16EDDEC4"/>
    <w:rsid w:val="171AE6FC"/>
    <w:rsid w:val="171F6DE4"/>
    <w:rsid w:val="173DFC64"/>
    <w:rsid w:val="1749FBB1"/>
    <w:rsid w:val="174A1702"/>
    <w:rsid w:val="177A67C5"/>
    <w:rsid w:val="17A2E3B1"/>
    <w:rsid w:val="17DB826A"/>
    <w:rsid w:val="17DFA7FD"/>
    <w:rsid w:val="1803E2CC"/>
    <w:rsid w:val="181D401F"/>
    <w:rsid w:val="18404A55"/>
    <w:rsid w:val="185A98C3"/>
    <w:rsid w:val="186E6DE0"/>
    <w:rsid w:val="187255CE"/>
    <w:rsid w:val="18996038"/>
    <w:rsid w:val="189C3C25"/>
    <w:rsid w:val="18A094FD"/>
    <w:rsid w:val="18A4AF77"/>
    <w:rsid w:val="18B5B12F"/>
    <w:rsid w:val="18C007AB"/>
    <w:rsid w:val="18C55BD5"/>
    <w:rsid w:val="18C6F72B"/>
    <w:rsid w:val="190F04E4"/>
    <w:rsid w:val="193D530A"/>
    <w:rsid w:val="19512680"/>
    <w:rsid w:val="19571502"/>
    <w:rsid w:val="197B94DC"/>
    <w:rsid w:val="19BB8161"/>
    <w:rsid w:val="19F1093E"/>
    <w:rsid w:val="1A104CAC"/>
    <w:rsid w:val="1A1089B8"/>
    <w:rsid w:val="1A140A3C"/>
    <w:rsid w:val="1A1CC033"/>
    <w:rsid w:val="1A28905E"/>
    <w:rsid w:val="1A6E898C"/>
    <w:rsid w:val="1A7DC57E"/>
    <w:rsid w:val="1A81F6CE"/>
    <w:rsid w:val="1A8D1413"/>
    <w:rsid w:val="1AB19B8F"/>
    <w:rsid w:val="1ABD5862"/>
    <w:rsid w:val="1ACD0182"/>
    <w:rsid w:val="1AD7C3F6"/>
    <w:rsid w:val="1ADE9B35"/>
    <w:rsid w:val="1AE2ABB9"/>
    <w:rsid w:val="1AEFD1C7"/>
    <w:rsid w:val="1B0682D4"/>
    <w:rsid w:val="1B14A0AD"/>
    <w:rsid w:val="1B201AE7"/>
    <w:rsid w:val="1B65CF90"/>
    <w:rsid w:val="1B6C9D53"/>
    <w:rsid w:val="1B7880F4"/>
    <w:rsid w:val="1B98EEA4"/>
    <w:rsid w:val="1BA6BAEF"/>
    <w:rsid w:val="1BC25D91"/>
    <w:rsid w:val="1BD30CF7"/>
    <w:rsid w:val="1BDC72D5"/>
    <w:rsid w:val="1BF4ACDB"/>
    <w:rsid w:val="1BF539F3"/>
    <w:rsid w:val="1C12F689"/>
    <w:rsid w:val="1C1D6F19"/>
    <w:rsid w:val="1C25ADD4"/>
    <w:rsid w:val="1C4378F6"/>
    <w:rsid w:val="1C65EC87"/>
    <w:rsid w:val="1C6F92F2"/>
    <w:rsid w:val="1CA8AF77"/>
    <w:rsid w:val="1CA8FC72"/>
    <w:rsid w:val="1CC2934C"/>
    <w:rsid w:val="1CD8707D"/>
    <w:rsid w:val="1CDB9F83"/>
    <w:rsid w:val="1CFF2DF6"/>
    <w:rsid w:val="1D21ADCC"/>
    <w:rsid w:val="1D2F7D68"/>
    <w:rsid w:val="1D559074"/>
    <w:rsid w:val="1D8A0AAA"/>
    <w:rsid w:val="1D9479AD"/>
    <w:rsid w:val="1D9C724B"/>
    <w:rsid w:val="1D9D091B"/>
    <w:rsid w:val="1DABBEE3"/>
    <w:rsid w:val="1DB4087F"/>
    <w:rsid w:val="1DDFF91D"/>
    <w:rsid w:val="1DE764FD"/>
    <w:rsid w:val="1DF2EE95"/>
    <w:rsid w:val="1E37E1E5"/>
    <w:rsid w:val="1E38B27F"/>
    <w:rsid w:val="1E5CF64D"/>
    <w:rsid w:val="1E71E4E7"/>
    <w:rsid w:val="1E74E260"/>
    <w:rsid w:val="1E884E0E"/>
    <w:rsid w:val="1E92784E"/>
    <w:rsid w:val="1EA2A36F"/>
    <w:rsid w:val="1EAAF536"/>
    <w:rsid w:val="1EBE0E8A"/>
    <w:rsid w:val="1ED0ECC0"/>
    <w:rsid w:val="1EDDE069"/>
    <w:rsid w:val="1EED7931"/>
    <w:rsid w:val="1EFA8B33"/>
    <w:rsid w:val="1F176B4D"/>
    <w:rsid w:val="1F2783A4"/>
    <w:rsid w:val="1F307290"/>
    <w:rsid w:val="1F419524"/>
    <w:rsid w:val="1F54CBDE"/>
    <w:rsid w:val="1F5AA883"/>
    <w:rsid w:val="1F663952"/>
    <w:rsid w:val="1FA6B457"/>
    <w:rsid w:val="1FADA0BE"/>
    <w:rsid w:val="1FE395B4"/>
    <w:rsid w:val="1FE455A3"/>
    <w:rsid w:val="1FF2749D"/>
    <w:rsid w:val="1FF8C78E"/>
    <w:rsid w:val="200880C5"/>
    <w:rsid w:val="2011E8F2"/>
    <w:rsid w:val="20184849"/>
    <w:rsid w:val="201EC8BE"/>
    <w:rsid w:val="202C5E56"/>
    <w:rsid w:val="202F04D5"/>
    <w:rsid w:val="203D840E"/>
    <w:rsid w:val="204064AF"/>
    <w:rsid w:val="20437ADE"/>
    <w:rsid w:val="204C1E8C"/>
    <w:rsid w:val="2071BB0B"/>
    <w:rsid w:val="208BF5AC"/>
    <w:rsid w:val="20C2F47E"/>
    <w:rsid w:val="20DEF375"/>
    <w:rsid w:val="2112365D"/>
    <w:rsid w:val="212925C2"/>
    <w:rsid w:val="212FB140"/>
    <w:rsid w:val="21594177"/>
    <w:rsid w:val="2187361F"/>
    <w:rsid w:val="218CB4D5"/>
    <w:rsid w:val="21904B75"/>
    <w:rsid w:val="219381D3"/>
    <w:rsid w:val="2193F63B"/>
    <w:rsid w:val="219A3F08"/>
    <w:rsid w:val="21A983FC"/>
    <w:rsid w:val="21B290A5"/>
    <w:rsid w:val="21C5ED3E"/>
    <w:rsid w:val="21D501CB"/>
    <w:rsid w:val="21E0B9DA"/>
    <w:rsid w:val="21ED0B01"/>
    <w:rsid w:val="21FF5FB2"/>
    <w:rsid w:val="221D9236"/>
    <w:rsid w:val="22321589"/>
    <w:rsid w:val="223F240D"/>
    <w:rsid w:val="2251BFC7"/>
    <w:rsid w:val="22562652"/>
    <w:rsid w:val="2257A98A"/>
    <w:rsid w:val="225D16E8"/>
    <w:rsid w:val="22634BB4"/>
    <w:rsid w:val="2285909D"/>
    <w:rsid w:val="2286BC12"/>
    <w:rsid w:val="229CBEAD"/>
    <w:rsid w:val="22ABA7F8"/>
    <w:rsid w:val="22AD8393"/>
    <w:rsid w:val="22D1F789"/>
    <w:rsid w:val="22E08584"/>
    <w:rsid w:val="22EAEF3D"/>
    <w:rsid w:val="230547AB"/>
    <w:rsid w:val="23258033"/>
    <w:rsid w:val="23314B4E"/>
    <w:rsid w:val="23319B52"/>
    <w:rsid w:val="23479D6E"/>
    <w:rsid w:val="235D1C9A"/>
    <w:rsid w:val="235DF82E"/>
    <w:rsid w:val="237B1808"/>
    <w:rsid w:val="237BEFB7"/>
    <w:rsid w:val="23932E65"/>
    <w:rsid w:val="23B9F1CA"/>
    <w:rsid w:val="23C33B41"/>
    <w:rsid w:val="23DF2CEA"/>
    <w:rsid w:val="23DFC15C"/>
    <w:rsid w:val="23EA273C"/>
    <w:rsid w:val="2403A0F3"/>
    <w:rsid w:val="2439C341"/>
    <w:rsid w:val="2443F49B"/>
    <w:rsid w:val="246DEED7"/>
    <w:rsid w:val="2472F927"/>
    <w:rsid w:val="247A25AD"/>
    <w:rsid w:val="247FE89D"/>
    <w:rsid w:val="2490BC38"/>
    <w:rsid w:val="249F65D8"/>
    <w:rsid w:val="24CE9358"/>
    <w:rsid w:val="250A7A9D"/>
    <w:rsid w:val="2511AB4E"/>
    <w:rsid w:val="25278338"/>
    <w:rsid w:val="252E9A52"/>
    <w:rsid w:val="253E3E67"/>
    <w:rsid w:val="25720A8E"/>
    <w:rsid w:val="2577B036"/>
    <w:rsid w:val="257B57BC"/>
    <w:rsid w:val="257EF036"/>
    <w:rsid w:val="2587F74B"/>
    <w:rsid w:val="258D2D97"/>
    <w:rsid w:val="25B229C9"/>
    <w:rsid w:val="25CD57C7"/>
    <w:rsid w:val="25DC062C"/>
    <w:rsid w:val="25ED8AF4"/>
    <w:rsid w:val="25FF4AC8"/>
    <w:rsid w:val="2608ED28"/>
    <w:rsid w:val="26128BA4"/>
    <w:rsid w:val="262536CB"/>
    <w:rsid w:val="26269E8C"/>
    <w:rsid w:val="262C747A"/>
    <w:rsid w:val="2635A665"/>
    <w:rsid w:val="263F2C01"/>
    <w:rsid w:val="264032E0"/>
    <w:rsid w:val="264EFBBD"/>
    <w:rsid w:val="26682A10"/>
    <w:rsid w:val="267D07B7"/>
    <w:rsid w:val="26DAFEC6"/>
    <w:rsid w:val="26E529E3"/>
    <w:rsid w:val="26E75CCE"/>
    <w:rsid w:val="26EF06B3"/>
    <w:rsid w:val="26F47298"/>
    <w:rsid w:val="26FA6B68"/>
    <w:rsid w:val="27039959"/>
    <w:rsid w:val="2706CD63"/>
    <w:rsid w:val="2709E59D"/>
    <w:rsid w:val="270BA69B"/>
    <w:rsid w:val="275C0F26"/>
    <w:rsid w:val="27659CB3"/>
    <w:rsid w:val="277380DB"/>
    <w:rsid w:val="278CED33"/>
    <w:rsid w:val="27A3532C"/>
    <w:rsid w:val="27A5CBBA"/>
    <w:rsid w:val="27A66D17"/>
    <w:rsid w:val="27B4DF7F"/>
    <w:rsid w:val="27B6B0AF"/>
    <w:rsid w:val="27C2BF34"/>
    <w:rsid w:val="27CD3F9E"/>
    <w:rsid w:val="27D94C74"/>
    <w:rsid w:val="27E4A35F"/>
    <w:rsid w:val="27F7D789"/>
    <w:rsid w:val="280910FB"/>
    <w:rsid w:val="2846B0D3"/>
    <w:rsid w:val="28495C2A"/>
    <w:rsid w:val="28531B90"/>
    <w:rsid w:val="2858E06F"/>
    <w:rsid w:val="286A4C5A"/>
    <w:rsid w:val="287C6B0E"/>
    <w:rsid w:val="28879216"/>
    <w:rsid w:val="288C3BEE"/>
    <w:rsid w:val="288CF2A5"/>
    <w:rsid w:val="28A6F986"/>
    <w:rsid w:val="28AAF19B"/>
    <w:rsid w:val="28F5190C"/>
    <w:rsid w:val="2901D38F"/>
    <w:rsid w:val="2905B23C"/>
    <w:rsid w:val="29195910"/>
    <w:rsid w:val="291C4EE8"/>
    <w:rsid w:val="291F482B"/>
    <w:rsid w:val="292DD347"/>
    <w:rsid w:val="29319978"/>
    <w:rsid w:val="293AE3D9"/>
    <w:rsid w:val="294FCFF6"/>
    <w:rsid w:val="29600CED"/>
    <w:rsid w:val="2969EB16"/>
    <w:rsid w:val="298E3743"/>
    <w:rsid w:val="29A05954"/>
    <w:rsid w:val="29B07B6E"/>
    <w:rsid w:val="29B291BE"/>
    <w:rsid w:val="29BB669B"/>
    <w:rsid w:val="29BD48D8"/>
    <w:rsid w:val="29C65136"/>
    <w:rsid w:val="29CEBB30"/>
    <w:rsid w:val="29D1F72C"/>
    <w:rsid w:val="29D3FAA8"/>
    <w:rsid w:val="2A08565E"/>
    <w:rsid w:val="2A146D03"/>
    <w:rsid w:val="2A494E5D"/>
    <w:rsid w:val="2A54CE1F"/>
    <w:rsid w:val="2A602307"/>
    <w:rsid w:val="2A6DD45F"/>
    <w:rsid w:val="2A7BC387"/>
    <w:rsid w:val="2A88CA39"/>
    <w:rsid w:val="2AA83A09"/>
    <w:rsid w:val="2AAE5A42"/>
    <w:rsid w:val="2AB1DF5C"/>
    <w:rsid w:val="2ABADD14"/>
    <w:rsid w:val="2ABE5FEB"/>
    <w:rsid w:val="2AC293A1"/>
    <w:rsid w:val="2ADBA641"/>
    <w:rsid w:val="2ADE4D2D"/>
    <w:rsid w:val="2AE5555F"/>
    <w:rsid w:val="2B150499"/>
    <w:rsid w:val="2B1C6CA8"/>
    <w:rsid w:val="2B26517A"/>
    <w:rsid w:val="2B46BFC4"/>
    <w:rsid w:val="2B5702D1"/>
    <w:rsid w:val="2B737440"/>
    <w:rsid w:val="2B83531C"/>
    <w:rsid w:val="2B8C20B5"/>
    <w:rsid w:val="2B922596"/>
    <w:rsid w:val="2BA199B6"/>
    <w:rsid w:val="2BB37547"/>
    <w:rsid w:val="2BBFE27A"/>
    <w:rsid w:val="2BC68904"/>
    <w:rsid w:val="2BCF96D7"/>
    <w:rsid w:val="2BE6BD7C"/>
    <w:rsid w:val="2BE7348B"/>
    <w:rsid w:val="2BFEA55E"/>
    <w:rsid w:val="2C162133"/>
    <w:rsid w:val="2C1911B5"/>
    <w:rsid w:val="2C34B9E8"/>
    <w:rsid w:val="2C3D0151"/>
    <w:rsid w:val="2C50B31F"/>
    <w:rsid w:val="2C53A03A"/>
    <w:rsid w:val="2C6809F5"/>
    <w:rsid w:val="2CAE8BFE"/>
    <w:rsid w:val="2CBB450D"/>
    <w:rsid w:val="2CC2981A"/>
    <w:rsid w:val="2CDCD073"/>
    <w:rsid w:val="2CE399AA"/>
    <w:rsid w:val="2CEB880C"/>
    <w:rsid w:val="2CF237F5"/>
    <w:rsid w:val="2D002A54"/>
    <w:rsid w:val="2D20EA79"/>
    <w:rsid w:val="2D2F1F18"/>
    <w:rsid w:val="2D3BF683"/>
    <w:rsid w:val="2D6E914C"/>
    <w:rsid w:val="2D7D1193"/>
    <w:rsid w:val="2D808405"/>
    <w:rsid w:val="2D8E417A"/>
    <w:rsid w:val="2DBBCE55"/>
    <w:rsid w:val="2DC5D109"/>
    <w:rsid w:val="2DC91538"/>
    <w:rsid w:val="2DCCFE76"/>
    <w:rsid w:val="2DE6E8D7"/>
    <w:rsid w:val="2E2E1CAA"/>
    <w:rsid w:val="2E5AA873"/>
    <w:rsid w:val="2E6F39CF"/>
    <w:rsid w:val="2E9FA108"/>
    <w:rsid w:val="2EA1C4B1"/>
    <w:rsid w:val="2EA79D6A"/>
    <w:rsid w:val="2ECDCF6D"/>
    <w:rsid w:val="2ED31710"/>
    <w:rsid w:val="2EDAA33A"/>
    <w:rsid w:val="2EFD2528"/>
    <w:rsid w:val="2F0B9FE2"/>
    <w:rsid w:val="2F2EFB4E"/>
    <w:rsid w:val="2F37A3BC"/>
    <w:rsid w:val="2F40D248"/>
    <w:rsid w:val="2F6748E5"/>
    <w:rsid w:val="2F675792"/>
    <w:rsid w:val="2F70F62F"/>
    <w:rsid w:val="2F84ED3B"/>
    <w:rsid w:val="2FC560E4"/>
    <w:rsid w:val="2FCA2C44"/>
    <w:rsid w:val="2FD39E8F"/>
    <w:rsid w:val="2FD54F05"/>
    <w:rsid w:val="2FD70156"/>
    <w:rsid w:val="301B81F7"/>
    <w:rsid w:val="301E397A"/>
    <w:rsid w:val="3022C833"/>
    <w:rsid w:val="3024D930"/>
    <w:rsid w:val="302CA1B3"/>
    <w:rsid w:val="304C0061"/>
    <w:rsid w:val="305806B4"/>
    <w:rsid w:val="305D430C"/>
    <w:rsid w:val="306C55B3"/>
    <w:rsid w:val="30710447"/>
    <w:rsid w:val="307CFB53"/>
    <w:rsid w:val="308CBC81"/>
    <w:rsid w:val="30911255"/>
    <w:rsid w:val="309F66BE"/>
    <w:rsid w:val="309FC01D"/>
    <w:rsid w:val="30BD6CE7"/>
    <w:rsid w:val="30C4AF89"/>
    <w:rsid w:val="30D5B4C1"/>
    <w:rsid w:val="30D997CC"/>
    <w:rsid w:val="312A489A"/>
    <w:rsid w:val="31324898"/>
    <w:rsid w:val="31726B5F"/>
    <w:rsid w:val="31869C17"/>
    <w:rsid w:val="3194231E"/>
    <w:rsid w:val="31A147CE"/>
    <w:rsid w:val="31A81FC4"/>
    <w:rsid w:val="31DBAC50"/>
    <w:rsid w:val="31E22E85"/>
    <w:rsid w:val="321656EE"/>
    <w:rsid w:val="325B0B42"/>
    <w:rsid w:val="32714B98"/>
    <w:rsid w:val="32958D9F"/>
    <w:rsid w:val="329A946D"/>
    <w:rsid w:val="329AC20D"/>
    <w:rsid w:val="32A7962B"/>
    <w:rsid w:val="32B6E5BD"/>
    <w:rsid w:val="32D3EFD9"/>
    <w:rsid w:val="32E4166C"/>
    <w:rsid w:val="32EF9436"/>
    <w:rsid w:val="32F85EF9"/>
    <w:rsid w:val="32FE73EC"/>
    <w:rsid w:val="331DFDE0"/>
    <w:rsid w:val="3328C7FD"/>
    <w:rsid w:val="3335EBA9"/>
    <w:rsid w:val="334F8D9D"/>
    <w:rsid w:val="335E3140"/>
    <w:rsid w:val="336653F6"/>
    <w:rsid w:val="33673BC8"/>
    <w:rsid w:val="336C428E"/>
    <w:rsid w:val="338B92E1"/>
    <w:rsid w:val="339920A2"/>
    <w:rsid w:val="339E88F7"/>
    <w:rsid w:val="33A613F0"/>
    <w:rsid w:val="33BEDD3B"/>
    <w:rsid w:val="33C72BC9"/>
    <w:rsid w:val="33D59DE1"/>
    <w:rsid w:val="34612DD0"/>
    <w:rsid w:val="346FDD52"/>
    <w:rsid w:val="34831FEE"/>
    <w:rsid w:val="3497ABFD"/>
    <w:rsid w:val="349B6028"/>
    <w:rsid w:val="349DB80C"/>
    <w:rsid w:val="34A9A6BF"/>
    <w:rsid w:val="34A9E0BC"/>
    <w:rsid w:val="34AA1BA3"/>
    <w:rsid w:val="34D502EB"/>
    <w:rsid w:val="34E4278C"/>
    <w:rsid w:val="3510D5F1"/>
    <w:rsid w:val="3547AE72"/>
    <w:rsid w:val="3555923D"/>
    <w:rsid w:val="3565F2C5"/>
    <w:rsid w:val="3569F541"/>
    <w:rsid w:val="3577D11A"/>
    <w:rsid w:val="358E7FE1"/>
    <w:rsid w:val="35900B7E"/>
    <w:rsid w:val="359AF73A"/>
    <w:rsid w:val="359E28A8"/>
    <w:rsid w:val="35B96335"/>
    <w:rsid w:val="35C102FE"/>
    <w:rsid w:val="35EC1A60"/>
    <w:rsid w:val="3606E4DE"/>
    <w:rsid w:val="36215FD0"/>
    <w:rsid w:val="36276DF5"/>
    <w:rsid w:val="362CEEF2"/>
    <w:rsid w:val="362D72ED"/>
    <w:rsid w:val="363D165D"/>
    <w:rsid w:val="3646E342"/>
    <w:rsid w:val="36914CE3"/>
    <w:rsid w:val="3692036E"/>
    <w:rsid w:val="36AF7398"/>
    <w:rsid w:val="36BA4D95"/>
    <w:rsid w:val="36C2E180"/>
    <w:rsid w:val="36C5311B"/>
    <w:rsid w:val="36C6127F"/>
    <w:rsid w:val="36C99F1D"/>
    <w:rsid w:val="36CA5D9B"/>
    <w:rsid w:val="36D3BE21"/>
    <w:rsid w:val="36D85405"/>
    <w:rsid w:val="3739AD1C"/>
    <w:rsid w:val="37524AF5"/>
    <w:rsid w:val="37603AC5"/>
    <w:rsid w:val="376A4B60"/>
    <w:rsid w:val="3771904C"/>
    <w:rsid w:val="3774525C"/>
    <w:rsid w:val="379423CE"/>
    <w:rsid w:val="379FE040"/>
    <w:rsid w:val="37B12086"/>
    <w:rsid w:val="37B46587"/>
    <w:rsid w:val="3801375D"/>
    <w:rsid w:val="3813CAB5"/>
    <w:rsid w:val="38212B2E"/>
    <w:rsid w:val="382B4BFF"/>
    <w:rsid w:val="38437E51"/>
    <w:rsid w:val="386032DE"/>
    <w:rsid w:val="38828A3C"/>
    <w:rsid w:val="389E0A51"/>
    <w:rsid w:val="38AF1E2D"/>
    <w:rsid w:val="38B62041"/>
    <w:rsid w:val="390CFD03"/>
    <w:rsid w:val="3946F810"/>
    <w:rsid w:val="396A13F7"/>
    <w:rsid w:val="396DD742"/>
    <w:rsid w:val="396E9FA1"/>
    <w:rsid w:val="397F71C0"/>
    <w:rsid w:val="3987B6D6"/>
    <w:rsid w:val="39AB6909"/>
    <w:rsid w:val="39BFE768"/>
    <w:rsid w:val="39CAAB5D"/>
    <w:rsid w:val="39D3F9FA"/>
    <w:rsid w:val="3A01B723"/>
    <w:rsid w:val="3A0F2477"/>
    <w:rsid w:val="3A1148FF"/>
    <w:rsid w:val="3A149433"/>
    <w:rsid w:val="3A21E8FA"/>
    <w:rsid w:val="3A34F78E"/>
    <w:rsid w:val="3A3F5403"/>
    <w:rsid w:val="3A45B3D3"/>
    <w:rsid w:val="3A48C07A"/>
    <w:rsid w:val="3A4B5ED5"/>
    <w:rsid w:val="3A55B3CF"/>
    <w:rsid w:val="3A585760"/>
    <w:rsid w:val="3A5EF81F"/>
    <w:rsid w:val="3A736391"/>
    <w:rsid w:val="3A7793B8"/>
    <w:rsid w:val="3A799795"/>
    <w:rsid w:val="3A8077AB"/>
    <w:rsid w:val="3A840F5E"/>
    <w:rsid w:val="3A9A26B4"/>
    <w:rsid w:val="3AA4705D"/>
    <w:rsid w:val="3AA90FB3"/>
    <w:rsid w:val="3AB21535"/>
    <w:rsid w:val="3AB24ED6"/>
    <w:rsid w:val="3B18EE0E"/>
    <w:rsid w:val="3B1ED57D"/>
    <w:rsid w:val="3B35888D"/>
    <w:rsid w:val="3B3D4DD5"/>
    <w:rsid w:val="3B4AC923"/>
    <w:rsid w:val="3B6C2B6A"/>
    <w:rsid w:val="3B787678"/>
    <w:rsid w:val="3B8B177B"/>
    <w:rsid w:val="3BAE74B4"/>
    <w:rsid w:val="3BB72BEE"/>
    <w:rsid w:val="3BC97059"/>
    <w:rsid w:val="3BE3C3E8"/>
    <w:rsid w:val="3C00D290"/>
    <w:rsid w:val="3C0CB19A"/>
    <w:rsid w:val="3C194E86"/>
    <w:rsid w:val="3C394D5F"/>
    <w:rsid w:val="3C3F927E"/>
    <w:rsid w:val="3C426AC5"/>
    <w:rsid w:val="3C4E9BB3"/>
    <w:rsid w:val="3C5FABF5"/>
    <w:rsid w:val="3CC47825"/>
    <w:rsid w:val="3CD8CDA9"/>
    <w:rsid w:val="3D137AF4"/>
    <w:rsid w:val="3D1EC3DE"/>
    <w:rsid w:val="3D1F60C6"/>
    <w:rsid w:val="3D83AA3D"/>
    <w:rsid w:val="3D91E721"/>
    <w:rsid w:val="3DAF1812"/>
    <w:rsid w:val="3DB38F99"/>
    <w:rsid w:val="3DB98F3A"/>
    <w:rsid w:val="3DD0AD92"/>
    <w:rsid w:val="3DD2ECE5"/>
    <w:rsid w:val="3DD839FE"/>
    <w:rsid w:val="3DE7C441"/>
    <w:rsid w:val="3DF37450"/>
    <w:rsid w:val="3E053530"/>
    <w:rsid w:val="3E34D902"/>
    <w:rsid w:val="3E457FCD"/>
    <w:rsid w:val="3E485DE0"/>
    <w:rsid w:val="3EAA5FA7"/>
    <w:rsid w:val="3EB12D38"/>
    <w:rsid w:val="3ECADFF5"/>
    <w:rsid w:val="3ED0C865"/>
    <w:rsid w:val="3EF1A3C0"/>
    <w:rsid w:val="3F0794EE"/>
    <w:rsid w:val="3F07DA4D"/>
    <w:rsid w:val="3F09201B"/>
    <w:rsid w:val="3F0DD2CF"/>
    <w:rsid w:val="3F204EB1"/>
    <w:rsid w:val="3F311F51"/>
    <w:rsid w:val="3F3512C5"/>
    <w:rsid w:val="3F727B48"/>
    <w:rsid w:val="3FA67088"/>
    <w:rsid w:val="3FB58E98"/>
    <w:rsid w:val="3FB91F38"/>
    <w:rsid w:val="3FC8670D"/>
    <w:rsid w:val="3FD08EC2"/>
    <w:rsid w:val="400743F2"/>
    <w:rsid w:val="4042BC96"/>
    <w:rsid w:val="405D90C5"/>
    <w:rsid w:val="40617DF1"/>
    <w:rsid w:val="40699784"/>
    <w:rsid w:val="4083D45E"/>
    <w:rsid w:val="4086C9F0"/>
    <w:rsid w:val="40879E30"/>
    <w:rsid w:val="40ADC221"/>
    <w:rsid w:val="40B18E10"/>
    <w:rsid w:val="40B80F18"/>
    <w:rsid w:val="40D56BC6"/>
    <w:rsid w:val="40DD4683"/>
    <w:rsid w:val="40E1EE00"/>
    <w:rsid w:val="40EFA049"/>
    <w:rsid w:val="4108E043"/>
    <w:rsid w:val="41194357"/>
    <w:rsid w:val="4146F5D6"/>
    <w:rsid w:val="4190C9C0"/>
    <w:rsid w:val="41B7AE31"/>
    <w:rsid w:val="41C2AF5A"/>
    <w:rsid w:val="41CEC851"/>
    <w:rsid w:val="41E3332D"/>
    <w:rsid w:val="420CF009"/>
    <w:rsid w:val="420D5B3F"/>
    <w:rsid w:val="4212D87C"/>
    <w:rsid w:val="423F1244"/>
    <w:rsid w:val="423FED3C"/>
    <w:rsid w:val="42707759"/>
    <w:rsid w:val="427FE2D0"/>
    <w:rsid w:val="42AD5D5A"/>
    <w:rsid w:val="42C10131"/>
    <w:rsid w:val="42D552AC"/>
    <w:rsid w:val="4308A995"/>
    <w:rsid w:val="43115842"/>
    <w:rsid w:val="431305C0"/>
    <w:rsid w:val="431568F0"/>
    <w:rsid w:val="432D0519"/>
    <w:rsid w:val="4331B493"/>
    <w:rsid w:val="4365CFA7"/>
    <w:rsid w:val="436A75C4"/>
    <w:rsid w:val="43A198A2"/>
    <w:rsid w:val="43A54C5E"/>
    <w:rsid w:val="43B07D1A"/>
    <w:rsid w:val="43BA6CE3"/>
    <w:rsid w:val="43C8236A"/>
    <w:rsid w:val="43C82445"/>
    <w:rsid w:val="43D4579B"/>
    <w:rsid w:val="43D5A70A"/>
    <w:rsid w:val="43E3DB4F"/>
    <w:rsid w:val="44241D2A"/>
    <w:rsid w:val="442BB570"/>
    <w:rsid w:val="4441D578"/>
    <w:rsid w:val="4445CE10"/>
    <w:rsid w:val="446E597E"/>
    <w:rsid w:val="44701FC8"/>
    <w:rsid w:val="4497C16E"/>
    <w:rsid w:val="44A0E84F"/>
    <w:rsid w:val="44BF6278"/>
    <w:rsid w:val="44CDDFE1"/>
    <w:rsid w:val="451C57A2"/>
    <w:rsid w:val="451FE74E"/>
    <w:rsid w:val="45207174"/>
    <w:rsid w:val="45225D4B"/>
    <w:rsid w:val="452799D2"/>
    <w:rsid w:val="45716E08"/>
    <w:rsid w:val="45723A9F"/>
    <w:rsid w:val="45B1312F"/>
    <w:rsid w:val="45BFFCDA"/>
    <w:rsid w:val="45DDD01D"/>
    <w:rsid w:val="45E31468"/>
    <w:rsid w:val="462D472C"/>
    <w:rsid w:val="465331B3"/>
    <w:rsid w:val="4653E10B"/>
    <w:rsid w:val="4660E92C"/>
    <w:rsid w:val="4691C362"/>
    <w:rsid w:val="469604FB"/>
    <w:rsid w:val="4696DF8E"/>
    <w:rsid w:val="46CA7183"/>
    <w:rsid w:val="46CD3E80"/>
    <w:rsid w:val="46CD6916"/>
    <w:rsid w:val="46D028EC"/>
    <w:rsid w:val="46D49B7B"/>
    <w:rsid w:val="46DD6DEC"/>
    <w:rsid w:val="46E60996"/>
    <w:rsid w:val="46F98F2E"/>
    <w:rsid w:val="46F9CBA2"/>
    <w:rsid w:val="46FAE05C"/>
    <w:rsid w:val="4746BF5A"/>
    <w:rsid w:val="474FAF82"/>
    <w:rsid w:val="47686C91"/>
    <w:rsid w:val="47733AF0"/>
    <w:rsid w:val="47844352"/>
    <w:rsid w:val="478F254F"/>
    <w:rsid w:val="4791AD0D"/>
    <w:rsid w:val="47949C3A"/>
    <w:rsid w:val="479E813C"/>
    <w:rsid w:val="47B909E5"/>
    <w:rsid w:val="47C4053D"/>
    <w:rsid w:val="47D036CA"/>
    <w:rsid w:val="47DC2533"/>
    <w:rsid w:val="47FAB70C"/>
    <w:rsid w:val="480EA167"/>
    <w:rsid w:val="484035D5"/>
    <w:rsid w:val="484F6354"/>
    <w:rsid w:val="4859D4A1"/>
    <w:rsid w:val="487A99A2"/>
    <w:rsid w:val="489D2707"/>
    <w:rsid w:val="48A3F75E"/>
    <w:rsid w:val="48A6B37A"/>
    <w:rsid w:val="48A87A77"/>
    <w:rsid w:val="48C7FAA9"/>
    <w:rsid w:val="48DC3D2B"/>
    <w:rsid w:val="48F40789"/>
    <w:rsid w:val="48FB563C"/>
    <w:rsid w:val="492475AB"/>
    <w:rsid w:val="4926F858"/>
    <w:rsid w:val="49425A63"/>
    <w:rsid w:val="4947A2A4"/>
    <w:rsid w:val="496C0F80"/>
    <w:rsid w:val="4975DF84"/>
    <w:rsid w:val="49CF703C"/>
    <w:rsid w:val="49D46968"/>
    <w:rsid w:val="49EB7C56"/>
    <w:rsid w:val="49ED1278"/>
    <w:rsid w:val="49FB85B5"/>
    <w:rsid w:val="49FE7883"/>
    <w:rsid w:val="4A35E644"/>
    <w:rsid w:val="4A7146EA"/>
    <w:rsid w:val="4A8E27ED"/>
    <w:rsid w:val="4A9A39CF"/>
    <w:rsid w:val="4ABB4C4D"/>
    <w:rsid w:val="4AC7AAF1"/>
    <w:rsid w:val="4AD87EDD"/>
    <w:rsid w:val="4AEFB3EA"/>
    <w:rsid w:val="4AF360E5"/>
    <w:rsid w:val="4AF4E29D"/>
    <w:rsid w:val="4AF5F81B"/>
    <w:rsid w:val="4AF847D4"/>
    <w:rsid w:val="4B16B6DF"/>
    <w:rsid w:val="4B1C6723"/>
    <w:rsid w:val="4B3EDC0E"/>
    <w:rsid w:val="4B458DBC"/>
    <w:rsid w:val="4B4A0947"/>
    <w:rsid w:val="4B4D5540"/>
    <w:rsid w:val="4B4E6642"/>
    <w:rsid w:val="4B5A8E06"/>
    <w:rsid w:val="4B7A77C1"/>
    <w:rsid w:val="4B7CC55E"/>
    <w:rsid w:val="4B83AA75"/>
    <w:rsid w:val="4B98D5A3"/>
    <w:rsid w:val="4B992961"/>
    <w:rsid w:val="4BA72EE3"/>
    <w:rsid w:val="4C05E915"/>
    <w:rsid w:val="4C1B0CB9"/>
    <w:rsid w:val="4C205F71"/>
    <w:rsid w:val="4C475DF0"/>
    <w:rsid w:val="4C6547A7"/>
    <w:rsid w:val="4CAA1B3A"/>
    <w:rsid w:val="4CBD94C5"/>
    <w:rsid w:val="4D0FE88A"/>
    <w:rsid w:val="4D195D29"/>
    <w:rsid w:val="4D21D148"/>
    <w:rsid w:val="4D2585AB"/>
    <w:rsid w:val="4D2CB80A"/>
    <w:rsid w:val="4D4F9467"/>
    <w:rsid w:val="4D6D27F4"/>
    <w:rsid w:val="4D72A6F7"/>
    <w:rsid w:val="4D814E3E"/>
    <w:rsid w:val="4D82D501"/>
    <w:rsid w:val="4D87723C"/>
    <w:rsid w:val="4D886444"/>
    <w:rsid w:val="4D8ED926"/>
    <w:rsid w:val="4DAC6BCA"/>
    <w:rsid w:val="4DEB179F"/>
    <w:rsid w:val="4DF83185"/>
    <w:rsid w:val="4E048FF2"/>
    <w:rsid w:val="4E077712"/>
    <w:rsid w:val="4E0FAABD"/>
    <w:rsid w:val="4E443C19"/>
    <w:rsid w:val="4E75DB3C"/>
    <w:rsid w:val="4E7F5BBC"/>
    <w:rsid w:val="4E88902F"/>
    <w:rsid w:val="4E9C1448"/>
    <w:rsid w:val="4EA54BE5"/>
    <w:rsid w:val="4EA5DC3A"/>
    <w:rsid w:val="4EAA4192"/>
    <w:rsid w:val="4EAC39DA"/>
    <w:rsid w:val="4EAC4886"/>
    <w:rsid w:val="4EBD2B26"/>
    <w:rsid w:val="4EC14D81"/>
    <w:rsid w:val="4EC36B0C"/>
    <w:rsid w:val="4EEED923"/>
    <w:rsid w:val="4EF3730D"/>
    <w:rsid w:val="4EFAD43F"/>
    <w:rsid w:val="4F022061"/>
    <w:rsid w:val="4F0C6B80"/>
    <w:rsid w:val="4F36D767"/>
    <w:rsid w:val="4F4B5A61"/>
    <w:rsid w:val="4F4DCFAB"/>
    <w:rsid w:val="4F56F8EB"/>
    <w:rsid w:val="4F58750E"/>
    <w:rsid w:val="4F75AE9C"/>
    <w:rsid w:val="4F79EF7F"/>
    <w:rsid w:val="4F8A9715"/>
    <w:rsid w:val="4F9E58A6"/>
    <w:rsid w:val="4FA0CA72"/>
    <w:rsid w:val="4FA344A0"/>
    <w:rsid w:val="4FA7076F"/>
    <w:rsid w:val="4FBCBB17"/>
    <w:rsid w:val="4FDAF75B"/>
    <w:rsid w:val="4FF6B810"/>
    <w:rsid w:val="50156E51"/>
    <w:rsid w:val="5016D077"/>
    <w:rsid w:val="50556B47"/>
    <w:rsid w:val="50768B91"/>
    <w:rsid w:val="507D2A58"/>
    <w:rsid w:val="5085A4ED"/>
    <w:rsid w:val="5090DB96"/>
    <w:rsid w:val="50A310DF"/>
    <w:rsid w:val="50A3FAC5"/>
    <w:rsid w:val="50AB462C"/>
    <w:rsid w:val="50D0BF6B"/>
    <w:rsid w:val="50E311FE"/>
    <w:rsid w:val="50EAF861"/>
    <w:rsid w:val="50EC648C"/>
    <w:rsid w:val="5107B624"/>
    <w:rsid w:val="5109194C"/>
    <w:rsid w:val="512D80F8"/>
    <w:rsid w:val="512ECE30"/>
    <w:rsid w:val="51308A55"/>
    <w:rsid w:val="515D2BEF"/>
    <w:rsid w:val="516CFD82"/>
    <w:rsid w:val="517C61B2"/>
    <w:rsid w:val="517D9BF9"/>
    <w:rsid w:val="519AA1AA"/>
    <w:rsid w:val="51A0C9EB"/>
    <w:rsid w:val="51C1771C"/>
    <w:rsid w:val="51C57D36"/>
    <w:rsid w:val="51D6EBDD"/>
    <w:rsid w:val="51DBAEAE"/>
    <w:rsid w:val="5213293D"/>
    <w:rsid w:val="52255619"/>
    <w:rsid w:val="523ED2A7"/>
    <w:rsid w:val="5255260E"/>
    <w:rsid w:val="526C4A03"/>
    <w:rsid w:val="52703FAF"/>
    <w:rsid w:val="52989F0C"/>
    <w:rsid w:val="52A2F133"/>
    <w:rsid w:val="52A8E99C"/>
    <w:rsid w:val="52B316CF"/>
    <w:rsid w:val="52BFEF67"/>
    <w:rsid w:val="52C0F04E"/>
    <w:rsid w:val="52E98A22"/>
    <w:rsid w:val="52F92468"/>
    <w:rsid w:val="5300A955"/>
    <w:rsid w:val="531FE1AC"/>
    <w:rsid w:val="533322AB"/>
    <w:rsid w:val="5363BE48"/>
    <w:rsid w:val="53BEC4CF"/>
    <w:rsid w:val="53C5C483"/>
    <w:rsid w:val="53C93849"/>
    <w:rsid w:val="53CEB0BF"/>
    <w:rsid w:val="53D15730"/>
    <w:rsid w:val="53EFA55B"/>
    <w:rsid w:val="53FFB872"/>
    <w:rsid w:val="540EEB1A"/>
    <w:rsid w:val="540F2D96"/>
    <w:rsid w:val="5429D39B"/>
    <w:rsid w:val="542D4040"/>
    <w:rsid w:val="544438B7"/>
    <w:rsid w:val="54513D95"/>
    <w:rsid w:val="54536BDE"/>
    <w:rsid w:val="54653F5C"/>
    <w:rsid w:val="546E2B2D"/>
    <w:rsid w:val="54735F35"/>
    <w:rsid w:val="547C35B3"/>
    <w:rsid w:val="548DCA39"/>
    <w:rsid w:val="549BDF27"/>
    <w:rsid w:val="54A7FD90"/>
    <w:rsid w:val="54AA6E40"/>
    <w:rsid w:val="54E78C3A"/>
    <w:rsid w:val="54F0C100"/>
    <w:rsid w:val="54FD2F4E"/>
    <w:rsid w:val="54FE09E7"/>
    <w:rsid w:val="55114A6F"/>
    <w:rsid w:val="551C8C7D"/>
    <w:rsid w:val="55367060"/>
    <w:rsid w:val="55419ACF"/>
    <w:rsid w:val="5563CE1A"/>
    <w:rsid w:val="5586BF5B"/>
    <w:rsid w:val="5590CF68"/>
    <w:rsid w:val="5593A685"/>
    <w:rsid w:val="5599A41F"/>
    <w:rsid w:val="55A6ECF7"/>
    <w:rsid w:val="55A76AB5"/>
    <w:rsid w:val="560383EB"/>
    <w:rsid w:val="56085748"/>
    <w:rsid w:val="56094F4B"/>
    <w:rsid w:val="5618E218"/>
    <w:rsid w:val="5623DF26"/>
    <w:rsid w:val="56360B33"/>
    <w:rsid w:val="566576A3"/>
    <w:rsid w:val="5671019D"/>
    <w:rsid w:val="56773F86"/>
    <w:rsid w:val="568A3A8B"/>
    <w:rsid w:val="568DE5B1"/>
    <w:rsid w:val="5692F1BF"/>
    <w:rsid w:val="56A489C7"/>
    <w:rsid w:val="56AE80A4"/>
    <w:rsid w:val="56CA787F"/>
    <w:rsid w:val="56CC0FF0"/>
    <w:rsid w:val="56EA0C5F"/>
    <w:rsid w:val="56EF9546"/>
    <w:rsid w:val="56F0566F"/>
    <w:rsid w:val="56F54146"/>
    <w:rsid w:val="5705E3A0"/>
    <w:rsid w:val="572242C7"/>
    <w:rsid w:val="572301D6"/>
    <w:rsid w:val="57305986"/>
    <w:rsid w:val="57371C3E"/>
    <w:rsid w:val="573C66F3"/>
    <w:rsid w:val="573F0C15"/>
    <w:rsid w:val="574042AD"/>
    <w:rsid w:val="57440ED3"/>
    <w:rsid w:val="57465E9F"/>
    <w:rsid w:val="57581365"/>
    <w:rsid w:val="577200AF"/>
    <w:rsid w:val="57801A4C"/>
    <w:rsid w:val="57B25586"/>
    <w:rsid w:val="57D182C1"/>
    <w:rsid w:val="57D95F76"/>
    <w:rsid w:val="57E3607C"/>
    <w:rsid w:val="57E5E3ED"/>
    <w:rsid w:val="57EEE80F"/>
    <w:rsid w:val="580FAE1D"/>
    <w:rsid w:val="582E18A7"/>
    <w:rsid w:val="583311CC"/>
    <w:rsid w:val="58415A2B"/>
    <w:rsid w:val="587BB7A4"/>
    <w:rsid w:val="58846548"/>
    <w:rsid w:val="58A27D1C"/>
    <w:rsid w:val="58A87765"/>
    <w:rsid w:val="58AB126A"/>
    <w:rsid w:val="58AE92C2"/>
    <w:rsid w:val="58CAE0A0"/>
    <w:rsid w:val="5900CCA4"/>
    <w:rsid w:val="591677E9"/>
    <w:rsid w:val="591A20FE"/>
    <w:rsid w:val="593BA756"/>
    <w:rsid w:val="593F0BAD"/>
    <w:rsid w:val="594AB2A6"/>
    <w:rsid w:val="59556823"/>
    <w:rsid w:val="595AD14D"/>
    <w:rsid w:val="5967AE88"/>
    <w:rsid w:val="596A6B1A"/>
    <w:rsid w:val="597138EC"/>
    <w:rsid w:val="598C9B9E"/>
    <w:rsid w:val="599186A1"/>
    <w:rsid w:val="59B76076"/>
    <w:rsid w:val="59C09EB0"/>
    <w:rsid w:val="59C8A2E9"/>
    <w:rsid w:val="59CC3BEE"/>
    <w:rsid w:val="59D941FC"/>
    <w:rsid w:val="59EB7EB9"/>
    <w:rsid w:val="5A273CCF"/>
    <w:rsid w:val="5A3C81A6"/>
    <w:rsid w:val="5A41494E"/>
    <w:rsid w:val="5A4B9761"/>
    <w:rsid w:val="5A564587"/>
    <w:rsid w:val="5A579AAC"/>
    <w:rsid w:val="5AB89D29"/>
    <w:rsid w:val="5ABECFC3"/>
    <w:rsid w:val="5ADAA7EB"/>
    <w:rsid w:val="5AE31EE9"/>
    <w:rsid w:val="5B091CA3"/>
    <w:rsid w:val="5B198596"/>
    <w:rsid w:val="5B2F7A51"/>
    <w:rsid w:val="5B486F20"/>
    <w:rsid w:val="5B491720"/>
    <w:rsid w:val="5B5B287F"/>
    <w:rsid w:val="5B6ED583"/>
    <w:rsid w:val="5B872293"/>
    <w:rsid w:val="5B8D2CC5"/>
    <w:rsid w:val="5B947606"/>
    <w:rsid w:val="5B997106"/>
    <w:rsid w:val="5BC63426"/>
    <w:rsid w:val="5BCFE3BA"/>
    <w:rsid w:val="5BD2C473"/>
    <w:rsid w:val="5C016630"/>
    <w:rsid w:val="5C1542B0"/>
    <w:rsid w:val="5C240631"/>
    <w:rsid w:val="5C24D52B"/>
    <w:rsid w:val="5C5069E3"/>
    <w:rsid w:val="5C54658B"/>
    <w:rsid w:val="5C73062A"/>
    <w:rsid w:val="5C7EE93D"/>
    <w:rsid w:val="5C96B918"/>
    <w:rsid w:val="5C9C9065"/>
    <w:rsid w:val="5CB7FF9B"/>
    <w:rsid w:val="5CDE43EB"/>
    <w:rsid w:val="5CEBC885"/>
    <w:rsid w:val="5CF5F199"/>
    <w:rsid w:val="5CFFC838"/>
    <w:rsid w:val="5D0AFC65"/>
    <w:rsid w:val="5D466A27"/>
    <w:rsid w:val="5D52278A"/>
    <w:rsid w:val="5D704482"/>
    <w:rsid w:val="5D9B9786"/>
    <w:rsid w:val="5DAA3F6C"/>
    <w:rsid w:val="5DB99617"/>
    <w:rsid w:val="5DDC1ADE"/>
    <w:rsid w:val="5DDD87DB"/>
    <w:rsid w:val="5DF061FA"/>
    <w:rsid w:val="5DF6214C"/>
    <w:rsid w:val="5E04F271"/>
    <w:rsid w:val="5E1BB679"/>
    <w:rsid w:val="5E257D82"/>
    <w:rsid w:val="5E2AA684"/>
    <w:rsid w:val="5E3D77E2"/>
    <w:rsid w:val="5E44A6F4"/>
    <w:rsid w:val="5E50AC50"/>
    <w:rsid w:val="5E56ABA2"/>
    <w:rsid w:val="5E5A0E2A"/>
    <w:rsid w:val="5E60EA01"/>
    <w:rsid w:val="5E641BEA"/>
    <w:rsid w:val="5E6866C7"/>
    <w:rsid w:val="5E796EC9"/>
    <w:rsid w:val="5E916646"/>
    <w:rsid w:val="5E9E7B28"/>
    <w:rsid w:val="5EA37A24"/>
    <w:rsid w:val="5ED10A9A"/>
    <w:rsid w:val="5EDDA04C"/>
    <w:rsid w:val="5EEF4087"/>
    <w:rsid w:val="5EF53A5D"/>
    <w:rsid w:val="5F0FE62E"/>
    <w:rsid w:val="5F194A75"/>
    <w:rsid w:val="5F1A2AF4"/>
    <w:rsid w:val="5F1F0BA4"/>
    <w:rsid w:val="5F3FB7D5"/>
    <w:rsid w:val="5F51B2F6"/>
    <w:rsid w:val="5F5B981D"/>
    <w:rsid w:val="5F9AA80C"/>
    <w:rsid w:val="5FC6A5A0"/>
    <w:rsid w:val="5FDB826A"/>
    <w:rsid w:val="5FDD2C21"/>
    <w:rsid w:val="5FDF1B9C"/>
    <w:rsid w:val="5FF033A3"/>
    <w:rsid w:val="5FF459B9"/>
    <w:rsid w:val="6006D235"/>
    <w:rsid w:val="601D2986"/>
    <w:rsid w:val="602D8ED5"/>
    <w:rsid w:val="6036E99C"/>
    <w:rsid w:val="606BE825"/>
    <w:rsid w:val="6071E2A3"/>
    <w:rsid w:val="6078C59E"/>
    <w:rsid w:val="60895999"/>
    <w:rsid w:val="6098DAFE"/>
    <w:rsid w:val="60AE1010"/>
    <w:rsid w:val="60C43176"/>
    <w:rsid w:val="60E459A5"/>
    <w:rsid w:val="61048F02"/>
    <w:rsid w:val="61293539"/>
    <w:rsid w:val="61327272"/>
    <w:rsid w:val="616B4D23"/>
    <w:rsid w:val="61879353"/>
    <w:rsid w:val="61895D72"/>
    <w:rsid w:val="619E84FA"/>
    <w:rsid w:val="61BAE1A9"/>
    <w:rsid w:val="61BC7287"/>
    <w:rsid w:val="62090F3B"/>
    <w:rsid w:val="62107D66"/>
    <w:rsid w:val="621881BC"/>
    <w:rsid w:val="622A5706"/>
    <w:rsid w:val="625969E8"/>
    <w:rsid w:val="6288F2C2"/>
    <w:rsid w:val="628A35F6"/>
    <w:rsid w:val="62A3A85F"/>
    <w:rsid w:val="62A4F1F4"/>
    <w:rsid w:val="62B1D4EC"/>
    <w:rsid w:val="62CED5CE"/>
    <w:rsid w:val="62DDBB60"/>
    <w:rsid w:val="62EFADDD"/>
    <w:rsid w:val="62F5052B"/>
    <w:rsid w:val="62F7C736"/>
    <w:rsid w:val="63301525"/>
    <w:rsid w:val="6338F3AD"/>
    <w:rsid w:val="633AB91B"/>
    <w:rsid w:val="633CBCE6"/>
    <w:rsid w:val="63649411"/>
    <w:rsid w:val="6382A1DC"/>
    <w:rsid w:val="638E9E6E"/>
    <w:rsid w:val="6394872C"/>
    <w:rsid w:val="63A0FCD3"/>
    <w:rsid w:val="63A475DF"/>
    <w:rsid w:val="63A5354D"/>
    <w:rsid w:val="63AB19C4"/>
    <w:rsid w:val="63C2EB25"/>
    <w:rsid w:val="63CE808E"/>
    <w:rsid w:val="63CF6046"/>
    <w:rsid w:val="63EFB759"/>
    <w:rsid w:val="63F0E6C8"/>
    <w:rsid w:val="6408E23C"/>
    <w:rsid w:val="64179EFB"/>
    <w:rsid w:val="641B9CE8"/>
    <w:rsid w:val="642B3BA4"/>
    <w:rsid w:val="6445A80C"/>
    <w:rsid w:val="64570A58"/>
    <w:rsid w:val="6459E5BE"/>
    <w:rsid w:val="646784E5"/>
    <w:rsid w:val="647663D9"/>
    <w:rsid w:val="64A577D9"/>
    <w:rsid w:val="64A774B7"/>
    <w:rsid w:val="64BE5845"/>
    <w:rsid w:val="64C3048A"/>
    <w:rsid w:val="64D105BF"/>
    <w:rsid w:val="64D2F976"/>
    <w:rsid w:val="64D708BA"/>
    <w:rsid w:val="64DA8E72"/>
    <w:rsid w:val="64F6DFB3"/>
    <w:rsid w:val="6529A622"/>
    <w:rsid w:val="6529EA3F"/>
    <w:rsid w:val="65384023"/>
    <w:rsid w:val="6551EEE0"/>
    <w:rsid w:val="657B16DD"/>
    <w:rsid w:val="657D2F0A"/>
    <w:rsid w:val="658FAA3B"/>
    <w:rsid w:val="65CA251B"/>
    <w:rsid w:val="660B572C"/>
    <w:rsid w:val="6615A460"/>
    <w:rsid w:val="661A8E35"/>
    <w:rsid w:val="662F5A01"/>
    <w:rsid w:val="662FA7F8"/>
    <w:rsid w:val="6631DAAE"/>
    <w:rsid w:val="6639EBCD"/>
    <w:rsid w:val="66449641"/>
    <w:rsid w:val="6657335C"/>
    <w:rsid w:val="66595689"/>
    <w:rsid w:val="665BB7A5"/>
    <w:rsid w:val="66699D4C"/>
    <w:rsid w:val="667971A5"/>
    <w:rsid w:val="667D50E6"/>
    <w:rsid w:val="6682F8AF"/>
    <w:rsid w:val="668DDA7A"/>
    <w:rsid w:val="66E079CB"/>
    <w:rsid w:val="66E12E23"/>
    <w:rsid w:val="66FD32D5"/>
    <w:rsid w:val="6707AB9F"/>
    <w:rsid w:val="670BD760"/>
    <w:rsid w:val="67251DC4"/>
    <w:rsid w:val="672CE413"/>
    <w:rsid w:val="674B7979"/>
    <w:rsid w:val="675D4C32"/>
    <w:rsid w:val="67618D4D"/>
    <w:rsid w:val="67644A62"/>
    <w:rsid w:val="67654933"/>
    <w:rsid w:val="6791EF57"/>
    <w:rsid w:val="67A27152"/>
    <w:rsid w:val="67A7B7A3"/>
    <w:rsid w:val="67AECEE9"/>
    <w:rsid w:val="67B6388C"/>
    <w:rsid w:val="67B740FB"/>
    <w:rsid w:val="67B776C6"/>
    <w:rsid w:val="67BE4A86"/>
    <w:rsid w:val="67CA9F1A"/>
    <w:rsid w:val="67E16DF4"/>
    <w:rsid w:val="67E3E982"/>
    <w:rsid w:val="67EA9929"/>
    <w:rsid w:val="67EF31BF"/>
    <w:rsid w:val="67FA70F4"/>
    <w:rsid w:val="681C2321"/>
    <w:rsid w:val="681E89CB"/>
    <w:rsid w:val="6823E7BF"/>
    <w:rsid w:val="6824A0E2"/>
    <w:rsid w:val="6827FD30"/>
    <w:rsid w:val="683A7461"/>
    <w:rsid w:val="68571808"/>
    <w:rsid w:val="68586E3E"/>
    <w:rsid w:val="686A2735"/>
    <w:rsid w:val="688E04DE"/>
    <w:rsid w:val="68915BA0"/>
    <w:rsid w:val="68946916"/>
    <w:rsid w:val="68ADBEDF"/>
    <w:rsid w:val="68B5878E"/>
    <w:rsid w:val="68D14BAC"/>
    <w:rsid w:val="68D902A7"/>
    <w:rsid w:val="68DAC080"/>
    <w:rsid w:val="68F565DB"/>
    <w:rsid w:val="68FA4061"/>
    <w:rsid w:val="690BA11A"/>
    <w:rsid w:val="691C9458"/>
    <w:rsid w:val="694B9EF6"/>
    <w:rsid w:val="69576190"/>
    <w:rsid w:val="696E3AB5"/>
    <w:rsid w:val="69828533"/>
    <w:rsid w:val="6995F298"/>
    <w:rsid w:val="69ADB047"/>
    <w:rsid w:val="69C5D216"/>
    <w:rsid w:val="69CCBEDE"/>
    <w:rsid w:val="69D5F1CA"/>
    <w:rsid w:val="69DB2649"/>
    <w:rsid w:val="69E1629A"/>
    <w:rsid w:val="69F65CF0"/>
    <w:rsid w:val="69F6B557"/>
    <w:rsid w:val="6A0E4233"/>
    <w:rsid w:val="6A0E4E36"/>
    <w:rsid w:val="6A2D46F6"/>
    <w:rsid w:val="6A38B1CE"/>
    <w:rsid w:val="6A3A6748"/>
    <w:rsid w:val="6A536A54"/>
    <w:rsid w:val="6A60C3B8"/>
    <w:rsid w:val="6A6E49CD"/>
    <w:rsid w:val="6A7E76F7"/>
    <w:rsid w:val="6A85248D"/>
    <w:rsid w:val="6A989B43"/>
    <w:rsid w:val="6A9A339C"/>
    <w:rsid w:val="6AB4F45D"/>
    <w:rsid w:val="6AD5874E"/>
    <w:rsid w:val="6AEAD8A7"/>
    <w:rsid w:val="6AEC90BA"/>
    <w:rsid w:val="6B12EBAE"/>
    <w:rsid w:val="6B2B07F8"/>
    <w:rsid w:val="6B2C1990"/>
    <w:rsid w:val="6B5BD11C"/>
    <w:rsid w:val="6B6A243C"/>
    <w:rsid w:val="6B858C19"/>
    <w:rsid w:val="6B9F83A7"/>
    <w:rsid w:val="6BC80C7C"/>
    <w:rsid w:val="6BE4B30C"/>
    <w:rsid w:val="6BEE4859"/>
    <w:rsid w:val="6C019EBC"/>
    <w:rsid w:val="6C1BCB11"/>
    <w:rsid w:val="6C2F9F77"/>
    <w:rsid w:val="6C59FC7F"/>
    <w:rsid w:val="6C5D8023"/>
    <w:rsid w:val="6C6BC5A3"/>
    <w:rsid w:val="6C827D27"/>
    <w:rsid w:val="6C8CD402"/>
    <w:rsid w:val="6C8D1341"/>
    <w:rsid w:val="6CA5F585"/>
    <w:rsid w:val="6CA6E6B4"/>
    <w:rsid w:val="6CA7999B"/>
    <w:rsid w:val="6CD84341"/>
    <w:rsid w:val="6CE28AEC"/>
    <w:rsid w:val="6CF8E809"/>
    <w:rsid w:val="6D147B84"/>
    <w:rsid w:val="6D3110E3"/>
    <w:rsid w:val="6D426A6F"/>
    <w:rsid w:val="6D5D833D"/>
    <w:rsid w:val="6D68B750"/>
    <w:rsid w:val="6D737A02"/>
    <w:rsid w:val="6D7AB500"/>
    <w:rsid w:val="6D86779A"/>
    <w:rsid w:val="6D8ABF8B"/>
    <w:rsid w:val="6D9862D3"/>
    <w:rsid w:val="6D9FFF7C"/>
    <w:rsid w:val="6DBEFAE5"/>
    <w:rsid w:val="6DC7A490"/>
    <w:rsid w:val="6DC9EE42"/>
    <w:rsid w:val="6DE22688"/>
    <w:rsid w:val="6DE95991"/>
    <w:rsid w:val="6DECDB03"/>
    <w:rsid w:val="6DF79AE5"/>
    <w:rsid w:val="6E0D2C2B"/>
    <w:rsid w:val="6E1F5F9D"/>
    <w:rsid w:val="6E2DDA10"/>
    <w:rsid w:val="6E3595A5"/>
    <w:rsid w:val="6E441C24"/>
    <w:rsid w:val="6E738FF5"/>
    <w:rsid w:val="6E78F04B"/>
    <w:rsid w:val="6E797FF5"/>
    <w:rsid w:val="6E825931"/>
    <w:rsid w:val="6E83CF13"/>
    <w:rsid w:val="6E84E6B5"/>
    <w:rsid w:val="6E91E355"/>
    <w:rsid w:val="6E924100"/>
    <w:rsid w:val="6EA3EC04"/>
    <w:rsid w:val="6EB4C775"/>
    <w:rsid w:val="6EF7F744"/>
    <w:rsid w:val="6F0638C2"/>
    <w:rsid w:val="6F54B32A"/>
    <w:rsid w:val="6F6ADCAD"/>
    <w:rsid w:val="6F740F6E"/>
    <w:rsid w:val="6F74EE25"/>
    <w:rsid w:val="6F7E352B"/>
    <w:rsid w:val="6F965B64"/>
    <w:rsid w:val="6F96A936"/>
    <w:rsid w:val="6FA9D55E"/>
    <w:rsid w:val="6FAD23BF"/>
    <w:rsid w:val="6FB3A033"/>
    <w:rsid w:val="6FB8288C"/>
    <w:rsid w:val="6FC45305"/>
    <w:rsid w:val="6FDEF667"/>
    <w:rsid w:val="6FE250EC"/>
    <w:rsid w:val="6FE3F4C9"/>
    <w:rsid w:val="70180137"/>
    <w:rsid w:val="7019253E"/>
    <w:rsid w:val="7025DF37"/>
    <w:rsid w:val="7032F66E"/>
    <w:rsid w:val="7048ADDA"/>
    <w:rsid w:val="704B3D8D"/>
    <w:rsid w:val="70579D73"/>
    <w:rsid w:val="706729A4"/>
    <w:rsid w:val="708BB224"/>
    <w:rsid w:val="708C8BC7"/>
    <w:rsid w:val="7094ED32"/>
    <w:rsid w:val="7097F83D"/>
    <w:rsid w:val="709B9FC9"/>
    <w:rsid w:val="70A90033"/>
    <w:rsid w:val="70D6769F"/>
    <w:rsid w:val="70EF8019"/>
    <w:rsid w:val="7133846E"/>
    <w:rsid w:val="7143F44E"/>
    <w:rsid w:val="71478FC9"/>
    <w:rsid w:val="715673AC"/>
    <w:rsid w:val="71736B09"/>
    <w:rsid w:val="71A4A52C"/>
    <w:rsid w:val="71A4EF27"/>
    <w:rsid w:val="71ABEA56"/>
    <w:rsid w:val="71AFBD38"/>
    <w:rsid w:val="71BF3864"/>
    <w:rsid w:val="71DA1D40"/>
    <w:rsid w:val="7204851C"/>
    <w:rsid w:val="7211257D"/>
    <w:rsid w:val="7225D7A6"/>
    <w:rsid w:val="7226AD28"/>
    <w:rsid w:val="723BDF1D"/>
    <w:rsid w:val="723C1094"/>
    <w:rsid w:val="723D7F9D"/>
    <w:rsid w:val="724F3353"/>
    <w:rsid w:val="72538683"/>
    <w:rsid w:val="726A59D5"/>
    <w:rsid w:val="7281C98D"/>
    <w:rsid w:val="7285C34C"/>
    <w:rsid w:val="72B66DAB"/>
    <w:rsid w:val="7356640F"/>
    <w:rsid w:val="73601134"/>
    <w:rsid w:val="736C5B57"/>
    <w:rsid w:val="736D78AA"/>
    <w:rsid w:val="7389625A"/>
    <w:rsid w:val="739098E9"/>
    <w:rsid w:val="73AA2BCC"/>
    <w:rsid w:val="73B3F61C"/>
    <w:rsid w:val="73C7B178"/>
    <w:rsid w:val="73DE6E41"/>
    <w:rsid w:val="73E657EB"/>
    <w:rsid w:val="73F1A1C1"/>
    <w:rsid w:val="741DF212"/>
    <w:rsid w:val="742FC6E6"/>
    <w:rsid w:val="7463ABCE"/>
    <w:rsid w:val="74717E15"/>
    <w:rsid w:val="7481BCE2"/>
    <w:rsid w:val="74A10A7C"/>
    <w:rsid w:val="74A16F10"/>
    <w:rsid w:val="74A7B95C"/>
    <w:rsid w:val="74B62082"/>
    <w:rsid w:val="74C1306E"/>
    <w:rsid w:val="74C91FC7"/>
    <w:rsid w:val="74D596D5"/>
    <w:rsid w:val="74F679B4"/>
    <w:rsid w:val="75023D11"/>
    <w:rsid w:val="7504685C"/>
    <w:rsid w:val="752D2437"/>
    <w:rsid w:val="752D9853"/>
    <w:rsid w:val="753DDAAC"/>
    <w:rsid w:val="753EBF1B"/>
    <w:rsid w:val="7561A1A1"/>
    <w:rsid w:val="756B1B59"/>
    <w:rsid w:val="757223A4"/>
    <w:rsid w:val="75818CFB"/>
    <w:rsid w:val="759BF9D8"/>
    <w:rsid w:val="75A18D8F"/>
    <w:rsid w:val="75AF075F"/>
    <w:rsid w:val="75B55793"/>
    <w:rsid w:val="75D325FA"/>
    <w:rsid w:val="75DB14EB"/>
    <w:rsid w:val="75E3BD9F"/>
    <w:rsid w:val="75EB1EF4"/>
    <w:rsid w:val="75F5CC8E"/>
    <w:rsid w:val="7600B332"/>
    <w:rsid w:val="76022DB9"/>
    <w:rsid w:val="76121094"/>
    <w:rsid w:val="7613DA71"/>
    <w:rsid w:val="7615FECF"/>
    <w:rsid w:val="761DD96E"/>
    <w:rsid w:val="76267F78"/>
    <w:rsid w:val="7652724A"/>
    <w:rsid w:val="7660B418"/>
    <w:rsid w:val="766C90CA"/>
    <w:rsid w:val="769C5FA8"/>
    <w:rsid w:val="76BCA79F"/>
    <w:rsid w:val="76DCFA0D"/>
    <w:rsid w:val="76E059F2"/>
    <w:rsid w:val="76E73929"/>
    <w:rsid w:val="77062BB7"/>
    <w:rsid w:val="77076FD6"/>
    <w:rsid w:val="770B35FB"/>
    <w:rsid w:val="774614D7"/>
    <w:rsid w:val="77501768"/>
    <w:rsid w:val="7751DEAB"/>
    <w:rsid w:val="7767811F"/>
    <w:rsid w:val="77748672"/>
    <w:rsid w:val="7797B6FD"/>
    <w:rsid w:val="779EC197"/>
    <w:rsid w:val="77D498CB"/>
    <w:rsid w:val="77EF4CA7"/>
    <w:rsid w:val="77FD814F"/>
    <w:rsid w:val="78163E9D"/>
    <w:rsid w:val="781854B4"/>
    <w:rsid w:val="782C54ED"/>
    <w:rsid w:val="7834740A"/>
    <w:rsid w:val="78571310"/>
    <w:rsid w:val="78720184"/>
    <w:rsid w:val="787FD633"/>
    <w:rsid w:val="78AA45A2"/>
    <w:rsid w:val="78C4C6DA"/>
    <w:rsid w:val="78DB621E"/>
    <w:rsid w:val="78E89C26"/>
    <w:rsid w:val="78EBE4E0"/>
    <w:rsid w:val="78F48E62"/>
    <w:rsid w:val="79025FC1"/>
    <w:rsid w:val="79107348"/>
    <w:rsid w:val="792ED633"/>
    <w:rsid w:val="79308C3E"/>
    <w:rsid w:val="79417091"/>
    <w:rsid w:val="799584C2"/>
    <w:rsid w:val="79B8C83C"/>
    <w:rsid w:val="79C37F72"/>
    <w:rsid w:val="79D47794"/>
    <w:rsid w:val="79DECD14"/>
    <w:rsid w:val="79EC6388"/>
    <w:rsid w:val="79ED8A03"/>
    <w:rsid w:val="79EEEFC6"/>
    <w:rsid w:val="79FA868D"/>
    <w:rsid w:val="79FFBCF1"/>
    <w:rsid w:val="7A0E1431"/>
    <w:rsid w:val="7A16BCCE"/>
    <w:rsid w:val="7A2BDC85"/>
    <w:rsid w:val="7A2F7165"/>
    <w:rsid w:val="7A64E4BC"/>
    <w:rsid w:val="7A7CEE30"/>
    <w:rsid w:val="7AA48FEA"/>
    <w:rsid w:val="7AAB4FC0"/>
    <w:rsid w:val="7AB21950"/>
    <w:rsid w:val="7AB7373C"/>
    <w:rsid w:val="7AC83AA8"/>
    <w:rsid w:val="7AD2F07D"/>
    <w:rsid w:val="7ADA389B"/>
    <w:rsid w:val="7AFD554E"/>
    <w:rsid w:val="7B0527D6"/>
    <w:rsid w:val="7B1E36B5"/>
    <w:rsid w:val="7B3825E1"/>
    <w:rsid w:val="7B3B9688"/>
    <w:rsid w:val="7B3F7087"/>
    <w:rsid w:val="7B8B9C81"/>
    <w:rsid w:val="7B93729F"/>
    <w:rsid w:val="7B9BC5C3"/>
    <w:rsid w:val="7B9CD40E"/>
    <w:rsid w:val="7BA92EFC"/>
    <w:rsid w:val="7BAA1EC3"/>
    <w:rsid w:val="7BD10902"/>
    <w:rsid w:val="7BE11A51"/>
    <w:rsid w:val="7C4CE723"/>
    <w:rsid w:val="7C50B298"/>
    <w:rsid w:val="7C631335"/>
    <w:rsid w:val="7C71BA53"/>
    <w:rsid w:val="7C873D5B"/>
    <w:rsid w:val="7C9572D3"/>
    <w:rsid w:val="7CA90A17"/>
    <w:rsid w:val="7CAE741A"/>
    <w:rsid w:val="7CB3EF8E"/>
    <w:rsid w:val="7CBCDF94"/>
    <w:rsid w:val="7CC5F779"/>
    <w:rsid w:val="7CEA26CA"/>
    <w:rsid w:val="7D0AEB46"/>
    <w:rsid w:val="7D1C5277"/>
    <w:rsid w:val="7D1F72EC"/>
    <w:rsid w:val="7D29003D"/>
    <w:rsid w:val="7D2E5740"/>
    <w:rsid w:val="7D2EEA33"/>
    <w:rsid w:val="7D52C5D3"/>
    <w:rsid w:val="7D5F4749"/>
    <w:rsid w:val="7D89DD3B"/>
    <w:rsid w:val="7DB36124"/>
    <w:rsid w:val="7DC9CF59"/>
    <w:rsid w:val="7DE5CA06"/>
    <w:rsid w:val="7DEF6814"/>
    <w:rsid w:val="7E143FE8"/>
    <w:rsid w:val="7E1671A2"/>
    <w:rsid w:val="7E1C384C"/>
    <w:rsid w:val="7E210DCD"/>
    <w:rsid w:val="7E240776"/>
    <w:rsid w:val="7E3177B0"/>
    <w:rsid w:val="7E6ED047"/>
    <w:rsid w:val="7E952FEF"/>
    <w:rsid w:val="7EAE7F9B"/>
    <w:rsid w:val="7EBA8AA8"/>
    <w:rsid w:val="7EBFC0DD"/>
    <w:rsid w:val="7EC3A31A"/>
    <w:rsid w:val="7F248D61"/>
    <w:rsid w:val="7F2D158F"/>
    <w:rsid w:val="7F387A31"/>
    <w:rsid w:val="7F5E07FB"/>
    <w:rsid w:val="7F9AF1E3"/>
    <w:rsid w:val="7FB7D758"/>
    <w:rsid w:val="7FCA2789"/>
    <w:rsid w:val="7FF10B28"/>
    <w:rsid w:val="7FFC2D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09911"/>
  <w15:docId w15:val="{F9A71CD4-5954-479A-BA61-48E197135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523" w:hanging="240"/>
      <w:outlineLvl w:val="0"/>
    </w:pPr>
    <w:rPr>
      <w:b/>
      <w:bCs/>
      <w:sz w:val="24"/>
      <w:szCs w:val="24"/>
    </w:rPr>
  </w:style>
  <w:style w:type="paragraph" w:styleId="Heading2">
    <w:name w:val="heading 2"/>
    <w:basedOn w:val="Normal"/>
    <w:next w:val="Normal"/>
    <w:link w:val="Heading2Char"/>
    <w:uiPriority w:val="9"/>
    <w:semiHidden/>
    <w:unhideWhenUsed/>
    <w:qFormat/>
    <w:rsid w:val="00D9067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uiPriority w:val="9"/>
    <w:unhideWhenUsed/>
    <w:qFormat/>
    <w:rsid w:val="5A4B9761"/>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1"/>
      <w:ind w:left="2312"/>
    </w:pPr>
    <w:rPr>
      <w:b/>
      <w:bCs/>
      <w:sz w:val="32"/>
      <w:szCs w:val="32"/>
    </w:rPr>
  </w:style>
  <w:style w:type="paragraph" w:styleId="ListParagraph">
    <w:name w:val="List Paragraph"/>
    <w:basedOn w:val="Normal"/>
    <w:uiPriority w:val="1"/>
    <w:qFormat/>
    <w:pPr>
      <w:spacing w:before="1"/>
      <w:ind w:left="523" w:hanging="240"/>
    </w:pPr>
  </w:style>
  <w:style w:type="paragraph" w:customStyle="1" w:styleId="TableParagraph">
    <w:name w:val="Table Paragraph"/>
    <w:basedOn w:val="Normal"/>
    <w:uiPriority w:val="1"/>
    <w:qFormat/>
    <w:pPr>
      <w:spacing w:before="50"/>
      <w:ind w:left="124"/>
    </w:pPr>
  </w:style>
  <w:style w:type="paragraph" w:styleId="Header">
    <w:name w:val="header"/>
    <w:basedOn w:val="Normal"/>
    <w:link w:val="HeaderChar"/>
    <w:uiPriority w:val="99"/>
    <w:semiHidden/>
    <w:unhideWhenUsed/>
    <w:rsid w:val="00897D44"/>
    <w:pPr>
      <w:tabs>
        <w:tab w:val="center" w:pos="4680"/>
        <w:tab w:val="right" w:pos="9360"/>
      </w:tabs>
    </w:pPr>
  </w:style>
  <w:style w:type="character" w:customStyle="1" w:styleId="HeaderChar">
    <w:name w:val="Header Char"/>
    <w:basedOn w:val="DefaultParagraphFont"/>
    <w:link w:val="Header"/>
    <w:uiPriority w:val="99"/>
    <w:semiHidden/>
    <w:rsid w:val="00897D44"/>
    <w:rPr>
      <w:rFonts w:ascii="Times New Roman" w:eastAsia="Times New Roman" w:hAnsi="Times New Roman" w:cs="Times New Roman"/>
    </w:rPr>
  </w:style>
  <w:style w:type="paragraph" w:styleId="Footer">
    <w:name w:val="footer"/>
    <w:basedOn w:val="Normal"/>
    <w:link w:val="FooterChar"/>
    <w:uiPriority w:val="99"/>
    <w:semiHidden/>
    <w:unhideWhenUsed/>
    <w:rsid w:val="00897D44"/>
    <w:pPr>
      <w:tabs>
        <w:tab w:val="center" w:pos="4680"/>
        <w:tab w:val="right" w:pos="9360"/>
      </w:tabs>
    </w:pPr>
  </w:style>
  <w:style w:type="character" w:customStyle="1" w:styleId="FooterChar">
    <w:name w:val="Footer Char"/>
    <w:basedOn w:val="DefaultParagraphFont"/>
    <w:link w:val="Footer"/>
    <w:uiPriority w:val="99"/>
    <w:semiHidden/>
    <w:rsid w:val="00897D44"/>
    <w:rPr>
      <w:rFonts w:ascii="Times New Roman" w:eastAsia="Times New Roman" w:hAnsi="Times New Roman" w:cs="Times New Roman"/>
    </w:rPr>
  </w:style>
  <w:style w:type="character" w:styleId="Hyperlink">
    <w:name w:val="Hyperlink"/>
    <w:basedOn w:val="DefaultParagraphFont"/>
    <w:uiPriority w:val="99"/>
    <w:unhideWhenUsed/>
    <w:rsid w:val="00025A8C"/>
    <w:rPr>
      <w:color w:val="0000FF"/>
      <w:u w:val="single"/>
    </w:rPr>
  </w:style>
  <w:style w:type="character" w:styleId="UnresolvedMention">
    <w:name w:val="Unresolved Mention"/>
    <w:basedOn w:val="DefaultParagraphFont"/>
    <w:uiPriority w:val="99"/>
    <w:semiHidden/>
    <w:unhideWhenUsed/>
    <w:rsid w:val="002D2B36"/>
    <w:rPr>
      <w:color w:val="605E5C"/>
      <w:shd w:val="clear" w:color="auto" w:fill="E1DFDD"/>
    </w:rPr>
  </w:style>
  <w:style w:type="character" w:styleId="FollowedHyperlink">
    <w:name w:val="FollowedHyperlink"/>
    <w:basedOn w:val="DefaultParagraphFont"/>
    <w:uiPriority w:val="99"/>
    <w:semiHidden/>
    <w:unhideWhenUsed/>
    <w:rsid w:val="006A58A3"/>
    <w:rPr>
      <w:color w:val="800080" w:themeColor="followedHyperlink"/>
      <w:u w:val="single"/>
    </w:rPr>
  </w:style>
  <w:style w:type="paragraph" w:styleId="NoSpacing">
    <w:name w:val="No Spacing"/>
    <w:link w:val="NoSpacingChar"/>
    <w:uiPriority w:val="1"/>
    <w:qFormat/>
    <w:rsid w:val="5A4B9761"/>
  </w:style>
  <w:style w:type="paragraph" w:customStyle="1" w:styleId="paragraph">
    <w:name w:val="paragraph"/>
    <w:basedOn w:val="Normal"/>
    <w:rsid w:val="00D9695D"/>
    <w:pPr>
      <w:widowControl/>
      <w:autoSpaceDE/>
      <w:autoSpaceDN/>
      <w:spacing w:before="100" w:beforeAutospacing="1" w:after="100" w:afterAutospacing="1"/>
    </w:pPr>
    <w:rPr>
      <w:sz w:val="24"/>
      <w:szCs w:val="24"/>
    </w:rPr>
  </w:style>
  <w:style w:type="character" w:customStyle="1" w:styleId="normaltextrun">
    <w:name w:val="normaltextrun"/>
    <w:basedOn w:val="DefaultParagraphFont"/>
    <w:rsid w:val="00D9695D"/>
  </w:style>
  <w:style w:type="character" w:customStyle="1" w:styleId="eop">
    <w:name w:val="eop"/>
    <w:basedOn w:val="DefaultParagraphFont"/>
    <w:rsid w:val="00D9695D"/>
  </w:style>
  <w:style w:type="character" w:styleId="Strong">
    <w:name w:val="Strong"/>
    <w:basedOn w:val="DefaultParagraphFont"/>
    <w:uiPriority w:val="22"/>
    <w:qFormat/>
    <w:rsid w:val="00BE709C"/>
    <w:rPr>
      <w:b/>
      <w:bCs/>
    </w:rPr>
  </w:style>
  <w:style w:type="paragraph" w:styleId="NormalWeb">
    <w:name w:val="Normal (Web)"/>
    <w:basedOn w:val="Normal"/>
    <w:uiPriority w:val="99"/>
    <w:semiHidden/>
    <w:unhideWhenUsed/>
    <w:rsid w:val="00D83FFD"/>
    <w:rPr>
      <w:sz w:val="24"/>
      <w:szCs w:val="24"/>
    </w:rPr>
  </w:style>
  <w:style w:type="character" w:customStyle="1" w:styleId="Heading2Char">
    <w:name w:val="Heading 2 Char"/>
    <w:basedOn w:val="DefaultParagraphFont"/>
    <w:link w:val="Heading2"/>
    <w:uiPriority w:val="9"/>
    <w:semiHidden/>
    <w:rsid w:val="00D9067C"/>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39"/>
    <w:rsid w:val="001D76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6323CC"/>
  </w:style>
  <w:style w:type="paragraph" w:styleId="TOC1">
    <w:name w:val="toc 1"/>
    <w:basedOn w:val="Normal"/>
    <w:uiPriority w:val="1"/>
    <w:qFormat/>
    <w:rsid w:val="000B505B"/>
    <w:pPr>
      <w:spacing w:before="359"/>
      <w:ind w:left="1080"/>
    </w:pPr>
    <w:rPr>
      <w:rFonts w:ascii="Cambria" w:eastAsia="Cambria" w:hAnsi="Cambria" w:cs="Cambria"/>
      <w:b/>
      <w:bCs/>
      <w:sz w:val="24"/>
      <w:szCs w:val="24"/>
    </w:rPr>
  </w:style>
  <w:style w:type="paragraph" w:styleId="TOC2">
    <w:name w:val="toc 2"/>
    <w:basedOn w:val="Normal"/>
    <w:uiPriority w:val="1"/>
    <w:qFormat/>
    <w:rsid w:val="000B505B"/>
    <w:pPr>
      <w:spacing w:before="241"/>
      <w:ind w:left="1080"/>
    </w:pPr>
    <w:rPr>
      <w:rFonts w:ascii="Calibri" w:eastAsia="Calibri" w:hAnsi="Calibri" w:cs="Calibri"/>
      <w:b/>
      <w:bCs/>
      <w:sz w:val="20"/>
      <w:szCs w:val="20"/>
    </w:rPr>
  </w:style>
  <w:style w:type="paragraph" w:styleId="TOC3">
    <w:name w:val="toc 3"/>
    <w:basedOn w:val="Normal"/>
    <w:next w:val="Normal"/>
    <w:autoRedefine/>
    <w:uiPriority w:val="39"/>
    <w:semiHidden/>
    <w:unhideWhenUsed/>
    <w:rsid w:val="00F80696"/>
    <w:pPr>
      <w:spacing w:after="100"/>
      <w:ind w:left="440"/>
    </w:pPr>
  </w:style>
  <w:style w:type="character" w:customStyle="1" w:styleId="BodyTextChar">
    <w:name w:val="Body Text Char"/>
    <w:basedOn w:val="DefaultParagraphFont"/>
    <w:link w:val="BodyText"/>
    <w:uiPriority w:val="1"/>
    <w:rsid w:val="00D02528"/>
    <w:rPr>
      <w:rFonts w:ascii="Times New Roman" w:eastAsia="Times New Roman" w:hAnsi="Times New Roman" w:cs="Times New Roman"/>
      <w:sz w:val="24"/>
      <w:szCs w:val="24"/>
    </w:rPr>
  </w:style>
  <w:style w:type="paragraph" w:styleId="Revision">
    <w:name w:val="Revision"/>
    <w:hidden/>
    <w:uiPriority w:val="99"/>
    <w:semiHidden/>
    <w:rsid w:val="003B62AC"/>
    <w:pPr>
      <w:widowControl/>
      <w:autoSpaceDE/>
      <w:autoSpaceDN/>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3B62AC"/>
    <w:rPr>
      <w:sz w:val="16"/>
      <w:szCs w:val="16"/>
    </w:rPr>
  </w:style>
  <w:style w:type="paragraph" w:styleId="CommentText">
    <w:name w:val="annotation text"/>
    <w:basedOn w:val="Normal"/>
    <w:link w:val="CommentTextChar"/>
    <w:uiPriority w:val="99"/>
    <w:unhideWhenUsed/>
    <w:rsid w:val="003B62AC"/>
    <w:rPr>
      <w:sz w:val="20"/>
      <w:szCs w:val="20"/>
    </w:rPr>
  </w:style>
  <w:style w:type="character" w:customStyle="1" w:styleId="CommentTextChar">
    <w:name w:val="Comment Text Char"/>
    <w:basedOn w:val="DefaultParagraphFont"/>
    <w:link w:val="CommentText"/>
    <w:uiPriority w:val="99"/>
    <w:rsid w:val="003B62A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B62AC"/>
    <w:rPr>
      <w:b/>
      <w:bCs/>
    </w:rPr>
  </w:style>
  <w:style w:type="character" w:customStyle="1" w:styleId="CommentSubjectChar">
    <w:name w:val="Comment Subject Char"/>
    <w:basedOn w:val="CommentTextChar"/>
    <w:link w:val="CommentSubject"/>
    <w:uiPriority w:val="99"/>
    <w:semiHidden/>
    <w:rsid w:val="003B62AC"/>
    <w:rPr>
      <w:rFonts w:ascii="Times New Roman" w:eastAsia="Times New Roman" w:hAnsi="Times New Roman" w:cs="Times New Roman"/>
      <w:b/>
      <w:bCs/>
      <w:sz w:val="20"/>
      <w:szCs w:val="20"/>
    </w:rPr>
  </w:style>
  <w:style w:type="paragraph" w:customStyle="1" w:styleId="xmsonormal">
    <w:name w:val="x_msonormal"/>
    <w:basedOn w:val="Normal"/>
    <w:rsid w:val="00E54C25"/>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aacc.edu/programs-and-courses/credit-and-degree-seekers/human-services/" TargetMode="External"/><Relationship Id="rId21" Type="http://schemas.openxmlformats.org/officeDocument/2006/relationships/hyperlink" Target="https://catalog.aacc.edu/preview_program.php?catoid=41&amp;poid=17505&amp;hl=%22Human+Services%22&amp;returnto=search" TargetMode="External"/><Relationship Id="rId42" Type="http://schemas.openxmlformats.org/officeDocument/2006/relationships/hyperlink" Target="https://www.aacc.edu/policies/academic-integrity/" TargetMode="External"/><Relationship Id="rId47" Type="http://schemas.openxmlformats.org/officeDocument/2006/relationships/hyperlink" Target="file:///\\aacc-montana\shared\ALHEALTH\HDrive\AHCOMMON\HUS\AACC%20Human%20Services%20Self%20Study%202026%20Draft%20Folder\1st%20Draft%20of%20Self%20Study\%7b%20https:\www.aacc.edu\resources\academic-services\%7d" TargetMode="External"/><Relationship Id="rId63" Type="http://schemas.openxmlformats.org/officeDocument/2006/relationships/hyperlink" Target="https://forms.office.com/Pages/ResponsePage.aspx?id=a3xZNhPGTkiG91uZI0IlehFwGEgvyvJHmB8iWpDrE7VUMTAwNVA2MElUMTUxMEswUFdSTE1BM0NGQy4u" TargetMode="External"/><Relationship Id="rId68" Type="http://schemas.openxmlformats.org/officeDocument/2006/relationships/hyperlink" Target="https://noncredit.aacc.edu/corporate/search/publicCourseSearchDetails.do?method=load&amp;courseId=17394091&amp;corporateGroupId=3238316" TargetMode="External"/><Relationship Id="rId84" Type="http://schemas.openxmlformats.org/officeDocument/2006/relationships/hyperlink" Target="file://aacc-montana/shared/ALHEALTH/HDrive/AHCOMMON/HUS/Human%20Services%20Accreditation%202021/Hyperlinks%20Documents/HUS%20130.pdf" TargetMode="External"/><Relationship Id="rId89" Type="http://schemas.openxmlformats.org/officeDocument/2006/relationships/hyperlink" Target="file://aacc-montana/shared/ALHEALTH/HDrive/AHCOMMON/HUS/Human%20Services%20Accreditation%202021/Hyperlinks%20Documents/Wellness%20Therapeutic%20Center.pdf" TargetMode="External"/><Relationship Id="rId112" Type="http://schemas.microsoft.com/office/2011/relationships/people" Target="people.xml"/><Relationship Id="rId16" Type="http://schemas.openxmlformats.org/officeDocument/2006/relationships/hyperlink" Target="https://www.collegeconsensus.com/rankings/best-community-colleges/" TargetMode="External"/><Relationship Id="rId107" Type="http://schemas.openxmlformats.org/officeDocument/2006/relationships/hyperlink" Target="https://cshse.org/" TargetMode="External"/><Relationship Id="rId11" Type="http://schemas.openxmlformats.org/officeDocument/2006/relationships/image" Target="media/image2.jpeg"/><Relationship Id="rId32" Type="http://schemas.openxmlformats.org/officeDocument/2006/relationships/hyperlink" Target="https://www.aacc.edu/about/administrative-offices/sarbanes-center-for-career-and-civic-engagement/" TargetMode="External"/><Relationship Id="rId37" Type="http://schemas.openxmlformats.org/officeDocument/2006/relationships/hyperlink" Target="https://www.aacc.edu/about/schools-of-study/health-sciences/human-services/" TargetMode="External"/><Relationship Id="rId53" Type="http://schemas.openxmlformats.org/officeDocument/2006/relationships/hyperlink" Target="https://www.aacc.edu/resources/academic-services/tutoring/request-a-tutor/" TargetMode="External"/><Relationship Id="rId58" Type="http://schemas.openxmlformats.org/officeDocument/2006/relationships/hyperlink" Target="https://forms.office.com/r/yKiCjzpvS4" TargetMode="External"/><Relationship Id="rId74" Type="http://schemas.openxmlformats.org/officeDocument/2006/relationships/hyperlink" Target="https://www.aacc.edu/newsroom/news/2021-news/hlsb-grand-opening/" TargetMode="External"/><Relationship Id="rId79" Type="http://schemas.openxmlformats.org/officeDocument/2006/relationships/footer" Target="footer1.xml"/><Relationship Id="rId102" Type="http://schemas.openxmlformats.org/officeDocument/2006/relationships/hyperlink" Target="file://aacc-montana/shared/ALHEALTH/HDrive/AHCOMMON/HUS/Human%20Services%20Accreditation%202021/Hyperlinks%20Documents/HUS%20141.pdf" TargetMode="External"/><Relationship Id="rId5" Type="http://schemas.openxmlformats.org/officeDocument/2006/relationships/numbering" Target="numbering.xml"/><Relationship Id="rId90" Type="http://schemas.openxmlformats.org/officeDocument/2006/relationships/hyperlink" Target="file://aacc-montana/shared/ALHEALTH/HDrive/AHCOMMON/HUS/Human%20Services%20Accreditation%202021/Hyperlinks%20Documents/Wellness%20Therapeutic%20Center.pdf" TargetMode="External"/><Relationship Id="rId95" Type="http://schemas.openxmlformats.org/officeDocument/2006/relationships/hyperlink" Target="file://aacc-montana/shared/ALHEALTH/HDrive/AHCOMMON/HUS/Human%20Services%20Accreditation%202021/Hyperlinks%20Documents/HUS%20114%20.pdf" TargetMode="External"/><Relationship Id="rId22" Type="http://schemas.openxmlformats.org/officeDocument/2006/relationships/hyperlink" Target="https://www.youtube.com/shorts/bDNhzjgnX9A" TargetMode="External"/><Relationship Id="rId27" Type="http://schemas.openxmlformats.org/officeDocument/2006/relationships/hyperlink" Target="https://www.aacc.edu/calendar/?keywords=Human&amp;categories=Categories%3EHealth+Sciences&amp;search=all" TargetMode="External"/><Relationship Id="rId43" Type="http://schemas.openxmlformats.org/officeDocument/2006/relationships/hyperlink" Target="https://www.aacc.edu/resources/health-and-personal-counseling/" TargetMode="External"/><Relationship Id="rId48" Type="http://schemas.openxmlformats.org/officeDocument/2006/relationships/hyperlink" Target="https://www.aacc.edu/resources/disability-support-services/" TargetMode="External"/><Relationship Id="rId64" Type="http://schemas.openxmlformats.org/officeDocument/2006/relationships/hyperlink" Target="https://www.aacc.edu/about/administrative-offices/community-standards/" TargetMode="External"/><Relationship Id="rId69" Type="http://schemas.openxmlformats.org/officeDocument/2006/relationships/hyperlink" Target="https://www.aacc.edu/programs-and-courses/credit-and-degree-seekers/engagement-coach-training/" TargetMode="External"/><Relationship Id="rId113" Type="http://schemas.openxmlformats.org/officeDocument/2006/relationships/theme" Target="theme/theme1.xml"/><Relationship Id="rId80" Type="http://schemas.openxmlformats.org/officeDocument/2006/relationships/hyperlink" Target="https://longreads.com/2019/12/09/anyones-son/?utm_source=nl&amp;utm_brand=vf&amp;utm_mailing=VF_HivePS_122819&amp;utm_medium=email&amp;bxid=5bd67c8f3f92a41245df6f42&amp;cndid=48196322&amp;hasha=cce1f4623d6b549952222c17135d1ebd&amp;hashb=e3048a9459b66b6a1d5637ef8c3befb9e7c1df80&amp;hashc=5e937d46208d471abd78700608cb3e9584a296d709dc1877ddfdcf68c57e470f&amp;esrc=newsletteroverlay&amp;utm_campaign=VF_HivePS_122819&amp;utm_term=VYF_Hive" TargetMode="External"/><Relationship Id="rId85" Type="http://schemas.openxmlformats.org/officeDocument/2006/relationships/hyperlink" Target="file://aacc-montana/shared/ALHEALTH/HDrive/AHCOMMON/HUS/Human%20Services%20Accreditation%202021/Hyperlinks%20Documents/HUS%20114%20.pdf" TargetMode="External"/><Relationship Id="rId12" Type="http://schemas.openxmlformats.org/officeDocument/2006/relationships/hyperlink" Target="https://cshse.org" TargetMode="External"/><Relationship Id="rId17" Type="http://schemas.openxmlformats.org/officeDocument/2006/relationships/hyperlink" Target="https://www.collegeconsensus.com/rankings/best-online-community-colleges/" TargetMode="External"/><Relationship Id="rId33" Type="http://schemas.openxmlformats.org/officeDocument/2006/relationships/hyperlink" Target="https://www.aacc.edu/about/administrative-offices/sarbanes-center-for-career-and-civic-engagement/" TargetMode="External"/><Relationship Id="rId38" Type="http://schemas.openxmlformats.org/officeDocument/2006/relationships/hyperlink" Target="https://catalog.aacc.edu/content.php?catoid=41&amp;navoid=17292" TargetMode="External"/><Relationship Id="rId59" Type="http://schemas.openxmlformats.org/officeDocument/2006/relationships/hyperlink" Target="file://aacc-montana/shared/ALHEALTH/HDrive/AHCOMMON/HUS/Human%20Services%20Accreditation%202021/Hyperlinks%20Documents/EPC%20MANUAL.pdf" TargetMode="External"/><Relationship Id="rId103" Type="http://schemas.openxmlformats.org/officeDocument/2006/relationships/hyperlink" Target="https://ccliexperience.org/tools/a-ticket-to-know-you/" TargetMode="External"/><Relationship Id="rId108" Type="http://schemas.openxmlformats.org/officeDocument/2006/relationships/hyperlink" Target="https://catalog.aacc.edu/preview_program.php?catoid=41&amp;poid=17402" TargetMode="External"/><Relationship Id="rId54" Type="http://schemas.openxmlformats.org/officeDocument/2006/relationships/hyperlink" Target="https://cm.maxient.com/reportingform.php?AnneArundelCC&amp;layout_id=10" TargetMode="External"/><Relationship Id="rId70" Type="http://schemas.openxmlformats.org/officeDocument/2006/relationships/hyperlink" Target="https://www.aacc.edu/about/administrative-offices/ideal/" TargetMode="External"/><Relationship Id="rId75" Type="http://schemas.openxmlformats.org/officeDocument/2006/relationships/hyperlink" Target="https://youtu.be/mR58NXeaLrw" TargetMode="External"/><Relationship Id="rId91" Type="http://schemas.openxmlformats.org/officeDocument/2006/relationships/hyperlink" Target="file://aacc-montana/shared/ALHEALTH/HDrive/AHCOMMON/HUS/Human%20Services%20Accreditation%202021/Hyperlinks%20Documents/HUS%20234.pdf" TargetMode="External"/><Relationship Id="rId96" Type="http://schemas.openxmlformats.org/officeDocument/2006/relationships/hyperlink" Target="file://aacc-montana/shared/ALHEALTH/HDrive/AHCOMMON/HUS/Human%20Services%20Accreditation%202021/Hyperlinks%20Documents/HUS%20115%20210%20217%20%20and%20275.pdf"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militaryfriendly.com/school-profile/?sid=644" TargetMode="External"/><Relationship Id="rId23" Type="http://schemas.openxmlformats.org/officeDocument/2006/relationships/image" Target="media/image3.jpeg"/><Relationship Id="rId28" Type="http://schemas.openxmlformats.org/officeDocument/2006/relationships/hyperlink" Target="https://www.aacc.edu/programs-and-courses/credit-and-degree-seekers/human-services/" TargetMode="External"/><Relationship Id="rId36" Type="http://schemas.openxmlformats.org/officeDocument/2006/relationships/hyperlink" Target="https://www.aacc.edu/policies/promotion-of-part-time-faculty/promotion-of-part-time-faculty-procedure/" TargetMode="External"/><Relationship Id="rId49" Type="http://schemas.openxmlformats.org/officeDocument/2006/relationships/hyperlink" Target="https://www.aacc.edu/resources/career-and-community-services/" TargetMode="External"/><Relationship Id="rId57" Type="http://schemas.openxmlformats.org/officeDocument/2006/relationships/hyperlink" Target="https://www.aacc.edu/policies/student-grievance/" TargetMode="External"/><Relationship Id="rId106" Type="http://schemas.openxmlformats.org/officeDocument/2006/relationships/hyperlink" Target="https://www.nationalhumanservices.org/ethical-standards-for-hs-professionals" TargetMode="External"/><Relationship Id="rId10" Type="http://schemas.openxmlformats.org/officeDocument/2006/relationships/endnotes" Target="endnotes.xml"/><Relationship Id="rId31" Type="http://schemas.openxmlformats.org/officeDocument/2006/relationships/hyperlink" Target="https://www.aacc.edu/about/administrative-offices/sarbanes-center-for-career-and-civic-engagement/" TargetMode="External"/><Relationship Id="rId44" Type="http://schemas.openxmlformats.org/officeDocument/2006/relationships/hyperlink" Target="https://www.aacc.edu/about/administrative-offices/community-standards/" TargetMode="External"/><Relationship Id="rId52" Type="http://schemas.openxmlformats.org/officeDocument/2006/relationships/hyperlink" Target="https://www.aacc.edu/resources/health-and-personal-counseling/" TargetMode="External"/><Relationship Id="rId60" Type="http://schemas.openxmlformats.org/officeDocument/2006/relationships/hyperlink" Target="https://www.aacc.edu/policies/staff-and-administrator-performance-evaluations/" TargetMode="External"/><Relationship Id="rId65" Type="http://schemas.openxmlformats.org/officeDocument/2006/relationships/hyperlink" Target="https://www.nationalhumanservices.org/ethical-standards/" TargetMode="External"/><Relationship Id="rId73" Type="http://schemas.openxmlformats.org/officeDocument/2006/relationships/hyperlink" Target="https://www.aacc.edu/resources/technology/" TargetMode="External"/><Relationship Id="rId78" Type="http://schemas.openxmlformats.org/officeDocument/2006/relationships/hyperlink" Target="https://www.aacc.edu/apply-and-register/credit-application/apply/transfer-credit-to-aacc/prior-learning-portfolio-credit/" TargetMode="External"/><Relationship Id="rId81" Type="http://schemas.openxmlformats.org/officeDocument/2006/relationships/hyperlink" Target="https://libguides.aacc.edu/GenAI2025" TargetMode="External"/><Relationship Id="rId86" Type="http://schemas.openxmlformats.org/officeDocument/2006/relationships/hyperlink" Target="file://aacc-montana/shared/ALHEALTH/HDrive/AHCOMMON/HUS/Human%20Services%20Accreditation%202021/Hyperlinks%20Documents/HUS%20211%20.pdf" TargetMode="External"/><Relationship Id="rId94" Type="http://schemas.openxmlformats.org/officeDocument/2006/relationships/hyperlink" Target="file://aacc-montana/shared/ALHEALTH/HDrive/AHCOMMON/HUS/Human%20Services%20Accreditation%202021/Hyperlinks%20Documents/HUS%20115%20210%20217%20%20and%20275.pdf" TargetMode="External"/><Relationship Id="rId99" Type="http://schemas.openxmlformats.org/officeDocument/2006/relationships/hyperlink" Target="https://www.nationalhumanservices.org/ethical-standards-for-hs-professionals" TargetMode="External"/><Relationship Id="rId101" Type="http://schemas.openxmlformats.org/officeDocument/2006/relationships/hyperlink" Target="https://www.nationalhumanservices.org/ethical-standards-for-hs-professionals"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intelligent.com/best-community-colleges/" TargetMode="External"/><Relationship Id="rId18" Type="http://schemas.openxmlformats.org/officeDocument/2006/relationships/hyperlink" Target="https://www.aacc.edu/about/fast-facts/" TargetMode="External"/><Relationship Id="rId39" Type="http://schemas.openxmlformats.org/officeDocument/2006/relationships/hyperlink" Target="https://www.aacc.edu/policies/student-withdrawal-for-extenuating-circumstances" TargetMode="External"/><Relationship Id="rId109" Type="http://schemas.openxmlformats.org/officeDocument/2006/relationships/hyperlink" Target="https://forms.office.com/r/yKiCjzpvS4" TargetMode="External"/><Relationship Id="rId34" Type="http://schemas.openxmlformats.org/officeDocument/2006/relationships/hyperlink" Target="https://usc-word-edit.officeapps.live.com/Hyperlinks%20Documents/HUS%20234.pdf" TargetMode="External"/><Relationship Id="rId50" Type="http://schemas.openxmlformats.org/officeDocument/2006/relationships/hyperlink" Target="https://www.aacc.edu/resources/health-and-personal-counseling/" TargetMode="External"/><Relationship Id="rId55" Type="http://schemas.openxmlformats.org/officeDocument/2006/relationships/hyperlink" Target="https://catalog.aacc.edu/content.php?catoid=41&amp;navoid=17295" TargetMode="External"/><Relationship Id="rId76" Type="http://schemas.openxmlformats.org/officeDocument/2006/relationships/hyperlink" Target="https://www.aacc.edu/resources/transfer-services/transfer-from-aacc/what-is-artsys/" TargetMode="External"/><Relationship Id="rId97" Type="http://schemas.openxmlformats.org/officeDocument/2006/relationships/hyperlink" Target="file://aacc-montana/shared/ALHEALTH/HDrive/AHCOMMON/HUS/Human%20Services%20Accreditation%202021/Hyperlinks%20Documents/HUS%20115%20210%20217%20%20and%20275.pdf" TargetMode="External"/><Relationship Id="rId104" Type="http://schemas.openxmlformats.org/officeDocument/2006/relationships/hyperlink" Target="file://aacc-montana/shared/ALHEALTH/HDrive/AHCOMMON/HUS/Human%20Services%20Accreditation%202021/Hyperlinks%20Documents/HUS%20115%20210%20217%20%20and%20275.pdf" TargetMode="External"/><Relationship Id="rId7" Type="http://schemas.openxmlformats.org/officeDocument/2006/relationships/settings" Target="settings.xml"/><Relationship Id="rId71" Type="http://schemas.openxmlformats.org/officeDocument/2006/relationships/hyperlink" Target="https://aacc.sharepoint.com/sites/Team-HumanServices2/Shared%20Documents/General/Hyperlinks%20Documents/HUS%20100.pdf" TargetMode="External"/><Relationship Id="rId92" Type="http://schemas.openxmlformats.org/officeDocument/2006/relationships/hyperlink" Target="file://aacc-montana/shared/ALHEALTH/HDrive/AHCOMMON/HUS/Human%20Services%20Accreditation%202021/Hyperlinks%20Documents/HUS%20115%20210%20217%20%20and%20275.pdf" TargetMode="External"/><Relationship Id="rId2" Type="http://schemas.openxmlformats.org/officeDocument/2006/relationships/customXml" Target="../customXml/item2.xml"/><Relationship Id="rId29" Type="http://schemas.openxmlformats.org/officeDocument/2006/relationships/hyperlink" Target="https://catalog.aacc.edu/preview_program.php?catoid=41&amp;poid=17505" TargetMode="External"/><Relationship Id="rId24" Type="http://schemas.openxmlformats.org/officeDocument/2006/relationships/hyperlink" Target="https://cshse.org" TargetMode="External"/><Relationship Id="rId40" Type="http://schemas.openxmlformats.org/officeDocument/2006/relationships/hyperlink" Target="https://www.aacc.edu/policies/student-conduct/" TargetMode="External"/><Relationship Id="rId45" Type="http://schemas.openxmlformats.org/officeDocument/2006/relationships/hyperlink" Target="https://www.aacc.edu/media/college/documents/BIT_Procedures-(1).pdf" TargetMode="External"/><Relationship Id="rId66" Type="http://schemas.openxmlformats.org/officeDocument/2006/relationships/hyperlink" Target="https://noncredit.aacc.edu/corporate/search/publicCourseSearchDetails.do?method=load&amp;courseId=17418445&amp;corporateGroupId=3238316" TargetMode="External"/><Relationship Id="rId87" Type="http://schemas.openxmlformats.org/officeDocument/2006/relationships/hyperlink" Target="file://aacc-montana/shared/ALHEALTH/HDrive/AHCOMMON/HUS/Human%20Services%20Accreditation%202021/Hyperlinks%20Documents/HUS%20216.pdf" TargetMode="External"/><Relationship Id="rId110" Type="http://schemas.openxmlformats.org/officeDocument/2006/relationships/hyperlink" Target="https://catalog.aacc.edu/preview_program.php?catoid=41&amp;poid=17505&amp;hl=%22Human+Services%22&amp;returnto=search" TargetMode="External"/><Relationship Id="rId61" Type="http://schemas.openxmlformats.org/officeDocument/2006/relationships/hyperlink" Target="https://www.aacc.edu/policies/promotion-of-part-time-faculty/promotion-of-part-time-faculty-procedure/" TargetMode="External"/><Relationship Id="rId82" Type="http://schemas.openxmlformats.org/officeDocument/2006/relationships/hyperlink" Target="file://aacc-montana/shared/ALHEALTH/HDrive/AHCOMMON/HUS/Human%20Services%20Accreditation%202021/Hyperlinks%20Documents/HUS%20101.pdf" TargetMode="External"/><Relationship Id="rId19" Type="http://schemas.openxmlformats.org/officeDocument/2006/relationships/hyperlink" Target="https://www.aacc.edu/about/mission-and-vision/strategic-plan/" TargetMode="External"/><Relationship Id="rId14" Type="http://schemas.openxmlformats.org/officeDocument/2006/relationships/hyperlink" Target="https://academicinfluence.com/articles/schools/best-community-colleges" TargetMode="External"/><Relationship Id="rId30" Type="http://schemas.openxmlformats.org/officeDocument/2006/relationships/hyperlink" Target="https://catalog.aacc.edu/preview_program.php?catoid=41&amp;poid=17505" TargetMode="External"/><Relationship Id="rId35" Type="http://schemas.openxmlformats.org/officeDocument/2006/relationships/hyperlink" Target="https://usc-word-edit.officeapps.live.com/Hyperlinks%20Documents/HUS%20234.pdf" TargetMode="External"/><Relationship Id="rId56" Type="http://schemas.openxmlformats.org/officeDocument/2006/relationships/hyperlink" Target="https://www.aacc.edu/policies/grade-appeals/" TargetMode="External"/><Relationship Id="rId77" Type="http://schemas.openxmlformats.org/officeDocument/2006/relationships/hyperlink" Target="https://www.aacc.edu/resources/academic-services/transfer-services/transfer-agreements/" TargetMode="External"/><Relationship Id="rId100" Type="http://schemas.openxmlformats.org/officeDocument/2006/relationships/hyperlink" Target="https://www.nationalhumanservices.org/ethical-standards-for-hs-professionals" TargetMode="External"/><Relationship Id="rId105" Type="http://schemas.openxmlformats.org/officeDocument/2006/relationships/hyperlink" Target="file://aacc-montana/shared/ALHEALTH/HDrive/AHCOMMON/HUS/Human%20Services%20Accreditation%202021/Hyperlinks%20Documents/HUS%20115%20210%20217%20%20and%20275.pdf" TargetMode="External"/><Relationship Id="rId8" Type="http://schemas.openxmlformats.org/officeDocument/2006/relationships/webSettings" Target="webSettings.xml"/><Relationship Id="rId51" Type="http://schemas.openxmlformats.org/officeDocument/2006/relationships/hyperlink" Target="https://www.aacc.edu/resources/student-success/" TargetMode="External"/><Relationship Id="rId72" Type="http://schemas.openxmlformats.org/officeDocument/2006/relationships/hyperlink" Target="https://catalog.aacc.edu/content.php?catoid=41&amp;navoid=17179" TargetMode="External"/><Relationship Id="rId93" Type="http://schemas.openxmlformats.org/officeDocument/2006/relationships/hyperlink" Target="file://aacc-montana/shared/ALHEALTH/HDrive/AHCOMMON/HUS/Human%20Services%20Accreditation%202021/Hyperlinks%20Documents/HUS%20141.pdf" TargetMode="External"/><Relationship Id="rId98" Type="http://schemas.openxmlformats.org/officeDocument/2006/relationships/hyperlink" Target="https://www.nationalhumanservices.org/ethical-standards-for-hs-professionals" TargetMode="External"/><Relationship Id="rId3" Type="http://schemas.openxmlformats.org/officeDocument/2006/relationships/customXml" Target="../customXml/item3.xml"/><Relationship Id="rId25" Type="http://schemas.openxmlformats.org/officeDocument/2006/relationships/hyperlink" Target="https://catalog.aacc.edu/preview_program.php?catoid=41&amp;poid=17505&amp;hl=%22Human+Services%22&amp;returnto=search" TargetMode="External"/><Relationship Id="rId46" Type="http://schemas.openxmlformats.org/officeDocument/2006/relationships/hyperlink" Target="https://www.aacc.edu/resources/" TargetMode="External"/><Relationship Id="rId67" Type="http://schemas.openxmlformats.org/officeDocument/2006/relationships/hyperlink" Target="https://noncredit.aacc.edu/corporate/search/publicCourseSearchDetails.do?method=load&amp;courseId=18922110&amp;corporateGroupId=3238316" TargetMode="External"/><Relationship Id="rId20" Type="http://schemas.openxmlformats.org/officeDocument/2006/relationships/hyperlink" Target="https://www.aacc.edu/policies/shared-governance/" TargetMode="External"/><Relationship Id="rId41" Type="http://schemas.openxmlformats.org/officeDocument/2006/relationships/hyperlink" Target="https://www.aacc.edu/about/administrative-offices/community-standards/" TargetMode="External"/><Relationship Id="rId62" Type="http://schemas.openxmlformats.org/officeDocument/2006/relationships/hyperlink" Target="https://catalog.aacc.edu/preview_program.php?catoid=41&amp;poid=17697" TargetMode="External"/><Relationship Id="rId83" Type="http://schemas.openxmlformats.org/officeDocument/2006/relationships/hyperlink" Target="file://aacc-montana/shared/ALHEALTH/HDrive/AHCOMMON/HUS/Human%20Services%20Accreditation%202021/Hyperlinks%20Documents/HUS%20114%20.pdf" TargetMode="External"/><Relationship Id="rId88" Type="http://schemas.openxmlformats.org/officeDocument/2006/relationships/hyperlink" Target="file://aacc-montana/shared/ALHEALTH/HDrive/AHCOMMON/HUS/Human%20Services%20Accreditation%202021/Hyperlinks%20Documents/HUS%20216.pdf" TargetMode="External"/><Relationship Id="rId111"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DDC006180E7A479828B0A3CB839A43" ma:contentTypeVersion="6" ma:contentTypeDescription="Create a new document." ma:contentTypeScope="" ma:versionID="5e403f31adc65ab3fe97a96203238d28">
  <xsd:schema xmlns:xsd="http://www.w3.org/2001/XMLSchema" xmlns:xs="http://www.w3.org/2001/XMLSchema" xmlns:p="http://schemas.microsoft.com/office/2006/metadata/properties" xmlns:ns2="50045aa8-0e99-48de-a453-b8c20aebabf4" targetNamespace="http://schemas.microsoft.com/office/2006/metadata/properties" ma:root="true" ma:fieldsID="c0db14e49f55d5e692a635770cd5e4c5" ns2:_="">
    <xsd:import namespace="50045aa8-0e99-48de-a453-b8c20aebabf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045aa8-0e99-48de-a453-b8c20aebab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25DE96-4F62-4451-AA4C-D713CEAF69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045aa8-0e99-48de-a453-b8c20aebab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76F9E4-F4C5-4D46-95AC-8309F22381E6}">
  <ds:schemaRefs>
    <ds:schemaRef ds:uri="http://schemas.microsoft.com/sharepoint/v3/contenttype/forms"/>
  </ds:schemaRefs>
</ds:datastoreItem>
</file>

<file path=customXml/itemProps3.xml><?xml version="1.0" encoding="utf-8"?>
<ds:datastoreItem xmlns:ds="http://schemas.openxmlformats.org/officeDocument/2006/customXml" ds:itemID="{13246D47-05F4-4F46-99B8-DDCDD3219F4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D37E008-D843-4FF3-BA61-855A857EB072}">
  <ds:schemaRefs>
    <ds:schemaRef ds:uri="http://schemas.openxmlformats.org/officeDocument/2006/bibliography"/>
  </ds:schemaRefs>
</ds:datastoreItem>
</file>

<file path=docMetadata/LabelInfo.xml><?xml version="1.0" encoding="utf-8"?>
<clbl:labelList xmlns:clbl="http://schemas.microsoft.com/office/2020/mipLabelMetadata">
  <clbl:label id="{36597c6b-c613-484e-86f7-5b992342257a}" enabled="0" method="" siteId="{36597c6b-c613-484e-86f7-5b992342257a}" removed="1"/>
</clbl:labelList>
</file>

<file path=docProps/app.xml><?xml version="1.0" encoding="utf-8"?>
<Properties xmlns="http://schemas.openxmlformats.org/officeDocument/2006/extended-properties" xmlns:vt="http://schemas.openxmlformats.org/officeDocument/2006/docPropsVTypes">
  <Template>Normal</Template>
  <TotalTime>1</TotalTime>
  <Pages>103</Pages>
  <Words>39647</Words>
  <Characters>238284</Characters>
  <Application>Microsoft Office Word</Application>
  <DocSecurity>0</DocSecurity>
  <Lines>4765</Lines>
  <Paragraphs>1793</Paragraphs>
  <ScaleCrop>false</ScaleCrop>
  <HeadingPairs>
    <vt:vector size="2" baseType="variant">
      <vt:variant>
        <vt:lpstr>Title</vt:lpstr>
      </vt:variant>
      <vt:variant>
        <vt:i4>1</vt:i4>
      </vt:variant>
    </vt:vector>
  </HeadingPairs>
  <TitlesOfParts>
    <vt:vector size="1" baseType="lpstr">
      <vt:lpstr/>
    </vt:vector>
  </TitlesOfParts>
  <Company>The University of Scranton</Company>
  <LinksUpToDate>false</LinksUpToDate>
  <CharactersWithSpaces>276138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Gilkey, Shannon</dc:creator>
  <cp:keywords/>
  <cp:lastModifiedBy>Gilkey, Shannon</cp:lastModifiedBy>
  <cp:revision>2</cp:revision>
  <cp:lastPrinted>2026-01-06T21:34:00Z</cp:lastPrinted>
  <dcterms:created xsi:type="dcterms:W3CDTF">2026-04-01T16:23:00Z</dcterms:created>
  <dcterms:modified xsi:type="dcterms:W3CDTF">2026-04-01T16:23:00Z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2024-08-08T00:00:00Z</vt:filetime>
  </property>
  <property fmtid="{D5CDD505-2E9C-101B-9397-08002B2CF9AE}" pid="3" name="Creator">
    <vt:lpwstr>Acrobat PDFMaker 24 for Word</vt:lpwstr>
  </property>
  <property fmtid="{D5CDD505-2E9C-101B-9397-08002B2CF9AE}" pid="4" name="GrammarlyDocumentId">
    <vt:lpwstr>355b4a861a41507b8046cdab85e3e9aae6973a35ff12044134da8e3d1585aec6</vt:lpwstr>
  </property>
  <property fmtid="{D5CDD505-2E9C-101B-9397-08002B2CF9AE}" pid="5" name="LastSaved">
    <vt:filetime>2025-02-27T00:00:00Z</vt:filetime>
  </property>
  <property fmtid="{D5CDD505-2E9C-101B-9397-08002B2CF9AE}" pid="6" name="Producer">
    <vt:lpwstr>Adobe PDF Library 24.2.255</vt:lpwstr>
  </property>
  <property fmtid="{D5CDD505-2E9C-101B-9397-08002B2CF9AE}" pid="7" name="SourceModified">
    <vt:lpwstr>D:20240803192429</vt:lpwstr>
  </property>
  <property fmtid="{D5CDD505-2E9C-101B-9397-08002B2CF9AE}" pid="8" name="ContentTypeId">
    <vt:lpwstr>0x0101002EDDC006180E7A479828B0A3CB839A43</vt:lpwstr>
  </property>
</Properties>
</file>